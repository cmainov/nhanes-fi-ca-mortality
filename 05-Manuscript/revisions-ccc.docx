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77777777"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Dietary Patterns Associated with Food Insecurity Predict a Worse Prognosis for U.S. Cancer Survivors: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xml:space="preserve">, </w:t>
      </w:r>
      <w:proofErr w:type="spellStart"/>
      <w:r w:rsidRPr="00C90B6F">
        <w:rPr>
          <w:rFonts w:ascii="Times New Roman" w:hAnsi="Times New Roman" w:cs="Times New Roman"/>
        </w:rPr>
        <w:t>Ruoqing</w:t>
      </w:r>
      <w:proofErr w:type="spellEnd"/>
      <w:r w:rsidRPr="00C90B6F">
        <w:rPr>
          <w:rFonts w:ascii="Times New Roman" w:hAnsi="Times New Roman" w:cs="Times New Roman"/>
        </w:rPr>
        <w:t xml:space="preserve">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34E4ABD4" w:rsidR="00875131" w:rsidRPr="00C90B6F" w:rsidRDefault="00875131" w:rsidP="00875131">
      <w:pPr>
        <w:pStyle w:val="NormalWeb"/>
        <w:spacing w:before="0" w:beforeAutospacing="0" w:after="0" w:afterAutospacing="0"/>
        <w:ind w:firstLine="720"/>
        <w:rPr>
          <w:color w:val="0E101A"/>
        </w:rPr>
      </w:pPr>
      <w:r w:rsidRPr="00C90B6F">
        <w:rPr>
          <w:color w:val="0E101A"/>
        </w:rPr>
        <w:t xml:space="preserve">Food insecurity—the lack of unabated access to nutritious foods—is a consequence many </w:t>
      </w:r>
      <w:proofErr w:type="gramStart"/>
      <w:r w:rsidRPr="00C90B6F">
        <w:rPr>
          <w:color w:val="0E101A"/>
        </w:rPr>
        <w:t>cancer</w:t>
      </w:r>
      <w:proofErr w:type="gramEnd"/>
      <w:r w:rsidRPr="00C90B6F">
        <w:rPr>
          <w:color w:val="0E101A"/>
        </w:rPr>
        <w:t xml:space="preserve"> survivors face.</w:t>
      </w:r>
      <w:r w:rsidRPr="00244A35">
        <w:rPr>
          <w:color w:val="0E101A"/>
        </w:rPr>
        <w:t xml:space="preserve"> </w:t>
      </w:r>
      <w:r>
        <w:rPr>
          <w:color w:val="0E101A"/>
        </w:rPr>
        <w:t xml:space="preserve">Food insecurity is associated with adverse health outcomes and lower dietary quality among the </w:t>
      </w:r>
      <w:proofErr w:type="gramStart"/>
      <w:r>
        <w:rPr>
          <w:color w:val="0E101A"/>
        </w:rPr>
        <w:t>general public</w:t>
      </w:r>
      <w:proofErr w:type="gramEnd"/>
      <w:r>
        <w:rPr>
          <w:color w:val="0E101A"/>
        </w:rPr>
        <w:t>.</w:t>
      </w:r>
      <w:r w:rsidRPr="00C90B6F">
        <w:rPr>
          <w:color w:val="0E101A"/>
        </w:rPr>
        <w:t xml:space="preserve"> In a previous analysis, we extracted dietary patterns in U.S. </w:t>
      </w:r>
      <w:del w:id="0" w:author="Maino Vieytes, Christian (NIH/NIA/IRP) [F]" w:date="2023-11-19T07:56:00Z">
        <w:r w:rsidRPr="00C90B6F" w:rsidDel="00F96675">
          <w:rPr>
            <w:color w:val="0E101A"/>
          </w:rPr>
          <w:delText>food-insecure</w:delText>
        </w:r>
      </w:del>
      <w:ins w:id="1" w:author="Maino Vieytes, Christian (NIH/NIA/IRP) [F]" w:date="2023-11-19T07:56:00Z">
        <w:r w:rsidR="00F96675">
          <w:rPr>
            <w:color w:val="0E101A"/>
          </w:rPr>
          <w:t>food insecure</w:t>
        </w:r>
      </w:ins>
      <w:r w:rsidRPr="00C90B6F">
        <w:rPr>
          <w:color w:val="0E101A"/>
        </w:rPr>
        <w:t xml:space="preserve"> cancer survivors using penalized logistic regression, suggesting poor diet quality in this population. This analysis evaluated the association between these patterns and survival after a cancer diagnosis.</w:t>
      </w:r>
      <w:r>
        <w:rPr>
          <w:color w:val="0E101A"/>
        </w:rPr>
        <w:t xml:space="preserve"> Comparisons with other dietary patterns analysis techniques were conducted.</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43A0AF78" w:rsidR="00875131" w:rsidRDefault="00875131" w:rsidP="00875131">
      <w:pPr>
        <w:pStyle w:val="NormalWeb"/>
        <w:spacing w:before="0" w:beforeAutospacing="0" w:after="0" w:afterAutospacing="0"/>
        <w:rPr>
          <w:color w:val="0E101A"/>
        </w:rPr>
      </w:pPr>
      <w:commentRangeStart w:id="2"/>
      <w:r w:rsidRPr="00C90B6F">
        <w:rPr>
          <w:color w:val="0E101A"/>
        </w:rPr>
        <w:t xml:space="preserve">           We implemented two dietary pattern analysis approaches: penalized logistic regression and principal components analysis. Using nationally representative data from the National Health and Nutrition Examination Survey (NHANES) study, we extracted six dietary patterns, two of which (the FI and SNAP patterns) were positively associated with being a </w:t>
      </w:r>
      <w:del w:id="3" w:author="Maino Vieytes, Christian (NIH/NIA/IRP) [F]" w:date="2023-11-19T07:56:00Z">
        <w:r w:rsidRPr="00C90B6F" w:rsidDel="00F96675">
          <w:rPr>
            <w:color w:val="0E101A"/>
          </w:rPr>
          <w:delText>food-insecure</w:delText>
        </w:r>
      </w:del>
      <w:ins w:id="4" w:author="Maino Vieytes, Christian (NIH/NIA/IRP) [F]" w:date="2023-11-19T07:56:00Z">
        <w:r w:rsidR="00F96675">
          <w:rPr>
            <w:color w:val="0E101A"/>
          </w:rPr>
          <w:t>food insecure</w:t>
        </w:r>
      </w:ins>
      <w:r w:rsidRPr="00C90B6F">
        <w:rPr>
          <w:color w:val="0E101A"/>
        </w:rPr>
        <w:t xml:space="preserve"> cancer survivor.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77777777" w:rsidR="00875131" w:rsidRPr="00C90B6F" w:rsidRDefault="00875131" w:rsidP="00875131">
      <w:pPr>
        <w:pStyle w:val="NormalWeb"/>
        <w:spacing w:before="0" w:beforeAutospacing="0" w:after="0" w:afterAutospacing="0"/>
        <w:rPr>
          <w:color w:val="0E101A"/>
        </w:rPr>
      </w:pPr>
      <w:r w:rsidRPr="00C90B6F">
        <w:rPr>
          <w:color w:val="0E101A"/>
        </w:rPr>
        <w:t>           There were 981 deaths from all causes and 343 cancer-related deaths. After multivariable adjustment, we found higher risks of all-cause mortality associated with higher adherence to the FI (HR: 1.23; 95% CI: 1.06-1.42) and SNAP (HR: 1.20; 95% CI: 1.03-1.40) patterns among cancer survivors.</w:t>
      </w:r>
      <w:commentRangeEnd w:id="2"/>
      <w:r w:rsidR="001C5BF6">
        <w:rPr>
          <w:rStyle w:val="CommentReference"/>
          <w:rFonts w:asciiTheme="minorHAnsi" w:eastAsiaTheme="minorHAnsi" w:hAnsiTheme="minorHAnsi" w:cstheme="minorBidi"/>
          <w:kern w:val="2"/>
          <w14:ligatures w14:val="standardContextual"/>
        </w:rPr>
        <w:commentReference w:id="2"/>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06786511" w:rsidR="00AA1520" w:rsidRDefault="00875131" w:rsidP="00875131">
      <w:pPr>
        <w:pStyle w:val="NormalWeb"/>
        <w:spacing w:before="0" w:beforeAutospacing="0" w:after="0" w:afterAutospacing="0"/>
        <w:rPr>
          <w:color w:val="0E101A"/>
        </w:rPr>
      </w:pPr>
      <w:r w:rsidRPr="00C90B6F">
        <w:rPr>
          <w:color w:val="0E101A"/>
        </w:rPr>
        <w:t xml:space="preserve">           Higher adherence to prevailing dietary patterns specific to the U.S. </w:t>
      </w:r>
      <w:del w:id="5" w:author="Maino Vieytes, Christian (NIH/NIA/IRP) [F]" w:date="2023-11-19T07:56:00Z">
        <w:r w:rsidRPr="00C90B6F" w:rsidDel="00F96675">
          <w:rPr>
            <w:color w:val="0E101A"/>
          </w:rPr>
          <w:delText>food-insecure</w:delText>
        </w:r>
      </w:del>
      <w:ins w:id="6" w:author="Maino Vieytes, Christian (NIH/NIA/IRP) [F]" w:date="2023-11-19T07:56:00Z">
        <w:r w:rsidR="00F96675">
          <w:rPr>
            <w:color w:val="0E101A"/>
          </w:rPr>
          <w:t>food insecure</w:t>
        </w:r>
      </w:ins>
      <w:r w:rsidRPr="00C90B6F">
        <w:rPr>
          <w:color w:val="0E101A"/>
        </w:rPr>
        <w:t xml:space="preserve"> cancer survivor population may lead to a worse prognosis.</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5"/>
          <w:headerReference w:type="default" r:id="rId16"/>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5709A65D"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s3QjLs1","properties":{"formattedCitation":"[1]","plainCitation":"[1]","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magnified for low-income cancer survivors—defined as individuals with a history of cancer—who may lack financial reserves and workplace accommodations while navigating the treatment phases of their cancer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{"citationID":"XbfGBzpE","properties":{"formattedCitation":"[1, 2]","plainCitation":"[1, 2]","noteIndex":0},"citationItems":[{"id":"Ox2bG7Bi/Mt58nT85","uris":["http://zotero.org/users/local/S8X13ARX/items/399Y7VNG"],"itemData":{"id":2260,"type":"article-journal","abstract":"“Financial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S."}],"issued":{"date-parts":[["2018"]]}}},{"id":"Ox2bG7Bi/7g4wVyNt","uris":["http://zotero.org/users/local/S8X13ARX/items/NU6QSMFV"],"itemData":{"id":2263,"type":"article-journal","abstract":"Breast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 Thus, critical questions arise regarding how these experiences can impact cancer-related outcomes through dietary variables in cancer survivors.</w:t>
      </w:r>
    </w:p>
    <w:p w14:paraId="4D9435BE" w14:textId="322B5FFF"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{"citationID":"AXAfgOJW","properties":{"formattedCitation":"[3, 4]","plainCitation":"[3, 4]","noteIndex":0},"citationItems":[{"id":"Ox2bG7Bi/dlwcUG7U","uris":["http://zotero.org/users/local/S8X13ARX/items/V5FQCFVB"],"itemData":{"id":1435,"type":"article-journal","container-title":"Cancer","DOI":"10.1002/cncr.32291","ISSN":"0008-543X,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K."}],"issued":{"date-parts":[["2019",10,15]]}}},{"id":"Ox2bG7Bi/Ipnc3yAs","uris":["http://zotero.org/users/local/S8X13ARX/items/P4H89R9F"],"itemData":{"id":1480,"type":"article-journal","abstract":"The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QQrTs5n5","properties":{"formattedCitation":"[3]","plainCitation":"[3]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However, a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{"citationID":"rZm5TwOB","properties":{"formattedCitation":"[5, 6]","plainCitation":"[5, 6]","noteIndex":0},"citationItems":[{"id":"Ox2bG7Bi/CnRsXaC9","uris":["http://zotero.org/users/local/S8X13ARX/items/IKF89UC2"],"itemData":{"id":2192,"type":"article-journal","container-title":"New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K."},{"family":"Schillinger","given":"Dean"}],"issued":{"date-parts":[["2010",7]]}}},{"id":"Ox2bG7Bi/kPSsFhdV","uris":["http://zotero.org/users/local/S8X13ARX/items/942SIIVI"],"itemData":{"id":2104,"type":"article-journal","container-title":"Journal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Food insecurity may predict a worse prognosis among cancer survivors, though more research is needed to substantiate this conjecture.</w:t>
      </w:r>
    </w:p>
    <w:p w14:paraId="49DE9F8D" w14:textId="53C9E1D1"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Penalized, or regularized, regression emerged as a contemporary method for extracting dietary patterns from dietary intake data collected from food frequency questionnaires or 24-hour recalls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[7, 8]</w:t>
      </w:r>
      <w:r w:rsidRPr="00C90B6F">
        <w:rPr>
          <w:rFonts w:ascii="Times New Roman" w:hAnsi="Times New Roman" w:cs="Times New Roman"/>
        </w:rPr>
        <w:fldChar w:fldCharType="end"/>
      </w:r>
      <w:r w:rsidRPr="00C90B6F">
        <w:rPr>
          <w:rFonts w:ascii="Times New Roman" w:hAnsi="Times New Roman" w:cs="Times New Roman"/>
        </w:rPr>
        <w:t xml:space="preserve">. Shrinkage, a property of this class of regression models, is a particularly attractive feature in the setting of collinearity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[9]</w:t>
      </w:r>
      <w:r w:rsidRPr="00C90B6F">
        <w:rPr>
          <w:rFonts w:ascii="Times New Roman" w:hAnsi="Times New Roman" w:cs="Times New Roman"/>
        </w:rPr>
        <w:fldChar w:fldCharType="end"/>
      </w:r>
      <w:r w:rsidRPr="00C90B6F">
        <w:rPr>
          <w:rFonts w:ascii="Times New Roman" w:hAnsi="Times New Roman" w:cs="Times New Roman"/>
        </w:rPr>
        <w:t>. When using dietary intake data in regression model</w:t>
      </w:r>
      <w:r w:rsidR="00DB0321">
        <w:rPr>
          <w:rFonts w:ascii="Times New Roman" w:hAnsi="Times New Roman" w:cs="Times New Roman"/>
        </w:rPr>
        <w:t>s</w:t>
      </w:r>
      <w:r w:rsidRPr="00C90B6F">
        <w:rPr>
          <w:rFonts w:ascii="Times New Roman" w:hAnsi="Times New Roman" w:cs="Times New Roman"/>
        </w:rPr>
        <w:t xml:space="preserve">, </w:t>
      </w:r>
      <w:r w:rsidR="00DB0321">
        <w:rPr>
          <w:rFonts w:ascii="Times New Roman" w:hAnsi="Times New Roman" w:cs="Times New Roman"/>
        </w:rPr>
        <w:t>collinearity</w:t>
      </w:r>
      <w:r w:rsidRPr="00C90B6F">
        <w:rPr>
          <w:rFonts w:ascii="Times New Roman" w:hAnsi="Times New Roman" w:cs="Times New Roman"/>
        </w:rPr>
        <w:t xml:space="preserve"> is often encountered given that there tends to be a high correlation among dietary intake variables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[10]</w:t>
      </w:r>
      <w:r w:rsidRPr="00C90B6F">
        <w:rPr>
          <w:rFonts w:ascii="Times New Roman" w:hAnsi="Times New Roman" w:cs="Times New Roman"/>
        </w:rPr>
        <w:fldChar w:fldCharType="end"/>
      </w:r>
      <w:r w:rsidRPr="00C90B6F">
        <w:rPr>
          <w:rFonts w:ascii="Times New Roman" w:hAnsi="Times New Roman" w:cs="Times New Roman"/>
        </w:rPr>
        <w:t xml:space="preserve">. In a previous analysis, we characterized dietary patterns describing dietary consumption amongst </w:t>
      </w:r>
      <w:del w:id="7" w:author="Maino Vieytes, Christian (NIH/NIA/IRP) [F]" w:date="2023-11-19T07:56:00Z">
        <w:r w:rsidRPr="00C90B6F" w:rsidDel="00F96675">
          <w:rPr>
            <w:rFonts w:ascii="Times New Roman" w:hAnsi="Times New Roman" w:cs="Times New Roman"/>
          </w:rPr>
          <w:delText>food-insecure</w:delText>
        </w:r>
      </w:del>
      <w:ins w:id="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using nationally representative data from the National Health and Nutrition Examination Survey (NHANES)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t>
      </w:r>
      <w:r w:rsidRPr="00C90B6F">
        <w:rPr>
          <w:rFonts w:ascii="Times New Roman" w:hAnsi="Times New Roman" w:cs="Times New Roman"/>
        </w:rPr>
        <w:lastRenderedPageBreak/>
        <w:t>with food insecurity in the same population. Whether these dietary patterns affected clinically meaningful outcomes for cancer survivors was left open ended.</w:t>
      </w:r>
    </w:p>
    <w:p w14:paraId="7C9BC2C7" w14:textId="5DC05EB7"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Understanding how food insecurity affects different aspects of life, including dietary intake,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extracted with penalized logistic regression in the </w:t>
      </w:r>
      <w:del w:id="9" w:author="Maino Vieytes, Christian (NIH/NIA/IRP) [F]" w:date="2023-11-19T07:56:00Z">
        <w:r w:rsidR="000B63B0" w:rsidRPr="000B63B0" w:rsidDel="00F96675">
          <w:rPr>
            <w:rFonts w:ascii="Times New Roman" w:hAnsi="Times New Roman" w:cs="Times New Roman"/>
          </w:rPr>
          <w:delText>food-insecure</w:delText>
        </w:r>
      </w:del>
      <w:ins w:id="10" w:author="Maino Vieytes, Christian (NIH/NIA/IRP) [F]" w:date="2023-11-19T07:56:00Z">
        <w:r w:rsidR="00F96675">
          <w:rPr>
            <w:rFonts w:ascii="Times New Roman" w:hAnsi="Times New Roman" w:cs="Times New Roman"/>
          </w:rPr>
          <w:t>food insecure</w:t>
        </w:r>
      </w:ins>
      <w:r w:rsidR="000B63B0" w:rsidRPr="000B63B0">
        <w:rPr>
          <w:rFonts w:ascii="Times New Roman" w:hAnsi="Times New Roman" w:cs="Times New Roman"/>
        </w:rPr>
        <w:t xml:space="preserv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 xml:space="preserve">mortality from various causes. </w:t>
      </w:r>
      <w:r w:rsidRPr="00C90B6F">
        <w:rPr>
          <w:rFonts w:ascii="Times New Roman" w:hAnsi="Times New Roman" w:cs="Times New Roman"/>
        </w:rPr>
        <w:t>We hypothesized that the</w:t>
      </w:r>
      <w:r w:rsidR="00A95A53">
        <w:rPr>
          <w:rFonts w:ascii="Times New Roman" w:hAnsi="Times New Roman" w:cs="Times New Roman"/>
        </w:rPr>
        <w:t>se</w:t>
      </w:r>
      <w:r w:rsidRPr="00C90B6F">
        <w:rPr>
          <w:rFonts w:ascii="Times New Roman" w:hAnsi="Times New Roman" w:cs="Times New Roman"/>
        </w:rPr>
        <w:t xml:space="preserve"> dietary patterns describing consumption patterns in the </w:t>
      </w:r>
      <w:del w:id="11" w:author="Maino Vieytes, Christian (NIH/NIA/IRP) [F]" w:date="2023-11-19T07:56:00Z">
        <w:r w:rsidRPr="00C90B6F" w:rsidDel="00F96675">
          <w:rPr>
            <w:rFonts w:ascii="Times New Roman" w:hAnsi="Times New Roman" w:cs="Times New Roman"/>
          </w:rPr>
          <w:delText>food-insecure</w:delText>
        </w:r>
      </w:del>
      <w:ins w:id="1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population would be positively associated with mortality in cancer survivors and </w:t>
      </w:r>
      <w:del w:id="13" w:author="Maino Vieytes, Christian (NIH/NIA/IRP) [F]" w:date="2023-11-19T07:56:00Z">
        <w:r w:rsidRPr="00C90B6F" w:rsidDel="00F96675">
          <w:rPr>
            <w:rFonts w:ascii="Times New Roman" w:hAnsi="Times New Roman" w:cs="Times New Roman"/>
          </w:rPr>
          <w:delText>food-insecure</w:delText>
        </w:r>
      </w:del>
      <w:ins w:id="14"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1CA959A0"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r w:rsidR="00A1129C" w:rsidRPr="00C90B6F">
        <w:rPr>
          <w:rFonts w:ascii="Times New Roman" w:hAnsi="Times New Roman" w:cs="Times New Roman"/>
        </w:rPr>
        <w:t>factors,</w:t>
      </w:r>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3901F443" w14:textId="77777777" w:rsidR="002F3BBB" w:rsidRDefault="00CA04BD" w:rsidP="00F04AB0">
      <w:pPr>
        <w:spacing w:line="360" w:lineRule="auto"/>
        <w:ind w:firstLine="720"/>
        <w:rPr>
          <w:ins w:id="15" w:author="Maino Vieytes, Christian (NIH/NIA/IRP) [F]" w:date="2023-11-19T08:41:00Z"/>
          <w:rFonts w:ascii="Times New Roman" w:hAnsi="Times New Roman" w:cs="Times New Roman"/>
        </w:rPr>
      </w:pPr>
      <w:r w:rsidRPr="00C90B6F">
        <w:rPr>
          <w:rFonts w:ascii="Times New Roman" w:hAnsi="Times New Roman" w:cs="Times New Roman"/>
        </w:rPr>
        <w:t>In Figure 1, we detail the sample flow that arrived at the final analytical sample size of cancer survivors (</w:t>
      </w:r>
      <w:r w:rsidRPr="00C90B6F">
        <w:rPr>
          <w:rFonts w:ascii="Times New Roman" w:hAnsi="Times New Roman" w:cs="Times New Roman"/>
          <w:i/>
          <w:iCs/>
        </w:rPr>
        <w:t>n</w:t>
      </w:r>
      <w:r w:rsidRPr="00C90B6F">
        <w:rPr>
          <w:rFonts w:ascii="Times New Roman" w:hAnsi="Times New Roman" w:cs="Times New Roman"/>
        </w:rPr>
        <w:t xml:space="preserve"> = 2493), divided into </w:t>
      </w:r>
      <w:del w:id="16" w:author="Maino Vieytes, Christian (NIH/NIA/IRP) [F]" w:date="2023-11-19T07:56:00Z">
        <w:r w:rsidRPr="00C90B6F" w:rsidDel="00F96675">
          <w:rPr>
            <w:rFonts w:ascii="Times New Roman" w:hAnsi="Times New Roman" w:cs="Times New Roman"/>
          </w:rPr>
          <w:delText>food-secure</w:delText>
        </w:r>
      </w:del>
      <w:ins w:id="17"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2176) and </w:t>
      </w:r>
      <w:del w:id="18" w:author="Maino Vieytes, Christian (NIH/NIA/IRP) [F]" w:date="2023-11-19T07:56:00Z">
        <w:r w:rsidRPr="00C90B6F" w:rsidDel="00F96675">
          <w:rPr>
            <w:rFonts w:ascii="Times New Roman" w:hAnsi="Times New Roman" w:cs="Times New Roman"/>
          </w:rPr>
          <w:delText>food-insecure</w:delText>
        </w:r>
      </w:del>
      <w:ins w:id="1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w:t>
      </w:r>
      <w:ins w:id="20" w:author="Maino Vieytes, Christian (NIH/NIA/IRP) [F]" w:date="2023-11-19T08:37:00Z">
        <w:r w:rsidR="002F3BBB">
          <w:rPr>
            <w:rFonts w:ascii="Times New Roman" w:hAnsi="Times New Roman" w:cs="Times New Roman"/>
          </w:rPr>
          <w:t xml:space="preserve">We divided the final sample into randomly </w:t>
        </w:r>
      </w:ins>
      <w:ins w:id="21" w:author="Maino Vieytes, Christian (NIH/NIA/IRP) [F]" w:date="2023-11-19T08:38:00Z">
        <w:r w:rsidR="002F3BBB">
          <w:rPr>
            <w:rFonts w:ascii="Times New Roman" w:hAnsi="Times New Roman" w:cs="Times New Roman"/>
          </w:rPr>
          <w:t>generated</w:t>
        </w:r>
      </w:ins>
      <w:ins w:id="22" w:author="Maino Vieytes, Christian (NIH/NIA/IRP) [F]" w:date="2023-11-19T08:37:00Z">
        <w:r w:rsidR="002F3BBB">
          <w:rPr>
            <w:rFonts w:ascii="Times New Roman" w:hAnsi="Times New Roman" w:cs="Times New Roman"/>
          </w:rPr>
          <w:t xml:space="preserve"> subsets that would be used for training machine learning models and </w:t>
        </w:r>
      </w:ins>
      <w:ins w:id="23" w:author="Maino Vieytes, Christian (NIH/NIA/IRP) [F]" w:date="2023-11-19T08:41:00Z">
        <w:r w:rsidR="002F3BBB">
          <w:rPr>
            <w:rFonts w:ascii="Times New Roman" w:hAnsi="Times New Roman" w:cs="Times New Roman"/>
          </w:rPr>
          <w:t xml:space="preserve">the </w:t>
        </w:r>
      </w:ins>
      <w:ins w:id="24" w:author="Maino Vieytes, Christian (NIH/NIA/IRP) [F]" w:date="2023-11-19T08:38:00Z">
        <w:r w:rsidR="002F3BBB">
          <w:rPr>
            <w:rFonts w:ascii="Times New Roman" w:hAnsi="Times New Roman" w:cs="Times New Roman"/>
          </w:rPr>
          <w:t>validation</w:t>
        </w:r>
      </w:ins>
      <w:ins w:id="25" w:author="Maino Vieytes, Christian (NIH/NIA/IRP) [F]" w:date="2023-11-19T08:41:00Z">
        <w:r w:rsidR="002F3BBB">
          <w:rPr>
            <w:rFonts w:ascii="Times New Roman" w:hAnsi="Times New Roman" w:cs="Times New Roman"/>
          </w:rPr>
          <w:t xml:space="preserve"> analysis</w:t>
        </w:r>
      </w:ins>
      <w:ins w:id="26" w:author="Maino Vieytes, Christian (NIH/NIA/IRP) [F]" w:date="2023-11-19T08:38:00Z">
        <w:r w:rsidR="002F3BBB">
          <w:rPr>
            <w:rFonts w:ascii="Times New Roman" w:hAnsi="Times New Roman" w:cs="Times New Roman"/>
          </w:rPr>
          <w:t xml:space="preserve">. We discuss this division </w:t>
        </w:r>
      </w:ins>
      <w:ins w:id="27" w:author="Maino Vieytes, Christian (NIH/NIA/IRP) [F]" w:date="2023-11-19T08:41:00Z">
        <w:r w:rsidR="002F3BBB">
          <w:rPr>
            <w:rFonts w:ascii="Times New Roman" w:hAnsi="Times New Roman" w:cs="Times New Roman"/>
          </w:rPr>
          <w:t>with greater</w:t>
        </w:r>
      </w:ins>
      <w:ins w:id="28" w:author="Maino Vieytes, Christian (NIH/NIA/IRP) [F]" w:date="2023-11-19T08:38:00Z">
        <w:r w:rsidR="002F3BBB">
          <w:rPr>
            <w:rFonts w:ascii="Times New Roman" w:hAnsi="Times New Roman" w:cs="Times New Roman"/>
          </w:rPr>
          <w:t xml:space="preserve"> detail in the coming sections. </w:t>
        </w:r>
      </w:ins>
      <w:r w:rsidRPr="00C90B6F">
        <w:rPr>
          <w:rFonts w:ascii="Times New Roman" w:hAnsi="Times New Roman" w:cs="Times New Roman"/>
        </w:rPr>
        <w:t xml:space="preserve">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{"citationID":"sUmO8hk9","properties":{"formattedCitation":"[12]","plainCitation":"[12]","noteIndex":0},"citationItems":[{"id":"Ox2bG7Bi/z6wEqEWw","uris":["http://zotero.org/users/local/S8X13ARX/items/3WGIUSZL"],"itemData":{"id":1383,"type":"document","publisher":"U.S.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[12]</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w:t>
      </w:r>
      <w:del w:id="29" w:author="Maino Vieytes, Christian (NIH/NIA/IRP) [F]" w:date="2023-11-19T07:56:00Z">
        <w:r w:rsidRPr="00C90B6F" w:rsidDel="00F96675">
          <w:rPr>
            <w:rFonts w:ascii="Times New Roman" w:hAnsi="Times New Roman" w:cs="Times New Roman"/>
          </w:rPr>
          <w:delText>food-insecure</w:delText>
        </w:r>
      </w:del>
      <w:ins w:id="3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w:t>
      </w:r>
      <w:r w:rsidRPr="00C90B6F">
        <w:rPr>
          <w:rFonts w:ascii="Times New Roman" w:hAnsi="Times New Roman" w:cs="Times New Roman"/>
        </w:rPr>
        <w:lastRenderedPageBreak/>
        <w:t xml:space="preserve">(responding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w:t>
      </w:r>
      <w:del w:id="31" w:author="Maino Vieytes, Christian (NIH/NIA/IRP) [F]" w:date="2023-11-19T07:56:00Z">
        <w:r w:rsidRPr="00C90B6F" w:rsidDel="00F96675">
          <w:rPr>
            <w:rFonts w:ascii="Times New Roman" w:hAnsi="Times New Roman" w:cs="Times New Roman"/>
          </w:rPr>
          <w:delText>food-secure</w:delText>
        </w:r>
      </w:del>
      <w:ins w:id="3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(MCQ). Individuals diagnosed with non-melanoma skin cancer and no other cancer were coded as having no history of cancer, given that the prognosis and benign course of this class of </w:t>
      </w:r>
      <w:del w:id="33" w:author="Maino Vieytes, Christian (NIH/NIA/IRP) [F]" w:date="2023-11-19T08:29:00Z">
        <w:r w:rsidR="00F04AB0" w:rsidDel="00EF3F4F">
          <w:rPr>
            <w:noProof/>
          </w:rPr>
          <mc:AlternateContent>
            <mc:Choice Requires="wps">
              <w:drawing>
                <wp:anchor distT="0" distB="0" distL="114300" distR="114300" simplePos="0" relativeHeight="251670528" behindDoc="0" locked="0" layoutInCell="1" allowOverlap="1" wp14:anchorId="62FC608C" wp14:editId="5FCBC339">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del>
      <w:del w:id="34" w:author="Maino Vieytes, Christian (NIH/NIA/IRP) [F]" w:date="2023-11-19T08:28:00Z">
        <w:r w:rsidR="00B717EF" w:rsidDel="00EF3F4F">
          <w:rPr>
            <w:rFonts w:ascii="Times New Roman" w:hAnsi="Times New Roman" w:cs="Times New Roman"/>
            <w:noProof/>
          </w:rPr>
          <w:drawing>
            <wp:anchor distT="0" distB="0" distL="114300" distR="114300" simplePos="0" relativeHeight="251666432" behindDoc="0" locked="0" layoutInCell="1" allowOverlap="1" wp14:anchorId="60DD40B3" wp14:editId="0C52C963">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del>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orgfBdO","properties":{"formattedCitation":"[13]","plainCitation":"[13]","noteIndex":0},"citationItems":[{"id":"Ox2bG7Bi/Xs5qxca9","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[13]</w:t>
      </w:r>
      <w:r w:rsidRPr="00C90B6F">
        <w:rPr>
          <w:rFonts w:ascii="Times New Roman" w:hAnsi="Times New Roman" w:cs="Times New Roman"/>
        </w:rPr>
        <w:fldChar w:fldCharType="end"/>
      </w:r>
      <w:r w:rsidRPr="00C90B6F">
        <w:rPr>
          <w:rFonts w:ascii="Times New Roman" w:hAnsi="Times New Roman" w:cs="Times New Roman"/>
        </w:rPr>
        <w:t>.</w:t>
      </w:r>
    </w:p>
    <w:p w14:paraId="1A6E9991" w14:textId="76B8CF6D" w:rsidR="00B717EF" w:rsidRPr="00C90B6F" w:rsidRDefault="002F3BBB" w:rsidP="00F04AB0">
      <w:pPr>
        <w:spacing w:line="360" w:lineRule="auto"/>
        <w:ind w:firstLine="720"/>
        <w:rPr>
          <w:rFonts w:ascii="Times New Roman" w:hAnsi="Times New Roman" w:cs="Times New Roman"/>
        </w:rPr>
      </w:pPr>
      <w:ins w:id="35" w:author="Maino Vieytes, Christian (NIH/NIA/IRP) [F]" w:date="2023-11-19T08:29:00Z">
        <w:r>
          <w:rPr>
            <w:noProof/>
          </w:rPr>
          <w:lastRenderedPageBreak/>
          <mc:AlternateContent>
            <mc:Choice Requires="wps">
              <w:drawing>
                <wp:anchor distT="0" distB="0" distL="114300" distR="114300" simplePos="0" relativeHeight="251691008" behindDoc="0" locked="0" layoutInCell="1" allowOverlap="1" wp14:anchorId="1E315F53" wp14:editId="1A4A5058">
                  <wp:simplePos x="0" y="0"/>
                  <wp:positionH relativeFrom="column">
                    <wp:posOffset>206734</wp:posOffset>
                  </wp:positionH>
                  <wp:positionV relativeFrom="paragraph">
                    <wp:posOffset>6258560</wp:posOffset>
                  </wp:positionV>
                  <wp:extent cx="5785485" cy="818515"/>
                  <wp:effectExtent l="0" t="0" r="5715" b="0"/>
                  <wp:wrapSquare wrapText="bothSides"/>
                  <wp:docPr id="1698540878" name="Text Box 1698540878"/>
                  <wp:cNvGraphicFramePr/>
                  <a:graphic xmlns:a="http://schemas.openxmlformats.org/drawingml/2006/main">
                    <a:graphicData uri="http://schemas.microsoft.com/office/word/2010/wordprocessingShape">
                      <wps:wsp>
                        <wps:cNvSpPr txBox="1"/>
                        <wps:spPr>
                          <a:xfrm>
                            <a:off x="0" y="0"/>
                            <a:ext cx="5785485" cy="818515"/>
                          </a:xfrm>
                          <a:prstGeom prst="rect">
                            <a:avLst/>
                          </a:prstGeom>
                          <a:solidFill>
                            <a:prstClr val="white"/>
                          </a:solidFill>
                          <a:ln>
                            <a:noFill/>
                          </a:ln>
                        </wps:spPr>
                        <wps:txbx>
                          <w:txbxContent>
                            <w:p w14:paraId="26C57ABE" w14:textId="7B34BB75" w:rsidR="00EF3F4F" w:rsidRPr="00EF3F4F" w:rsidRDefault="00EF3F4F" w:rsidP="00EF3F4F">
                              <w:pPr>
                                <w:pStyle w:val="Caption"/>
                                <w:spacing w:after="0"/>
                                <w:rPr>
                                  <w:ins w:id="36" w:author="Maino Vieytes, Christian (NIH/NIA/IRP) [F]" w:date="2023-11-19T08:29:00Z"/>
                                  <w:rFonts w:ascii="Times New Roman" w:hAnsi="Times New Roman" w:cs="Times New Roman"/>
                                  <w:i w:val="0"/>
                                  <w:iCs w:val="0"/>
                                  <w:color w:val="auto"/>
                                  <w:rPrChange w:id="37" w:author="Maino Vieytes, Christian (NIH/NIA/IRP) [F]" w:date="2023-11-19T08:30:00Z">
                                    <w:rPr>
                                      <w:ins w:id="38" w:author="Maino Vieytes, Christian (NIH/NIA/IRP) [F]" w:date="2023-11-19T08:29:00Z"/>
                                      <w:rFonts w:ascii="Times New Roman" w:hAnsi="Times New Roman" w:cs="Times New Roman"/>
                                      <w:i w:val="0"/>
                                      <w:iCs w:val="0"/>
                                      <w:color w:val="auto"/>
                                      <w:sz w:val="20"/>
                                      <w:szCs w:val="20"/>
                                    </w:rPr>
                                  </w:rPrChange>
                                </w:rPr>
                                <w:pPrChange w:id="39" w:author="Maino Vieytes, Christian (NIH/NIA/IRP) [F]" w:date="2023-11-19T08:29:00Z">
                                  <w:pPr>
                                    <w:pStyle w:val="Caption"/>
                                  </w:pPr>
                                </w:pPrChange>
                              </w:pPr>
                              <w:r w:rsidRPr="00EF3F4F">
                                <w:rPr>
                                  <w:rFonts w:ascii="Times New Roman" w:hAnsi="Times New Roman" w:cs="Times New Roman"/>
                                  <w:b/>
                                  <w:bCs/>
                                  <w:i w:val="0"/>
                                  <w:iCs w:val="0"/>
                                  <w:color w:val="auto"/>
                                  <w:rPrChange w:id="40"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41"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42"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43"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44"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45"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46"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47" w:author="Maino Vieytes, Christian (NIH/NIA/IRP) [F]" w:date="2023-11-19T08:29:00Z">
                                <w:r w:rsidRPr="00EF3F4F">
                                  <w:rPr>
                                    <w:rFonts w:ascii="Times New Roman" w:hAnsi="Times New Roman" w:cs="Times New Roman"/>
                                    <w:i w:val="0"/>
                                    <w:iCs w:val="0"/>
                                    <w:color w:val="auto"/>
                                    <w:rPrChange w:id="48" w:author="Maino Vieytes, Christian (NIH/NIA/IRP) [F]" w:date="2023-11-19T08:30:00Z">
                                      <w:rPr>
                                        <w:rFonts w:ascii="Times New Roman" w:hAnsi="Times New Roman" w:cs="Times New Roman"/>
                                        <w:i w:val="0"/>
                                        <w:iCs w:val="0"/>
                                        <w:color w:val="auto"/>
                                        <w:sz w:val="20"/>
                                        <w:szCs w:val="20"/>
                                      </w:rPr>
                                    </w:rPrChange>
                                  </w:rPr>
                                  <w:t xml:space="preserve"> and the overall analytical plan. </w:t>
                                </w:r>
                              </w:ins>
                              <w:del w:id="49" w:author="Maino Vieytes, Christian (NIH/NIA/IRP) [F]" w:date="2023-11-19T08:29:00Z">
                                <w:r w:rsidRPr="00EF3F4F" w:rsidDel="00EF3F4F">
                                  <w:rPr>
                                    <w:rFonts w:ascii="Times New Roman" w:hAnsi="Times New Roman" w:cs="Times New Roman"/>
                                    <w:i w:val="0"/>
                                    <w:iCs w:val="0"/>
                                    <w:color w:val="auto"/>
                                    <w:rPrChange w:id="50"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rsidP="00EF3F4F">
                              <w:pPr>
                                <w:rPr>
                                  <w:rFonts w:ascii="Times New Roman" w:hAnsi="Times New Roman" w:cs="Times New Roman"/>
                                  <w:sz w:val="18"/>
                                  <w:szCs w:val="18"/>
                                  <w:rPrChange w:id="51" w:author="Maino Vieytes, Christian (NIH/NIA/IRP) [F]" w:date="2023-11-19T08:30:00Z">
                                    <w:rPr>
                                      <w:rFonts w:ascii="Times New Roman" w:hAnsi="Times New Roman" w:cs="Times New Roman"/>
                                      <w:i w:val="0"/>
                                      <w:iCs w:val="0"/>
                                      <w:noProof/>
                                      <w:color w:val="auto"/>
                                      <w:sz w:val="20"/>
                                      <w:szCs w:val="20"/>
                                    </w:rPr>
                                  </w:rPrChange>
                                </w:rPr>
                                <w:pPrChange w:id="52" w:author="Maino Vieytes, Christian (NIH/NIA/IRP) [F]" w:date="2023-11-19T08:29:00Z">
                                  <w:pPr>
                                    <w:pStyle w:val="Caption"/>
                                  </w:pPr>
                                </w:pPrChange>
                              </w:pPr>
                              <w:proofErr w:type="spellStart"/>
                              <w:ins w:id="53" w:author="Maino Vieytes, Christian (NIH/NIA/IRP) [F]" w:date="2023-11-19T08:30:00Z">
                                <w:r w:rsidRPr="00EF3F4F">
                                  <w:rPr>
                                    <w:rFonts w:ascii="Times New Roman" w:hAnsi="Times New Roman" w:cs="Times New Roman"/>
                                    <w:i/>
                                    <w:iCs/>
                                    <w:sz w:val="18"/>
                                    <w:szCs w:val="18"/>
                                    <w:rPrChange w:id="54"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55" w:author="Maino Vieytes, Christian (NIH/NIA/IRP) [F]" w:date="2023-11-19T08:30:00Z">
                                      <w:rPr>
                                        <w:i w:val="0"/>
                                        <w:iCs w:val="0"/>
                                        <w:vertAlign w:val="subscript"/>
                                      </w:rPr>
                                    </w:rPrChange>
                                  </w:rPr>
                                  <w:t>fi</w:t>
                                </w:r>
                                <w:proofErr w:type="spellEnd"/>
                                <w:r w:rsidRPr="00EF3F4F">
                                  <w:rPr>
                                    <w:rFonts w:ascii="Times New Roman" w:hAnsi="Times New Roman" w:cs="Times New Roman"/>
                                    <w:sz w:val="18"/>
                                    <w:szCs w:val="18"/>
                                    <w:rPrChange w:id="56" w:author="Maino Vieytes, Christian (NIH/NIA/IRP) [F]" w:date="2023-11-19T08:30:00Z">
                                      <w:rPr/>
                                    </w:rPrChange>
                                  </w:rPr>
                                  <w:t xml:space="preserve"> = food insecure subset sample size.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15F53" id="Text Box 1698540878" o:spid="_x0000_s1027" type="#_x0000_t202" style="position:absolute;left:0;text-align:left;margin-left:16.3pt;margin-top:492.8pt;width:455.55pt;height:64.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" stroked="f">
                  <v:textbox inset="0,0,0,0">
                    <w:txbxContent>
                      <w:p w14:paraId="26C57ABE" w14:textId="7B34BB75" w:rsidR="00EF3F4F" w:rsidRPr="00EF3F4F" w:rsidRDefault="00EF3F4F" w:rsidP="00EF3F4F">
                        <w:pPr>
                          <w:pStyle w:val="Caption"/>
                          <w:spacing w:after="0"/>
                          <w:rPr>
                            <w:ins w:id="57" w:author="Maino Vieytes, Christian (NIH/NIA/IRP) [F]" w:date="2023-11-19T08:29:00Z"/>
                            <w:rFonts w:ascii="Times New Roman" w:hAnsi="Times New Roman" w:cs="Times New Roman"/>
                            <w:i w:val="0"/>
                            <w:iCs w:val="0"/>
                            <w:color w:val="auto"/>
                            <w:rPrChange w:id="58" w:author="Maino Vieytes, Christian (NIH/NIA/IRP) [F]" w:date="2023-11-19T08:30:00Z">
                              <w:rPr>
                                <w:ins w:id="59" w:author="Maino Vieytes, Christian (NIH/NIA/IRP) [F]" w:date="2023-11-19T08:29:00Z"/>
                                <w:rFonts w:ascii="Times New Roman" w:hAnsi="Times New Roman" w:cs="Times New Roman"/>
                                <w:i w:val="0"/>
                                <w:iCs w:val="0"/>
                                <w:color w:val="auto"/>
                                <w:sz w:val="20"/>
                                <w:szCs w:val="20"/>
                              </w:rPr>
                            </w:rPrChange>
                          </w:rPr>
                          <w:pPrChange w:id="60" w:author="Maino Vieytes, Christian (NIH/NIA/IRP) [F]" w:date="2023-11-19T08:29:00Z">
                            <w:pPr>
                              <w:pStyle w:val="Caption"/>
                            </w:pPr>
                          </w:pPrChange>
                        </w:pPr>
                        <w:r w:rsidRPr="00EF3F4F">
                          <w:rPr>
                            <w:rFonts w:ascii="Times New Roman" w:hAnsi="Times New Roman" w:cs="Times New Roman"/>
                            <w:b/>
                            <w:bCs/>
                            <w:i w:val="0"/>
                            <w:iCs w:val="0"/>
                            <w:color w:val="auto"/>
                            <w:rPrChange w:id="61"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62"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63"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64"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65"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66"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67"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68" w:author="Maino Vieytes, Christian (NIH/NIA/IRP) [F]" w:date="2023-11-19T08:29:00Z">
                          <w:r w:rsidRPr="00EF3F4F">
                            <w:rPr>
                              <w:rFonts w:ascii="Times New Roman" w:hAnsi="Times New Roman" w:cs="Times New Roman"/>
                              <w:i w:val="0"/>
                              <w:iCs w:val="0"/>
                              <w:color w:val="auto"/>
                              <w:rPrChange w:id="69" w:author="Maino Vieytes, Christian (NIH/NIA/IRP) [F]" w:date="2023-11-19T08:30:00Z">
                                <w:rPr>
                                  <w:rFonts w:ascii="Times New Roman" w:hAnsi="Times New Roman" w:cs="Times New Roman"/>
                                  <w:i w:val="0"/>
                                  <w:iCs w:val="0"/>
                                  <w:color w:val="auto"/>
                                  <w:sz w:val="20"/>
                                  <w:szCs w:val="20"/>
                                </w:rPr>
                              </w:rPrChange>
                            </w:rPr>
                            <w:t xml:space="preserve"> and the overall analytical plan. </w:t>
                          </w:r>
                        </w:ins>
                        <w:del w:id="70" w:author="Maino Vieytes, Christian (NIH/NIA/IRP) [F]" w:date="2023-11-19T08:29:00Z">
                          <w:r w:rsidRPr="00EF3F4F" w:rsidDel="00EF3F4F">
                            <w:rPr>
                              <w:rFonts w:ascii="Times New Roman" w:hAnsi="Times New Roman" w:cs="Times New Roman"/>
                              <w:i w:val="0"/>
                              <w:iCs w:val="0"/>
                              <w:color w:val="auto"/>
                              <w:rPrChange w:id="71"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rsidP="00EF3F4F">
                        <w:pPr>
                          <w:rPr>
                            <w:rFonts w:ascii="Times New Roman" w:hAnsi="Times New Roman" w:cs="Times New Roman"/>
                            <w:sz w:val="18"/>
                            <w:szCs w:val="18"/>
                            <w:rPrChange w:id="72" w:author="Maino Vieytes, Christian (NIH/NIA/IRP) [F]" w:date="2023-11-19T08:30:00Z">
                              <w:rPr>
                                <w:rFonts w:ascii="Times New Roman" w:hAnsi="Times New Roman" w:cs="Times New Roman"/>
                                <w:i w:val="0"/>
                                <w:iCs w:val="0"/>
                                <w:noProof/>
                                <w:color w:val="auto"/>
                                <w:sz w:val="20"/>
                                <w:szCs w:val="20"/>
                              </w:rPr>
                            </w:rPrChange>
                          </w:rPr>
                          <w:pPrChange w:id="73" w:author="Maino Vieytes, Christian (NIH/NIA/IRP) [F]" w:date="2023-11-19T08:29:00Z">
                            <w:pPr>
                              <w:pStyle w:val="Caption"/>
                            </w:pPr>
                          </w:pPrChange>
                        </w:pPr>
                        <w:proofErr w:type="spellStart"/>
                        <w:ins w:id="74" w:author="Maino Vieytes, Christian (NIH/NIA/IRP) [F]" w:date="2023-11-19T08:30:00Z">
                          <w:r w:rsidRPr="00EF3F4F">
                            <w:rPr>
                              <w:rFonts w:ascii="Times New Roman" w:hAnsi="Times New Roman" w:cs="Times New Roman"/>
                              <w:i/>
                              <w:iCs/>
                              <w:sz w:val="18"/>
                              <w:szCs w:val="18"/>
                              <w:rPrChange w:id="75"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76" w:author="Maino Vieytes, Christian (NIH/NIA/IRP) [F]" w:date="2023-11-19T08:30:00Z">
                                <w:rPr>
                                  <w:i w:val="0"/>
                                  <w:iCs w:val="0"/>
                                  <w:vertAlign w:val="subscript"/>
                                </w:rPr>
                              </w:rPrChange>
                            </w:rPr>
                            <w:t>fi</w:t>
                          </w:r>
                          <w:proofErr w:type="spellEnd"/>
                          <w:r w:rsidRPr="00EF3F4F">
                            <w:rPr>
                              <w:rFonts w:ascii="Times New Roman" w:hAnsi="Times New Roman" w:cs="Times New Roman"/>
                              <w:sz w:val="18"/>
                              <w:szCs w:val="18"/>
                              <w:rPrChange w:id="77" w:author="Maino Vieytes, Christian (NIH/NIA/IRP) [F]" w:date="2023-11-19T08:30:00Z">
                                <w:rPr/>
                              </w:rPrChange>
                            </w:rPr>
                            <w:t xml:space="preserve"> = food insecure subset sample size.</w:t>
                          </w:r>
                        </w:ins>
                      </w:p>
                    </w:txbxContent>
                  </v:textbox>
                  <w10:wrap type="square"/>
                </v:shape>
              </w:pict>
            </mc:Fallback>
          </mc:AlternateContent>
        </w:r>
      </w:ins>
      <w:ins w:id="78" w:author="Maino Vieytes, Christian (NIH/NIA/IRP) [F]" w:date="2023-11-19T08:32:00Z">
        <w:r w:rsidR="00EF3F4F">
          <w:rPr>
            <w:rFonts w:ascii="Times New Roman" w:hAnsi="Times New Roman" w:cs="Times New Roman"/>
            <w:noProof/>
          </w:rPr>
          <w:drawing>
            <wp:inline distT="0" distB="0" distL="0" distR="0" wp14:anchorId="6FA02605" wp14:editId="70EE44F0">
              <wp:extent cx="5943464" cy="6106602"/>
              <wp:effectExtent l="0" t="0" r="635" b="2540"/>
              <wp:docPr id="141303694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36946" name="Picture 2"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5893" b="14714"/>
                      <a:stretch/>
                    </pic:blipFill>
                    <pic:spPr bwMode="auto">
                      <a:xfrm>
                        <a:off x="0" y="0"/>
                        <a:ext cx="5943600" cy="6106742"/>
                      </a:xfrm>
                      <a:prstGeom prst="rect">
                        <a:avLst/>
                      </a:prstGeom>
                      <a:ln>
                        <a:noFill/>
                      </a:ln>
                      <a:extLst>
                        <a:ext uri="{53640926-AAD7-44D8-BBD7-CCE9431645EC}">
                          <a14:shadowObscured xmlns:a14="http://schemas.microsoft.com/office/drawing/2010/main"/>
                        </a:ext>
                      </a:extLst>
                    </pic:spPr>
                  </pic:pic>
                </a:graphicData>
              </a:graphic>
            </wp:inline>
          </w:drawing>
        </w:r>
      </w:ins>
    </w:p>
    <w:p w14:paraId="65FF815E" w14:textId="5D0728E5" w:rsidR="00B717EF" w:rsidRPr="00C90B6F" w:rsidRDefault="00B717EF" w:rsidP="005B16E9">
      <w:pPr>
        <w:spacing w:line="360" w:lineRule="auto"/>
        <w:rPr>
          <w:rFonts w:ascii="Times New Roman" w:hAnsi="Times New Roman" w:cs="Times New Roman"/>
        </w:rPr>
      </w:pPr>
    </w:p>
    <w:p w14:paraId="5EEF6184" w14:textId="53A954D1"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2AEE0CE3"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79"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r w:rsidRPr="00C90B6F">
        <w:rPr>
          <w:rFonts w:ascii="Times New Roman" w:hAnsi="Times New Roman" w:cs="Times New Roman"/>
        </w:rPr>
        <w:t xml:space="preserve">NHANES study staff assessed dietary intake through two 24-hour recalls using the USDA Automated Multiple-Pass Method—for cycles between 1999-2002, only a single 24-hour </w:t>
      </w:r>
      <w:r w:rsidRPr="00C90B6F">
        <w:rPr>
          <w:rFonts w:ascii="Times New Roman" w:hAnsi="Times New Roman" w:cs="Times New Roman"/>
        </w:rPr>
        <w:lastRenderedPageBreak/>
        <w:t xml:space="preserve">recall was performed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{"citationID":"wjNrp99U","properties":{"formattedCitation":"[14, 15]","plainCitation":"[14, 15]","noteIndex":0},"citationItems":[{"id":"Ox2bG7Bi/hNFRBZlg","uris":["http://zotero.org/users/local/S8X13ARX/items/QXTB5EYL"],"itemData":{"id":808,"type":"article-journal","container-title":"The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J."}],"issued":{"date-parts":[["2006",10,1]]}}},{"id":"Ox2bG7Bi/laCwVgbc","uris":["http://zotero.org/users/local/S8X13ARX/items/B2M4LR36"],"itemData":{"id":806,"type":"article-journal","container-title":"The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[14, 15]</w:t>
      </w:r>
      <w:r w:rsidRPr="00C90B6F">
        <w:rPr>
          <w:rFonts w:ascii="Times New Roman" w:hAnsi="Times New Roman" w:cs="Times New Roman"/>
        </w:rPr>
        <w:fldChar w:fldCharType="end"/>
      </w:r>
      <w:r w:rsidRPr="00C90B6F">
        <w:rPr>
          <w:rFonts w:ascii="Times New Roman" w:hAnsi="Times New Roman" w:cs="Times New Roman"/>
        </w:rPr>
        <w:t xml:space="preserve">. Nutrient intake data were estimated by referencing the Food and Nutrient Database for Dietary Studies (FNDDS). Dietary intake and nutrient intake data were averaged across both 24-hour recalls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{"citationID":"SVt2exrw","properties":{"formattedCitation":"[11, 16, 17]","plainCitation":"[11, 16, 17]","noteIndex":0},"citationItems":[{"id":"Ox2bG7Bi/omF8TQhr","uris":["http://zotero.org/users/local/S8X13ARX/items/CEMPR32Z"],"itemData":{"id":2018,"type":"article-journal","abstract":"(1)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E."}],"issued":{"date-parts":[["2022",10,28]]}}},{"id":"Ox2bG7Bi/QL4O0w95","uris":["http://zotero.org/users/local/S8X13ARX/items/WU2JE6EL"],"itemData":{"id":1746,"type":"article-journal","abstract":"Abstract\n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den"}],"issued":{"date-parts":[["2022",1,11]]}}},{"id":"Ox2bG7Bi/hQbwz358","uris":["http://zotero.org/users/local/S8X13ARX/items/CJ56TUWZ"],"itemData":{"id":1747,"type":"article-journal","container-title":"Journal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 16, 17]</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{"citationID":"vYdeJca8","properties":{"formattedCitation":"[11]","plainCitation":"[11]","noteIndex":0},"citationItems":[{"id":"Ox2bG7Bi/omF8TQhr","uris":["http://zotero.org/users/local/S8X13ARX/items/CEMPR32Z"],"itemData":{"id":2018,"type":"article-journal","abstract":"(1)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Empirical diet quality measures were extracted from observed dietary data using penalized logistic regression (penalized logit) and principal components analysis (PCA). These 26 food groups were the explanatory variables in these models (see Table 2 for the food groups used in this analysis). In the case of</w:t>
      </w:r>
      <w:ins w:id="80" w:author="Maino Vieytes, Christian (NIH/NIA/IRP) [F]" w:date="2023-11-16T08:21:00Z">
        <w:r w:rsidR="00E260F1">
          <w:rPr>
            <w:rFonts w:ascii="Times New Roman" w:hAnsi="Times New Roman" w:cs="Times New Roman"/>
          </w:rPr>
          <w:t xml:space="preserve"> the</w:t>
        </w:r>
      </w:ins>
      <w:r w:rsidRPr="00C90B6F">
        <w:rPr>
          <w:rFonts w:ascii="Times New Roman" w:hAnsi="Times New Roman" w:cs="Times New Roman"/>
        </w:rPr>
        <w:t xml:space="preserve"> penalized logit model</w:t>
      </w:r>
      <w:del w:id="81"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82" w:author="Maino Vieytes, Christian (NIH/NIA/IRP) [F]" w:date="2023-11-15T16:39:00Z">
        <w:r w:rsidRPr="00C90B6F" w:rsidDel="00945C90">
          <w:rPr>
            <w:rFonts w:ascii="Times New Roman" w:hAnsi="Times New Roman" w:cs="Times New Roman"/>
          </w:rPr>
          <w:delText>four binary outcomes were</w:delText>
        </w:r>
      </w:del>
      <w:ins w:id="83"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84"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85"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86"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87" w:author="Maino Vieytes, Christian (NIH/NIA/IRP) [F]" w:date="2023-11-15T16:52:00Z">
        <w:r w:rsidRPr="00C90B6F" w:rsidDel="00555C35">
          <w:rPr>
            <w:rFonts w:ascii="Times New Roman" w:hAnsi="Times New Roman" w:cs="Times New Roman"/>
          </w:rPr>
          <w:delText xml:space="preserve">explanatory </w:delText>
        </w:r>
      </w:del>
      <w:ins w:id="88"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89" w:author="Maino Vieytes, Christian (NIH/NIA/IRP) [F]" w:date="2023-11-15T16:52:00Z">
        <w:r w:rsidR="00555C35">
          <w:rPr>
            <w:rFonts w:ascii="Times New Roman" w:hAnsi="Times New Roman" w:cs="Times New Roman"/>
          </w:rPr>
          <w:t xml:space="preserve"> and total calorie</w:t>
        </w:r>
      </w:ins>
      <w:ins w:id="90" w:author="Maino Vieytes, Christian (NIH/NIA/IRP) [F]" w:date="2023-11-15T16:53:00Z">
        <w:r w:rsidR="00555C35">
          <w:rPr>
            <w:rFonts w:ascii="Times New Roman" w:hAnsi="Times New Roman" w:cs="Times New Roman"/>
          </w:rPr>
          <w:t>s</w:t>
        </w:r>
      </w:ins>
      <w:ins w:id="91" w:author="Maino Vieytes, Christian (NIH/NIA/IRP) [F]" w:date="2023-11-15T16:54:00Z">
        <w:r w:rsidR="00555C35">
          <w:rPr>
            <w:rFonts w:ascii="Times New Roman" w:hAnsi="Times New Roman" w:cs="Times New Roman"/>
          </w:rPr>
          <w:t xml:space="preserve">—i.e., </w:t>
        </w:r>
      </w:ins>
      <w:ins w:id="92" w:author="Maino Vieytes, Christian (NIH/NIA/IRP) [F]" w:date="2023-11-16T08:21:00Z">
        <w:r w:rsidR="00E260F1">
          <w:rPr>
            <w:rFonts w:ascii="Times New Roman" w:hAnsi="Times New Roman" w:cs="Times New Roman"/>
          </w:rPr>
          <w:t xml:space="preserve">the latter was included to implement </w:t>
        </w:r>
      </w:ins>
      <w:ins w:id="93" w:author="Maino Vieytes, Christian (NIH/NIA/IRP) [F]" w:date="2023-11-15T16:54:00Z">
        <w:r w:rsidR="00555C35">
          <w:rPr>
            <w:rFonts w:ascii="Times New Roman" w:hAnsi="Times New Roman" w:cs="Times New Roman"/>
          </w:rPr>
          <w:t>the standard multivariate method for total energy adjustment described by Willet</w:t>
        </w:r>
      </w:ins>
      <w:ins w:id="94" w:author="Maino Vieytes, Christian (NIH/NIA/IRP) [F]" w:date="2023-11-15T16:55:00Z">
        <w:r w:rsidR="00555C35">
          <w:rPr>
            <w:rFonts w:ascii="Times New Roman" w:hAnsi="Times New Roman" w:cs="Times New Roman"/>
          </w:rPr>
          <w:t>t</w:t>
        </w:r>
      </w:ins>
      <w:ins w:id="95" w:author="Maino Vieytes, Christian (NIH/NIA/IRP) [F]" w:date="2023-11-15T16:54:00Z">
        <w:r w:rsidR="00555C35">
          <w:rPr>
            <w:rFonts w:ascii="Times New Roman" w:hAnsi="Times New Roman" w:cs="Times New Roman"/>
          </w:rPr>
          <w:t xml:space="preserve"> et al.</w:t>
        </w:r>
      </w:ins>
      <w:ins w:id="96"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{"citationID":"KtTauF9D","properties":{"formattedCitation":"[18]","plainCitation":"[18]","noteIndex":0},"citationItems":[{"id":23,"uris":["http://zotero.org/users/local/1mtZUsss/items/65567GNQ"],"itemData":{"id":23,"type":"article-journal","container-title":"The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r w:rsidRPr="00C90B6F">
        <w:rPr>
          <w:rFonts w:ascii="Times New Roman" w:hAnsi="Times New Roman" w:cs="Times New Roman"/>
        </w:rPr>
        <w:t xml:space="preserve">. </w:t>
      </w:r>
      <w:del w:id="97"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98" w:author="Maino Vieytes, Christian (NIH/NIA/IRP) [F]" w:date="2023-11-14T16:12:00Z">
        <w:r w:rsidR="008D3382">
          <w:rPr>
            <w:rFonts w:ascii="Times New Roman" w:hAnsi="Times New Roman" w:cs="Times New Roman"/>
          </w:rPr>
          <w:t>We trained th</w:t>
        </w:r>
      </w:ins>
      <w:ins w:id="99" w:author="Maino Vieytes, Christian (NIH/NIA/IRP) [F]" w:date="2023-11-15T16:40:00Z">
        <w:r w:rsidR="00945C90">
          <w:rPr>
            <w:rFonts w:ascii="Times New Roman" w:hAnsi="Times New Roman" w:cs="Times New Roman"/>
          </w:rPr>
          <w:t>is</w:t>
        </w:r>
      </w:ins>
      <w:ins w:id="100" w:author="Maino Vieytes, Christian (NIH/NIA/IRP) [F]" w:date="2023-11-14T16:12:00Z">
        <w:r w:rsidR="008D3382">
          <w:rPr>
            <w:rFonts w:ascii="Times New Roman" w:hAnsi="Times New Roman" w:cs="Times New Roman"/>
          </w:rPr>
          <w:t xml:space="preserve"> model</w:t>
        </w:r>
      </w:ins>
      <w:ins w:id="101" w:author="Maino Vieytes, Christian (NIH/NIA/IRP) [F]" w:date="2023-11-15T16:41:00Z">
        <w:r w:rsidR="00945C90">
          <w:rPr>
            <w:rFonts w:ascii="Times New Roman" w:hAnsi="Times New Roman" w:cs="Times New Roman"/>
          </w:rPr>
          <w:t xml:space="preserve"> </w:t>
        </w:r>
      </w:ins>
      <w:ins w:id="102" w:author="Maino Vieytes, Christian (NIH/NIA/IRP) [F]" w:date="2023-11-14T16:12:00Z">
        <w:r w:rsidR="008D3382">
          <w:rPr>
            <w:rFonts w:ascii="Times New Roman" w:hAnsi="Times New Roman" w:cs="Times New Roman"/>
          </w:rPr>
          <w:t>on a random sample</w:t>
        </w:r>
      </w:ins>
      <w:ins w:id="103" w:author="Maino Vieytes, Christian (NIH/NIA/IRP) [F]" w:date="2023-11-15T16:41:00Z">
        <w:r w:rsidR="00945C90">
          <w:rPr>
            <w:rFonts w:ascii="Times New Roman" w:hAnsi="Times New Roman" w:cs="Times New Roman"/>
          </w:rPr>
          <w:t xml:space="preserve"> (</w:t>
        </w:r>
      </w:ins>
      <w:ins w:id="104" w:author="Maino Vieytes, Christian (NIH/NIA/IRP) [F]" w:date="2023-11-15T16:42:00Z">
        <w:r w:rsidR="00945C90">
          <w:rPr>
            <w:rFonts w:ascii="Times New Roman" w:hAnsi="Times New Roman" w:cs="Times New Roman"/>
          </w:rPr>
          <w:t>referred</w:t>
        </w:r>
      </w:ins>
      <w:ins w:id="105" w:author="Maino Vieytes, Christian (NIH/NIA/IRP) [F]" w:date="2023-11-15T16:41:00Z">
        <w:r w:rsidR="00945C90">
          <w:rPr>
            <w:rFonts w:ascii="Times New Roman" w:hAnsi="Times New Roman" w:cs="Times New Roman"/>
          </w:rPr>
          <w:t xml:space="preserve"> to as the “training subsample”</w:t>
        </w:r>
      </w:ins>
      <w:ins w:id="106" w:author="Maino Vieytes, Christian (NIH/NIA/IRP) [F]" w:date="2023-11-15T16:42:00Z">
        <w:r w:rsidR="00945C90">
          <w:rPr>
            <w:rFonts w:ascii="Times New Roman" w:hAnsi="Times New Roman" w:cs="Times New Roman"/>
          </w:rPr>
          <w:t xml:space="preserve"> </w:t>
        </w:r>
      </w:ins>
      <w:ins w:id="107" w:author="Maino Vieytes, Christian (NIH/NIA/IRP) [F]" w:date="2023-11-15T16:49:00Z">
        <w:r w:rsidR="00945C90">
          <w:rPr>
            <w:rFonts w:ascii="Times New Roman" w:hAnsi="Times New Roman" w:cs="Times New Roman"/>
          </w:rPr>
          <w:t>here forth</w:t>
        </w:r>
      </w:ins>
      <w:ins w:id="108" w:author="Maino Vieytes, Christian (NIH/NIA/IRP) [F]" w:date="2023-11-15T16:41:00Z">
        <w:r w:rsidR="00945C90">
          <w:rPr>
            <w:rFonts w:ascii="Times New Roman" w:hAnsi="Times New Roman" w:cs="Times New Roman"/>
          </w:rPr>
          <w:t>)</w:t>
        </w:r>
      </w:ins>
      <w:ins w:id="109"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10" w:author="Maino Vieytes, Christian (NIH/NIA/IRP) [F]" w:date="2023-11-16T08:12:00Z">
        <w:r w:rsidR="00816E75">
          <w:rPr>
            <w:rFonts w:ascii="Times New Roman" w:hAnsi="Times New Roman" w:cs="Times New Roman"/>
          </w:rPr>
          <w:t>748</w:t>
        </w:r>
      </w:ins>
      <w:ins w:id="111" w:author="Maino Vieytes, Christian (NIH/NIA/IRP) [F]" w:date="2023-11-14T16:13:00Z">
        <w:r w:rsidR="008D3382">
          <w:rPr>
            <w:rFonts w:ascii="Times New Roman" w:hAnsi="Times New Roman" w:cs="Times New Roman"/>
          </w:rPr>
          <w:t xml:space="preserve"> subjects</w:t>
        </w:r>
      </w:ins>
      <w:ins w:id="112" w:author="Maino Vieytes, Christian (NIH/NIA/IRP) [F]" w:date="2023-11-16T08:13:00Z">
        <w:r w:rsidR="00816E75">
          <w:rPr>
            <w:rFonts w:ascii="Times New Roman" w:hAnsi="Times New Roman" w:cs="Times New Roman"/>
          </w:rPr>
          <w:t xml:space="preserve"> (30% of original sample</w:t>
        </w:r>
      </w:ins>
      <w:ins w:id="113" w:author="Maino Vieytes, Christian (NIH/NIA/IRP) [F]" w:date="2023-11-19T08:42:00Z">
        <w:r w:rsidR="00AC0C0D">
          <w:rPr>
            <w:rFonts w:ascii="Times New Roman" w:hAnsi="Times New Roman" w:cs="Times New Roman"/>
          </w:rPr>
          <w:t>—see Figure 1</w:t>
        </w:r>
      </w:ins>
      <w:ins w:id="114" w:author="Maino Vieytes, Christian (NIH/NIA/IRP) [F]" w:date="2023-11-16T08:13:00Z">
        <w:r w:rsidR="00816E75">
          <w:rPr>
            <w:rFonts w:ascii="Times New Roman" w:hAnsi="Times New Roman" w:cs="Times New Roman"/>
          </w:rPr>
          <w:t>)</w:t>
        </w:r>
      </w:ins>
      <w:ins w:id="115" w:author="Maino Vieytes, Christian (NIH/NIA/IRP) [F]" w:date="2023-11-14T16:13:00Z">
        <w:r w:rsidR="008D3382">
          <w:rPr>
            <w:rFonts w:ascii="Times New Roman" w:hAnsi="Times New Roman" w:cs="Times New Roman"/>
          </w:rPr>
          <w:t xml:space="preserve">. </w:t>
        </w:r>
      </w:ins>
      <w:ins w:id="116" w:author="Maino Vieytes, Christian (NIH/NIA/IRP) [F]" w:date="2023-11-15T16:42:00Z">
        <w:r w:rsidR="00945C90">
          <w:rPr>
            <w:rFonts w:ascii="Times New Roman" w:hAnsi="Times New Roman" w:cs="Times New Roman"/>
          </w:rPr>
          <w:t xml:space="preserve">PCA </w:t>
        </w:r>
      </w:ins>
      <w:ins w:id="117" w:author="Maino Vieytes, Christian (NIH/NIA/IRP) [F]" w:date="2023-11-15T16:43:00Z">
        <w:r w:rsidR="00945C90">
          <w:rPr>
            <w:rFonts w:ascii="Times New Roman" w:hAnsi="Times New Roman" w:cs="Times New Roman"/>
          </w:rPr>
          <w:t xml:space="preserve">for dietary patterns extraction </w:t>
        </w:r>
      </w:ins>
      <w:ins w:id="118" w:author="Maino Vieytes, Christian (NIH/NIA/IRP) [F]" w:date="2023-11-15T16:42:00Z">
        <w:r w:rsidR="00945C90">
          <w:rPr>
            <w:rFonts w:ascii="Times New Roman" w:hAnsi="Times New Roman" w:cs="Times New Roman"/>
          </w:rPr>
          <w:t xml:space="preserve">was performed on the food insecure subjects </w:t>
        </w:r>
      </w:ins>
      <w:ins w:id="119" w:author="Maino Vieytes, Christian (NIH/NIA/IRP) [F]" w:date="2023-11-19T07:43:00Z">
        <w:r w:rsidR="00F96675">
          <w:rPr>
            <w:rFonts w:ascii="Times New Roman" w:hAnsi="Times New Roman" w:cs="Times New Roman"/>
          </w:rPr>
          <w:t>of this</w:t>
        </w:r>
      </w:ins>
      <w:ins w:id="120" w:author="Maino Vieytes, Christian (NIH/NIA/IRP) [F]" w:date="2023-11-15T16:42:00Z">
        <w:r w:rsidR="00945C90">
          <w:rPr>
            <w:rFonts w:ascii="Times New Roman" w:hAnsi="Times New Roman" w:cs="Times New Roman"/>
          </w:rPr>
          <w:t xml:space="preserv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121" w:author="Maino Vieytes, Christian (NIH/NIA/IRP) [F]" w:date="2023-11-15T16:43:00Z">
        <w:r w:rsidR="00945C90">
          <w:rPr>
            <w:rFonts w:ascii="Times New Roman" w:hAnsi="Times New Roman" w:cs="Times New Roman"/>
          </w:rPr>
          <w:t>1</w:t>
        </w:r>
      </w:ins>
      <w:ins w:id="122" w:author="Maino Vieytes, Christian (NIH/NIA/IRP) [F]" w:date="2023-11-16T17:14:00Z">
        <w:r w:rsidR="0041134E">
          <w:rPr>
            <w:rFonts w:ascii="Times New Roman" w:hAnsi="Times New Roman" w:cs="Times New Roman"/>
          </w:rPr>
          <w:t>04</w:t>
        </w:r>
      </w:ins>
      <w:ins w:id="123" w:author="Maino Vieytes, Christian (NIH/NIA/IRP) [F]" w:date="2023-11-15T16:43:00Z">
        <w:r w:rsidR="00945C90">
          <w:rPr>
            <w:rFonts w:ascii="Times New Roman" w:hAnsi="Times New Roman" w:cs="Times New Roman"/>
          </w:rPr>
          <w:t xml:space="preserve">). </w:t>
        </w:r>
      </w:ins>
      <w:ins w:id="124" w:author="Maino Vieytes, Christian (NIH/NIA/IRP) [F]" w:date="2023-11-14T16:13:00Z">
        <w:r w:rsidR="008D3382">
          <w:rPr>
            <w:rFonts w:ascii="Times New Roman" w:hAnsi="Times New Roman" w:cs="Times New Roman"/>
          </w:rPr>
          <w:t xml:space="preserve">The </w:t>
        </w:r>
      </w:ins>
      <w:ins w:id="125" w:author="Maino Vieytes, Christian (NIH/NIA/IRP) [F]" w:date="2023-11-14T16:14:00Z">
        <w:r w:rsidR="008D3382">
          <w:rPr>
            <w:rFonts w:ascii="Times New Roman" w:hAnsi="Times New Roman" w:cs="Times New Roman"/>
          </w:rPr>
          <w:t xml:space="preserve">out-of-sample </w:t>
        </w:r>
      </w:ins>
      <w:ins w:id="126"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127" w:author="Maino Vieytes, Christian (NIH/NIA/IRP) [F]" w:date="2023-11-14T16:14:00Z">
        <w:r w:rsidR="008D3382">
          <w:rPr>
            <w:rFonts w:ascii="Times New Roman" w:hAnsi="Times New Roman" w:cs="Times New Roman"/>
          </w:rPr>
          <w:t>remaining</w:t>
        </w:r>
      </w:ins>
      <w:ins w:id="128"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29" w:author="Maino Vieytes, Christian (NIH/NIA/IRP) [F]" w:date="2023-11-16T08:12:00Z">
        <w:r w:rsidR="00816E75">
          <w:rPr>
            <w:rFonts w:ascii="Times New Roman" w:hAnsi="Times New Roman" w:cs="Times New Roman"/>
          </w:rPr>
          <w:t>1745</w:t>
        </w:r>
      </w:ins>
      <w:ins w:id="130" w:author="Maino Vieytes, Christian (NIH/NIA/IRP) [F]" w:date="2023-11-16T08:13:00Z">
        <w:r w:rsidR="00816E75">
          <w:rPr>
            <w:rFonts w:ascii="Times New Roman" w:hAnsi="Times New Roman" w:cs="Times New Roman"/>
          </w:rPr>
          <w:t>—comprising 70% of the original sample</w:t>
        </w:r>
      </w:ins>
      <w:ins w:id="131" w:author="Maino Vieytes, Christian (NIH/NIA/IRP) [F]" w:date="2023-11-14T16:13:00Z">
        <w:r w:rsidR="008D3382">
          <w:rPr>
            <w:rFonts w:ascii="Times New Roman" w:hAnsi="Times New Roman" w:cs="Times New Roman"/>
          </w:rPr>
          <w:t>)</w:t>
        </w:r>
      </w:ins>
      <w:ins w:id="132" w:author="Maino Vieytes, Christian (NIH/NIA/IRP) [F]" w:date="2023-11-14T16:14:00Z">
        <w:r w:rsidR="008D3382">
          <w:rPr>
            <w:rFonts w:ascii="Times New Roman" w:hAnsi="Times New Roman" w:cs="Times New Roman"/>
          </w:rPr>
          <w:t xml:space="preserve"> of subjects</w:t>
        </w:r>
      </w:ins>
      <w:ins w:id="133" w:author="Maino Vieytes, Christian (NIH/NIA/IRP) [F]" w:date="2023-11-15T16:49:00Z">
        <w:r w:rsidR="00945C90">
          <w:rPr>
            <w:rFonts w:ascii="Times New Roman" w:hAnsi="Times New Roman" w:cs="Times New Roman"/>
          </w:rPr>
          <w:t xml:space="preserve"> (referred to as the “testing subsample” here forth)</w:t>
        </w:r>
      </w:ins>
      <w:ins w:id="134" w:author="Maino Vieytes, Christian (NIH/NIA/IRP) [F]" w:date="2023-11-14T16:13:00Z">
        <w:r w:rsidR="008D3382">
          <w:rPr>
            <w:rFonts w:ascii="Times New Roman" w:hAnsi="Times New Roman" w:cs="Times New Roman"/>
          </w:rPr>
          <w:t xml:space="preserve">. </w:t>
        </w:r>
      </w:ins>
      <w:del w:id="135" w:author="Maino Vieytes, Christian (NIH/NIA/IRP) [F]" w:date="2023-11-19T08:42:00Z">
        <w:r w:rsidRPr="00C90B6F" w:rsidDel="00AC0C0D">
          <w:rPr>
            <w:rFonts w:ascii="Times New Roman" w:hAnsi="Times New Roman" w:cs="Times New Roman"/>
          </w:rPr>
          <w:delText xml:space="preserve">See </w:delText>
        </w:r>
        <w:r w:rsidR="005B16E9" w:rsidDel="00AC0C0D">
          <w:rPr>
            <w:rFonts w:ascii="Times New Roman" w:hAnsi="Times New Roman" w:cs="Times New Roman"/>
          </w:rPr>
          <w:delText>the</w:delText>
        </w:r>
      </w:del>
      <w:ins w:id="136" w:author="Maino Vieytes, Christian (NIH/NIA/IRP) [F]" w:date="2023-11-19T08:42:00Z">
        <w:r w:rsidR="00AC0C0D">
          <w:rPr>
            <w:rFonts w:ascii="Times New Roman" w:hAnsi="Times New Roman" w:cs="Times New Roman"/>
          </w:rPr>
          <w:t>The</w:t>
        </w:r>
      </w:ins>
      <w:r w:rsidR="005B16E9">
        <w:rPr>
          <w:rFonts w:ascii="Times New Roman" w:hAnsi="Times New Roman" w:cs="Times New Roman"/>
        </w:rPr>
        <w:t xml:space="preserve"> supplementary </w:t>
      </w:r>
      <w:ins w:id="137" w:author="Maino Vieytes, Christian (NIH/NIA/IRP) [F]" w:date="2023-11-19T08:42:00Z">
        <w:r w:rsidR="00AC0C0D">
          <w:rPr>
            <w:rFonts w:ascii="Times New Roman" w:hAnsi="Times New Roman" w:cs="Times New Roman"/>
          </w:rPr>
          <w:t xml:space="preserve">methods </w:t>
        </w:r>
      </w:ins>
      <w:r w:rsidR="005B16E9">
        <w:rPr>
          <w:rFonts w:ascii="Times New Roman" w:hAnsi="Times New Roman" w:cs="Times New Roman"/>
        </w:rPr>
        <w:t xml:space="preserve">file </w:t>
      </w:r>
      <w:ins w:id="138" w:author="Maino Vieytes, Christian (NIH/NIA/IRP) [F]" w:date="2023-11-19T08:42:00Z">
        <w:r w:rsidR="00AC0C0D">
          <w:rPr>
            <w:rFonts w:ascii="Times New Roman" w:hAnsi="Times New Roman" w:cs="Times New Roman"/>
          </w:rPr>
          <w:t xml:space="preserve">contains </w:t>
        </w:r>
      </w:ins>
      <w:del w:id="139" w:author="Maino Vieytes, Christian (NIH/NIA/IRP) [F]" w:date="2023-11-19T08:42:00Z">
        <w:r w:rsidR="005B16E9" w:rsidDel="00AC0C0D">
          <w:rPr>
            <w:rFonts w:ascii="Times New Roman" w:hAnsi="Times New Roman" w:cs="Times New Roman"/>
          </w:rPr>
          <w:delText xml:space="preserve">and </w:delText>
        </w:r>
        <w:r w:rsidRPr="00C90B6F" w:rsidDel="00AC0C0D">
          <w:rPr>
            <w:rFonts w:ascii="Times New Roman" w:hAnsi="Times New Roman" w:cs="Times New Roman"/>
          </w:rPr>
          <w:delText>Maino Vieytes et al. (2022) for an expanded narrative</w:delText>
        </w:r>
      </w:del>
      <w:ins w:id="140" w:author="Maino Vieytes, Christian (NIH/NIA/IRP) [F]" w:date="2023-11-19T08:42:00Z">
        <w:r w:rsidR="00AC0C0D">
          <w:rPr>
            <w:rFonts w:ascii="Times New Roman" w:hAnsi="Times New Roman" w:cs="Times New Roman"/>
          </w:rPr>
          <w:t>additional details</w:t>
        </w:r>
      </w:ins>
      <w:r w:rsidRPr="00C90B6F">
        <w:rPr>
          <w:rFonts w:ascii="Times New Roman" w:hAnsi="Times New Roman" w:cs="Times New Roman"/>
        </w:rPr>
        <w:t xml:space="preserve"> </w:t>
      </w:r>
      <w:del w:id="141" w:author="Maino Vieytes, Christian (NIH/NIA/IRP) [F]" w:date="2023-11-19T08:43:00Z">
        <w:r w:rsidRPr="00C90B6F" w:rsidDel="00AC0C0D">
          <w:rPr>
            <w:rFonts w:ascii="Times New Roman" w:hAnsi="Times New Roman" w:cs="Times New Roman"/>
          </w:rPr>
          <w:delText xml:space="preserve">on </w:delText>
        </w:r>
      </w:del>
      <w:ins w:id="142" w:author="Maino Vieytes, Christian (NIH/NIA/IRP) [F]" w:date="2023-11-19T08:43:00Z">
        <w:r w:rsidR="00AC0C0D">
          <w:rPr>
            <w:rFonts w:ascii="Times New Roman" w:hAnsi="Times New Roman" w:cs="Times New Roman"/>
          </w:rPr>
          <w:t>about</w:t>
        </w:r>
        <w:r w:rsidR="00AC0C0D" w:rsidRPr="00C90B6F">
          <w:rPr>
            <w:rFonts w:ascii="Times New Roman" w:hAnsi="Times New Roman" w:cs="Times New Roman"/>
          </w:rPr>
          <w:t xml:space="preserve"> </w:t>
        </w:r>
      </w:ins>
      <w:r w:rsidRPr="00C90B6F">
        <w:rPr>
          <w:rFonts w:ascii="Times New Roman" w:hAnsi="Times New Roman" w:cs="Times New Roman"/>
        </w:rPr>
        <w:t>these procedures</w:t>
      </w:r>
      <w:ins w:id="143" w:author="Maino Vieytes, Christian (NIH/NIA/IRP) [F]" w:date="2023-11-19T08:43:00Z">
        <w:r w:rsidR="00AC0C0D">
          <w:rPr>
            <w:rFonts w:ascii="Times New Roman" w:hAnsi="Times New Roman" w:cs="Times New Roman"/>
          </w:rPr>
          <w:t xml:space="preserve">. </w:t>
        </w:r>
      </w:ins>
      <w:del w:id="144" w:author="Maino Vieytes, Christian (NIH/NIA/IRP) [F]" w:date="2023-11-19T08:43:00Z">
        <w:r w:rsidRPr="00C90B6F" w:rsidDel="00AC0C0D">
          <w:rPr>
            <w:rFonts w:ascii="Times New Roman" w:hAnsi="Times New Roman" w:cs="Times New Roman"/>
          </w:rPr>
          <w:delText xml:space="preserve"> and a discussion of the component retention process for the PCA </w:delText>
        </w:r>
        <w:r w:rsidRPr="00C90B6F" w:rsidDel="00AC0C0D">
          <w:rPr>
            <w:rFonts w:ascii="Times New Roman" w:hAnsi="Times New Roman" w:cs="Times New Roman"/>
          </w:rPr>
          <w:fldChar w:fldCharType="begin"/>
        </w:r>
        <w:r w:rsidR="00555C35" w:rsidDel="00AC0C0D">
          <w:rPr>
            <w:rFonts w:ascii="Times New Roman" w:hAnsi="Times New Roman" w:cs="Times New Roman"/>
          </w:rPr>
          <w:del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AC0C0D">
          <w:rPr>
            <w:rFonts w:ascii="Times New Roman" w:hAnsi="Times New Roman" w:cs="Times New Roman"/>
          </w:rPr>
          <w:fldChar w:fldCharType="separate"/>
        </w:r>
        <w:r w:rsidR="00372469" w:rsidDel="00AC0C0D">
          <w:rPr>
            <w:rFonts w:ascii="Times New Roman" w:hAnsi="Times New Roman" w:cs="Times New Roman"/>
            <w:noProof/>
          </w:rPr>
          <w:delText>[11]</w:delText>
        </w:r>
        <w:r w:rsidRPr="00C90B6F" w:rsidDel="00AC0C0D">
          <w:rPr>
            <w:rFonts w:ascii="Times New Roman" w:hAnsi="Times New Roman" w:cs="Times New Roman"/>
          </w:rPr>
          <w:fldChar w:fldCharType="end"/>
        </w:r>
        <w:r w:rsidRPr="00C90B6F" w:rsidDel="00AC0C0D">
          <w:rPr>
            <w:rFonts w:ascii="Times New Roman" w:hAnsi="Times New Roman" w:cs="Times New Roman"/>
          </w:rPr>
          <w:delText xml:space="preserve">. </w:delText>
        </w:r>
      </w:del>
      <w:r w:rsidRPr="00C90B6F">
        <w:rPr>
          <w:rFonts w:ascii="Times New Roman" w:hAnsi="Times New Roman" w:cs="Times New Roman"/>
        </w:rPr>
        <w:t xml:space="preserve">For the sake of comparison, we also computed Healthy Eating Index 2015 (HEI-2015) scores and incorporated them into all of the subsequent analyses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{"citationID":"9XrVGRdz","properties":{"formattedCitation":"[19, 20]","plainCitation":"[19, 20]","noteIndex":0},"citationItems":[{"id":"Ox2bG7Bi/uZSEUezL","uris":["http://zotero.org/users/local/S8X13ARX/items/EBALSKJP"],"itemData":{"id":1295,"type":"article-journal","abstract":"The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M."},{"family":"Reedy","given":"Jill"}],"issued":{"date-parts":[["2018",9]]}}},{"id":"Ox2bG7Bi/cUFb4L3F","uris":["http://zotero.org/users/local/S8X13ARX/items/7TV4WLVT"],"itemData":{"id":2412,"type":"article-journal","container-title":"The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[19, 20]</w:t>
      </w:r>
      <w:r w:rsidRPr="00C90B6F">
        <w:rPr>
          <w:rFonts w:ascii="Times New Roman" w:hAnsi="Times New Roman" w:cs="Times New Roman"/>
        </w:rPr>
        <w:fldChar w:fldCharType="end"/>
      </w:r>
      <w:r w:rsidRPr="00C90B6F">
        <w:rPr>
          <w:rFonts w:ascii="Times New Roman" w:hAnsi="Times New Roman" w:cs="Times New Roman"/>
        </w:rPr>
        <w:t>.</w:t>
      </w:r>
      <w:ins w:id="145"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146"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{"citationID":"yHvjjuDs","properties":{"formattedCitation":"[18]","plainCitation":"[18]","noteIndex":0},"citationItems":[{"id":23,"uris":["http://zotero.org/users/local/1mtZUsss/items/65567GNQ"],"itemData":{"id":23,"type":"article-journal","container-title":"The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555C35">
        <w:rPr>
          <w:rFonts w:ascii="Times New Roman" w:hAnsi="Times New Roman" w:cs="Times New Roman"/>
          <w:noProof/>
        </w:rPr>
        <w:t>[18]</w:t>
      </w:r>
      <w:r w:rsidR="00555C35">
        <w:rPr>
          <w:rFonts w:ascii="Times New Roman" w:hAnsi="Times New Roman" w:cs="Times New Roman"/>
        </w:rPr>
        <w:fldChar w:fldCharType="end"/>
      </w:r>
      <w:ins w:id="147"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78498792"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zGe0Tps","properties":{"formattedCitation":"[21]","plainCitation":"[21]","noteIndex":0},"citationItems":[{"id":"Ox2bG7Bi/ArLVneCe","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[21]</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148"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enrollment following diagnosis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{"citationID":"XbtQmxBc","properties":{"formattedCitation":"[22, 23]","plainCitation":"[22, 23]","noteIndex":0},"citationItems":[{"id":"Ox2bG7Bi/6tKwA4Ub","uris":["http://zotero.org/users/local/S8X13ARX/items/4QWARJAF",["http://zotero.org/users/local/S8X13ARX/items/4QWARJAF"]],"itemData":{"id":1562,"type":"article-journal","container-title":"American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R."}],"issued":{"date-parts":[["2011",5,1]]}}},{"id":"Ox2bG7Bi/bAStdZIL","uris":["http://zotero.org/users/local/S8X13ARX/items/B7WFL448",["http://zotero.org/users/local/S8X13ARX/items/B7WFL448"]],"itemData":{"id":874,"type":"article-journal","abstract":"Abstract\n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[22, 23]</w:t>
      </w:r>
      <w:r w:rsidRPr="00C90B6F">
        <w:rPr>
          <w:rFonts w:ascii="Times New Roman" w:hAnsi="Times New Roman" w:cs="Times New Roman"/>
        </w:rPr>
        <w:fldChar w:fldCharType="end"/>
      </w:r>
      <w:r w:rsidRPr="00C90B6F">
        <w:rPr>
          <w:rFonts w:ascii="Times New Roman" w:hAnsi="Times New Roman" w:cs="Times New Roman"/>
        </w:rPr>
        <w:t xml:space="preserve">. Data were </w:t>
      </w:r>
      <w:proofErr w:type="gramStart"/>
      <w:r w:rsidRPr="00C90B6F">
        <w:rPr>
          <w:rFonts w:ascii="Times New Roman" w:hAnsi="Times New Roman" w:cs="Times New Roman"/>
        </w:rPr>
        <w:t>right-censored</w:t>
      </w:r>
      <w:proofErr w:type="gramEnd"/>
      <w:r w:rsidRPr="00C90B6F">
        <w:rPr>
          <w:rFonts w:ascii="Times New Roman" w:hAnsi="Times New Roman" w:cs="Times New Roman"/>
        </w:rPr>
        <w:t xml:space="preserve"> to either the last known date </w:t>
      </w:r>
      <w:r w:rsidRPr="00C90B6F">
        <w:rPr>
          <w:rFonts w:ascii="Times New Roman" w:hAnsi="Times New Roman" w:cs="Times New Roman"/>
        </w:rPr>
        <w:lastRenderedPageBreak/>
        <w:t>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149" w:author="Maino Vieytes, Christian (NIH/NIA/IRP) [F]" w:date="2023-11-14T16:22:00Z">
        <w:r w:rsidR="00DE0E08">
          <w:rPr>
            <w:rFonts w:ascii="Times New Roman" w:hAnsi="Times New Roman" w:cs="Times New Roman"/>
          </w:rPr>
          <w:t>.</w:t>
        </w:r>
      </w:ins>
      <w:del w:id="150"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6CF4C75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r w:rsidRPr="00C90B6F">
        <w:rPr>
          <w:rFonts w:ascii="Times New Roman" w:hAnsi="Times New Roman" w:cs="Times New Roman"/>
          <w:i/>
          <w:iCs/>
        </w:rPr>
        <w:t>non-Hispanic White</w:t>
      </w:r>
      <w:r w:rsidRPr="00C90B6F">
        <w:rPr>
          <w:rFonts w:ascii="Times New Roman" w:hAnsi="Times New Roman" w:cs="Times New Roman"/>
        </w:rPr>
        <w:t xml:space="preserve"> and </w:t>
      </w:r>
      <w:r w:rsidRPr="00C90B6F">
        <w:rPr>
          <w:rFonts w:ascii="Times New Roman" w:hAnsi="Times New Roman" w:cs="Times New Roman"/>
          <w:i/>
          <w:iCs/>
        </w:rPr>
        <w:t>other</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(HIQ/HID—for 1999-2004).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—not currently smoking but with a lifetime history of ≥</w:t>
      </w:r>
      <w:ins w:id="151"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 xml:space="preserve">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w:t>
      </w:r>
      <w:ins w:id="152"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measured as weekly MET minutes</w:t>
      </w:r>
      <w:r w:rsidRPr="00C90B6F">
        <w:rPr>
          <w:rFonts w:ascii="Times New Roman" w:hAnsi="Times New Roman" w:cs="Times New Roman"/>
        </w:rPr>
        <w:t xml:space="preserve">). These data were obtained from the Smoking Questionnaire (SMQ), 24-hour recalls, and physical activity questionnaires (PAQ and PAQIAF), respectively. Health-related covariates included the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xml:space="preserve">) measured during the physical examination.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4oJcMm9V","properties":{"formattedCitation":"[24]","plainCitation":"[24]","noteIndex":0},"citationItems":[{"id":"Ox2bG7Bi/YF3SJlFH","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[24]</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153"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commentRangeStart w:id="154"/>
      <w:r w:rsidRPr="00C90B6F">
        <w:rPr>
          <w:rFonts w:ascii="Times New Roman" w:hAnsi="Times New Roman" w:cs="Times New Roman"/>
          <w:i/>
          <w:iCs/>
        </w:rPr>
        <w:t>Statistical Analysis</w:t>
      </w:r>
      <w:commentRangeEnd w:id="154"/>
      <w:r w:rsidR="00690CB3">
        <w:rPr>
          <w:rStyle w:val="CommentReference"/>
        </w:rPr>
        <w:commentReference w:id="154"/>
      </w:r>
    </w:p>
    <w:p w14:paraId="1E0C82A0" w14:textId="0C96ECDC"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 xml:space="preserve">We assessed the relationship between diet quality measures and all-cause and cause-specific mortality using Cox Proportional Hazards models. </w:t>
      </w:r>
      <w:ins w:id="155" w:author="Maino Vieytes, Christian (NIH/NIA/IRP) [F]" w:date="2023-11-14T16:16:00Z">
        <w:r w:rsidR="008D3382">
          <w:rPr>
            <w:rFonts w:ascii="Times New Roman" w:hAnsi="Times New Roman" w:cs="Times New Roman"/>
          </w:rPr>
          <w:t>This was an out-of</w:t>
        </w:r>
      </w:ins>
      <w:ins w:id="156" w:author="Maino Vieytes, Christian (NIH/NIA/IRP) [F]" w:date="2023-11-14T16:17:00Z">
        <w:r w:rsidR="008D3382">
          <w:rPr>
            <w:rFonts w:ascii="Times New Roman" w:hAnsi="Times New Roman" w:cs="Times New Roman"/>
          </w:rPr>
          <w:t xml:space="preserve">-sample validation analysis performed on the </w:t>
        </w:r>
        <w:r w:rsidR="008D3382">
          <w:rPr>
            <w:rFonts w:ascii="Times New Roman" w:hAnsi="Times New Roman" w:cs="Times New Roman"/>
            <w:i/>
            <w:iCs/>
          </w:rPr>
          <w:t xml:space="preserve">n </w:t>
        </w:r>
        <w:r w:rsidR="008D3382">
          <w:rPr>
            <w:rFonts w:ascii="Times New Roman" w:hAnsi="Times New Roman" w:cs="Times New Roman"/>
          </w:rPr>
          <w:t>= 1</w:t>
        </w:r>
      </w:ins>
      <w:ins w:id="157" w:author="Maino Vieytes, Christian (NIH/NIA/IRP) [F]" w:date="2023-11-16T17:13:00Z">
        <w:r w:rsidR="00837ED6">
          <w:rPr>
            <w:rFonts w:ascii="Times New Roman" w:hAnsi="Times New Roman" w:cs="Times New Roman"/>
          </w:rPr>
          <w:t>745</w:t>
        </w:r>
      </w:ins>
      <w:ins w:id="158" w:author="Maino Vieytes, Christian (NIH/NIA/IRP) [F]" w:date="2023-11-14T16:17:00Z">
        <w:r w:rsidR="008D3382">
          <w:rPr>
            <w:rFonts w:ascii="Times New Roman" w:hAnsi="Times New Roman" w:cs="Times New Roman"/>
          </w:rPr>
          <w:t xml:space="preserve"> subjects not used to extract the dietary patterns</w:t>
        </w:r>
      </w:ins>
      <w:ins w:id="159" w:author="Maino Vieytes, Christian (NIH/NIA/IRP) [F]" w:date="2023-11-19T08:43:00Z">
        <w:r w:rsidR="00AC0C0D">
          <w:rPr>
            <w:rFonts w:ascii="Times New Roman" w:hAnsi="Times New Roman" w:cs="Times New Roman"/>
          </w:rPr>
          <w:t xml:space="preserve"> (Figure 1)</w:t>
        </w:r>
      </w:ins>
      <w:ins w:id="160" w:author="Maino Vieytes, Christian (NIH/NIA/IRP) [F]" w:date="2023-11-14T16:17:00Z">
        <w:r w:rsidR="008D3382">
          <w:rPr>
            <w:rFonts w:ascii="Times New Roman" w:hAnsi="Times New Roman" w:cs="Times New Roman"/>
          </w:rPr>
          <w:t>.</w:t>
        </w:r>
      </w:ins>
      <w:ins w:id="161"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w:lastRenderedPageBreak/>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6ECBD3A7"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del w:id="162" w:author="Maino Vieytes, Christian (NIH/NIA/IRP) [F]" w:date="2023-11-16T17:12:00Z">
        <w:r w:rsidRPr="00C90B6F" w:rsidDel="00837ED6">
          <w:rPr>
            <w:rFonts w:ascii="Times New Roman" w:eastAsiaTheme="minorEastAsia" w:hAnsi="Times New Roman" w:cs="Times New Roman"/>
          </w:rPr>
          <w:delText xml:space="preserve">4 </w:delText>
        </w:r>
      </w:del>
      <w:ins w:id="163" w:author="Maino Vieytes, Christian (NIH/NIA/IRP) [F]" w:date="2023-11-16T17:12:00Z">
        <w:r w:rsidR="00837ED6">
          <w:rPr>
            <w:rFonts w:ascii="Times New Roman" w:eastAsiaTheme="minorEastAsia" w:hAnsi="Times New Roman" w:cs="Times New Roman"/>
          </w:rPr>
          <w:t>3</w:t>
        </w:r>
        <w:r w:rsidR="00837ED6"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m:t>
        </m:r>
        <m:r>
          <w:del w:id="164" w:author="Maino Vieytes, Christian (NIH/NIA/IRP) [F]" w:date="2023-11-16T17:12:00Z">
            <w:rPr>
              <w:rFonts w:ascii="Cambria Math" w:eastAsiaTheme="minorEastAsia" w:hAnsi="Cambria Math" w:cs="Times New Roman"/>
            </w:rPr>
            <m:t>4</m:t>
          </w:del>
        </m:r>
        <m:r>
          <w:ins w:id="165" w:author="Maino Vieytes, Christian (NIH/NIA/IRP) [F]" w:date="2023-11-16T17:12:00Z">
            <w:rPr>
              <w:rFonts w:ascii="Cambria Math" w:eastAsiaTheme="minorEastAsia" w:hAnsi="Cambria Math" w:cs="Times New Roman"/>
            </w:rPr>
            <m:t>3</m:t>
          </w:ins>
        </m:r>
      </m:oMath>
      <w:r w:rsidRPr="00C90B6F">
        <w:rPr>
          <w:rFonts w:ascii="Times New Roman" w:eastAsiaTheme="minorEastAsia" w:hAnsi="Times New Roman" w:cs="Times New Roman"/>
        </w:rPr>
        <w:t xml:space="preserve"> basis functions (see supplementary </w:t>
      </w:r>
      <w:del w:id="166" w:author="Maino Vieytes, Christian (NIH/NIA/IRP) [F]" w:date="2023-11-19T08:44:00Z">
        <w:r w:rsidRPr="00C90B6F" w:rsidDel="00AC0C0D">
          <w:rPr>
            <w:rFonts w:ascii="Times New Roman" w:eastAsiaTheme="minorEastAsia" w:hAnsi="Times New Roman" w:cs="Times New Roman"/>
          </w:rPr>
          <w:delText>materials</w:delText>
        </w:r>
      </w:del>
      <w:ins w:id="167" w:author="Maino Vieytes, Christian (NIH/NIA/IRP) [F]" w:date="2023-11-19T08:44:00Z">
        <w:r w:rsidR="00AC0C0D">
          <w:rPr>
            <w:rFonts w:ascii="Times New Roman" w:eastAsiaTheme="minorEastAsia" w:hAnsi="Times New Roman" w:cs="Times New Roman"/>
          </w:rPr>
          <w:t>methods file</w:t>
        </w:r>
      </w:ins>
      <w:r w:rsidRPr="00C90B6F">
        <w:rPr>
          <w:rFonts w:ascii="Times New Roman" w:eastAsiaTheme="minorEastAsia" w:hAnsi="Times New Roman" w:cs="Times New Roman"/>
        </w:rPr>
        <w:t xml:space="preserve">) for a natural cubic spline. The model fit using Equation 4 used </w:t>
      </w:r>
      <w:del w:id="168" w:author="Maino Vieytes, Christian (NIH/NIA/IRP) [F]" w:date="2023-11-19T08:44:00Z">
        <w:r w:rsidRPr="00C90B6F" w:rsidDel="00AC0C0D">
          <w:rPr>
            <w:rFonts w:ascii="Times New Roman" w:eastAsiaTheme="minorEastAsia" w:hAnsi="Times New Roman" w:cs="Times New Roman"/>
          </w:rPr>
          <w:delText xml:space="preserve">two </w:delText>
        </w:r>
      </w:del>
      <w:ins w:id="169" w:author="Maino Vieytes, Christian (NIH/NIA/IRP) [F]" w:date="2023-11-19T08:44:00Z">
        <w:r w:rsidR="00AC0C0D">
          <w:rPr>
            <w:rFonts w:ascii="Times New Roman" w:eastAsiaTheme="minorEastAsia" w:hAnsi="Times New Roman" w:cs="Times New Roman"/>
          </w:rPr>
          <w:t>one</w:t>
        </w:r>
        <w:r w:rsidR="00AC0C0D"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interior boundary knot</w:t>
      </w:r>
      <w:del w:id="170" w:author="Maino Vieytes, Christian (NIH/NIA/IRP) [F]" w:date="2023-11-19T08:44:00Z">
        <w:r w:rsidRPr="00C90B6F" w:rsidDel="00AC0C0D">
          <w:rPr>
            <w:rFonts w:ascii="Times New Roman" w:eastAsiaTheme="minorEastAsia" w:hAnsi="Times New Roman" w:cs="Times New Roman"/>
          </w:rPr>
          <w:delText>s</w:delText>
        </w:r>
      </w:del>
      <w:r w:rsidRPr="00C90B6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555C35">
        <w:rPr>
          <w:rFonts w:ascii="Times New Roman" w:eastAsiaTheme="minorEastAsia" w:hAnsi="Times New Roman" w:cs="Times New Roman"/>
        </w:rPr>
        <w:instrText xml:space="preserve"> ADDIN ZOTERO_ITEM CSL_CITATION {"citationID":"hMiTwurT","properties":{"formattedCitation":"[25]","plainCitation":"[25]","noteIndex":0},"citationItems":[{"id":"Ox2bG7Bi/4XxfMpbv","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555C35">
        <w:rPr>
          <w:rFonts w:ascii="Times New Roman" w:eastAsiaTheme="minorEastAsia" w:hAnsi="Times New Roman" w:cs="Times New Roman"/>
          <w:noProof/>
        </w:rPr>
        <w:t>[25]</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del w:id="171" w:author="Maino Vieytes, Christian (NIH/NIA/IRP) [F]" w:date="2023-11-17T13:16:00Z">
        <w:r w:rsidRPr="00C90B6F" w:rsidDel="00A75BB1">
          <w:rPr>
            <w:rFonts w:ascii="Times New Roman" w:eastAsiaTheme="minorEastAsia" w:hAnsi="Times New Roman" w:cs="Times New Roman"/>
          </w:rPr>
          <w:delText xml:space="preserve">terms </w:delText>
        </w:r>
      </w:del>
      <w:ins w:id="172" w:author="Maino Vieytes, Christian (NIH/NIA/IRP) [F]" w:date="2023-11-17T13:16:00Z">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ins w:id="173" w:author="Maino Vieytes, Christian (NIH/NIA/IRP) [F]" w:date="2023-11-17T13:13:00Z">
        <w:r w:rsidR="00A75BB1">
          <w:rPr>
            <w:rFonts w:ascii="Times New Roman" w:eastAsiaTheme="minorEastAsia" w:hAnsi="Times New Roman" w:cs="Times New Roman"/>
          </w:rPr>
          <w:t xml:space="preserve"> in the testing subsample</w:t>
        </w:r>
      </w:ins>
      <w:r w:rsidRPr="00C90B6F">
        <w:rPr>
          <w:rFonts w:ascii="Times New Roman" w:eastAsiaTheme="minorEastAsia" w:hAnsi="Times New Roman" w:cs="Times New Roman"/>
        </w:rPr>
        <w:t xml:space="preserve"> (</w:t>
      </w:r>
      <w:proofErr w:type="gramStart"/>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proofErr w:type="gramEnd"/>
      <w:r w:rsidRPr="00C90B6F">
        <w:rPr>
          <w:rFonts w:ascii="Times New Roman" w:eastAsiaTheme="minorEastAsia" w:hAnsi="Times New Roman" w:cs="Times New Roman"/>
        </w:rPr>
        <w:t xml:space="preserve"> </w:t>
      </w:r>
      <w:del w:id="174" w:author="Maino Vieytes, Christian (NIH/NIA/IRP) [F]" w:date="2023-11-17T13:14:00Z">
        <w:r w:rsidRPr="00C90B6F" w:rsidDel="00A75BB1">
          <w:rPr>
            <w:rFonts w:ascii="Times New Roman" w:eastAsiaTheme="minorEastAsia" w:hAnsi="Times New Roman" w:cs="Times New Roman"/>
          </w:rPr>
          <w:delText>2493</w:delText>
        </w:r>
      </w:del>
      <w:ins w:id="175" w:author="Maino Vieytes, Christian (NIH/NIA/IRP) [F]" w:date="2023-11-17T13:14:00Z">
        <w:r w:rsidR="00A75BB1">
          <w:rPr>
            <w:rFonts w:ascii="Times New Roman" w:eastAsiaTheme="minorEastAsia" w:hAnsi="Times New Roman" w:cs="Times New Roman"/>
          </w:rPr>
          <w:t>1745</w:t>
        </w:r>
      </w:ins>
      <w:r w:rsidRPr="00C90B6F">
        <w:rPr>
          <w:rFonts w:ascii="Times New Roman" w:eastAsiaTheme="minorEastAsia" w:hAnsi="Times New Roman" w:cs="Times New Roman"/>
        </w:rPr>
        <w:t xml:space="preserve">) and separately for </w:t>
      </w:r>
      <w:del w:id="176" w:author="Maino Vieytes, Christian (NIH/NIA/IRP) [F]" w:date="2023-11-19T07:56:00Z">
        <w:r w:rsidRPr="00C90B6F" w:rsidDel="00F96675">
          <w:rPr>
            <w:rFonts w:ascii="Times New Roman" w:eastAsiaTheme="minorEastAsia" w:hAnsi="Times New Roman" w:cs="Times New Roman"/>
          </w:rPr>
          <w:delText>food-insecure</w:delText>
        </w:r>
      </w:del>
      <w:ins w:id="177" w:author="Maino Vieytes, Christian (NIH/NIA/IRP) [F]" w:date="2023-11-19T07:56:00Z">
        <w:r w:rsidR="00F96675">
          <w:rPr>
            <w:rFonts w:ascii="Times New Roman" w:eastAsiaTheme="minorEastAsia" w:hAnsi="Times New Roman" w:cs="Times New Roman"/>
          </w:rPr>
          <w:t>food insecure</w:t>
        </w:r>
      </w:ins>
      <w:r w:rsidRPr="00C90B6F">
        <w:rPr>
          <w:rFonts w:ascii="Times New Roman" w:eastAsiaTheme="minorEastAsia" w:hAnsi="Times New Roman" w:cs="Times New Roman"/>
        </w:rPr>
        <w:t xml:space="preserv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del w:id="178" w:author="Maino Vieytes, Christian (NIH/NIA/IRP) [F]" w:date="2023-11-17T13:14:00Z">
        <w:r w:rsidRPr="00C90B6F" w:rsidDel="00A75BB1">
          <w:rPr>
            <w:rFonts w:ascii="Times New Roman" w:eastAsiaTheme="minorEastAsia" w:hAnsi="Times New Roman" w:cs="Times New Roman"/>
          </w:rPr>
          <w:delText>317</w:delText>
        </w:r>
      </w:del>
      <w:ins w:id="179" w:author="Maino Vieytes, Christian (NIH/NIA/IRP) [F]" w:date="2023-11-17T13:14:00Z">
        <w:r w:rsidR="00A75BB1">
          <w:rPr>
            <w:rFonts w:ascii="Times New Roman" w:eastAsiaTheme="minorEastAsia" w:hAnsi="Times New Roman" w:cs="Times New Roman"/>
          </w:rPr>
          <w:t>213</w:t>
        </w:r>
      </w:ins>
      <w:r w:rsidRPr="00C90B6F">
        <w:rPr>
          <w:rFonts w:ascii="Times New Roman" w:eastAsiaTheme="minorEastAsia" w:hAnsi="Times New Roman" w:cs="Times New Roman"/>
        </w:rPr>
        <w:t xml:space="preserve">). </w:t>
      </w:r>
      <w:ins w:id="180" w:author="Maino Vieytes, Christian (NIH/NIA/IRP) [F]" w:date="2023-11-17T13:17:00Z">
        <w:r w:rsidR="00A75BB1">
          <w:rPr>
            <w:rFonts w:ascii="Times New Roman" w:eastAsiaTheme="minorEastAsia" w:hAnsi="Times New Roman" w:cs="Times New Roman"/>
          </w:rPr>
          <w:t>Furthermore</w:t>
        </w:r>
      </w:ins>
      <w:ins w:id="181" w:author="Maino Vieytes, Christian (NIH/NIA/IRP) [F]" w:date="2023-11-17T13:18:00Z">
        <w:r w:rsidR="00A75BB1">
          <w:rPr>
            <w:rFonts w:ascii="Times New Roman" w:eastAsiaTheme="minorEastAsia" w:hAnsi="Times New Roman" w:cs="Times New Roman"/>
          </w:rPr>
          <w:t>, w</w:t>
        </w:r>
      </w:ins>
      <w:ins w:id="182" w:author="Maino Vieytes, Christian (NIH/NIA/IRP) [F]" w:date="2023-11-17T13:14:00Z">
        <w:r w:rsidR="00A75BB1">
          <w:rPr>
            <w:rFonts w:ascii="Times New Roman" w:eastAsiaTheme="minorEastAsia" w:hAnsi="Times New Roman" w:cs="Times New Roman"/>
          </w:rPr>
          <w:t xml:space="preserve">e used sequential adjustment </w:t>
        </w:r>
      </w:ins>
      <w:ins w:id="183" w:author="Maino Vieytes, Christian (NIH/NIA/IRP) [F]" w:date="2023-11-17T13:17:00Z">
        <w:r w:rsidR="00A75BB1">
          <w:rPr>
            <w:rFonts w:ascii="Times New Roman" w:eastAsiaTheme="minorEastAsia" w:hAnsi="Times New Roman" w:cs="Times New Roman"/>
          </w:rPr>
          <w:t>within these model specifications</w:t>
        </w:r>
      </w:ins>
      <w:ins w:id="184" w:author="Maino Vieytes, Christian (NIH/NIA/IRP) [F]" w:date="2023-11-17T13:14:00Z">
        <w:r w:rsidR="00A75BB1">
          <w:rPr>
            <w:rFonts w:ascii="Times New Roman" w:eastAsiaTheme="minorEastAsia" w:hAnsi="Times New Roman" w:cs="Times New Roman"/>
          </w:rPr>
          <w:t xml:space="preserve">. </w:t>
        </w:r>
      </w:ins>
      <w:ins w:id="185" w:author="Maino Vieytes, Christian (NIH/NIA/IRP) [F]" w:date="2023-11-17T13:20:00Z">
        <w:r w:rsidR="003E0A82">
          <w:rPr>
            <w:rFonts w:ascii="Times New Roman" w:eastAsiaTheme="minorEastAsia" w:hAnsi="Times New Roman" w:cs="Times New Roman"/>
          </w:rPr>
          <w:t>A</w:t>
        </w:r>
      </w:ins>
      <w:ins w:id="186" w:author="Maino Vieytes, Christian (NIH/NIA/IRP) [F]" w:date="2023-11-17T13:14:00Z">
        <w:r w:rsidR="00A75BB1">
          <w:rPr>
            <w:rFonts w:ascii="Times New Roman" w:eastAsiaTheme="minorEastAsia" w:hAnsi="Times New Roman" w:cs="Times New Roman"/>
          </w:rPr>
          <w:t xml:space="preserve"> </w:t>
        </w:r>
      </w:ins>
      <w:ins w:id="187" w:author="Maino Vieytes, Christian (NIH/NIA/IRP) [F]" w:date="2023-11-17T13:17:00Z">
        <w:r w:rsidR="00A75BB1">
          <w:rPr>
            <w:rFonts w:ascii="Times New Roman" w:eastAsiaTheme="minorEastAsia" w:hAnsi="Times New Roman" w:cs="Times New Roman"/>
            <w:i/>
            <w:iCs/>
          </w:rPr>
          <w:t>N</w:t>
        </w:r>
      </w:ins>
      <w:ins w:id="188" w:author="Maino Vieytes, Christian (NIH/NIA/IRP) [F]" w:date="2023-11-17T13:14:00Z">
        <w:r w:rsidR="00A75BB1">
          <w:rPr>
            <w:rFonts w:ascii="Times New Roman" w:eastAsiaTheme="minorEastAsia" w:hAnsi="Times New Roman" w:cs="Times New Roman"/>
            <w:i/>
            <w:iCs/>
          </w:rPr>
          <w:t xml:space="preserve">ull </w:t>
        </w:r>
        <w:r w:rsidR="00A75BB1">
          <w:rPr>
            <w:rFonts w:ascii="Times New Roman" w:eastAsiaTheme="minorEastAsia" w:hAnsi="Times New Roman" w:cs="Times New Roman"/>
          </w:rPr>
          <w:t xml:space="preserve">model did not adjust for any covariates beyond the dietary pattern index score. </w:t>
        </w:r>
      </w:ins>
      <w:ins w:id="189" w:author="Maino Vieytes, Christian (NIH/NIA/IRP) [F]" w:date="2023-11-17T13:20:00Z">
        <w:r w:rsidR="003E0A82">
          <w:rPr>
            <w:rFonts w:ascii="Times New Roman" w:eastAsiaTheme="minorEastAsia" w:hAnsi="Times New Roman" w:cs="Times New Roman"/>
          </w:rPr>
          <w:t>A</w:t>
        </w:r>
      </w:ins>
      <w:ins w:id="190" w:author="Maino Vieytes, Christian (NIH/NIA/IRP) [F]" w:date="2023-11-17T13:14:00Z">
        <w:r w:rsidR="00A75BB1">
          <w:rPr>
            <w:rFonts w:ascii="Times New Roman" w:eastAsiaTheme="minorEastAsia" w:hAnsi="Times New Roman" w:cs="Times New Roman"/>
          </w:rPr>
          <w:t xml:space="preserve"> </w:t>
        </w:r>
      </w:ins>
      <w:ins w:id="191" w:author="Maino Vieytes, Christian (NIH/NIA/IRP) [F]" w:date="2023-11-17T13:15:00Z">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ins>
      <w:del w:id="192" w:author="Maino Vieytes, Christian (NIH/NIA/IRP) [F]" w:date="2023-11-17T13:15:00Z">
        <w:r w:rsidRPr="00C90B6F" w:rsidDel="00A75BB1">
          <w:rPr>
            <w:rFonts w:ascii="Times New Roman" w:eastAsiaTheme="minorEastAsia" w:hAnsi="Times New Roman" w:cs="Times New Roman"/>
          </w:rPr>
          <w:delText>Model covariates included</w:delText>
        </w:r>
      </w:del>
      <w:r w:rsidRPr="00C90B6F">
        <w:rPr>
          <w:rFonts w:ascii="Times New Roman" w:eastAsiaTheme="minorEastAsia" w:hAnsi="Times New Roman" w:cs="Times New Roman"/>
        </w:rPr>
        <w:t xml:space="preserve"> age, sex, </w:t>
      </w:r>
      <w:ins w:id="193" w:author="Maino Vieytes, Christian (NIH/NIA/IRP) [F]" w:date="2023-11-17T13:15:00Z">
        <w:r w:rsidR="00A75BB1">
          <w:rPr>
            <w:rFonts w:ascii="Times New Roman" w:eastAsiaTheme="minorEastAsia" w:hAnsi="Times New Roman" w:cs="Times New Roman"/>
          </w:rPr>
          <w:t xml:space="preserve">and </w:t>
        </w:r>
      </w:ins>
      <w:r w:rsidRPr="00C90B6F">
        <w:rPr>
          <w:rFonts w:ascii="Times New Roman" w:eastAsiaTheme="minorEastAsia" w:hAnsi="Times New Roman" w:cs="Times New Roman"/>
        </w:rPr>
        <w:t>race</w:t>
      </w:r>
      <w:ins w:id="194" w:author="Maino Vieytes, Christian (NIH/NIA/IRP) [F]" w:date="2023-11-17T13:15:00Z">
        <w:r w:rsidR="00A75BB1">
          <w:rPr>
            <w:rFonts w:ascii="Times New Roman" w:eastAsiaTheme="minorEastAsia" w:hAnsi="Times New Roman" w:cs="Times New Roman"/>
          </w:rPr>
          <w:t xml:space="preserve"> and </w:t>
        </w:r>
      </w:ins>
      <w:del w:id="195" w:author="Maino Vieytes, Christian (NIH/NIA/IRP) [F]" w:date="2023-11-17T13:15:00Z">
        <w:r w:rsidRPr="00C90B6F" w:rsidDel="00A75BB1">
          <w:rPr>
            <w:rFonts w:ascii="Times New Roman" w:eastAsiaTheme="minorEastAsia" w:hAnsi="Times New Roman" w:cs="Times New Roman"/>
          </w:rPr>
          <w:delText>/</w:delText>
        </w:r>
      </w:del>
      <w:r w:rsidRPr="00C90B6F">
        <w:rPr>
          <w:rFonts w:ascii="Times New Roman" w:eastAsiaTheme="minorEastAsia" w:hAnsi="Times New Roman" w:cs="Times New Roman"/>
        </w:rPr>
        <w:t>ethnicity</w:t>
      </w:r>
      <w:ins w:id="196" w:author="Maino Vieytes, Christian (NIH/NIA/IRP) [F]" w:date="2023-11-17T13:17:00Z">
        <w:r w:rsidR="00A75BB1">
          <w:rPr>
            <w:rFonts w:ascii="Times New Roman" w:eastAsiaTheme="minorEastAsia" w:hAnsi="Times New Roman" w:cs="Times New Roman"/>
          </w:rPr>
          <w:t>.</w:t>
        </w:r>
      </w:ins>
      <w:ins w:id="197" w:author="Maino Vieytes, Christian (NIH/NIA/IRP) [F]" w:date="2023-11-17T13:15:00Z">
        <w:r w:rsidR="00A75BB1">
          <w:rPr>
            <w:rFonts w:ascii="Times New Roman" w:eastAsiaTheme="minorEastAsia" w:hAnsi="Times New Roman" w:cs="Times New Roman"/>
          </w:rPr>
          <w:t xml:space="preserve"> </w:t>
        </w:r>
      </w:ins>
      <w:ins w:id="198" w:author="Maino Vieytes, Christian (NIH/NIA/IRP) [F]" w:date="2023-11-17T13:20:00Z">
        <w:r w:rsidR="003E0A82">
          <w:rPr>
            <w:rFonts w:ascii="Times New Roman" w:eastAsiaTheme="minorEastAsia" w:hAnsi="Times New Roman" w:cs="Times New Roman"/>
          </w:rPr>
          <w:t>A</w:t>
        </w:r>
      </w:ins>
      <w:ins w:id="199" w:author="Maino Vieytes, Christian (NIH/NIA/IRP) [F]" w:date="2023-11-17T13:15:00Z">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ins>
      <w:del w:id="200" w:author="Maino Vieytes, Christian (NIH/NIA/IRP) [F]" w:date="2023-11-17T13:15:00Z">
        <w:r w:rsidRPr="00C90B6F" w:rsidDel="00A75BB1">
          <w:rPr>
            <w:rFonts w:ascii="Times New Roman" w:eastAsiaTheme="minorEastAsia" w:hAnsi="Times New Roman" w:cs="Times New Roman"/>
          </w:rPr>
          <w:delText xml:space="preserve">, </w:delText>
        </w:r>
      </w:del>
      <w:bookmarkStart w:id="201"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food insecurity status, and receipt of SNAP benefits </w:t>
      </w:r>
      <w:bookmarkEnd w:id="201"/>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{"citationID":"cqL63ywH","properties":{"formattedCitation":"[26, 27]","plainCitation":"[26, 27]","noteIndex":0},"citationItems":[{"id":"Ox2bG7Bi/DnZ28G6b","uris":["http://zotero.org/users/local/S8X13ARX/items/HK3ZM8V9"],"itemData":{"id":835,"type":"article-journal","container-title":"The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noProof/>
        </w:rPr>
        <w:t>[26, 27]</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and working knowledge of potential confounders in the hypothesized pathway. To account for the possibility of downwardly biased survival estimates from the contributions of participants </w:t>
      </w:r>
      <w:r w:rsidRPr="00C90B6F">
        <w:rPr>
          <w:rFonts w:ascii="Times New Roman" w:hAnsi="Times New Roman" w:cs="Times New Roman"/>
        </w:rPr>
        <w:lastRenderedPageBreak/>
        <w:t xml:space="preserve">distantly removed from a cancer diagnosis to the risk set, we conducted a sensitivity analysis including only participants with a primary cancer diagnosis within the </w:t>
      </w:r>
      <w:del w:id="202" w:author="Maino Vieytes, Christian (NIH/NIA/IRP) [F]" w:date="2023-11-18T08:37:00Z">
        <w:r w:rsidRPr="00C90B6F" w:rsidDel="002B5701">
          <w:rPr>
            <w:rFonts w:ascii="Times New Roman" w:hAnsi="Times New Roman" w:cs="Times New Roman"/>
          </w:rPr>
          <w:delText xml:space="preserve">five </w:delText>
        </w:r>
      </w:del>
      <w:ins w:id="203" w:author="Maino Vieytes, Christian (NIH/NIA/IRP) [F]" w:date="2023-11-18T08:37:00Z">
        <w:r w:rsidR="002B5701">
          <w:rPr>
            <w:rFonts w:ascii="Times New Roman" w:hAnsi="Times New Roman" w:cs="Times New Roman"/>
          </w:rPr>
          <w:t>four</w:t>
        </w:r>
        <w:r w:rsidR="002B5701" w:rsidRPr="00C90B6F">
          <w:rPr>
            <w:rFonts w:ascii="Times New Roman" w:hAnsi="Times New Roman" w:cs="Times New Roman"/>
          </w:rPr>
          <w:t xml:space="preserve"> </w:t>
        </w:r>
      </w:ins>
      <w:r w:rsidRPr="00C90B6F">
        <w:rPr>
          <w:rFonts w:ascii="Times New Roman" w:hAnsi="Times New Roman" w:cs="Times New Roman"/>
        </w:rPr>
        <w:t>years preceding the date of their interview (</w:t>
      </w:r>
      <w:r w:rsidRPr="00C90B6F">
        <w:rPr>
          <w:rFonts w:ascii="Times New Roman" w:hAnsi="Times New Roman" w:cs="Times New Roman"/>
          <w:i/>
          <w:iCs/>
        </w:rPr>
        <w:t xml:space="preserve">n </w:t>
      </w:r>
      <w:r w:rsidRPr="00C90B6F">
        <w:rPr>
          <w:rFonts w:ascii="Times New Roman" w:hAnsi="Times New Roman" w:cs="Times New Roman"/>
        </w:rPr>
        <w:t xml:space="preserve">= </w:t>
      </w:r>
      <w:del w:id="204" w:author="Maino Vieytes, Christian (NIH/NIA/IRP) [F]" w:date="2023-11-17T13:21:00Z">
        <w:r w:rsidRPr="00C90B6F" w:rsidDel="003E0A82">
          <w:rPr>
            <w:rFonts w:ascii="Times New Roman" w:hAnsi="Times New Roman" w:cs="Times New Roman"/>
          </w:rPr>
          <w:delText>894</w:delText>
        </w:r>
      </w:del>
      <w:ins w:id="205" w:author="Maino Vieytes, Christian (NIH/NIA/IRP) [F]" w:date="2023-11-18T08:40:00Z">
        <w:r w:rsidR="002B5701">
          <w:rPr>
            <w:rFonts w:ascii="Times New Roman" w:hAnsi="Times New Roman" w:cs="Times New Roman"/>
          </w:rPr>
          <w:t>535</w:t>
        </w:r>
      </w:ins>
      <w:r w:rsidRPr="00C90B6F">
        <w:rPr>
          <w:rFonts w:ascii="Times New Roman" w:hAnsi="Times New Roman" w:cs="Times New Roman"/>
        </w:rPr>
        <w:t xml:space="preserve">).  We also considered the NHANES ADL score as a covariate, given that food security can be associated with physical disability and functional deficits. However, we did not include it in our primary models, given the significant missingness in this variable. Instead, we conducted a sub-analysis where we further adjusted for physical disability. 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r>
        <w:fldChar w:fldCharType="begin"/>
      </w:r>
      <w:ins w:id="206" w:author="Maino Vieytes, Christian (NIH/NIA/IRP) [F]" w:date="2023-11-17T13:26:00Z">
        <w:r w:rsidR="009367FE">
          <w:instrText>HYPERLINK "https://github.com/cmainov/nhanes-fi-ca-mortality"</w:instrText>
        </w:r>
      </w:ins>
      <w:del w:id="207" w:author="Maino Vieytes, Christian (NIH/NIA/IRP) [F]" w:date="2023-11-17T13:26:00Z">
        <w:r w:rsidDel="009367FE">
          <w:delInstrText>HYPERLINK "https://github.com/cmainov/nhanes-fi-ca-mortality-mirror"</w:delInstrText>
        </w:r>
      </w:del>
      <w:r>
        <w:fldChar w:fldCharType="separate"/>
      </w:r>
      <w:r w:rsidR="005E447D" w:rsidRPr="005E447D">
        <w:rPr>
          <w:rStyle w:val="Hyperlink"/>
          <w:rFonts w:ascii="Times New Roman" w:hAnsi="Times New Roman" w:cs="Times New Roman"/>
        </w:rPr>
        <w:t>https://github.com/cmainov/nhanes-fi-ca-mortality</w:t>
      </w:r>
      <w:del w:id="208" w:author="Maino Vieytes, Christian (NIH/NIA/IRP) [F]" w:date="2023-11-17T13:25:00Z">
        <w:r w:rsidR="005E447D" w:rsidRPr="005E447D" w:rsidDel="009367FE">
          <w:rPr>
            <w:rStyle w:val="Hyperlink"/>
            <w:rFonts w:ascii="Times New Roman" w:hAnsi="Times New Roman" w:cs="Times New Roman"/>
          </w:rPr>
          <w:delText>-mirror</w:delText>
        </w:r>
      </w:del>
      <w:r>
        <w:rPr>
          <w:rStyle w:val="Hyperlink"/>
          <w:rFonts w:ascii="Times New Roman" w:hAnsi="Times New Roman" w:cs="Times New Roman"/>
        </w:rPr>
        <w:fldChar w:fldCharType="end"/>
      </w:r>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639B350B"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 xml:space="preserve">The analysis included 603,960 person-months of contribution to the risk set, with 981 deaths from all causes, 343 cancer deaths, and 235 cardiovascular disease-related deaths. The characteristics of the study sample of cancer survivors stratified on food security status are presented in Table 1. On average, </w:t>
      </w:r>
      <w:del w:id="209" w:author="Maino Vieytes, Christian (NIH/NIA/IRP) [F]" w:date="2023-11-19T07:56:00Z">
        <w:r w:rsidRPr="00C90B6F" w:rsidDel="00F96675">
          <w:rPr>
            <w:rFonts w:ascii="Times New Roman" w:hAnsi="Times New Roman" w:cs="Times New Roman"/>
          </w:rPr>
          <w:delText>food-insecure</w:delText>
        </w:r>
      </w:del>
      <w:ins w:id="21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in this sample were younger than </w:t>
      </w:r>
      <w:del w:id="211" w:author="Maino Vieytes, Christian (NIH/NIA/IRP) [F]" w:date="2023-11-19T07:56:00Z">
        <w:r w:rsidRPr="00C90B6F" w:rsidDel="00F96675">
          <w:rPr>
            <w:rFonts w:ascii="Times New Roman" w:hAnsi="Times New Roman" w:cs="Times New Roman"/>
          </w:rPr>
          <w:delText>food-secure</w:delText>
        </w:r>
      </w:del>
      <w:ins w:id="21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 more likely to be female, </w:t>
      </w:r>
      <w:ins w:id="213" w:author="Maino Vieytes, Christian (NIH/NIA/IRP) [F]" w:date="2023-11-19T08:47:00Z">
        <w:r w:rsidR="001B2BBA">
          <w:rPr>
            <w:rFonts w:ascii="Times New Roman" w:hAnsi="Times New Roman" w:cs="Times New Roman"/>
          </w:rPr>
          <w:t xml:space="preserve">Non-Hispanic </w:t>
        </w:r>
      </w:ins>
      <w:del w:id="214" w:author="Maino Vieytes, Christian (NIH/NIA/IRP) [F]" w:date="2023-11-19T08:47:00Z">
        <w:r w:rsidRPr="00C90B6F" w:rsidDel="001B2BBA">
          <w:rPr>
            <w:rFonts w:ascii="Times New Roman" w:hAnsi="Times New Roman" w:cs="Times New Roman"/>
          </w:rPr>
          <w:delText>non-White</w:delText>
        </w:r>
      </w:del>
      <w:ins w:id="215" w:author="Maino Vieytes, Christian (NIH/NIA/IRP) [F]" w:date="2023-11-19T08:47:00Z">
        <w:r w:rsidR="001B2BBA">
          <w:rPr>
            <w:rFonts w:ascii="Times New Roman" w:hAnsi="Times New Roman" w:cs="Times New Roman"/>
          </w:rPr>
          <w:t>Black, H</w:t>
        </w:r>
      </w:ins>
      <w:ins w:id="216" w:author="Maino Vieytes, Christian (NIH/NIA/IRP) [F]" w:date="2023-11-19T08:48:00Z">
        <w:r w:rsidR="001B2BBA">
          <w:rPr>
            <w:rFonts w:ascii="Times New Roman" w:hAnsi="Times New Roman" w:cs="Times New Roman"/>
          </w:rPr>
          <w:t>ispanic, multiracial</w:t>
        </w:r>
      </w:ins>
      <w:r w:rsidRPr="00C90B6F">
        <w:rPr>
          <w:rFonts w:ascii="Times New Roman" w:hAnsi="Times New Roman" w:cs="Times New Roman"/>
        </w:rPr>
        <w:t xml:space="preserve">, have a lower educational status, live under the poverty line, and less likely to be covered by health insurance. </w:t>
      </w:r>
      <w:del w:id="217" w:author="Maino Vieytes, Christian (NIH/NIA/IRP) [F]" w:date="2023-11-19T07:56:00Z">
        <w:r w:rsidRPr="00C90B6F" w:rsidDel="00F96675">
          <w:rPr>
            <w:rFonts w:ascii="Times New Roman" w:hAnsi="Times New Roman" w:cs="Times New Roman"/>
          </w:rPr>
          <w:delText>Food-insecure</w:delText>
        </w:r>
      </w:del>
      <w:ins w:id="21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were also more likely to live in a home with five or more individuals, be physically or functionally impaired, identify as current smokers, have a greater comorbidity burden, and were less likely to be heavy drinkers than their </w:t>
      </w:r>
      <w:del w:id="219" w:author="Maino Vieytes, Christian (NIH/NIA/IRP) [F]" w:date="2023-11-19T07:56:00Z">
        <w:r w:rsidRPr="00C90B6F" w:rsidDel="00F96675">
          <w:rPr>
            <w:rFonts w:ascii="Times New Roman" w:hAnsi="Times New Roman" w:cs="Times New Roman"/>
          </w:rPr>
          <w:delText>food-secure</w:delText>
        </w:r>
      </w:del>
      <w:ins w:id="22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counterparts.</w:t>
      </w:r>
    </w:p>
    <w:tbl>
      <w:tblPr>
        <w:tblStyle w:val="TableGrid"/>
        <w:tblpPr w:leftFromText="180" w:rightFromText="180" w:horzAnchor="margin" w:tblpXSpec="center" w:tblpY="-720"/>
        <w:tblW w:w="10069" w:type="dxa"/>
        <w:tblLook w:val="04A0" w:firstRow="1" w:lastRow="0" w:firstColumn="1" w:lastColumn="0" w:noHBand="0" w:noVBand="1"/>
        <w:tblPrChange w:id="221" w:author="Maino Vieytes, Christian (NIH/NIA/IRP) [F]" w:date="2023-11-17T13:22:00Z">
          <w:tblPr>
            <w:tblStyle w:val="TableGrid"/>
            <w:tblpPr w:leftFromText="180" w:rightFromText="180" w:horzAnchor="margin" w:tblpXSpec="center" w:tblpY="-720"/>
            <w:tblW w:w="10069" w:type="dxa"/>
            <w:tblLook w:val="04A0" w:firstRow="1" w:lastRow="0" w:firstColumn="1" w:lastColumn="0" w:noHBand="0" w:noVBand="1"/>
          </w:tblPr>
        </w:tblPrChange>
      </w:tblPr>
      <w:tblGrid>
        <w:gridCol w:w="2616"/>
        <w:gridCol w:w="2284"/>
        <w:gridCol w:w="1899"/>
        <w:gridCol w:w="1871"/>
        <w:gridCol w:w="1399"/>
        <w:tblGridChange w:id="222">
          <w:tblGrid>
            <w:gridCol w:w="2616"/>
            <w:gridCol w:w="2284"/>
            <w:gridCol w:w="1899"/>
            <w:gridCol w:w="1871"/>
            <w:gridCol w:w="1399"/>
          </w:tblGrid>
        </w:tblGridChange>
      </w:tblGrid>
      <w:tr w:rsidR="00B717EF" w:rsidRPr="00B717EF" w14:paraId="60E2F711" w14:textId="77777777" w:rsidTr="003E0A82">
        <w:trPr>
          <w:trHeight w:val="259"/>
          <w:trPrChange w:id="223" w:author="Maino Vieytes, Christian (NIH/NIA/IRP) [F]" w:date="2023-11-17T13:22:00Z">
            <w:trPr>
              <w:trHeight w:val="320"/>
            </w:trPr>
          </w:trPrChange>
        </w:trPr>
        <w:tc>
          <w:tcPr>
            <w:tcW w:w="10069" w:type="dxa"/>
            <w:gridSpan w:val="5"/>
            <w:noWrap/>
            <w:tcPrChange w:id="224" w:author="Maino Vieytes, Christian (NIH/NIA/IRP) [F]" w:date="2023-11-17T13:22:00Z">
              <w:tcPr>
                <w:tcW w:w="10069" w:type="dxa"/>
                <w:gridSpan w:val="5"/>
                <w:noWrap/>
                <w:vAlign w:val="center"/>
              </w:tcPr>
            </w:tcPrChange>
          </w:tcPr>
          <w:p w14:paraId="23FAA04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b/>
                <w:bCs/>
                <w:sz w:val="20"/>
                <w:szCs w:val="20"/>
              </w:rPr>
              <w:lastRenderedPageBreak/>
              <w:t>Table 1</w:t>
            </w:r>
            <w:r w:rsidRPr="00B717EF">
              <w:rPr>
                <w:rFonts w:ascii="Times New Roman" w:hAnsi="Times New Roman" w:cs="Times New Roman"/>
                <w:sz w:val="20"/>
                <w:szCs w:val="20"/>
              </w:rPr>
              <w:t>. Epidemiologic characteristics of the study sample.</w:t>
            </w:r>
          </w:p>
        </w:tc>
      </w:tr>
      <w:tr w:rsidR="00B717EF" w:rsidRPr="00B717EF" w14:paraId="461A75C8" w14:textId="77777777" w:rsidTr="003E0A82">
        <w:trPr>
          <w:trHeight w:val="259"/>
          <w:trPrChange w:id="225" w:author="Maino Vieytes, Christian (NIH/NIA/IRP) [F]" w:date="2023-11-17T13:22:00Z">
            <w:trPr>
              <w:trHeight w:val="320"/>
            </w:trPr>
          </w:trPrChange>
        </w:trPr>
        <w:tc>
          <w:tcPr>
            <w:tcW w:w="2616" w:type="dxa"/>
            <w:noWrap/>
            <w:hideMark/>
            <w:tcPrChange w:id="226" w:author="Maino Vieytes, Christian (NIH/NIA/IRP) [F]" w:date="2023-11-17T13:22:00Z">
              <w:tcPr>
                <w:tcW w:w="2616" w:type="dxa"/>
                <w:noWrap/>
                <w:vAlign w:val="center"/>
                <w:hideMark/>
              </w:tcPr>
            </w:tcPrChange>
          </w:tcPr>
          <w:p w14:paraId="7E2D2103" w14:textId="77777777" w:rsidR="00B717EF" w:rsidRPr="00B717EF" w:rsidRDefault="00B717EF" w:rsidP="00B717EF">
            <w:pPr>
              <w:rPr>
                <w:rFonts w:ascii="Times New Roman" w:hAnsi="Times New Roman" w:cs="Times New Roman"/>
                <w:b/>
                <w:bCs/>
                <w:sz w:val="20"/>
                <w:szCs w:val="20"/>
              </w:rPr>
            </w:pPr>
            <w:r w:rsidRPr="00B717EF">
              <w:rPr>
                <w:rFonts w:ascii="Times New Roman" w:hAnsi="Times New Roman" w:cs="Times New Roman"/>
                <w:b/>
                <w:bCs/>
                <w:sz w:val="20"/>
                <w:szCs w:val="20"/>
              </w:rPr>
              <w:t>Characteristic</w:t>
            </w:r>
          </w:p>
        </w:tc>
        <w:tc>
          <w:tcPr>
            <w:tcW w:w="2284" w:type="dxa"/>
            <w:noWrap/>
            <w:hideMark/>
            <w:tcPrChange w:id="227" w:author="Maino Vieytes, Christian (NIH/NIA/IRP) [F]" w:date="2023-11-17T13:22:00Z">
              <w:tcPr>
                <w:tcW w:w="2284" w:type="dxa"/>
                <w:noWrap/>
                <w:vAlign w:val="center"/>
                <w:hideMark/>
              </w:tcPr>
            </w:tcPrChange>
          </w:tcPr>
          <w:p w14:paraId="24586821" w14:textId="77777777" w:rsidR="00B717EF" w:rsidRPr="00B717EF" w:rsidRDefault="00B717EF" w:rsidP="00B717EF">
            <w:pPr>
              <w:jc w:val="center"/>
              <w:rPr>
                <w:rFonts w:ascii="Times New Roman" w:hAnsi="Times New Roman" w:cs="Times New Roman"/>
                <w:b/>
                <w:bCs/>
                <w:sz w:val="20"/>
                <w:szCs w:val="20"/>
              </w:rPr>
            </w:pPr>
            <w:r w:rsidRPr="00B717EF">
              <w:rPr>
                <w:rFonts w:ascii="Times New Roman" w:hAnsi="Times New Roman" w:cs="Times New Roman"/>
                <w:b/>
                <w:bCs/>
                <w:sz w:val="20"/>
                <w:szCs w:val="20"/>
              </w:rPr>
              <w:t xml:space="preserve">Combined Sample    </w:t>
            </w:r>
            <w:proofErr w:type="gramStart"/>
            <w:r w:rsidRPr="00B717EF">
              <w:rPr>
                <w:rFonts w:ascii="Times New Roman" w:hAnsi="Times New Roman" w:cs="Times New Roman"/>
                <w:b/>
                <w:bCs/>
                <w:sz w:val="20"/>
                <w:szCs w:val="20"/>
              </w:rPr>
              <w:t xml:space="preserve">   </w:t>
            </w:r>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2493)</w:t>
            </w:r>
          </w:p>
        </w:tc>
        <w:tc>
          <w:tcPr>
            <w:tcW w:w="1899" w:type="dxa"/>
            <w:noWrap/>
            <w:hideMark/>
            <w:tcPrChange w:id="228" w:author="Maino Vieytes, Christian (NIH/NIA/IRP) [F]" w:date="2023-11-17T13:22:00Z">
              <w:tcPr>
                <w:tcW w:w="1899" w:type="dxa"/>
                <w:noWrap/>
                <w:vAlign w:val="center"/>
                <w:hideMark/>
              </w:tcPr>
            </w:tcPrChange>
          </w:tcPr>
          <w:p w14:paraId="6E9F6D03" w14:textId="0F089F82" w:rsidR="00B717EF" w:rsidRPr="00B717EF" w:rsidRDefault="00B717EF" w:rsidP="00B717EF">
            <w:pPr>
              <w:jc w:val="center"/>
              <w:rPr>
                <w:rFonts w:ascii="Times New Roman" w:hAnsi="Times New Roman" w:cs="Times New Roman"/>
                <w:b/>
                <w:bCs/>
                <w:sz w:val="20"/>
                <w:szCs w:val="20"/>
              </w:rPr>
            </w:pPr>
            <w:del w:id="229" w:author="Maino Vieytes, Christian (NIH/NIA/IRP) [F]" w:date="2023-11-19T07:56:00Z">
              <w:r w:rsidRPr="00B717EF" w:rsidDel="00F96675">
                <w:rPr>
                  <w:rFonts w:ascii="Times New Roman" w:hAnsi="Times New Roman" w:cs="Times New Roman"/>
                  <w:b/>
                  <w:bCs/>
                  <w:sz w:val="20"/>
                  <w:szCs w:val="20"/>
                </w:rPr>
                <w:delText>Food-insecure</w:delText>
              </w:r>
            </w:del>
            <w:ins w:id="230" w:author="Maino Vieytes, Christian (NIH/NIA/IRP) [F]" w:date="2023-11-19T07:56:00Z">
              <w:r w:rsidR="00F96675">
                <w:rPr>
                  <w:rFonts w:ascii="Times New Roman" w:hAnsi="Times New Roman" w:cs="Times New Roman"/>
                  <w:b/>
                  <w:bCs/>
                  <w:sz w:val="20"/>
                  <w:szCs w:val="20"/>
                </w:rPr>
                <w:t>Food insecure</w:t>
              </w:r>
            </w:ins>
            <w:r w:rsidRPr="00B717EF">
              <w:rPr>
                <w:rFonts w:ascii="Times New Roman" w:hAnsi="Times New Roman" w:cs="Times New Roman"/>
                <w:b/>
                <w:bCs/>
                <w:sz w:val="20"/>
                <w:szCs w:val="20"/>
              </w:rPr>
              <w:t xml:space="preserve">    </w:t>
            </w:r>
            <w:proofErr w:type="gramStart"/>
            <w:r w:rsidRPr="00B717EF">
              <w:rPr>
                <w:rFonts w:ascii="Times New Roman" w:hAnsi="Times New Roman" w:cs="Times New Roman"/>
                <w:b/>
                <w:bCs/>
                <w:sz w:val="20"/>
                <w:szCs w:val="20"/>
              </w:rPr>
              <w:t xml:space="preserve">   </w:t>
            </w:r>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317)</w:t>
            </w:r>
          </w:p>
        </w:tc>
        <w:tc>
          <w:tcPr>
            <w:tcW w:w="1871" w:type="dxa"/>
            <w:noWrap/>
            <w:hideMark/>
            <w:tcPrChange w:id="231" w:author="Maino Vieytes, Christian (NIH/NIA/IRP) [F]" w:date="2023-11-17T13:22:00Z">
              <w:tcPr>
                <w:tcW w:w="1871" w:type="dxa"/>
                <w:noWrap/>
                <w:vAlign w:val="center"/>
                <w:hideMark/>
              </w:tcPr>
            </w:tcPrChange>
          </w:tcPr>
          <w:p w14:paraId="752600AD" w14:textId="5CA720C2" w:rsidR="00B717EF" w:rsidRPr="00B717EF" w:rsidRDefault="00B717EF" w:rsidP="00B717EF">
            <w:pPr>
              <w:jc w:val="center"/>
              <w:rPr>
                <w:rFonts w:ascii="Times New Roman" w:hAnsi="Times New Roman" w:cs="Times New Roman"/>
                <w:b/>
                <w:bCs/>
                <w:sz w:val="20"/>
                <w:szCs w:val="20"/>
              </w:rPr>
            </w:pPr>
            <w:del w:id="232" w:author="Maino Vieytes, Christian (NIH/NIA/IRP) [F]" w:date="2023-11-19T07:56:00Z">
              <w:r w:rsidRPr="00B717EF" w:rsidDel="00F96675">
                <w:rPr>
                  <w:rFonts w:ascii="Times New Roman" w:hAnsi="Times New Roman" w:cs="Times New Roman"/>
                  <w:b/>
                  <w:bCs/>
                  <w:sz w:val="20"/>
                  <w:szCs w:val="20"/>
                </w:rPr>
                <w:delText>Food-secure</w:delText>
              </w:r>
            </w:del>
            <w:ins w:id="233" w:author="Maino Vieytes, Christian (NIH/NIA/IRP) [F]" w:date="2023-11-19T07:56:00Z">
              <w:r w:rsidR="00F96675">
                <w:rPr>
                  <w:rFonts w:ascii="Times New Roman" w:hAnsi="Times New Roman" w:cs="Times New Roman"/>
                  <w:b/>
                  <w:bCs/>
                  <w:sz w:val="20"/>
                  <w:szCs w:val="20"/>
                </w:rPr>
                <w:t>Food secure</w:t>
              </w:r>
            </w:ins>
            <w:r w:rsidRPr="00B717EF">
              <w:rPr>
                <w:rFonts w:ascii="Times New Roman" w:hAnsi="Times New Roman" w:cs="Times New Roman"/>
                <w:b/>
                <w:bCs/>
                <w:sz w:val="20"/>
                <w:szCs w:val="20"/>
              </w:rPr>
              <w:t xml:space="preserve">       </w:t>
            </w:r>
            <w:proofErr w:type="gramStart"/>
            <w:r w:rsidRPr="00B717EF">
              <w:rPr>
                <w:rFonts w:ascii="Times New Roman" w:hAnsi="Times New Roman" w:cs="Times New Roman"/>
                <w:b/>
                <w:bCs/>
                <w:sz w:val="20"/>
                <w:szCs w:val="20"/>
              </w:rPr>
              <w:t xml:space="preserve">  </w:t>
            </w:r>
            <w:ins w:id="234" w:author="Maino Vieytes, Christian (NIH/NIA/IRP) [F]" w:date="2023-11-19T08:49:00Z">
              <w:r w:rsidR="000925E2">
                <w:rPr>
                  <w:rFonts w:ascii="Times New Roman" w:hAnsi="Times New Roman" w:cs="Times New Roman"/>
                  <w:b/>
                  <w:bCs/>
                  <w:sz w:val="20"/>
                  <w:szCs w:val="20"/>
                </w:rPr>
                <w:t xml:space="preserve"> </w:t>
              </w:r>
            </w:ins>
            <w:r w:rsidRPr="00B717EF">
              <w:rPr>
                <w:rFonts w:ascii="Times New Roman" w:hAnsi="Times New Roman" w:cs="Times New Roman"/>
                <w:sz w:val="20"/>
                <w:szCs w:val="20"/>
              </w:rPr>
              <w:t>(</w:t>
            </w:r>
            <w:proofErr w:type="gramEnd"/>
            <w:r w:rsidRPr="00B717EF">
              <w:rPr>
                <w:rFonts w:ascii="Times New Roman" w:hAnsi="Times New Roman" w:cs="Times New Roman"/>
                <w:i/>
                <w:iCs/>
                <w:sz w:val="20"/>
                <w:szCs w:val="20"/>
              </w:rPr>
              <w:t>n</w:t>
            </w:r>
            <w:r w:rsidRPr="00B717EF">
              <w:rPr>
                <w:rFonts w:ascii="Times New Roman" w:hAnsi="Times New Roman" w:cs="Times New Roman"/>
                <w:sz w:val="20"/>
                <w:szCs w:val="20"/>
              </w:rPr>
              <w:t xml:space="preserve"> = 2176)</w:t>
            </w:r>
          </w:p>
        </w:tc>
        <w:tc>
          <w:tcPr>
            <w:tcW w:w="1399" w:type="dxa"/>
            <w:noWrap/>
            <w:hideMark/>
            <w:tcPrChange w:id="235" w:author="Maino Vieytes, Christian (NIH/NIA/IRP) [F]" w:date="2023-11-17T13:22:00Z">
              <w:tcPr>
                <w:tcW w:w="1399" w:type="dxa"/>
                <w:noWrap/>
                <w:vAlign w:val="center"/>
                <w:hideMark/>
              </w:tcPr>
            </w:tcPrChange>
          </w:tcPr>
          <w:p w14:paraId="4DF4DEF7" w14:textId="77777777" w:rsidR="00B717EF" w:rsidRPr="00B717EF" w:rsidRDefault="00B717EF" w:rsidP="00B717EF">
            <w:pPr>
              <w:jc w:val="center"/>
              <w:rPr>
                <w:rFonts w:ascii="Times New Roman" w:hAnsi="Times New Roman" w:cs="Times New Roman"/>
                <w:b/>
                <w:bCs/>
                <w:i/>
                <w:iCs/>
                <w:sz w:val="20"/>
                <w:szCs w:val="20"/>
              </w:rPr>
            </w:pPr>
            <w:r w:rsidRPr="00B717EF">
              <w:rPr>
                <w:rFonts w:ascii="Times New Roman" w:hAnsi="Times New Roman" w:cs="Times New Roman"/>
                <w:b/>
                <w:bCs/>
                <w:i/>
                <w:iCs/>
                <w:sz w:val="20"/>
                <w:szCs w:val="20"/>
              </w:rPr>
              <w:t>p</w:t>
            </w:r>
          </w:p>
        </w:tc>
      </w:tr>
      <w:tr w:rsidR="00B717EF" w:rsidRPr="00B717EF" w14:paraId="000FD018" w14:textId="77777777" w:rsidTr="003E0A82">
        <w:trPr>
          <w:trHeight w:val="259"/>
          <w:trPrChange w:id="236" w:author="Maino Vieytes, Christian (NIH/NIA/IRP) [F]" w:date="2023-11-17T13:22:00Z">
            <w:trPr>
              <w:trHeight w:val="320"/>
            </w:trPr>
          </w:trPrChange>
        </w:trPr>
        <w:tc>
          <w:tcPr>
            <w:tcW w:w="2616" w:type="dxa"/>
            <w:noWrap/>
            <w:hideMark/>
            <w:tcPrChange w:id="237" w:author="Maino Vieytes, Christian (NIH/NIA/IRP) [F]" w:date="2023-11-17T13:22:00Z">
              <w:tcPr>
                <w:tcW w:w="2616" w:type="dxa"/>
                <w:noWrap/>
                <w:vAlign w:val="center"/>
                <w:hideMark/>
              </w:tcPr>
            </w:tcPrChange>
          </w:tcPr>
          <w:p w14:paraId="002561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Age</w:t>
            </w:r>
          </w:p>
        </w:tc>
        <w:tc>
          <w:tcPr>
            <w:tcW w:w="2284" w:type="dxa"/>
            <w:noWrap/>
            <w:hideMark/>
            <w:tcPrChange w:id="238" w:author="Maino Vieytes, Christian (NIH/NIA/IRP) [F]" w:date="2023-11-17T13:22:00Z">
              <w:tcPr>
                <w:tcW w:w="2284" w:type="dxa"/>
                <w:noWrap/>
                <w:vAlign w:val="center"/>
                <w:hideMark/>
              </w:tcPr>
            </w:tcPrChange>
          </w:tcPr>
          <w:p w14:paraId="351A88A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62.03 (14.85)</w:t>
            </w:r>
          </w:p>
        </w:tc>
        <w:tc>
          <w:tcPr>
            <w:tcW w:w="1899" w:type="dxa"/>
            <w:noWrap/>
            <w:hideMark/>
            <w:tcPrChange w:id="239" w:author="Maino Vieytes, Christian (NIH/NIA/IRP) [F]" w:date="2023-11-17T13:22:00Z">
              <w:tcPr>
                <w:tcW w:w="1899" w:type="dxa"/>
                <w:noWrap/>
                <w:vAlign w:val="center"/>
                <w:hideMark/>
              </w:tcPr>
            </w:tcPrChange>
          </w:tcPr>
          <w:p w14:paraId="55F83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50.4 (16.46)</w:t>
            </w:r>
          </w:p>
        </w:tc>
        <w:tc>
          <w:tcPr>
            <w:tcW w:w="1871" w:type="dxa"/>
            <w:noWrap/>
            <w:hideMark/>
            <w:tcPrChange w:id="240" w:author="Maino Vieytes, Christian (NIH/NIA/IRP) [F]" w:date="2023-11-17T13:22:00Z">
              <w:tcPr>
                <w:tcW w:w="1871" w:type="dxa"/>
                <w:noWrap/>
                <w:vAlign w:val="center"/>
                <w:hideMark/>
              </w:tcPr>
            </w:tcPrChange>
          </w:tcPr>
          <w:p w14:paraId="2E8EB96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63.32 (14.09)</w:t>
            </w:r>
          </w:p>
        </w:tc>
        <w:tc>
          <w:tcPr>
            <w:tcW w:w="1399" w:type="dxa"/>
            <w:noWrap/>
            <w:hideMark/>
            <w:tcPrChange w:id="241" w:author="Maino Vieytes, Christian (NIH/NIA/IRP) [F]" w:date="2023-11-17T13:22:00Z">
              <w:tcPr>
                <w:tcW w:w="1399" w:type="dxa"/>
                <w:noWrap/>
                <w:vAlign w:val="center"/>
                <w:hideMark/>
              </w:tcPr>
            </w:tcPrChange>
          </w:tcPr>
          <w:p w14:paraId="346ACB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43B3654" w14:textId="77777777" w:rsidTr="003E0A82">
        <w:trPr>
          <w:trHeight w:val="259"/>
          <w:trPrChange w:id="242" w:author="Maino Vieytes, Christian (NIH/NIA/IRP) [F]" w:date="2023-11-17T13:22:00Z">
            <w:trPr>
              <w:trHeight w:val="320"/>
            </w:trPr>
          </w:trPrChange>
        </w:trPr>
        <w:tc>
          <w:tcPr>
            <w:tcW w:w="2616" w:type="dxa"/>
            <w:tcBorders>
              <w:bottom w:val="single" w:sz="4" w:space="0" w:color="auto"/>
            </w:tcBorders>
            <w:noWrap/>
            <w:hideMark/>
            <w:tcPrChange w:id="243" w:author="Maino Vieytes, Christian (NIH/NIA/IRP) [F]" w:date="2023-11-17T13:22:00Z">
              <w:tcPr>
                <w:tcW w:w="2616" w:type="dxa"/>
                <w:tcBorders>
                  <w:bottom w:val="single" w:sz="4" w:space="0" w:color="auto"/>
                </w:tcBorders>
                <w:noWrap/>
                <w:vAlign w:val="center"/>
                <w:hideMark/>
              </w:tcPr>
            </w:tcPrChange>
          </w:tcPr>
          <w:p w14:paraId="79AEE37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Sex</w:t>
            </w:r>
          </w:p>
        </w:tc>
        <w:tc>
          <w:tcPr>
            <w:tcW w:w="2284" w:type="dxa"/>
            <w:tcBorders>
              <w:bottom w:val="single" w:sz="4" w:space="0" w:color="auto"/>
            </w:tcBorders>
            <w:noWrap/>
            <w:hideMark/>
            <w:tcPrChange w:id="244" w:author="Maino Vieytes, Christian (NIH/NIA/IRP) [F]" w:date="2023-11-17T13:22:00Z">
              <w:tcPr>
                <w:tcW w:w="2284" w:type="dxa"/>
                <w:tcBorders>
                  <w:bottom w:val="single" w:sz="4" w:space="0" w:color="auto"/>
                </w:tcBorders>
                <w:noWrap/>
                <w:vAlign w:val="center"/>
                <w:hideMark/>
              </w:tcPr>
            </w:tcPrChange>
          </w:tcPr>
          <w:p w14:paraId="45590F4B"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45" w:author="Maino Vieytes, Christian (NIH/NIA/IRP) [F]" w:date="2023-11-17T13:22:00Z">
              <w:tcPr>
                <w:tcW w:w="1899" w:type="dxa"/>
                <w:tcBorders>
                  <w:bottom w:val="single" w:sz="4" w:space="0" w:color="auto"/>
                </w:tcBorders>
                <w:noWrap/>
                <w:vAlign w:val="center"/>
                <w:hideMark/>
              </w:tcPr>
            </w:tcPrChange>
          </w:tcPr>
          <w:p w14:paraId="04AC87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46" w:author="Maino Vieytes, Christian (NIH/NIA/IRP) [F]" w:date="2023-11-17T13:22:00Z">
              <w:tcPr>
                <w:tcW w:w="1871" w:type="dxa"/>
                <w:tcBorders>
                  <w:bottom w:val="single" w:sz="4" w:space="0" w:color="auto"/>
                </w:tcBorders>
                <w:noWrap/>
                <w:vAlign w:val="center"/>
                <w:hideMark/>
              </w:tcPr>
            </w:tcPrChange>
          </w:tcPr>
          <w:p w14:paraId="69CD0494"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47" w:author="Maino Vieytes, Christian (NIH/NIA/IRP) [F]" w:date="2023-11-17T13:22:00Z">
              <w:tcPr>
                <w:tcW w:w="1399" w:type="dxa"/>
                <w:tcBorders>
                  <w:bottom w:val="single" w:sz="4" w:space="0" w:color="auto"/>
                </w:tcBorders>
                <w:noWrap/>
                <w:vAlign w:val="center"/>
                <w:hideMark/>
              </w:tcPr>
            </w:tcPrChange>
          </w:tcPr>
          <w:p w14:paraId="79357E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2C7759" w14:textId="77777777" w:rsidTr="003E0A82">
        <w:trPr>
          <w:trHeight w:val="259"/>
          <w:trPrChange w:id="248" w:author="Maino Vieytes, Christian (NIH/NIA/IRP) [F]" w:date="2023-11-17T13:22:00Z">
            <w:trPr>
              <w:trHeight w:val="320"/>
            </w:trPr>
          </w:trPrChange>
        </w:trPr>
        <w:tc>
          <w:tcPr>
            <w:tcW w:w="2616" w:type="dxa"/>
            <w:tcBorders>
              <w:bottom w:val="nil"/>
            </w:tcBorders>
            <w:noWrap/>
            <w:hideMark/>
            <w:tcPrChange w:id="249" w:author="Maino Vieytes, Christian (NIH/NIA/IRP) [F]" w:date="2023-11-17T13:22:00Z">
              <w:tcPr>
                <w:tcW w:w="2616" w:type="dxa"/>
                <w:tcBorders>
                  <w:bottom w:val="nil"/>
                </w:tcBorders>
                <w:noWrap/>
                <w:vAlign w:val="center"/>
                <w:hideMark/>
              </w:tcPr>
            </w:tcPrChange>
          </w:tcPr>
          <w:p w14:paraId="3E9FECA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Male</w:t>
            </w:r>
          </w:p>
        </w:tc>
        <w:tc>
          <w:tcPr>
            <w:tcW w:w="2284" w:type="dxa"/>
            <w:tcBorders>
              <w:bottom w:val="nil"/>
            </w:tcBorders>
            <w:noWrap/>
            <w:hideMark/>
            <w:tcPrChange w:id="250" w:author="Maino Vieytes, Christian (NIH/NIA/IRP) [F]" w:date="2023-11-17T13:22:00Z">
              <w:tcPr>
                <w:tcW w:w="2284" w:type="dxa"/>
                <w:tcBorders>
                  <w:bottom w:val="nil"/>
                </w:tcBorders>
                <w:noWrap/>
                <w:vAlign w:val="center"/>
                <w:hideMark/>
              </w:tcPr>
            </w:tcPrChange>
          </w:tcPr>
          <w:p w14:paraId="184604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1139 (40.9)</w:t>
            </w:r>
          </w:p>
        </w:tc>
        <w:tc>
          <w:tcPr>
            <w:tcW w:w="1899" w:type="dxa"/>
            <w:tcBorders>
              <w:bottom w:val="nil"/>
            </w:tcBorders>
            <w:noWrap/>
            <w:hideMark/>
            <w:tcPrChange w:id="251" w:author="Maino Vieytes, Christian (NIH/NIA/IRP) [F]" w:date="2023-11-17T13:22:00Z">
              <w:tcPr>
                <w:tcW w:w="1899" w:type="dxa"/>
                <w:tcBorders>
                  <w:bottom w:val="nil"/>
                </w:tcBorders>
                <w:noWrap/>
                <w:vAlign w:val="center"/>
                <w:hideMark/>
              </w:tcPr>
            </w:tcPrChange>
          </w:tcPr>
          <w:p w14:paraId="5137DE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 (25.1)</w:t>
            </w:r>
          </w:p>
        </w:tc>
        <w:tc>
          <w:tcPr>
            <w:tcW w:w="1871" w:type="dxa"/>
            <w:tcBorders>
              <w:bottom w:val="nil"/>
            </w:tcBorders>
            <w:noWrap/>
            <w:hideMark/>
            <w:tcPrChange w:id="252" w:author="Maino Vieytes, Christian (NIH/NIA/IRP) [F]" w:date="2023-11-17T13:22:00Z">
              <w:tcPr>
                <w:tcW w:w="1871" w:type="dxa"/>
                <w:tcBorders>
                  <w:bottom w:val="nil"/>
                </w:tcBorders>
                <w:noWrap/>
                <w:vAlign w:val="center"/>
                <w:hideMark/>
              </w:tcPr>
            </w:tcPrChange>
          </w:tcPr>
          <w:p w14:paraId="6760A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1040 (42.6)</w:t>
            </w:r>
          </w:p>
        </w:tc>
        <w:tc>
          <w:tcPr>
            <w:tcW w:w="1399" w:type="dxa"/>
            <w:tcBorders>
              <w:bottom w:val="nil"/>
            </w:tcBorders>
            <w:noWrap/>
            <w:hideMark/>
            <w:tcPrChange w:id="253" w:author="Maino Vieytes, Christian (NIH/NIA/IRP) [F]" w:date="2023-11-17T13:22:00Z">
              <w:tcPr>
                <w:tcW w:w="1399" w:type="dxa"/>
                <w:tcBorders>
                  <w:bottom w:val="nil"/>
                </w:tcBorders>
                <w:noWrap/>
                <w:vAlign w:val="center"/>
                <w:hideMark/>
              </w:tcPr>
            </w:tcPrChange>
          </w:tcPr>
          <w:p w14:paraId="00EC0FF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6018E64" w14:textId="77777777" w:rsidTr="003E0A82">
        <w:trPr>
          <w:trHeight w:val="259"/>
          <w:trPrChange w:id="254" w:author="Maino Vieytes, Christian (NIH/NIA/IRP) [F]" w:date="2023-11-17T13:22:00Z">
            <w:trPr>
              <w:trHeight w:val="320"/>
            </w:trPr>
          </w:trPrChange>
        </w:trPr>
        <w:tc>
          <w:tcPr>
            <w:tcW w:w="2616" w:type="dxa"/>
            <w:tcBorders>
              <w:top w:val="nil"/>
            </w:tcBorders>
            <w:noWrap/>
            <w:hideMark/>
            <w:tcPrChange w:id="255" w:author="Maino Vieytes, Christian (NIH/NIA/IRP) [F]" w:date="2023-11-17T13:22:00Z">
              <w:tcPr>
                <w:tcW w:w="2616" w:type="dxa"/>
                <w:tcBorders>
                  <w:top w:val="nil"/>
                </w:tcBorders>
                <w:noWrap/>
                <w:vAlign w:val="center"/>
                <w:hideMark/>
              </w:tcPr>
            </w:tcPrChange>
          </w:tcPr>
          <w:p w14:paraId="73EB99A0"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Female</w:t>
            </w:r>
          </w:p>
        </w:tc>
        <w:tc>
          <w:tcPr>
            <w:tcW w:w="2284" w:type="dxa"/>
            <w:tcBorders>
              <w:top w:val="nil"/>
            </w:tcBorders>
            <w:noWrap/>
            <w:hideMark/>
            <w:tcPrChange w:id="256" w:author="Maino Vieytes, Christian (NIH/NIA/IRP) [F]" w:date="2023-11-17T13:22:00Z">
              <w:tcPr>
                <w:tcW w:w="2284" w:type="dxa"/>
                <w:tcBorders>
                  <w:top w:val="nil"/>
                </w:tcBorders>
                <w:noWrap/>
                <w:vAlign w:val="center"/>
                <w:hideMark/>
              </w:tcPr>
            </w:tcPrChange>
          </w:tcPr>
          <w:p w14:paraId="307183F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1354 (59.1)</w:t>
            </w:r>
          </w:p>
        </w:tc>
        <w:tc>
          <w:tcPr>
            <w:tcW w:w="1899" w:type="dxa"/>
            <w:tcBorders>
              <w:top w:val="nil"/>
            </w:tcBorders>
            <w:noWrap/>
            <w:hideMark/>
            <w:tcPrChange w:id="257" w:author="Maino Vieytes, Christian (NIH/NIA/IRP) [F]" w:date="2023-11-17T13:22:00Z">
              <w:tcPr>
                <w:tcW w:w="1899" w:type="dxa"/>
                <w:tcBorders>
                  <w:top w:val="nil"/>
                </w:tcBorders>
                <w:noWrap/>
                <w:vAlign w:val="center"/>
                <w:hideMark/>
              </w:tcPr>
            </w:tcPrChange>
          </w:tcPr>
          <w:p w14:paraId="0DDF6EE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218 (74.9)</w:t>
            </w:r>
          </w:p>
        </w:tc>
        <w:tc>
          <w:tcPr>
            <w:tcW w:w="1871" w:type="dxa"/>
            <w:tcBorders>
              <w:top w:val="nil"/>
            </w:tcBorders>
            <w:noWrap/>
            <w:hideMark/>
            <w:tcPrChange w:id="258" w:author="Maino Vieytes, Christian (NIH/NIA/IRP) [F]" w:date="2023-11-17T13:22:00Z">
              <w:tcPr>
                <w:tcW w:w="1871" w:type="dxa"/>
                <w:tcBorders>
                  <w:top w:val="nil"/>
                </w:tcBorders>
                <w:noWrap/>
                <w:vAlign w:val="center"/>
                <w:hideMark/>
              </w:tcPr>
            </w:tcPrChange>
          </w:tcPr>
          <w:p w14:paraId="4FAF1A5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1136 (57.4)</w:t>
            </w:r>
          </w:p>
        </w:tc>
        <w:tc>
          <w:tcPr>
            <w:tcW w:w="1399" w:type="dxa"/>
            <w:tcBorders>
              <w:top w:val="nil"/>
            </w:tcBorders>
            <w:noWrap/>
            <w:hideMark/>
            <w:tcPrChange w:id="259" w:author="Maino Vieytes, Christian (NIH/NIA/IRP) [F]" w:date="2023-11-17T13:22:00Z">
              <w:tcPr>
                <w:tcW w:w="1399" w:type="dxa"/>
                <w:tcBorders>
                  <w:top w:val="nil"/>
                </w:tcBorders>
                <w:noWrap/>
                <w:vAlign w:val="center"/>
                <w:hideMark/>
              </w:tcPr>
            </w:tcPrChange>
          </w:tcPr>
          <w:p w14:paraId="0B91735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82C3D6" w14:textId="77777777" w:rsidTr="003E0A82">
        <w:trPr>
          <w:trHeight w:val="259"/>
          <w:trPrChange w:id="260" w:author="Maino Vieytes, Christian (NIH/NIA/IRP) [F]" w:date="2023-11-17T13:22:00Z">
            <w:trPr>
              <w:trHeight w:val="320"/>
            </w:trPr>
          </w:trPrChange>
        </w:trPr>
        <w:tc>
          <w:tcPr>
            <w:tcW w:w="2616" w:type="dxa"/>
            <w:tcBorders>
              <w:bottom w:val="single" w:sz="4" w:space="0" w:color="auto"/>
            </w:tcBorders>
            <w:noWrap/>
            <w:hideMark/>
            <w:tcPrChange w:id="261" w:author="Maino Vieytes, Christian (NIH/NIA/IRP) [F]" w:date="2023-11-17T13:22:00Z">
              <w:tcPr>
                <w:tcW w:w="2616" w:type="dxa"/>
                <w:tcBorders>
                  <w:bottom w:val="single" w:sz="4" w:space="0" w:color="auto"/>
                </w:tcBorders>
                <w:noWrap/>
                <w:vAlign w:val="center"/>
                <w:hideMark/>
              </w:tcPr>
            </w:tcPrChange>
          </w:tcPr>
          <w:p w14:paraId="64C0735C"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Race/Ethnicity</w:t>
            </w:r>
          </w:p>
        </w:tc>
        <w:tc>
          <w:tcPr>
            <w:tcW w:w="2284" w:type="dxa"/>
            <w:tcBorders>
              <w:bottom w:val="single" w:sz="4" w:space="0" w:color="auto"/>
            </w:tcBorders>
            <w:noWrap/>
            <w:hideMark/>
            <w:tcPrChange w:id="262" w:author="Maino Vieytes, Christian (NIH/NIA/IRP) [F]" w:date="2023-11-17T13:22:00Z">
              <w:tcPr>
                <w:tcW w:w="2284" w:type="dxa"/>
                <w:tcBorders>
                  <w:bottom w:val="single" w:sz="4" w:space="0" w:color="auto"/>
                </w:tcBorders>
                <w:noWrap/>
                <w:vAlign w:val="center"/>
                <w:hideMark/>
              </w:tcPr>
            </w:tcPrChange>
          </w:tcPr>
          <w:p w14:paraId="461672E1"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63" w:author="Maino Vieytes, Christian (NIH/NIA/IRP) [F]" w:date="2023-11-17T13:22:00Z">
              <w:tcPr>
                <w:tcW w:w="1899" w:type="dxa"/>
                <w:tcBorders>
                  <w:bottom w:val="single" w:sz="4" w:space="0" w:color="auto"/>
                </w:tcBorders>
                <w:noWrap/>
                <w:vAlign w:val="center"/>
                <w:hideMark/>
              </w:tcPr>
            </w:tcPrChange>
          </w:tcPr>
          <w:p w14:paraId="6641EF23"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264" w:author="Maino Vieytes, Christian (NIH/NIA/IRP) [F]" w:date="2023-11-17T13:22:00Z">
              <w:tcPr>
                <w:tcW w:w="1871" w:type="dxa"/>
                <w:tcBorders>
                  <w:bottom w:val="single" w:sz="4" w:space="0" w:color="auto"/>
                </w:tcBorders>
                <w:noWrap/>
                <w:vAlign w:val="center"/>
                <w:hideMark/>
              </w:tcPr>
            </w:tcPrChange>
          </w:tcPr>
          <w:p w14:paraId="0A8003E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265" w:author="Maino Vieytes, Christian (NIH/NIA/IRP) [F]" w:date="2023-11-17T13:22:00Z">
              <w:tcPr>
                <w:tcW w:w="1399" w:type="dxa"/>
                <w:tcBorders>
                  <w:bottom w:val="single" w:sz="4" w:space="0" w:color="auto"/>
                </w:tcBorders>
                <w:noWrap/>
                <w:vAlign w:val="center"/>
                <w:hideMark/>
              </w:tcPr>
            </w:tcPrChange>
          </w:tcPr>
          <w:p w14:paraId="6C22AE3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B8B7518" w14:textId="77777777" w:rsidTr="003E0A82">
        <w:trPr>
          <w:trHeight w:val="259"/>
          <w:trPrChange w:id="266" w:author="Maino Vieytes, Christian (NIH/NIA/IRP) [F]" w:date="2023-11-17T13:22:00Z">
            <w:trPr>
              <w:trHeight w:val="320"/>
            </w:trPr>
          </w:trPrChange>
        </w:trPr>
        <w:tc>
          <w:tcPr>
            <w:tcW w:w="2616" w:type="dxa"/>
            <w:tcBorders>
              <w:bottom w:val="nil"/>
            </w:tcBorders>
            <w:noWrap/>
            <w:hideMark/>
            <w:tcPrChange w:id="267" w:author="Maino Vieytes, Christian (NIH/NIA/IRP) [F]" w:date="2023-11-17T13:22:00Z">
              <w:tcPr>
                <w:tcW w:w="2616" w:type="dxa"/>
                <w:tcBorders>
                  <w:bottom w:val="nil"/>
                </w:tcBorders>
                <w:noWrap/>
                <w:vAlign w:val="center"/>
                <w:hideMark/>
              </w:tcPr>
            </w:tcPrChange>
          </w:tcPr>
          <w:p w14:paraId="789F9745" w14:textId="77777777" w:rsidR="00B717EF" w:rsidRPr="00B717EF" w:rsidRDefault="00B717EF" w:rsidP="00B717EF">
            <w:pPr>
              <w:ind w:left="720"/>
              <w:rPr>
                <w:rFonts w:ascii="Times New Roman" w:hAnsi="Times New Roman" w:cs="Times New Roman"/>
                <w:sz w:val="20"/>
                <w:szCs w:val="20"/>
              </w:rPr>
            </w:pPr>
            <w:proofErr w:type="gramStart"/>
            <w:r w:rsidRPr="00B717EF">
              <w:rPr>
                <w:rFonts w:ascii="Times New Roman" w:hAnsi="Times New Roman" w:cs="Times New Roman"/>
                <w:sz w:val="20"/>
                <w:szCs w:val="20"/>
              </w:rPr>
              <w:t>Mexican-American</w:t>
            </w:r>
            <w:proofErr w:type="gramEnd"/>
          </w:p>
        </w:tc>
        <w:tc>
          <w:tcPr>
            <w:tcW w:w="2284" w:type="dxa"/>
            <w:tcBorders>
              <w:bottom w:val="nil"/>
            </w:tcBorders>
            <w:noWrap/>
            <w:hideMark/>
            <w:tcPrChange w:id="268" w:author="Maino Vieytes, Christian (NIH/NIA/IRP) [F]" w:date="2023-11-17T13:22:00Z">
              <w:tcPr>
                <w:tcW w:w="2284" w:type="dxa"/>
                <w:tcBorders>
                  <w:bottom w:val="nil"/>
                </w:tcBorders>
                <w:noWrap/>
                <w:vAlign w:val="center"/>
                <w:hideMark/>
              </w:tcPr>
            </w:tcPrChange>
          </w:tcPr>
          <w:p w14:paraId="1D7B2A8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174 (2.3)</w:t>
            </w:r>
          </w:p>
        </w:tc>
        <w:tc>
          <w:tcPr>
            <w:tcW w:w="1899" w:type="dxa"/>
            <w:tcBorders>
              <w:bottom w:val="nil"/>
            </w:tcBorders>
            <w:noWrap/>
            <w:hideMark/>
            <w:tcPrChange w:id="269" w:author="Maino Vieytes, Christian (NIH/NIA/IRP) [F]" w:date="2023-11-17T13:22:00Z">
              <w:tcPr>
                <w:tcW w:w="1899" w:type="dxa"/>
                <w:tcBorders>
                  <w:bottom w:val="nil"/>
                </w:tcBorders>
                <w:noWrap/>
                <w:vAlign w:val="center"/>
                <w:hideMark/>
              </w:tcPr>
            </w:tcPrChange>
          </w:tcPr>
          <w:p w14:paraId="191C401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 (8.0)</w:t>
            </w:r>
          </w:p>
        </w:tc>
        <w:tc>
          <w:tcPr>
            <w:tcW w:w="1871" w:type="dxa"/>
            <w:tcBorders>
              <w:bottom w:val="nil"/>
            </w:tcBorders>
            <w:noWrap/>
            <w:hideMark/>
            <w:tcPrChange w:id="270" w:author="Maino Vieytes, Christian (NIH/NIA/IRP) [F]" w:date="2023-11-17T13:22:00Z">
              <w:tcPr>
                <w:tcW w:w="1871" w:type="dxa"/>
                <w:tcBorders>
                  <w:bottom w:val="nil"/>
                </w:tcBorders>
                <w:noWrap/>
                <w:vAlign w:val="center"/>
                <w:hideMark/>
              </w:tcPr>
            </w:tcPrChange>
          </w:tcPr>
          <w:p w14:paraId="6BD25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123 (1.7)</w:t>
            </w:r>
          </w:p>
        </w:tc>
        <w:tc>
          <w:tcPr>
            <w:tcW w:w="1399" w:type="dxa"/>
            <w:tcBorders>
              <w:bottom w:val="nil"/>
            </w:tcBorders>
            <w:noWrap/>
            <w:hideMark/>
            <w:tcPrChange w:id="271" w:author="Maino Vieytes, Christian (NIH/NIA/IRP) [F]" w:date="2023-11-17T13:22:00Z">
              <w:tcPr>
                <w:tcW w:w="1399" w:type="dxa"/>
                <w:tcBorders>
                  <w:bottom w:val="nil"/>
                </w:tcBorders>
                <w:noWrap/>
                <w:vAlign w:val="center"/>
                <w:hideMark/>
              </w:tcPr>
            </w:tcPrChange>
          </w:tcPr>
          <w:p w14:paraId="0005DA1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9E1248F" w14:textId="77777777" w:rsidTr="003E0A82">
        <w:trPr>
          <w:trHeight w:val="259"/>
          <w:trPrChange w:id="272" w:author="Maino Vieytes, Christian (NIH/NIA/IRP) [F]" w:date="2023-11-17T13:22:00Z">
            <w:trPr>
              <w:trHeight w:val="320"/>
            </w:trPr>
          </w:trPrChange>
        </w:trPr>
        <w:tc>
          <w:tcPr>
            <w:tcW w:w="2616" w:type="dxa"/>
            <w:tcBorders>
              <w:top w:val="nil"/>
              <w:bottom w:val="nil"/>
            </w:tcBorders>
            <w:noWrap/>
            <w:hideMark/>
            <w:tcPrChange w:id="273" w:author="Maino Vieytes, Christian (NIH/NIA/IRP) [F]" w:date="2023-11-17T13:22:00Z">
              <w:tcPr>
                <w:tcW w:w="2616" w:type="dxa"/>
                <w:tcBorders>
                  <w:top w:val="nil"/>
                  <w:bottom w:val="nil"/>
                </w:tcBorders>
                <w:noWrap/>
                <w:vAlign w:val="center"/>
                <w:hideMark/>
              </w:tcPr>
            </w:tcPrChange>
          </w:tcPr>
          <w:p w14:paraId="30181F65"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 Hispanic</w:t>
            </w:r>
          </w:p>
        </w:tc>
        <w:tc>
          <w:tcPr>
            <w:tcW w:w="2284" w:type="dxa"/>
            <w:tcBorders>
              <w:top w:val="nil"/>
              <w:bottom w:val="nil"/>
            </w:tcBorders>
            <w:noWrap/>
            <w:hideMark/>
            <w:tcPrChange w:id="274" w:author="Maino Vieytes, Christian (NIH/NIA/IRP) [F]" w:date="2023-11-17T13:22:00Z">
              <w:tcPr>
                <w:tcW w:w="2284" w:type="dxa"/>
                <w:tcBorders>
                  <w:top w:val="nil"/>
                  <w:bottom w:val="nil"/>
                </w:tcBorders>
                <w:noWrap/>
                <w:vAlign w:val="center"/>
                <w:hideMark/>
              </w:tcPr>
            </w:tcPrChange>
          </w:tcPr>
          <w:p w14:paraId="287928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133 (2.5)</w:t>
            </w:r>
          </w:p>
        </w:tc>
        <w:tc>
          <w:tcPr>
            <w:tcW w:w="1899" w:type="dxa"/>
            <w:tcBorders>
              <w:top w:val="nil"/>
              <w:bottom w:val="nil"/>
            </w:tcBorders>
            <w:noWrap/>
            <w:hideMark/>
            <w:tcPrChange w:id="275" w:author="Maino Vieytes, Christian (NIH/NIA/IRP) [F]" w:date="2023-11-17T13:22:00Z">
              <w:tcPr>
                <w:tcW w:w="1899" w:type="dxa"/>
                <w:tcBorders>
                  <w:top w:val="nil"/>
                  <w:bottom w:val="nil"/>
                </w:tcBorders>
                <w:noWrap/>
                <w:vAlign w:val="center"/>
                <w:hideMark/>
              </w:tcPr>
            </w:tcPrChange>
          </w:tcPr>
          <w:p w14:paraId="4B1D3D6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 (7.5)</w:t>
            </w:r>
          </w:p>
        </w:tc>
        <w:tc>
          <w:tcPr>
            <w:tcW w:w="1871" w:type="dxa"/>
            <w:tcBorders>
              <w:top w:val="nil"/>
              <w:bottom w:val="nil"/>
            </w:tcBorders>
            <w:noWrap/>
            <w:hideMark/>
            <w:tcPrChange w:id="276" w:author="Maino Vieytes, Christian (NIH/NIA/IRP) [F]" w:date="2023-11-17T13:22:00Z">
              <w:tcPr>
                <w:tcW w:w="1871" w:type="dxa"/>
                <w:tcBorders>
                  <w:top w:val="nil"/>
                  <w:bottom w:val="nil"/>
                </w:tcBorders>
                <w:noWrap/>
                <w:vAlign w:val="center"/>
                <w:hideMark/>
              </w:tcPr>
            </w:tcPrChange>
          </w:tcPr>
          <w:p w14:paraId="3BC91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93 (1.9)</w:t>
            </w:r>
          </w:p>
        </w:tc>
        <w:tc>
          <w:tcPr>
            <w:tcW w:w="1399" w:type="dxa"/>
            <w:tcBorders>
              <w:top w:val="nil"/>
              <w:bottom w:val="nil"/>
            </w:tcBorders>
            <w:noWrap/>
            <w:hideMark/>
            <w:tcPrChange w:id="277" w:author="Maino Vieytes, Christian (NIH/NIA/IRP) [F]" w:date="2023-11-17T13:22:00Z">
              <w:tcPr>
                <w:tcW w:w="1399" w:type="dxa"/>
                <w:tcBorders>
                  <w:top w:val="nil"/>
                  <w:bottom w:val="nil"/>
                </w:tcBorders>
                <w:noWrap/>
                <w:vAlign w:val="center"/>
                <w:hideMark/>
              </w:tcPr>
            </w:tcPrChange>
          </w:tcPr>
          <w:p w14:paraId="2CA67B9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1759F9E" w14:textId="77777777" w:rsidTr="003E0A82">
        <w:trPr>
          <w:trHeight w:val="259"/>
          <w:trPrChange w:id="278" w:author="Maino Vieytes, Christian (NIH/NIA/IRP) [F]" w:date="2023-11-17T13:22:00Z">
            <w:trPr>
              <w:trHeight w:val="320"/>
            </w:trPr>
          </w:trPrChange>
        </w:trPr>
        <w:tc>
          <w:tcPr>
            <w:tcW w:w="2616" w:type="dxa"/>
            <w:tcBorders>
              <w:top w:val="nil"/>
              <w:bottom w:val="nil"/>
            </w:tcBorders>
            <w:noWrap/>
            <w:hideMark/>
            <w:tcPrChange w:id="279" w:author="Maino Vieytes, Christian (NIH/NIA/IRP) [F]" w:date="2023-11-17T13:22:00Z">
              <w:tcPr>
                <w:tcW w:w="2616" w:type="dxa"/>
                <w:tcBorders>
                  <w:top w:val="nil"/>
                  <w:bottom w:val="nil"/>
                </w:tcBorders>
                <w:noWrap/>
                <w:vAlign w:val="center"/>
                <w:hideMark/>
              </w:tcPr>
            </w:tcPrChange>
          </w:tcPr>
          <w:p w14:paraId="1D44325B"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White</w:t>
            </w:r>
          </w:p>
        </w:tc>
        <w:tc>
          <w:tcPr>
            <w:tcW w:w="2284" w:type="dxa"/>
            <w:tcBorders>
              <w:top w:val="nil"/>
              <w:bottom w:val="nil"/>
            </w:tcBorders>
            <w:noWrap/>
            <w:hideMark/>
            <w:tcPrChange w:id="280" w:author="Maino Vieytes, Christian (NIH/NIA/IRP) [F]" w:date="2023-11-17T13:22:00Z">
              <w:tcPr>
                <w:tcW w:w="2284" w:type="dxa"/>
                <w:tcBorders>
                  <w:top w:val="nil"/>
                  <w:bottom w:val="nil"/>
                </w:tcBorders>
                <w:noWrap/>
                <w:vAlign w:val="center"/>
                <w:hideMark/>
              </w:tcPr>
            </w:tcPrChange>
          </w:tcPr>
          <w:p w14:paraId="5C4C8D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1730 (86.5)</w:t>
            </w:r>
          </w:p>
        </w:tc>
        <w:tc>
          <w:tcPr>
            <w:tcW w:w="1899" w:type="dxa"/>
            <w:tcBorders>
              <w:top w:val="nil"/>
              <w:bottom w:val="nil"/>
            </w:tcBorders>
            <w:noWrap/>
            <w:hideMark/>
            <w:tcPrChange w:id="281" w:author="Maino Vieytes, Christian (NIH/NIA/IRP) [F]" w:date="2023-11-17T13:22:00Z">
              <w:tcPr>
                <w:tcW w:w="1899" w:type="dxa"/>
                <w:tcBorders>
                  <w:top w:val="nil"/>
                  <w:bottom w:val="nil"/>
                </w:tcBorders>
                <w:noWrap/>
                <w:vAlign w:val="center"/>
                <w:hideMark/>
              </w:tcPr>
            </w:tcPrChange>
          </w:tcPr>
          <w:p w14:paraId="7FE002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156 (70.6)</w:t>
            </w:r>
          </w:p>
        </w:tc>
        <w:tc>
          <w:tcPr>
            <w:tcW w:w="1871" w:type="dxa"/>
            <w:tcBorders>
              <w:top w:val="nil"/>
              <w:bottom w:val="nil"/>
            </w:tcBorders>
            <w:noWrap/>
            <w:hideMark/>
            <w:tcPrChange w:id="282" w:author="Maino Vieytes, Christian (NIH/NIA/IRP) [F]" w:date="2023-11-17T13:22:00Z">
              <w:tcPr>
                <w:tcW w:w="1871" w:type="dxa"/>
                <w:tcBorders>
                  <w:top w:val="nil"/>
                  <w:bottom w:val="nil"/>
                </w:tcBorders>
                <w:noWrap/>
                <w:vAlign w:val="center"/>
                <w:hideMark/>
              </w:tcPr>
            </w:tcPrChange>
          </w:tcPr>
          <w:p w14:paraId="4FDD966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1574 (88.3)</w:t>
            </w:r>
          </w:p>
        </w:tc>
        <w:tc>
          <w:tcPr>
            <w:tcW w:w="1399" w:type="dxa"/>
            <w:tcBorders>
              <w:top w:val="nil"/>
              <w:bottom w:val="nil"/>
            </w:tcBorders>
            <w:noWrap/>
            <w:hideMark/>
            <w:tcPrChange w:id="283" w:author="Maino Vieytes, Christian (NIH/NIA/IRP) [F]" w:date="2023-11-17T13:22:00Z">
              <w:tcPr>
                <w:tcW w:w="1399" w:type="dxa"/>
                <w:tcBorders>
                  <w:top w:val="nil"/>
                  <w:bottom w:val="nil"/>
                </w:tcBorders>
                <w:noWrap/>
                <w:vAlign w:val="center"/>
                <w:hideMark/>
              </w:tcPr>
            </w:tcPrChange>
          </w:tcPr>
          <w:p w14:paraId="02E049A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7936804C" w14:textId="77777777" w:rsidTr="003E0A82">
        <w:trPr>
          <w:trHeight w:val="259"/>
          <w:trPrChange w:id="284" w:author="Maino Vieytes, Christian (NIH/NIA/IRP) [F]" w:date="2023-11-17T13:22:00Z">
            <w:trPr>
              <w:trHeight w:val="320"/>
            </w:trPr>
          </w:trPrChange>
        </w:trPr>
        <w:tc>
          <w:tcPr>
            <w:tcW w:w="2616" w:type="dxa"/>
            <w:tcBorders>
              <w:top w:val="nil"/>
              <w:bottom w:val="nil"/>
            </w:tcBorders>
            <w:noWrap/>
            <w:hideMark/>
            <w:tcPrChange w:id="285" w:author="Maino Vieytes, Christian (NIH/NIA/IRP) [F]" w:date="2023-11-17T13:22:00Z">
              <w:tcPr>
                <w:tcW w:w="2616" w:type="dxa"/>
                <w:tcBorders>
                  <w:top w:val="nil"/>
                  <w:bottom w:val="nil"/>
                </w:tcBorders>
                <w:noWrap/>
                <w:vAlign w:val="center"/>
                <w:hideMark/>
              </w:tcPr>
            </w:tcPrChange>
          </w:tcPr>
          <w:p w14:paraId="48797373"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Non-Hispanic Black</w:t>
            </w:r>
          </w:p>
        </w:tc>
        <w:tc>
          <w:tcPr>
            <w:tcW w:w="2284" w:type="dxa"/>
            <w:tcBorders>
              <w:top w:val="nil"/>
              <w:bottom w:val="nil"/>
            </w:tcBorders>
            <w:noWrap/>
            <w:hideMark/>
            <w:tcPrChange w:id="286" w:author="Maino Vieytes, Christian (NIH/NIA/IRP) [F]" w:date="2023-11-17T13:22:00Z">
              <w:tcPr>
                <w:tcW w:w="2284" w:type="dxa"/>
                <w:tcBorders>
                  <w:top w:val="nil"/>
                  <w:bottom w:val="nil"/>
                </w:tcBorders>
                <w:noWrap/>
                <w:vAlign w:val="center"/>
                <w:hideMark/>
              </w:tcPr>
            </w:tcPrChange>
          </w:tcPr>
          <w:p w14:paraId="764EE7B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376 (6.2)</w:t>
            </w:r>
          </w:p>
        </w:tc>
        <w:tc>
          <w:tcPr>
            <w:tcW w:w="1899" w:type="dxa"/>
            <w:tcBorders>
              <w:top w:val="nil"/>
              <w:bottom w:val="nil"/>
            </w:tcBorders>
            <w:noWrap/>
            <w:hideMark/>
            <w:tcPrChange w:id="287" w:author="Maino Vieytes, Christian (NIH/NIA/IRP) [F]" w:date="2023-11-17T13:22:00Z">
              <w:tcPr>
                <w:tcW w:w="1899" w:type="dxa"/>
                <w:tcBorders>
                  <w:top w:val="nil"/>
                  <w:bottom w:val="nil"/>
                </w:tcBorders>
                <w:noWrap/>
                <w:vAlign w:val="center"/>
                <w:hideMark/>
              </w:tcPr>
            </w:tcPrChange>
          </w:tcPr>
          <w:p w14:paraId="4C1BD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56 (9.2)</w:t>
            </w:r>
          </w:p>
        </w:tc>
        <w:tc>
          <w:tcPr>
            <w:tcW w:w="1871" w:type="dxa"/>
            <w:tcBorders>
              <w:top w:val="nil"/>
              <w:bottom w:val="nil"/>
            </w:tcBorders>
            <w:noWrap/>
            <w:hideMark/>
            <w:tcPrChange w:id="288" w:author="Maino Vieytes, Christian (NIH/NIA/IRP) [F]" w:date="2023-11-17T13:22:00Z">
              <w:tcPr>
                <w:tcW w:w="1871" w:type="dxa"/>
                <w:tcBorders>
                  <w:top w:val="nil"/>
                  <w:bottom w:val="nil"/>
                </w:tcBorders>
                <w:noWrap/>
                <w:vAlign w:val="center"/>
                <w:hideMark/>
              </w:tcPr>
            </w:tcPrChange>
          </w:tcPr>
          <w:p w14:paraId="6337A2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320 (5.9)</w:t>
            </w:r>
          </w:p>
        </w:tc>
        <w:tc>
          <w:tcPr>
            <w:tcW w:w="1399" w:type="dxa"/>
            <w:tcBorders>
              <w:top w:val="nil"/>
              <w:bottom w:val="nil"/>
            </w:tcBorders>
            <w:noWrap/>
            <w:hideMark/>
            <w:tcPrChange w:id="289" w:author="Maino Vieytes, Christian (NIH/NIA/IRP) [F]" w:date="2023-11-17T13:22:00Z">
              <w:tcPr>
                <w:tcW w:w="1399" w:type="dxa"/>
                <w:tcBorders>
                  <w:top w:val="nil"/>
                  <w:bottom w:val="nil"/>
                </w:tcBorders>
                <w:noWrap/>
                <w:vAlign w:val="center"/>
                <w:hideMark/>
              </w:tcPr>
            </w:tcPrChange>
          </w:tcPr>
          <w:p w14:paraId="686B58B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E5368D" w14:textId="77777777" w:rsidTr="003E0A82">
        <w:trPr>
          <w:trHeight w:val="259"/>
          <w:trPrChange w:id="290" w:author="Maino Vieytes, Christian (NIH/NIA/IRP) [F]" w:date="2023-11-17T13:22:00Z">
            <w:trPr>
              <w:trHeight w:val="320"/>
            </w:trPr>
          </w:trPrChange>
        </w:trPr>
        <w:tc>
          <w:tcPr>
            <w:tcW w:w="2616" w:type="dxa"/>
            <w:tcBorders>
              <w:top w:val="nil"/>
            </w:tcBorders>
            <w:noWrap/>
            <w:hideMark/>
            <w:tcPrChange w:id="291" w:author="Maino Vieytes, Christian (NIH/NIA/IRP) [F]" w:date="2023-11-17T13:22:00Z">
              <w:tcPr>
                <w:tcW w:w="2616" w:type="dxa"/>
                <w:tcBorders>
                  <w:top w:val="nil"/>
                </w:tcBorders>
                <w:noWrap/>
                <w:vAlign w:val="center"/>
                <w:hideMark/>
              </w:tcPr>
            </w:tcPrChange>
          </w:tcPr>
          <w:p w14:paraId="3AE4E96F" w14:textId="77777777" w:rsidR="00B717EF" w:rsidRPr="00B717EF" w:rsidRDefault="00B717EF" w:rsidP="00B717EF">
            <w:pPr>
              <w:ind w:left="720"/>
              <w:rPr>
                <w:rFonts w:ascii="Times New Roman" w:hAnsi="Times New Roman" w:cs="Times New Roman"/>
                <w:sz w:val="20"/>
                <w:szCs w:val="20"/>
              </w:rPr>
            </w:pPr>
            <w:r w:rsidRPr="00B717EF">
              <w:rPr>
                <w:rFonts w:ascii="Times New Roman" w:hAnsi="Times New Roman" w:cs="Times New Roman"/>
                <w:sz w:val="20"/>
                <w:szCs w:val="20"/>
              </w:rPr>
              <w:t>Other/Multiracial</w:t>
            </w:r>
          </w:p>
        </w:tc>
        <w:tc>
          <w:tcPr>
            <w:tcW w:w="2284" w:type="dxa"/>
            <w:tcBorders>
              <w:top w:val="nil"/>
            </w:tcBorders>
            <w:noWrap/>
            <w:hideMark/>
            <w:tcPrChange w:id="292" w:author="Maino Vieytes, Christian (NIH/NIA/IRP) [F]" w:date="2023-11-17T13:22:00Z">
              <w:tcPr>
                <w:tcW w:w="2284" w:type="dxa"/>
                <w:tcBorders>
                  <w:top w:val="nil"/>
                </w:tcBorders>
                <w:noWrap/>
                <w:vAlign w:val="center"/>
                <w:hideMark/>
              </w:tcPr>
            </w:tcPrChange>
          </w:tcPr>
          <w:p w14:paraId="7ADC0A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80 (2.4)</w:t>
            </w:r>
          </w:p>
        </w:tc>
        <w:tc>
          <w:tcPr>
            <w:tcW w:w="1899" w:type="dxa"/>
            <w:tcBorders>
              <w:top w:val="nil"/>
            </w:tcBorders>
            <w:noWrap/>
            <w:hideMark/>
            <w:tcPrChange w:id="293" w:author="Maino Vieytes, Christian (NIH/NIA/IRP) [F]" w:date="2023-11-17T13:22:00Z">
              <w:tcPr>
                <w:tcW w:w="1899" w:type="dxa"/>
                <w:tcBorders>
                  <w:top w:val="nil"/>
                </w:tcBorders>
                <w:noWrap/>
                <w:vAlign w:val="center"/>
                <w:hideMark/>
              </w:tcPr>
            </w:tcPrChange>
          </w:tcPr>
          <w:p w14:paraId="668D00F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 (4.6)</w:t>
            </w:r>
          </w:p>
        </w:tc>
        <w:tc>
          <w:tcPr>
            <w:tcW w:w="1871" w:type="dxa"/>
            <w:tcBorders>
              <w:top w:val="nil"/>
            </w:tcBorders>
            <w:noWrap/>
            <w:hideMark/>
            <w:tcPrChange w:id="294" w:author="Maino Vieytes, Christian (NIH/NIA/IRP) [F]" w:date="2023-11-17T13:22:00Z">
              <w:tcPr>
                <w:tcW w:w="1871" w:type="dxa"/>
                <w:tcBorders>
                  <w:top w:val="nil"/>
                </w:tcBorders>
                <w:noWrap/>
                <w:vAlign w:val="center"/>
                <w:hideMark/>
              </w:tcPr>
            </w:tcPrChange>
          </w:tcPr>
          <w:p w14:paraId="4A6BADD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66 (2.1)</w:t>
            </w:r>
          </w:p>
        </w:tc>
        <w:tc>
          <w:tcPr>
            <w:tcW w:w="1399" w:type="dxa"/>
            <w:tcBorders>
              <w:top w:val="nil"/>
            </w:tcBorders>
            <w:noWrap/>
            <w:hideMark/>
            <w:tcPrChange w:id="295" w:author="Maino Vieytes, Christian (NIH/NIA/IRP) [F]" w:date="2023-11-17T13:22:00Z">
              <w:tcPr>
                <w:tcW w:w="1399" w:type="dxa"/>
                <w:tcBorders>
                  <w:top w:val="nil"/>
                </w:tcBorders>
                <w:noWrap/>
                <w:vAlign w:val="center"/>
                <w:hideMark/>
              </w:tcPr>
            </w:tcPrChange>
          </w:tcPr>
          <w:p w14:paraId="1FFA143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CC4C336" w14:textId="77777777" w:rsidTr="003E0A82">
        <w:trPr>
          <w:trHeight w:val="259"/>
          <w:trPrChange w:id="296" w:author="Maino Vieytes, Christian (NIH/NIA/IRP) [F]" w:date="2023-11-17T13:22:00Z">
            <w:trPr>
              <w:trHeight w:val="320"/>
            </w:trPr>
          </w:trPrChange>
        </w:trPr>
        <w:tc>
          <w:tcPr>
            <w:tcW w:w="2616" w:type="dxa"/>
            <w:tcBorders>
              <w:bottom w:val="single" w:sz="4" w:space="0" w:color="auto"/>
            </w:tcBorders>
            <w:noWrap/>
            <w:hideMark/>
            <w:tcPrChange w:id="297" w:author="Maino Vieytes, Christian (NIH/NIA/IRP) [F]" w:date="2023-11-17T13:22:00Z">
              <w:tcPr>
                <w:tcW w:w="2616" w:type="dxa"/>
                <w:tcBorders>
                  <w:bottom w:val="single" w:sz="4" w:space="0" w:color="auto"/>
                </w:tcBorders>
                <w:noWrap/>
                <w:vAlign w:val="center"/>
                <w:hideMark/>
              </w:tcPr>
            </w:tcPrChange>
          </w:tcPr>
          <w:p w14:paraId="0F6A932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Education Attained</w:t>
            </w:r>
          </w:p>
        </w:tc>
        <w:tc>
          <w:tcPr>
            <w:tcW w:w="2284" w:type="dxa"/>
            <w:tcBorders>
              <w:bottom w:val="single" w:sz="4" w:space="0" w:color="auto"/>
            </w:tcBorders>
            <w:noWrap/>
            <w:hideMark/>
            <w:tcPrChange w:id="298" w:author="Maino Vieytes, Christian (NIH/NIA/IRP) [F]" w:date="2023-11-17T13:22:00Z">
              <w:tcPr>
                <w:tcW w:w="2284" w:type="dxa"/>
                <w:tcBorders>
                  <w:bottom w:val="single" w:sz="4" w:space="0" w:color="auto"/>
                </w:tcBorders>
                <w:noWrap/>
                <w:vAlign w:val="center"/>
                <w:hideMark/>
              </w:tcPr>
            </w:tcPrChange>
          </w:tcPr>
          <w:p w14:paraId="069BB6B4"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299" w:author="Maino Vieytes, Christian (NIH/NIA/IRP) [F]" w:date="2023-11-17T13:22:00Z">
              <w:tcPr>
                <w:tcW w:w="1899" w:type="dxa"/>
                <w:tcBorders>
                  <w:bottom w:val="single" w:sz="4" w:space="0" w:color="auto"/>
                </w:tcBorders>
                <w:noWrap/>
                <w:vAlign w:val="center"/>
                <w:hideMark/>
              </w:tcPr>
            </w:tcPrChange>
          </w:tcPr>
          <w:p w14:paraId="1EBCDD14"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00" w:author="Maino Vieytes, Christian (NIH/NIA/IRP) [F]" w:date="2023-11-17T13:22:00Z">
              <w:tcPr>
                <w:tcW w:w="1871" w:type="dxa"/>
                <w:tcBorders>
                  <w:bottom w:val="single" w:sz="4" w:space="0" w:color="auto"/>
                </w:tcBorders>
                <w:noWrap/>
                <w:vAlign w:val="center"/>
                <w:hideMark/>
              </w:tcPr>
            </w:tcPrChange>
          </w:tcPr>
          <w:p w14:paraId="4E79F8E5"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01" w:author="Maino Vieytes, Christian (NIH/NIA/IRP) [F]" w:date="2023-11-17T13:22:00Z">
              <w:tcPr>
                <w:tcW w:w="1399" w:type="dxa"/>
                <w:tcBorders>
                  <w:bottom w:val="single" w:sz="4" w:space="0" w:color="auto"/>
                </w:tcBorders>
                <w:noWrap/>
                <w:vAlign w:val="center"/>
                <w:hideMark/>
              </w:tcPr>
            </w:tcPrChange>
          </w:tcPr>
          <w:p w14:paraId="384E3E9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E6E4A9A" w14:textId="77777777" w:rsidTr="003E0A82">
        <w:trPr>
          <w:trHeight w:val="259"/>
          <w:trPrChange w:id="302" w:author="Maino Vieytes, Christian (NIH/NIA/IRP) [F]" w:date="2023-11-17T13:22:00Z">
            <w:trPr>
              <w:trHeight w:val="320"/>
            </w:trPr>
          </w:trPrChange>
        </w:trPr>
        <w:tc>
          <w:tcPr>
            <w:tcW w:w="2616" w:type="dxa"/>
            <w:tcBorders>
              <w:bottom w:val="nil"/>
            </w:tcBorders>
            <w:noWrap/>
            <w:hideMark/>
            <w:tcPrChange w:id="303" w:author="Maino Vieytes, Christian (NIH/NIA/IRP) [F]" w:date="2023-11-17T13:22:00Z">
              <w:tcPr>
                <w:tcW w:w="2616" w:type="dxa"/>
                <w:tcBorders>
                  <w:bottom w:val="nil"/>
                </w:tcBorders>
                <w:noWrap/>
                <w:vAlign w:val="center"/>
                <w:hideMark/>
              </w:tcPr>
            </w:tcPrChange>
          </w:tcPr>
          <w:p w14:paraId="1381AE9C"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High School</w:t>
            </w:r>
          </w:p>
        </w:tc>
        <w:tc>
          <w:tcPr>
            <w:tcW w:w="2284" w:type="dxa"/>
            <w:tcBorders>
              <w:bottom w:val="nil"/>
            </w:tcBorders>
            <w:noWrap/>
            <w:hideMark/>
            <w:tcPrChange w:id="304" w:author="Maino Vieytes, Christian (NIH/NIA/IRP) [F]" w:date="2023-11-17T13:22:00Z">
              <w:tcPr>
                <w:tcW w:w="2284" w:type="dxa"/>
                <w:tcBorders>
                  <w:bottom w:val="nil"/>
                </w:tcBorders>
                <w:noWrap/>
                <w:vAlign w:val="center"/>
                <w:hideMark/>
              </w:tcPr>
            </w:tcPrChange>
          </w:tcPr>
          <w:p w14:paraId="71144E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1197 (36.5)</w:t>
            </w:r>
          </w:p>
        </w:tc>
        <w:tc>
          <w:tcPr>
            <w:tcW w:w="1899" w:type="dxa"/>
            <w:tcBorders>
              <w:bottom w:val="nil"/>
            </w:tcBorders>
            <w:noWrap/>
            <w:hideMark/>
            <w:tcPrChange w:id="305" w:author="Maino Vieytes, Christian (NIH/NIA/IRP) [F]" w:date="2023-11-17T13:22:00Z">
              <w:tcPr>
                <w:tcW w:w="1899" w:type="dxa"/>
                <w:tcBorders>
                  <w:bottom w:val="nil"/>
                </w:tcBorders>
                <w:noWrap/>
                <w:vAlign w:val="center"/>
                <w:hideMark/>
              </w:tcPr>
            </w:tcPrChange>
          </w:tcPr>
          <w:p w14:paraId="331F9D7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205 (55.5)</w:t>
            </w:r>
          </w:p>
        </w:tc>
        <w:tc>
          <w:tcPr>
            <w:tcW w:w="1871" w:type="dxa"/>
            <w:tcBorders>
              <w:bottom w:val="nil"/>
            </w:tcBorders>
            <w:noWrap/>
            <w:hideMark/>
            <w:tcPrChange w:id="306" w:author="Maino Vieytes, Christian (NIH/NIA/IRP) [F]" w:date="2023-11-17T13:22:00Z">
              <w:tcPr>
                <w:tcW w:w="1871" w:type="dxa"/>
                <w:tcBorders>
                  <w:bottom w:val="nil"/>
                </w:tcBorders>
                <w:noWrap/>
                <w:vAlign w:val="center"/>
                <w:hideMark/>
              </w:tcPr>
            </w:tcPrChange>
          </w:tcPr>
          <w:p w14:paraId="5EE877E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992 (34.4)</w:t>
            </w:r>
          </w:p>
        </w:tc>
        <w:tc>
          <w:tcPr>
            <w:tcW w:w="1399" w:type="dxa"/>
            <w:tcBorders>
              <w:bottom w:val="nil"/>
            </w:tcBorders>
            <w:noWrap/>
            <w:hideMark/>
            <w:tcPrChange w:id="307" w:author="Maino Vieytes, Christian (NIH/NIA/IRP) [F]" w:date="2023-11-17T13:22:00Z">
              <w:tcPr>
                <w:tcW w:w="1399" w:type="dxa"/>
                <w:tcBorders>
                  <w:bottom w:val="nil"/>
                </w:tcBorders>
                <w:noWrap/>
                <w:vAlign w:val="center"/>
                <w:hideMark/>
              </w:tcPr>
            </w:tcPrChange>
          </w:tcPr>
          <w:p w14:paraId="174DCAEB"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F5754CE" w14:textId="77777777" w:rsidTr="003E0A82">
        <w:trPr>
          <w:trHeight w:val="259"/>
          <w:trPrChange w:id="308" w:author="Maino Vieytes, Christian (NIH/NIA/IRP) [F]" w:date="2023-11-17T13:22:00Z">
            <w:trPr>
              <w:trHeight w:val="320"/>
            </w:trPr>
          </w:trPrChange>
        </w:trPr>
        <w:tc>
          <w:tcPr>
            <w:tcW w:w="2616" w:type="dxa"/>
            <w:tcBorders>
              <w:top w:val="nil"/>
            </w:tcBorders>
            <w:noWrap/>
            <w:hideMark/>
            <w:tcPrChange w:id="309" w:author="Maino Vieytes, Christian (NIH/NIA/IRP) [F]" w:date="2023-11-17T13:22:00Z">
              <w:tcPr>
                <w:tcW w:w="2616" w:type="dxa"/>
                <w:tcBorders>
                  <w:top w:val="nil"/>
                </w:tcBorders>
                <w:noWrap/>
                <w:vAlign w:val="center"/>
                <w:hideMark/>
              </w:tcPr>
            </w:tcPrChange>
          </w:tcPr>
          <w:p w14:paraId="0830B66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Some College</w:t>
            </w:r>
          </w:p>
        </w:tc>
        <w:tc>
          <w:tcPr>
            <w:tcW w:w="2284" w:type="dxa"/>
            <w:tcBorders>
              <w:top w:val="nil"/>
            </w:tcBorders>
            <w:noWrap/>
            <w:hideMark/>
            <w:tcPrChange w:id="310" w:author="Maino Vieytes, Christian (NIH/NIA/IRP) [F]" w:date="2023-11-17T13:22:00Z">
              <w:tcPr>
                <w:tcW w:w="2284" w:type="dxa"/>
                <w:tcBorders>
                  <w:top w:val="nil"/>
                </w:tcBorders>
                <w:noWrap/>
                <w:vAlign w:val="center"/>
                <w:hideMark/>
              </w:tcPr>
            </w:tcPrChange>
          </w:tcPr>
          <w:p w14:paraId="4FD1AF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1296 (63.5)</w:t>
            </w:r>
          </w:p>
        </w:tc>
        <w:tc>
          <w:tcPr>
            <w:tcW w:w="1899" w:type="dxa"/>
            <w:tcBorders>
              <w:top w:val="nil"/>
            </w:tcBorders>
            <w:noWrap/>
            <w:hideMark/>
            <w:tcPrChange w:id="311" w:author="Maino Vieytes, Christian (NIH/NIA/IRP) [F]" w:date="2023-11-17T13:22:00Z">
              <w:tcPr>
                <w:tcW w:w="1899" w:type="dxa"/>
                <w:tcBorders>
                  <w:top w:val="nil"/>
                </w:tcBorders>
                <w:noWrap/>
                <w:vAlign w:val="center"/>
                <w:hideMark/>
              </w:tcPr>
            </w:tcPrChange>
          </w:tcPr>
          <w:p w14:paraId="3A47DD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112 (44.5)</w:t>
            </w:r>
          </w:p>
        </w:tc>
        <w:tc>
          <w:tcPr>
            <w:tcW w:w="1871" w:type="dxa"/>
            <w:tcBorders>
              <w:top w:val="nil"/>
            </w:tcBorders>
            <w:noWrap/>
            <w:hideMark/>
            <w:tcPrChange w:id="312" w:author="Maino Vieytes, Christian (NIH/NIA/IRP) [F]" w:date="2023-11-17T13:22:00Z">
              <w:tcPr>
                <w:tcW w:w="1871" w:type="dxa"/>
                <w:tcBorders>
                  <w:top w:val="nil"/>
                </w:tcBorders>
                <w:noWrap/>
                <w:vAlign w:val="center"/>
                <w:hideMark/>
              </w:tcPr>
            </w:tcPrChange>
          </w:tcPr>
          <w:p w14:paraId="72131DC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1184 (65.6)</w:t>
            </w:r>
          </w:p>
        </w:tc>
        <w:tc>
          <w:tcPr>
            <w:tcW w:w="1399" w:type="dxa"/>
            <w:tcBorders>
              <w:top w:val="nil"/>
            </w:tcBorders>
            <w:noWrap/>
            <w:hideMark/>
            <w:tcPrChange w:id="313" w:author="Maino Vieytes, Christian (NIH/NIA/IRP) [F]" w:date="2023-11-17T13:22:00Z">
              <w:tcPr>
                <w:tcW w:w="1399" w:type="dxa"/>
                <w:tcBorders>
                  <w:top w:val="nil"/>
                </w:tcBorders>
                <w:noWrap/>
                <w:vAlign w:val="center"/>
                <w:hideMark/>
              </w:tcPr>
            </w:tcPrChange>
          </w:tcPr>
          <w:p w14:paraId="626A9EB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752C7D9" w14:textId="77777777" w:rsidTr="003E0A82">
        <w:trPr>
          <w:trHeight w:val="259"/>
          <w:trPrChange w:id="314" w:author="Maino Vieytes, Christian (NIH/NIA/IRP) [F]" w:date="2023-11-17T13:22:00Z">
            <w:trPr>
              <w:trHeight w:val="320"/>
            </w:trPr>
          </w:trPrChange>
        </w:trPr>
        <w:tc>
          <w:tcPr>
            <w:tcW w:w="2616" w:type="dxa"/>
            <w:tcBorders>
              <w:bottom w:val="single" w:sz="4" w:space="0" w:color="auto"/>
            </w:tcBorders>
            <w:noWrap/>
            <w:hideMark/>
            <w:tcPrChange w:id="315" w:author="Maino Vieytes, Christian (NIH/NIA/IRP) [F]" w:date="2023-11-17T13:22:00Z">
              <w:tcPr>
                <w:tcW w:w="2616" w:type="dxa"/>
                <w:tcBorders>
                  <w:bottom w:val="single" w:sz="4" w:space="0" w:color="auto"/>
                </w:tcBorders>
                <w:noWrap/>
                <w:vAlign w:val="center"/>
                <w:hideMark/>
              </w:tcPr>
            </w:tcPrChange>
          </w:tcPr>
          <w:p w14:paraId="445D2E83"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 xml:space="preserve">Family Income to Poverty Ratio </w:t>
            </w:r>
          </w:p>
        </w:tc>
        <w:tc>
          <w:tcPr>
            <w:tcW w:w="2284" w:type="dxa"/>
            <w:tcBorders>
              <w:bottom w:val="single" w:sz="4" w:space="0" w:color="auto"/>
            </w:tcBorders>
            <w:noWrap/>
            <w:hideMark/>
            <w:tcPrChange w:id="316" w:author="Maino Vieytes, Christian (NIH/NIA/IRP) [F]" w:date="2023-11-17T13:22:00Z">
              <w:tcPr>
                <w:tcW w:w="2284" w:type="dxa"/>
                <w:tcBorders>
                  <w:bottom w:val="single" w:sz="4" w:space="0" w:color="auto"/>
                </w:tcBorders>
                <w:noWrap/>
                <w:vAlign w:val="center"/>
                <w:hideMark/>
              </w:tcPr>
            </w:tcPrChange>
          </w:tcPr>
          <w:p w14:paraId="45CE42F6"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17" w:author="Maino Vieytes, Christian (NIH/NIA/IRP) [F]" w:date="2023-11-17T13:22:00Z">
              <w:tcPr>
                <w:tcW w:w="1899" w:type="dxa"/>
                <w:tcBorders>
                  <w:bottom w:val="single" w:sz="4" w:space="0" w:color="auto"/>
                </w:tcBorders>
                <w:noWrap/>
                <w:vAlign w:val="center"/>
                <w:hideMark/>
              </w:tcPr>
            </w:tcPrChange>
          </w:tcPr>
          <w:p w14:paraId="14EBBC60"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18" w:author="Maino Vieytes, Christian (NIH/NIA/IRP) [F]" w:date="2023-11-17T13:22:00Z">
              <w:tcPr>
                <w:tcW w:w="1871" w:type="dxa"/>
                <w:tcBorders>
                  <w:bottom w:val="single" w:sz="4" w:space="0" w:color="auto"/>
                </w:tcBorders>
                <w:noWrap/>
                <w:vAlign w:val="center"/>
                <w:hideMark/>
              </w:tcPr>
            </w:tcPrChange>
          </w:tcPr>
          <w:p w14:paraId="32A65CA8"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19" w:author="Maino Vieytes, Christian (NIH/NIA/IRP) [F]" w:date="2023-11-17T13:22:00Z">
              <w:tcPr>
                <w:tcW w:w="1399" w:type="dxa"/>
                <w:tcBorders>
                  <w:bottom w:val="single" w:sz="4" w:space="0" w:color="auto"/>
                </w:tcBorders>
                <w:noWrap/>
                <w:vAlign w:val="center"/>
                <w:hideMark/>
              </w:tcPr>
            </w:tcPrChange>
          </w:tcPr>
          <w:p w14:paraId="333D723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7605665" w14:textId="77777777" w:rsidTr="003E0A82">
        <w:trPr>
          <w:trHeight w:val="259"/>
          <w:trPrChange w:id="320" w:author="Maino Vieytes, Christian (NIH/NIA/IRP) [F]" w:date="2023-11-17T13:22:00Z">
            <w:trPr>
              <w:trHeight w:val="320"/>
            </w:trPr>
          </w:trPrChange>
        </w:trPr>
        <w:tc>
          <w:tcPr>
            <w:tcW w:w="2616" w:type="dxa"/>
            <w:tcBorders>
              <w:top w:val="nil"/>
            </w:tcBorders>
            <w:noWrap/>
            <w:hideMark/>
            <w:tcPrChange w:id="321" w:author="Maino Vieytes, Christian (NIH/NIA/IRP) [F]" w:date="2023-11-17T13:22:00Z">
              <w:tcPr>
                <w:tcW w:w="2616" w:type="dxa"/>
                <w:tcBorders>
                  <w:top w:val="nil"/>
                </w:tcBorders>
                <w:noWrap/>
                <w:vAlign w:val="center"/>
                <w:hideMark/>
              </w:tcPr>
            </w:tcPrChange>
          </w:tcPr>
          <w:p w14:paraId="1DC9A7F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1.3</w:t>
            </w:r>
          </w:p>
        </w:tc>
        <w:tc>
          <w:tcPr>
            <w:tcW w:w="2284" w:type="dxa"/>
            <w:tcBorders>
              <w:top w:val="nil"/>
            </w:tcBorders>
            <w:noWrap/>
            <w:hideMark/>
            <w:tcPrChange w:id="322" w:author="Maino Vieytes, Christian (NIH/NIA/IRP) [F]" w:date="2023-11-17T13:22:00Z">
              <w:tcPr>
                <w:tcW w:w="2284" w:type="dxa"/>
                <w:tcBorders>
                  <w:top w:val="nil"/>
                </w:tcBorders>
                <w:noWrap/>
                <w:vAlign w:val="center"/>
                <w:hideMark/>
              </w:tcPr>
            </w:tcPrChange>
          </w:tcPr>
          <w:p w14:paraId="5C3CE0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637 (17.3)</w:t>
            </w:r>
          </w:p>
        </w:tc>
        <w:tc>
          <w:tcPr>
            <w:tcW w:w="1899" w:type="dxa"/>
            <w:tcBorders>
              <w:top w:val="nil"/>
            </w:tcBorders>
            <w:noWrap/>
            <w:hideMark/>
            <w:tcPrChange w:id="323" w:author="Maino Vieytes, Christian (NIH/NIA/IRP) [F]" w:date="2023-11-17T13:22:00Z">
              <w:tcPr>
                <w:tcW w:w="1899" w:type="dxa"/>
                <w:tcBorders>
                  <w:top w:val="nil"/>
                </w:tcBorders>
                <w:noWrap/>
                <w:vAlign w:val="center"/>
                <w:hideMark/>
              </w:tcPr>
            </w:tcPrChange>
          </w:tcPr>
          <w:p w14:paraId="266F3D7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221 (63.5)</w:t>
            </w:r>
          </w:p>
        </w:tc>
        <w:tc>
          <w:tcPr>
            <w:tcW w:w="1871" w:type="dxa"/>
            <w:tcBorders>
              <w:top w:val="nil"/>
            </w:tcBorders>
            <w:noWrap/>
            <w:hideMark/>
            <w:tcPrChange w:id="324" w:author="Maino Vieytes, Christian (NIH/NIA/IRP) [F]" w:date="2023-11-17T13:22:00Z">
              <w:tcPr>
                <w:tcW w:w="1871" w:type="dxa"/>
                <w:tcBorders>
                  <w:top w:val="nil"/>
                </w:tcBorders>
                <w:noWrap/>
                <w:vAlign w:val="center"/>
                <w:hideMark/>
              </w:tcPr>
            </w:tcPrChange>
          </w:tcPr>
          <w:p w14:paraId="1494B74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416 (12.2)</w:t>
            </w:r>
          </w:p>
        </w:tc>
        <w:tc>
          <w:tcPr>
            <w:tcW w:w="1399" w:type="dxa"/>
            <w:tcBorders>
              <w:top w:val="nil"/>
            </w:tcBorders>
            <w:noWrap/>
            <w:hideMark/>
            <w:tcPrChange w:id="325" w:author="Maino Vieytes, Christian (NIH/NIA/IRP) [F]" w:date="2023-11-17T13:22:00Z">
              <w:tcPr>
                <w:tcW w:w="1399" w:type="dxa"/>
                <w:tcBorders>
                  <w:top w:val="nil"/>
                </w:tcBorders>
                <w:noWrap/>
                <w:vAlign w:val="center"/>
                <w:hideMark/>
              </w:tcPr>
            </w:tcPrChange>
          </w:tcPr>
          <w:p w14:paraId="2848AEA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4502EC8" w14:textId="77777777" w:rsidTr="003E0A82">
        <w:trPr>
          <w:trHeight w:val="259"/>
          <w:trPrChange w:id="326" w:author="Maino Vieytes, Christian (NIH/NIA/IRP) [F]" w:date="2023-11-17T13:22:00Z">
            <w:trPr>
              <w:trHeight w:val="320"/>
            </w:trPr>
          </w:trPrChange>
        </w:trPr>
        <w:tc>
          <w:tcPr>
            <w:tcW w:w="2616" w:type="dxa"/>
            <w:tcBorders>
              <w:bottom w:val="single" w:sz="4" w:space="0" w:color="auto"/>
            </w:tcBorders>
            <w:noWrap/>
            <w:hideMark/>
            <w:tcPrChange w:id="327" w:author="Maino Vieytes, Christian (NIH/NIA/IRP) [F]" w:date="2023-11-17T13:22:00Z">
              <w:tcPr>
                <w:tcW w:w="2616" w:type="dxa"/>
                <w:tcBorders>
                  <w:bottom w:val="single" w:sz="4" w:space="0" w:color="auto"/>
                </w:tcBorders>
                <w:noWrap/>
                <w:vAlign w:val="center"/>
                <w:hideMark/>
              </w:tcPr>
            </w:tcPrChange>
          </w:tcPr>
          <w:p w14:paraId="15DF167E"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Health Insurance Status</w:t>
            </w:r>
          </w:p>
        </w:tc>
        <w:tc>
          <w:tcPr>
            <w:tcW w:w="2284" w:type="dxa"/>
            <w:tcBorders>
              <w:bottom w:val="single" w:sz="4" w:space="0" w:color="auto"/>
            </w:tcBorders>
            <w:noWrap/>
            <w:hideMark/>
            <w:tcPrChange w:id="328" w:author="Maino Vieytes, Christian (NIH/NIA/IRP) [F]" w:date="2023-11-17T13:22:00Z">
              <w:tcPr>
                <w:tcW w:w="2284" w:type="dxa"/>
                <w:tcBorders>
                  <w:bottom w:val="single" w:sz="4" w:space="0" w:color="auto"/>
                </w:tcBorders>
                <w:noWrap/>
                <w:vAlign w:val="center"/>
                <w:hideMark/>
              </w:tcPr>
            </w:tcPrChange>
          </w:tcPr>
          <w:p w14:paraId="2A6EA349"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29" w:author="Maino Vieytes, Christian (NIH/NIA/IRP) [F]" w:date="2023-11-17T13:22:00Z">
              <w:tcPr>
                <w:tcW w:w="1899" w:type="dxa"/>
                <w:tcBorders>
                  <w:bottom w:val="single" w:sz="4" w:space="0" w:color="auto"/>
                </w:tcBorders>
                <w:noWrap/>
                <w:vAlign w:val="center"/>
                <w:hideMark/>
              </w:tcPr>
            </w:tcPrChange>
          </w:tcPr>
          <w:p w14:paraId="717AF43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30" w:author="Maino Vieytes, Christian (NIH/NIA/IRP) [F]" w:date="2023-11-17T13:22:00Z">
              <w:tcPr>
                <w:tcW w:w="1871" w:type="dxa"/>
                <w:tcBorders>
                  <w:bottom w:val="single" w:sz="4" w:space="0" w:color="auto"/>
                </w:tcBorders>
                <w:noWrap/>
                <w:vAlign w:val="center"/>
                <w:hideMark/>
              </w:tcPr>
            </w:tcPrChange>
          </w:tcPr>
          <w:p w14:paraId="14F8EEBB"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31" w:author="Maino Vieytes, Christian (NIH/NIA/IRP) [F]" w:date="2023-11-17T13:22:00Z">
              <w:tcPr>
                <w:tcW w:w="1399" w:type="dxa"/>
                <w:tcBorders>
                  <w:bottom w:val="single" w:sz="4" w:space="0" w:color="auto"/>
                </w:tcBorders>
                <w:noWrap/>
                <w:vAlign w:val="center"/>
                <w:hideMark/>
              </w:tcPr>
            </w:tcPrChange>
          </w:tcPr>
          <w:p w14:paraId="2CEB27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77BF8452" w14:textId="77777777" w:rsidTr="003E0A82">
        <w:trPr>
          <w:trHeight w:val="259"/>
          <w:trPrChange w:id="332" w:author="Maino Vieytes, Christian (NIH/NIA/IRP) [F]" w:date="2023-11-17T13:22:00Z">
            <w:trPr>
              <w:trHeight w:val="320"/>
            </w:trPr>
          </w:trPrChange>
        </w:trPr>
        <w:tc>
          <w:tcPr>
            <w:tcW w:w="2616" w:type="dxa"/>
            <w:tcBorders>
              <w:top w:val="nil"/>
            </w:tcBorders>
            <w:noWrap/>
            <w:hideMark/>
            <w:tcPrChange w:id="333" w:author="Maino Vieytes, Christian (NIH/NIA/IRP) [F]" w:date="2023-11-17T13:22:00Z">
              <w:tcPr>
                <w:tcW w:w="2616" w:type="dxa"/>
                <w:tcBorders>
                  <w:top w:val="nil"/>
                </w:tcBorders>
                <w:noWrap/>
                <w:vAlign w:val="center"/>
                <w:hideMark/>
              </w:tcPr>
            </w:tcPrChange>
          </w:tcPr>
          <w:p w14:paraId="231F9F20"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Insured</w:t>
            </w:r>
          </w:p>
        </w:tc>
        <w:tc>
          <w:tcPr>
            <w:tcW w:w="2284" w:type="dxa"/>
            <w:tcBorders>
              <w:top w:val="nil"/>
            </w:tcBorders>
            <w:noWrap/>
            <w:hideMark/>
            <w:tcPrChange w:id="334" w:author="Maino Vieytes, Christian (NIH/NIA/IRP) [F]" w:date="2023-11-17T13:22:00Z">
              <w:tcPr>
                <w:tcW w:w="2284" w:type="dxa"/>
                <w:tcBorders>
                  <w:top w:val="nil"/>
                </w:tcBorders>
                <w:noWrap/>
                <w:vAlign w:val="center"/>
                <w:hideMark/>
              </w:tcPr>
            </w:tcPrChange>
          </w:tcPr>
          <w:p w14:paraId="0F285AC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2329 (94.1)</w:t>
            </w:r>
          </w:p>
        </w:tc>
        <w:tc>
          <w:tcPr>
            <w:tcW w:w="1899" w:type="dxa"/>
            <w:tcBorders>
              <w:top w:val="nil"/>
            </w:tcBorders>
            <w:noWrap/>
            <w:hideMark/>
            <w:tcPrChange w:id="335" w:author="Maino Vieytes, Christian (NIH/NIA/IRP) [F]" w:date="2023-11-17T13:22:00Z">
              <w:tcPr>
                <w:tcW w:w="1899" w:type="dxa"/>
                <w:tcBorders>
                  <w:top w:val="nil"/>
                </w:tcBorders>
                <w:noWrap/>
                <w:vAlign w:val="center"/>
                <w:hideMark/>
              </w:tcPr>
            </w:tcPrChange>
          </w:tcPr>
          <w:p w14:paraId="1A2E66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265 (83.7)</w:t>
            </w:r>
          </w:p>
        </w:tc>
        <w:tc>
          <w:tcPr>
            <w:tcW w:w="1871" w:type="dxa"/>
            <w:tcBorders>
              <w:top w:val="nil"/>
            </w:tcBorders>
            <w:noWrap/>
            <w:hideMark/>
            <w:tcPrChange w:id="336" w:author="Maino Vieytes, Christian (NIH/NIA/IRP) [F]" w:date="2023-11-17T13:22:00Z">
              <w:tcPr>
                <w:tcW w:w="1871" w:type="dxa"/>
                <w:tcBorders>
                  <w:top w:val="nil"/>
                </w:tcBorders>
                <w:noWrap/>
                <w:vAlign w:val="center"/>
                <w:hideMark/>
              </w:tcPr>
            </w:tcPrChange>
          </w:tcPr>
          <w:p w14:paraId="0121BB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2064 (95.3)</w:t>
            </w:r>
          </w:p>
        </w:tc>
        <w:tc>
          <w:tcPr>
            <w:tcW w:w="1399" w:type="dxa"/>
            <w:tcBorders>
              <w:top w:val="nil"/>
            </w:tcBorders>
            <w:noWrap/>
            <w:hideMark/>
            <w:tcPrChange w:id="337" w:author="Maino Vieytes, Christian (NIH/NIA/IRP) [F]" w:date="2023-11-17T13:22:00Z">
              <w:tcPr>
                <w:tcW w:w="1399" w:type="dxa"/>
                <w:tcBorders>
                  <w:top w:val="nil"/>
                </w:tcBorders>
                <w:noWrap/>
                <w:vAlign w:val="center"/>
                <w:hideMark/>
              </w:tcPr>
            </w:tcPrChange>
          </w:tcPr>
          <w:p w14:paraId="061BE8D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7532AF9" w14:textId="77777777" w:rsidTr="003E0A82">
        <w:trPr>
          <w:trHeight w:val="259"/>
          <w:trPrChange w:id="338" w:author="Maino Vieytes, Christian (NIH/NIA/IRP) [F]" w:date="2023-11-17T13:22:00Z">
            <w:trPr>
              <w:trHeight w:val="320"/>
            </w:trPr>
          </w:trPrChange>
        </w:trPr>
        <w:tc>
          <w:tcPr>
            <w:tcW w:w="2616" w:type="dxa"/>
            <w:tcBorders>
              <w:bottom w:val="single" w:sz="4" w:space="0" w:color="auto"/>
            </w:tcBorders>
            <w:noWrap/>
            <w:hideMark/>
            <w:tcPrChange w:id="339" w:author="Maino Vieytes, Christian (NIH/NIA/IRP) [F]" w:date="2023-11-17T13:22:00Z">
              <w:tcPr>
                <w:tcW w:w="2616" w:type="dxa"/>
                <w:tcBorders>
                  <w:bottom w:val="single" w:sz="4" w:space="0" w:color="auto"/>
                </w:tcBorders>
                <w:noWrap/>
                <w:vAlign w:val="center"/>
                <w:hideMark/>
              </w:tcPr>
            </w:tcPrChange>
          </w:tcPr>
          <w:p w14:paraId="094446CD"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Household Size</w:t>
            </w:r>
          </w:p>
        </w:tc>
        <w:tc>
          <w:tcPr>
            <w:tcW w:w="2284" w:type="dxa"/>
            <w:tcBorders>
              <w:bottom w:val="single" w:sz="4" w:space="0" w:color="auto"/>
            </w:tcBorders>
            <w:noWrap/>
            <w:hideMark/>
            <w:tcPrChange w:id="340" w:author="Maino Vieytes, Christian (NIH/NIA/IRP) [F]" w:date="2023-11-17T13:22:00Z">
              <w:tcPr>
                <w:tcW w:w="2284" w:type="dxa"/>
                <w:tcBorders>
                  <w:bottom w:val="single" w:sz="4" w:space="0" w:color="auto"/>
                </w:tcBorders>
                <w:noWrap/>
                <w:vAlign w:val="center"/>
                <w:hideMark/>
              </w:tcPr>
            </w:tcPrChange>
          </w:tcPr>
          <w:p w14:paraId="1B5CCBB7"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41" w:author="Maino Vieytes, Christian (NIH/NIA/IRP) [F]" w:date="2023-11-17T13:22:00Z">
              <w:tcPr>
                <w:tcW w:w="1899" w:type="dxa"/>
                <w:tcBorders>
                  <w:bottom w:val="single" w:sz="4" w:space="0" w:color="auto"/>
                </w:tcBorders>
                <w:noWrap/>
                <w:vAlign w:val="center"/>
                <w:hideMark/>
              </w:tcPr>
            </w:tcPrChange>
          </w:tcPr>
          <w:p w14:paraId="51FFE985"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42" w:author="Maino Vieytes, Christian (NIH/NIA/IRP) [F]" w:date="2023-11-17T13:22:00Z">
              <w:tcPr>
                <w:tcW w:w="1871" w:type="dxa"/>
                <w:tcBorders>
                  <w:bottom w:val="single" w:sz="4" w:space="0" w:color="auto"/>
                </w:tcBorders>
                <w:noWrap/>
                <w:vAlign w:val="center"/>
                <w:hideMark/>
              </w:tcPr>
            </w:tcPrChange>
          </w:tcPr>
          <w:p w14:paraId="61AE7C70"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43" w:author="Maino Vieytes, Christian (NIH/NIA/IRP) [F]" w:date="2023-11-17T13:22:00Z">
              <w:tcPr>
                <w:tcW w:w="1399" w:type="dxa"/>
                <w:tcBorders>
                  <w:bottom w:val="single" w:sz="4" w:space="0" w:color="auto"/>
                </w:tcBorders>
                <w:noWrap/>
                <w:vAlign w:val="center"/>
                <w:hideMark/>
              </w:tcPr>
            </w:tcPrChange>
          </w:tcPr>
          <w:p w14:paraId="7DE8CED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062C8C3F" w14:textId="77777777" w:rsidTr="003E0A82">
        <w:trPr>
          <w:trHeight w:val="259"/>
          <w:trPrChange w:id="344" w:author="Maino Vieytes, Christian (NIH/NIA/IRP) [F]" w:date="2023-11-17T13:22:00Z">
            <w:trPr>
              <w:trHeight w:val="320"/>
            </w:trPr>
          </w:trPrChange>
        </w:trPr>
        <w:tc>
          <w:tcPr>
            <w:tcW w:w="2616" w:type="dxa"/>
            <w:tcBorders>
              <w:bottom w:val="nil"/>
            </w:tcBorders>
            <w:noWrap/>
            <w:hideMark/>
            <w:tcPrChange w:id="345" w:author="Maino Vieytes, Christian (NIH/NIA/IRP) [F]" w:date="2023-11-17T13:22:00Z">
              <w:tcPr>
                <w:tcW w:w="2616" w:type="dxa"/>
                <w:tcBorders>
                  <w:bottom w:val="nil"/>
                </w:tcBorders>
                <w:noWrap/>
                <w:vAlign w:val="center"/>
                <w:hideMark/>
              </w:tcPr>
            </w:tcPrChange>
          </w:tcPr>
          <w:p w14:paraId="7CA486D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&lt; 5 Persons</w:t>
            </w:r>
          </w:p>
        </w:tc>
        <w:tc>
          <w:tcPr>
            <w:tcW w:w="2284" w:type="dxa"/>
            <w:tcBorders>
              <w:bottom w:val="nil"/>
            </w:tcBorders>
            <w:noWrap/>
            <w:hideMark/>
            <w:tcPrChange w:id="346" w:author="Maino Vieytes, Christian (NIH/NIA/IRP) [F]" w:date="2023-11-17T13:22:00Z">
              <w:tcPr>
                <w:tcW w:w="2284" w:type="dxa"/>
                <w:tcBorders>
                  <w:bottom w:val="nil"/>
                </w:tcBorders>
                <w:noWrap/>
                <w:vAlign w:val="center"/>
                <w:hideMark/>
              </w:tcPr>
            </w:tcPrChange>
          </w:tcPr>
          <w:p w14:paraId="4ED5038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2274 (92.5)</w:t>
            </w:r>
          </w:p>
        </w:tc>
        <w:tc>
          <w:tcPr>
            <w:tcW w:w="1899" w:type="dxa"/>
            <w:tcBorders>
              <w:bottom w:val="nil"/>
            </w:tcBorders>
            <w:noWrap/>
            <w:hideMark/>
            <w:tcPrChange w:id="347" w:author="Maino Vieytes, Christian (NIH/NIA/IRP) [F]" w:date="2023-11-17T13:22:00Z">
              <w:tcPr>
                <w:tcW w:w="1899" w:type="dxa"/>
                <w:tcBorders>
                  <w:bottom w:val="nil"/>
                </w:tcBorders>
                <w:noWrap/>
                <w:vAlign w:val="center"/>
                <w:hideMark/>
              </w:tcPr>
            </w:tcPrChange>
          </w:tcPr>
          <w:p w14:paraId="5CF41DD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247 (78.6)</w:t>
            </w:r>
          </w:p>
        </w:tc>
        <w:tc>
          <w:tcPr>
            <w:tcW w:w="1871" w:type="dxa"/>
            <w:tcBorders>
              <w:bottom w:val="nil"/>
            </w:tcBorders>
            <w:noWrap/>
            <w:hideMark/>
            <w:tcPrChange w:id="348" w:author="Maino Vieytes, Christian (NIH/NIA/IRP) [F]" w:date="2023-11-17T13:22:00Z">
              <w:tcPr>
                <w:tcW w:w="1871" w:type="dxa"/>
                <w:tcBorders>
                  <w:bottom w:val="nil"/>
                </w:tcBorders>
                <w:noWrap/>
                <w:vAlign w:val="center"/>
                <w:hideMark/>
              </w:tcPr>
            </w:tcPrChange>
          </w:tcPr>
          <w:p w14:paraId="1C29A0D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2027 (94.1)</w:t>
            </w:r>
          </w:p>
        </w:tc>
        <w:tc>
          <w:tcPr>
            <w:tcW w:w="1399" w:type="dxa"/>
            <w:tcBorders>
              <w:bottom w:val="nil"/>
            </w:tcBorders>
            <w:noWrap/>
            <w:hideMark/>
            <w:tcPrChange w:id="349" w:author="Maino Vieytes, Christian (NIH/NIA/IRP) [F]" w:date="2023-11-17T13:22:00Z">
              <w:tcPr>
                <w:tcW w:w="1399" w:type="dxa"/>
                <w:tcBorders>
                  <w:bottom w:val="nil"/>
                </w:tcBorders>
                <w:noWrap/>
                <w:vAlign w:val="center"/>
                <w:hideMark/>
              </w:tcPr>
            </w:tcPrChange>
          </w:tcPr>
          <w:p w14:paraId="040D1D60"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E04BA8A" w14:textId="77777777" w:rsidTr="003E0A82">
        <w:trPr>
          <w:trHeight w:val="259"/>
          <w:trPrChange w:id="350" w:author="Maino Vieytes, Christian (NIH/NIA/IRP) [F]" w:date="2023-11-17T13:22:00Z">
            <w:trPr>
              <w:trHeight w:val="320"/>
            </w:trPr>
          </w:trPrChange>
        </w:trPr>
        <w:tc>
          <w:tcPr>
            <w:tcW w:w="2616" w:type="dxa"/>
            <w:tcBorders>
              <w:top w:val="nil"/>
            </w:tcBorders>
            <w:noWrap/>
            <w:hideMark/>
            <w:tcPrChange w:id="351" w:author="Maino Vieytes, Christian (NIH/NIA/IRP) [F]" w:date="2023-11-17T13:22:00Z">
              <w:tcPr>
                <w:tcW w:w="2616" w:type="dxa"/>
                <w:tcBorders>
                  <w:top w:val="nil"/>
                </w:tcBorders>
                <w:noWrap/>
                <w:vAlign w:val="center"/>
                <w:hideMark/>
              </w:tcPr>
            </w:tcPrChange>
          </w:tcPr>
          <w:p w14:paraId="760D1258"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 5 Persons</w:t>
            </w:r>
          </w:p>
        </w:tc>
        <w:tc>
          <w:tcPr>
            <w:tcW w:w="2284" w:type="dxa"/>
            <w:tcBorders>
              <w:top w:val="nil"/>
            </w:tcBorders>
            <w:noWrap/>
            <w:hideMark/>
            <w:tcPrChange w:id="352" w:author="Maino Vieytes, Christian (NIH/NIA/IRP) [F]" w:date="2023-11-17T13:22:00Z">
              <w:tcPr>
                <w:tcW w:w="2284" w:type="dxa"/>
                <w:tcBorders>
                  <w:top w:val="nil"/>
                </w:tcBorders>
                <w:noWrap/>
                <w:vAlign w:val="center"/>
                <w:hideMark/>
              </w:tcPr>
            </w:tcPrChange>
          </w:tcPr>
          <w:p w14:paraId="6E85A26B"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 (7.5)</w:t>
            </w:r>
          </w:p>
        </w:tc>
        <w:tc>
          <w:tcPr>
            <w:tcW w:w="1899" w:type="dxa"/>
            <w:tcBorders>
              <w:top w:val="nil"/>
            </w:tcBorders>
            <w:noWrap/>
            <w:hideMark/>
            <w:tcPrChange w:id="353" w:author="Maino Vieytes, Christian (NIH/NIA/IRP) [F]" w:date="2023-11-17T13:22:00Z">
              <w:tcPr>
                <w:tcW w:w="1899" w:type="dxa"/>
                <w:tcBorders>
                  <w:top w:val="nil"/>
                </w:tcBorders>
                <w:noWrap/>
                <w:vAlign w:val="center"/>
                <w:hideMark/>
              </w:tcPr>
            </w:tcPrChange>
          </w:tcPr>
          <w:p w14:paraId="17B4C4A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70 (21.4)</w:t>
            </w:r>
          </w:p>
        </w:tc>
        <w:tc>
          <w:tcPr>
            <w:tcW w:w="1871" w:type="dxa"/>
            <w:tcBorders>
              <w:top w:val="nil"/>
            </w:tcBorders>
            <w:noWrap/>
            <w:hideMark/>
            <w:tcPrChange w:id="354" w:author="Maino Vieytes, Christian (NIH/NIA/IRP) [F]" w:date="2023-11-17T13:22:00Z">
              <w:tcPr>
                <w:tcW w:w="1871" w:type="dxa"/>
                <w:tcBorders>
                  <w:top w:val="nil"/>
                </w:tcBorders>
                <w:noWrap/>
                <w:vAlign w:val="center"/>
                <w:hideMark/>
              </w:tcPr>
            </w:tcPrChange>
          </w:tcPr>
          <w:p w14:paraId="0CE91629"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149 (5.9)</w:t>
            </w:r>
          </w:p>
        </w:tc>
        <w:tc>
          <w:tcPr>
            <w:tcW w:w="1399" w:type="dxa"/>
            <w:tcBorders>
              <w:top w:val="nil"/>
            </w:tcBorders>
            <w:noWrap/>
            <w:hideMark/>
            <w:tcPrChange w:id="355" w:author="Maino Vieytes, Christian (NIH/NIA/IRP) [F]" w:date="2023-11-17T13:22:00Z">
              <w:tcPr>
                <w:tcW w:w="1399" w:type="dxa"/>
                <w:tcBorders>
                  <w:top w:val="nil"/>
                </w:tcBorders>
                <w:noWrap/>
                <w:vAlign w:val="center"/>
                <w:hideMark/>
              </w:tcPr>
            </w:tcPrChange>
          </w:tcPr>
          <w:p w14:paraId="6503CE0D"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306869F0" w14:textId="77777777" w:rsidTr="003E0A82">
        <w:trPr>
          <w:trHeight w:val="259"/>
          <w:trPrChange w:id="356" w:author="Maino Vieytes, Christian (NIH/NIA/IRP) [F]" w:date="2023-11-17T13:22:00Z">
            <w:trPr>
              <w:trHeight w:val="320"/>
            </w:trPr>
          </w:trPrChange>
        </w:trPr>
        <w:tc>
          <w:tcPr>
            <w:tcW w:w="2616" w:type="dxa"/>
            <w:noWrap/>
            <w:hideMark/>
            <w:tcPrChange w:id="357" w:author="Maino Vieytes, Christian (NIH/NIA/IRP) [F]" w:date="2023-11-17T13:22:00Z">
              <w:tcPr>
                <w:tcW w:w="2616" w:type="dxa"/>
                <w:noWrap/>
                <w:vAlign w:val="center"/>
                <w:hideMark/>
              </w:tcPr>
            </w:tcPrChange>
          </w:tcPr>
          <w:p w14:paraId="76751699"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NHANES ADL Score</w:t>
            </w:r>
          </w:p>
        </w:tc>
        <w:tc>
          <w:tcPr>
            <w:tcW w:w="2284" w:type="dxa"/>
            <w:noWrap/>
            <w:hideMark/>
            <w:tcPrChange w:id="358" w:author="Maino Vieytes, Christian (NIH/NIA/IRP) [F]" w:date="2023-11-17T13:22:00Z">
              <w:tcPr>
                <w:tcW w:w="2284" w:type="dxa"/>
                <w:noWrap/>
                <w:vAlign w:val="center"/>
                <w:hideMark/>
              </w:tcPr>
            </w:tcPrChange>
          </w:tcPr>
          <w:p w14:paraId="04F0DCF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22.26 (4.56)</w:t>
            </w:r>
          </w:p>
        </w:tc>
        <w:tc>
          <w:tcPr>
            <w:tcW w:w="1899" w:type="dxa"/>
            <w:noWrap/>
            <w:hideMark/>
            <w:tcPrChange w:id="359" w:author="Maino Vieytes, Christian (NIH/NIA/IRP) [F]" w:date="2023-11-17T13:22:00Z">
              <w:tcPr>
                <w:tcW w:w="1899" w:type="dxa"/>
                <w:noWrap/>
                <w:vAlign w:val="center"/>
                <w:hideMark/>
              </w:tcPr>
            </w:tcPrChange>
          </w:tcPr>
          <w:p w14:paraId="2759296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26.1 (7.34)</w:t>
            </w:r>
          </w:p>
        </w:tc>
        <w:tc>
          <w:tcPr>
            <w:tcW w:w="1871" w:type="dxa"/>
            <w:noWrap/>
            <w:hideMark/>
            <w:tcPrChange w:id="360" w:author="Maino Vieytes, Christian (NIH/NIA/IRP) [F]" w:date="2023-11-17T13:22:00Z">
              <w:tcPr>
                <w:tcW w:w="1871" w:type="dxa"/>
                <w:noWrap/>
                <w:vAlign w:val="center"/>
                <w:hideMark/>
              </w:tcPr>
            </w:tcPrChange>
          </w:tcPr>
          <w:p w14:paraId="22950C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21.93 (4.07)</w:t>
            </w:r>
          </w:p>
        </w:tc>
        <w:tc>
          <w:tcPr>
            <w:tcW w:w="1399" w:type="dxa"/>
            <w:noWrap/>
            <w:hideMark/>
            <w:tcPrChange w:id="361" w:author="Maino Vieytes, Christian (NIH/NIA/IRP) [F]" w:date="2023-11-17T13:22:00Z">
              <w:tcPr>
                <w:tcW w:w="1399" w:type="dxa"/>
                <w:noWrap/>
                <w:vAlign w:val="center"/>
                <w:hideMark/>
              </w:tcPr>
            </w:tcPrChange>
          </w:tcPr>
          <w:p w14:paraId="4B02404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3C0C08A" w14:textId="77777777" w:rsidTr="003E0A82">
        <w:trPr>
          <w:trHeight w:val="259"/>
          <w:trPrChange w:id="362" w:author="Maino Vieytes, Christian (NIH/NIA/IRP) [F]" w:date="2023-11-17T13:22:00Z">
            <w:trPr>
              <w:trHeight w:val="320"/>
            </w:trPr>
          </w:trPrChange>
        </w:trPr>
        <w:tc>
          <w:tcPr>
            <w:tcW w:w="2616" w:type="dxa"/>
            <w:noWrap/>
            <w:hideMark/>
            <w:tcPrChange w:id="363" w:author="Maino Vieytes, Christian (NIH/NIA/IRP) [F]" w:date="2023-11-17T13:22:00Z">
              <w:tcPr>
                <w:tcW w:w="2616" w:type="dxa"/>
                <w:noWrap/>
                <w:vAlign w:val="center"/>
                <w:hideMark/>
              </w:tcPr>
            </w:tcPrChange>
          </w:tcPr>
          <w:p w14:paraId="30B4F1FB"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BMI (kg/m</w:t>
            </w:r>
            <w:r w:rsidRPr="00B717EF">
              <w:rPr>
                <w:rFonts w:ascii="Times New Roman" w:hAnsi="Times New Roman" w:cs="Times New Roman"/>
                <w:sz w:val="20"/>
                <w:szCs w:val="20"/>
                <w:vertAlign w:val="superscript"/>
              </w:rPr>
              <w:t>2</w:t>
            </w:r>
            <w:r w:rsidRPr="00B717EF">
              <w:rPr>
                <w:rFonts w:ascii="Times New Roman" w:hAnsi="Times New Roman" w:cs="Times New Roman"/>
                <w:sz w:val="20"/>
                <w:szCs w:val="20"/>
              </w:rPr>
              <w:t>)</w:t>
            </w:r>
          </w:p>
        </w:tc>
        <w:tc>
          <w:tcPr>
            <w:tcW w:w="2284" w:type="dxa"/>
            <w:noWrap/>
            <w:hideMark/>
            <w:tcPrChange w:id="364" w:author="Maino Vieytes, Christian (NIH/NIA/IRP) [F]" w:date="2023-11-17T13:22:00Z">
              <w:tcPr>
                <w:tcW w:w="2284" w:type="dxa"/>
                <w:noWrap/>
                <w:vAlign w:val="center"/>
                <w:hideMark/>
              </w:tcPr>
            </w:tcPrChange>
          </w:tcPr>
          <w:p w14:paraId="28B403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28.92 (6.61)</w:t>
            </w:r>
          </w:p>
        </w:tc>
        <w:tc>
          <w:tcPr>
            <w:tcW w:w="1899" w:type="dxa"/>
            <w:noWrap/>
            <w:hideMark/>
            <w:tcPrChange w:id="365" w:author="Maino Vieytes, Christian (NIH/NIA/IRP) [F]" w:date="2023-11-17T13:22:00Z">
              <w:tcPr>
                <w:tcW w:w="1899" w:type="dxa"/>
                <w:noWrap/>
                <w:vAlign w:val="center"/>
                <w:hideMark/>
              </w:tcPr>
            </w:tcPrChange>
          </w:tcPr>
          <w:p w14:paraId="1CEB8D4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29.82 (7.43)</w:t>
            </w:r>
          </w:p>
        </w:tc>
        <w:tc>
          <w:tcPr>
            <w:tcW w:w="1871" w:type="dxa"/>
            <w:noWrap/>
            <w:hideMark/>
            <w:tcPrChange w:id="366" w:author="Maino Vieytes, Christian (NIH/NIA/IRP) [F]" w:date="2023-11-17T13:22:00Z">
              <w:tcPr>
                <w:tcW w:w="1871" w:type="dxa"/>
                <w:noWrap/>
                <w:vAlign w:val="center"/>
                <w:hideMark/>
              </w:tcPr>
            </w:tcPrChange>
          </w:tcPr>
          <w:p w14:paraId="139796C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28.82 (6.51)</w:t>
            </w:r>
          </w:p>
        </w:tc>
        <w:tc>
          <w:tcPr>
            <w:tcW w:w="1399" w:type="dxa"/>
            <w:noWrap/>
            <w:hideMark/>
            <w:tcPrChange w:id="367" w:author="Maino Vieytes, Christian (NIH/NIA/IRP) [F]" w:date="2023-11-17T13:22:00Z">
              <w:tcPr>
                <w:tcW w:w="1399" w:type="dxa"/>
                <w:noWrap/>
                <w:vAlign w:val="center"/>
                <w:hideMark/>
              </w:tcPr>
            </w:tcPrChange>
          </w:tcPr>
          <w:p w14:paraId="39808D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0.08</w:t>
            </w:r>
          </w:p>
        </w:tc>
      </w:tr>
      <w:tr w:rsidR="00B717EF" w:rsidRPr="00B717EF" w14:paraId="5AEF1A11" w14:textId="77777777" w:rsidTr="003E0A82">
        <w:trPr>
          <w:trHeight w:val="259"/>
          <w:trPrChange w:id="368" w:author="Maino Vieytes, Christian (NIH/NIA/IRP) [F]" w:date="2023-11-17T13:22:00Z">
            <w:trPr>
              <w:trHeight w:val="320"/>
            </w:trPr>
          </w:trPrChange>
        </w:trPr>
        <w:tc>
          <w:tcPr>
            <w:tcW w:w="2616" w:type="dxa"/>
            <w:noWrap/>
            <w:hideMark/>
            <w:tcPrChange w:id="369" w:author="Maino Vieytes, Christian (NIH/NIA/IRP) [F]" w:date="2023-11-17T13:22:00Z">
              <w:tcPr>
                <w:tcW w:w="2616" w:type="dxa"/>
                <w:noWrap/>
                <w:vAlign w:val="center"/>
                <w:hideMark/>
              </w:tcPr>
            </w:tcPrChange>
          </w:tcPr>
          <w:p w14:paraId="64A73696"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Weekly MET Minutes</w:t>
            </w:r>
          </w:p>
        </w:tc>
        <w:tc>
          <w:tcPr>
            <w:tcW w:w="2284" w:type="dxa"/>
            <w:noWrap/>
            <w:hideMark/>
            <w:tcPrChange w:id="370" w:author="Maino Vieytes, Christian (NIH/NIA/IRP) [F]" w:date="2023-11-17T13:22:00Z">
              <w:tcPr>
                <w:tcW w:w="2284" w:type="dxa"/>
                <w:noWrap/>
                <w:vAlign w:val="center"/>
                <w:hideMark/>
              </w:tcPr>
            </w:tcPrChange>
          </w:tcPr>
          <w:p w14:paraId="7DE60B21"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2249.04 (4387.81)</w:t>
            </w:r>
          </w:p>
        </w:tc>
        <w:tc>
          <w:tcPr>
            <w:tcW w:w="1899" w:type="dxa"/>
            <w:noWrap/>
            <w:hideMark/>
            <w:tcPrChange w:id="371" w:author="Maino Vieytes, Christian (NIH/NIA/IRP) [F]" w:date="2023-11-17T13:22:00Z">
              <w:tcPr>
                <w:tcW w:w="1899" w:type="dxa"/>
                <w:noWrap/>
                <w:vAlign w:val="center"/>
                <w:hideMark/>
              </w:tcPr>
            </w:tcPrChange>
          </w:tcPr>
          <w:p w14:paraId="7D45EDB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5195.27 (8691.45)</w:t>
            </w:r>
          </w:p>
        </w:tc>
        <w:tc>
          <w:tcPr>
            <w:tcW w:w="1871" w:type="dxa"/>
            <w:noWrap/>
            <w:hideMark/>
            <w:tcPrChange w:id="372" w:author="Maino Vieytes, Christian (NIH/NIA/IRP) [F]" w:date="2023-11-17T13:22:00Z">
              <w:tcPr>
                <w:tcW w:w="1871" w:type="dxa"/>
                <w:noWrap/>
                <w:vAlign w:val="center"/>
                <w:hideMark/>
              </w:tcPr>
            </w:tcPrChange>
          </w:tcPr>
          <w:p w14:paraId="7EBE7C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1923.51 (3462.9)</w:t>
            </w:r>
          </w:p>
        </w:tc>
        <w:tc>
          <w:tcPr>
            <w:tcW w:w="1399" w:type="dxa"/>
            <w:noWrap/>
            <w:hideMark/>
            <w:tcPrChange w:id="373" w:author="Maino Vieytes, Christian (NIH/NIA/IRP) [F]" w:date="2023-11-17T13:22:00Z">
              <w:tcPr>
                <w:tcW w:w="1399" w:type="dxa"/>
                <w:noWrap/>
                <w:vAlign w:val="center"/>
                <w:hideMark/>
              </w:tcPr>
            </w:tcPrChange>
          </w:tcPr>
          <w:p w14:paraId="6CBAF25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40BE0997" w14:textId="77777777" w:rsidTr="003E0A82">
        <w:trPr>
          <w:trHeight w:val="259"/>
          <w:trPrChange w:id="374" w:author="Maino Vieytes, Christian (NIH/NIA/IRP) [F]" w:date="2023-11-17T13:22:00Z">
            <w:trPr>
              <w:trHeight w:val="320"/>
            </w:trPr>
          </w:trPrChange>
        </w:trPr>
        <w:tc>
          <w:tcPr>
            <w:tcW w:w="2616" w:type="dxa"/>
            <w:noWrap/>
            <w:hideMark/>
            <w:tcPrChange w:id="375" w:author="Maino Vieytes, Christian (NIH/NIA/IRP) [F]" w:date="2023-11-17T13:22:00Z">
              <w:tcPr>
                <w:tcW w:w="2616" w:type="dxa"/>
                <w:noWrap/>
                <w:vAlign w:val="center"/>
                <w:hideMark/>
              </w:tcPr>
            </w:tcPrChange>
          </w:tcPr>
          <w:p w14:paraId="21C7D5C5"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Daily Caloric Intake (kcal)</w:t>
            </w:r>
          </w:p>
        </w:tc>
        <w:tc>
          <w:tcPr>
            <w:tcW w:w="2284" w:type="dxa"/>
            <w:noWrap/>
            <w:hideMark/>
            <w:tcPrChange w:id="376" w:author="Maino Vieytes, Christian (NIH/NIA/IRP) [F]" w:date="2023-11-17T13:22:00Z">
              <w:tcPr>
                <w:tcW w:w="2284" w:type="dxa"/>
                <w:noWrap/>
                <w:vAlign w:val="center"/>
                <w:hideMark/>
              </w:tcPr>
            </w:tcPrChange>
          </w:tcPr>
          <w:p w14:paraId="0A60A7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1900.17 (679.88)</w:t>
            </w:r>
          </w:p>
        </w:tc>
        <w:tc>
          <w:tcPr>
            <w:tcW w:w="1899" w:type="dxa"/>
            <w:noWrap/>
            <w:hideMark/>
            <w:tcPrChange w:id="377" w:author="Maino Vieytes, Christian (NIH/NIA/IRP) [F]" w:date="2023-11-17T13:22:00Z">
              <w:tcPr>
                <w:tcW w:w="1899" w:type="dxa"/>
                <w:noWrap/>
                <w:vAlign w:val="center"/>
                <w:hideMark/>
              </w:tcPr>
            </w:tcPrChange>
          </w:tcPr>
          <w:p w14:paraId="38F3B34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1751 (791.25)</w:t>
            </w:r>
          </w:p>
        </w:tc>
        <w:tc>
          <w:tcPr>
            <w:tcW w:w="1871" w:type="dxa"/>
            <w:noWrap/>
            <w:hideMark/>
            <w:tcPrChange w:id="378" w:author="Maino Vieytes, Christian (NIH/NIA/IRP) [F]" w:date="2023-11-17T13:22:00Z">
              <w:tcPr>
                <w:tcW w:w="1871" w:type="dxa"/>
                <w:noWrap/>
                <w:vAlign w:val="center"/>
                <w:hideMark/>
              </w:tcPr>
            </w:tcPrChange>
          </w:tcPr>
          <w:p w14:paraId="78322D9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1916.65 (664.54)</w:t>
            </w:r>
          </w:p>
        </w:tc>
        <w:tc>
          <w:tcPr>
            <w:tcW w:w="1399" w:type="dxa"/>
            <w:noWrap/>
            <w:hideMark/>
            <w:tcPrChange w:id="379" w:author="Maino Vieytes, Christian (NIH/NIA/IRP) [F]" w:date="2023-11-17T13:22:00Z">
              <w:tcPr>
                <w:tcW w:w="1399" w:type="dxa"/>
                <w:noWrap/>
                <w:vAlign w:val="center"/>
                <w:hideMark/>
              </w:tcPr>
            </w:tcPrChange>
          </w:tcPr>
          <w:p w14:paraId="380C08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0.02</w:t>
            </w:r>
          </w:p>
        </w:tc>
      </w:tr>
      <w:tr w:rsidR="00B717EF" w:rsidRPr="00B717EF" w14:paraId="1CCAD091" w14:textId="77777777" w:rsidTr="003E0A82">
        <w:trPr>
          <w:trHeight w:val="259"/>
          <w:trPrChange w:id="380" w:author="Maino Vieytes, Christian (NIH/NIA/IRP) [F]" w:date="2023-11-17T13:22:00Z">
            <w:trPr>
              <w:trHeight w:val="320"/>
            </w:trPr>
          </w:trPrChange>
        </w:trPr>
        <w:tc>
          <w:tcPr>
            <w:tcW w:w="2616" w:type="dxa"/>
            <w:noWrap/>
            <w:hideMark/>
            <w:tcPrChange w:id="381" w:author="Maino Vieytes, Christian (NIH/NIA/IRP) [F]" w:date="2023-11-17T13:22:00Z">
              <w:tcPr>
                <w:tcW w:w="2616" w:type="dxa"/>
                <w:noWrap/>
                <w:vAlign w:val="center"/>
                <w:hideMark/>
              </w:tcPr>
            </w:tcPrChange>
          </w:tcPr>
          <w:p w14:paraId="5582BBDF" w14:textId="77777777" w:rsidR="00B717EF" w:rsidRPr="00B717EF" w:rsidRDefault="00B717EF" w:rsidP="00B717EF">
            <w:pPr>
              <w:rPr>
                <w:rFonts w:ascii="Times New Roman" w:hAnsi="Times New Roman" w:cs="Times New Roman"/>
                <w:sz w:val="20"/>
                <w:szCs w:val="20"/>
              </w:rPr>
            </w:pPr>
            <w:proofErr w:type="spellStart"/>
            <w:r w:rsidRPr="00B717EF">
              <w:rPr>
                <w:rFonts w:ascii="Times New Roman" w:hAnsi="Times New Roman" w:cs="Times New Roman"/>
                <w:sz w:val="20"/>
                <w:szCs w:val="20"/>
              </w:rPr>
              <w:t>Charlson</w:t>
            </w:r>
            <w:proofErr w:type="spellEnd"/>
            <w:r w:rsidRPr="00B717EF">
              <w:rPr>
                <w:rFonts w:ascii="Times New Roman" w:hAnsi="Times New Roman" w:cs="Times New Roman"/>
                <w:sz w:val="20"/>
                <w:szCs w:val="20"/>
              </w:rPr>
              <w:t xml:space="preserve"> Comorbidity Index</w:t>
            </w:r>
          </w:p>
        </w:tc>
        <w:tc>
          <w:tcPr>
            <w:tcW w:w="2284" w:type="dxa"/>
            <w:noWrap/>
            <w:hideMark/>
            <w:tcPrChange w:id="382" w:author="Maino Vieytes, Christian (NIH/NIA/IRP) [F]" w:date="2023-11-17T13:22:00Z">
              <w:tcPr>
                <w:tcW w:w="2284" w:type="dxa"/>
                <w:noWrap/>
                <w:vAlign w:val="center"/>
                <w:hideMark/>
              </w:tcPr>
            </w:tcPrChange>
          </w:tcPr>
          <w:p w14:paraId="136E47E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2.98 (1.35)</w:t>
            </w:r>
          </w:p>
        </w:tc>
        <w:tc>
          <w:tcPr>
            <w:tcW w:w="1899" w:type="dxa"/>
            <w:noWrap/>
            <w:hideMark/>
            <w:tcPrChange w:id="383" w:author="Maino Vieytes, Christian (NIH/NIA/IRP) [F]" w:date="2023-11-17T13:22:00Z">
              <w:tcPr>
                <w:tcW w:w="1899" w:type="dxa"/>
                <w:noWrap/>
                <w:vAlign w:val="center"/>
                <w:hideMark/>
              </w:tcPr>
            </w:tcPrChange>
          </w:tcPr>
          <w:p w14:paraId="08CA61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3.36 (1.71)</w:t>
            </w:r>
          </w:p>
        </w:tc>
        <w:tc>
          <w:tcPr>
            <w:tcW w:w="1871" w:type="dxa"/>
            <w:noWrap/>
            <w:hideMark/>
            <w:tcPrChange w:id="384" w:author="Maino Vieytes, Christian (NIH/NIA/IRP) [F]" w:date="2023-11-17T13:22:00Z">
              <w:tcPr>
                <w:tcW w:w="1871" w:type="dxa"/>
                <w:noWrap/>
                <w:vAlign w:val="center"/>
                <w:hideMark/>
              </w:tcPr>
            </w:tcPrChange>
          </w:tcPr>
          <w:p w14:paraId="57000FBC"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2.94 (1.3)</w:t>
            </w:r>
          </w:p>
        </w:tc>
        <w:tc>
          <w:tcPr>
            <w:tcW w:w="1399" w:type="dxa"/>
            <w:noWrap/>
            <w:hideMark/>
            <w:tcPrChange w:id="385" w:author="Maino Vieytes, Christian (NIH/NIA/IRP) [F]" w:date="2023-11-17T13:22:00Z">
              <w:tcPr>
                <w:tcW w:w="1399" w:type="dxa"/>
                <w:noWrap/>
                <w:vAlign w:val="center"/>
                <w:hideMark/>
              </w:tcPr>
            </w:tcPrChange>
          </w:tcPr>
          <w:p w14:paraId="38688533"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193FAAE6" w14:textId="77777777" w:rsidTr="003E0A82">
        <w:trPr>
          <w:trHeight w:val="259"/>
          <w:trPrChange w:id="386" w:author="Maino Vieytes, Christian (NIH/NIA/IRP) [F]" w:date="2023-11-17T13:22:00Z">
            <w:trPr>
              <w:trHeight w:val="320"/>
            </w:trPr>
          </w:trPrChange>
        </w:trPr>
        <w:tc>
          <w:tcPr>
            <w:tcW w:w="2616" w:type="dxa"/>
            <w:tcBorders>
              <w:bottom w:val="single" w:sz="4" w:space="0" w:color="auto"/>
            </w:tcBorders>
            <w:noWrap/>
            <w:hideMark/>
            <w:tcPrChange w:id="387" w:author="Maino Vieytes, Christian (NIH/NIA/IRP) [F]" w:date="2023-11-17T13:22:00Z">
              <w:tcPr>
                <w:tcW w:w="2616" w:type="dxa"/>
                <w:tcBorders>
                  <w:bottom w:val="single" w:sz="4" w:space="0" w:color="auto"/>
                </w:tcBorders>
                <w:noWrap/>
                <w:vAlign w:val="center"/>
                <w:hideMark/>
              </w:tcPr>
            </w:tcPrChange>
          </w:tcPr>
          <w:p w14:paraId="2BB018C1"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SNAP Benefits</w:t>
            </w:r>
          </w:p>
        </w:tc>
        <w:tc>
          <w:tcPr>
            <w:tcW w:w="2284" w:type="dxa"/>
            <w:tcBorders>
              <w:bottom w:val="single" w:sz="4" w:space="0" w:color="auto"/>
            </w:tcBorders>
            <w:noWrap/>
            <w:hideMark/>
            <w:tcPrChange w:id="388" w:author="Maino Vieytes, Christian (NIH/NIA/IRP) [F]" w:date="2023-11-17T13:22:00Z">
              <w:tcPr>
                <w:tcW w:w="2284" w:type="dxa"/>
                <w:tcBorders>
                  <w:bottom w:val="single" w:sz="4" w:space="0" w:color="auto"/>
                </w:tcBorders>
                <w:noWrap/>
                <w:vAlign w:val="center"/>
                <w:hideMark/>
              </w:tcPr>
            </w:tcPrChange>
          </w:tcPr>
          <w:p w14:paraId="1DB261EE"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389" w:author="Maino Vieytes, Christian (NIH/NIA/IRP) [F]" w:date="2023-11-17T13:22:00Z">
              <w:tcPr>
                <w:tcW w:w="1899" w:type="dxa"/>
                <w:tcBorders>
                  <w:bottom w:val="single" w:sz="4" w:space="0" w:color="auto"/>
                </w:tcBorders>
                <w:noWrap/>
                <w:vAlign w:val="center"/>
                <w:hideMark/>
              </w:tcPr>
            </w:tcPrChange>
          </w:tcPr>
          <w:p w14:paraId="5F63BBAE"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390" w:author="Maino Vieytes, Christian (NIH/NIA/IRP) [F]" w:date="2023-11-17T13:22:00Z">
              <w:tcPr>
                <w:tcW w:w="1871" w:type="dxa"/>
                <w:tcBorders>
                  <w:bottom w:val="single" w:sz="4" w:space="0" w:color="auto"/>
                </w:tcBorders>
                <w:noWrap/>
                <w:vAlign w:val="center"/>
                <w:hideMark/>
              </w:tcPr>
            </w:tcPrChange>
          </w:tcPr>
          <w:p w14:paraId="1023E259"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391" w:author="Maino Vieytes, Christian (NIH/NIA/IRP) [F]" w:date="2023-11-17T13:22:00Z">
              <w:tcPr>
                <w:tcW w:w="1399" w:type="dxa"/>
                <w:tcBorders>
                  <w:bottom w:val="single" w:sz="4" w:space="0" w:color="auto"/>
                </w:tcBorders>
                <w:noWrap/>
                <w:vAlign w:val="center"/>
                <w:hideMark/>
              </w:tcPr>
            </w:tcPrChange>
          </w:tcPr>
          <w:p w14:paraId="4BAF258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6843879E" w14:textId="77777777" w:rsidTr="003E0A82">
        <w:trPr>
          <w:trHeight w:val="259"/>
          <w:trPrChange w:id="392" w:author="Maino Vieytes, Christian (NIH/NIA/IRP) [F]" w:date="2023-11-17T13:22:00Z">
            <w:trPr>
              <w:trHeight w:val="320"/>
            </w:trPr>
          </w:trPrChange>
        </w:trPr>
        <w:tc>
          <w:tcPr>
            <w:tcW w:w="2616" w:type="dxa"/>
            <w:tcBorders>
              <w:top w:val="nil"/>
            </w:tcBorders>
            <w:noWrap/>
            <w:hideMark/>
            <w:tcPrChange w:id="393" w:author="Maino Vieytes, Christian (NIH/NIA/IRP) [F]" w:date="2023-11-17T13:22:00Z">
              <w:tcPr>
                <w:tcW w:w="2616" w:type="dxa"/>
                <w:tcBorders>
                  <w:top w:val="nil"/>
                </w:tcBorders>
                <w:noWrap/>
                <w:vAlign w:val="center"/>
                <w:hideMark/>
              </w:tcPr>
            </w:tcPrChange>
          </w:tcPr>
          <w:p w14:paraId="3A8C00E3"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Receiving</w:t>
            </w:r>
          </w:p>
        </w:tc>
        <w:tc>
          <w:tcPr>
            <w:tcW w:w="2284" w:type="dxa"/>
            <w:tcBorders>
              <w:top w:val="nil"/>
            </w:tcBorders>
            <w:noWrap/>
            <w:hideMark/>
            <w:tcPrChange w:id="394" w:author="Maino Vieytes, Christian (NIH/NIA/IRP) [F]" w:date="2023-11-17T13:22:00Z">
              <w:tcPr>
                <w:tcW w:w="2284" w:type="dxa"/>
                <w:tcBorders>
                  <w:top w:val="nil"/>
                </w:tcBorders>
                <w:noWrap/>
                <w:vAlign w:val="center"/>
                <w:hideMark/>
              </w:tcPr>
            </w:tcPrChange>
          </w:tcPr>
          <w:p w14:paraId="280ADB4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347 (11.2)</w:t>
            </w:r>
          </w:p>
        </w:tc>
        <w:tc>
          <w:tcPr>
            <w:tcW w:w="1899" w:type="dxa"/>
            <w:tcBorders>
              <w:top w:val="nil"/>
            </w:tcBorders>
            <w:noWrap/>
            <w:hideMark/>
            <w:tcPrChange w:id="395" w:author="Maino Vieytes, Christian (NIH/NIA/IRP) [F]" w:date="2023-11-17T13:22:00Z">
              <w:tcPr>
                <w:tcW w:w="1899" w:type="dxa"/>
                <w:tcBorders>
                  <w:top w:val="nil"/>
                </w:tcBorders>
                <w:noWrap/>
                <w:vAlign w:val="center"/>
                <w:hideMark/>
              </w:tcPr>
            </w:tcPrChange>
          </w:tcPr>
          <w:p w14:paraId="438C2D2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 (55.6)</w:t>
            </w:r>
          </w:p>
        </w:tc>
        <w:tc>
          <w:tcPr>
            <w:tcW w:w="1871" w:type="dxa"/>
            <w:tcBorders>
              <w:top w:val="nil"/>
            </w:tcBorders>
            <w:noWrap/>
            <w:hideMark/>
            <w:tcPrChange w:id="396" w:author="Maino Vieytes, Christian (NIH/NIA/IRP) [F]" w:date="2023-11-17T13:22:00Z">
              <w:tcPr>
                <w:tcW w:w="1871" w:type="dxa"/>
                <w:tcBorders>
                  <w:top w:val="nil"/>
                </w:tcBorders>
                <w:noWrap/>
                <w:vAlign w:val="center"/>
                <w:hideMark/>
              </w:tcPr>
            </w:tcPrChange>
          </w:tcPr>
          <w:p w14:paraId="73AE227D"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189 (6.3)</w:t>
            </w:r>
          </w:p>
        </w:tc>
        <w:tc>
          <w:tcPr>
            <w:tcW w:w="1399" w:type="dxa"/>
            <w:tcBorders>
              <w:top w:val="nil"/>
            </w:tcBorders>
            <w:noWrap/>
            <w:hideMark/>
            <w:tcPrChange w:id="397" w:author="Maino Vieytes, Christian (NIH/NIA/IRP) [F]" w:date="2023-11-17T13:22:00Z">
              <w:tcPr>
                <w:tcW w:w="1399" w:type="dxa"/>
                <w:tcBorders>
                  <w:top w:val="nil"/>
                </w:tcBorders>
                <w:noWrap/>
                <w:vAlign w:val="center"/>
                <w:hideMark/>
              </w:tcPr>
            </w:tcPrChange>
          </w:tcPr>
          <w:p w14:paraId="7A6DFB0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13DD9EC" w14:textId="77777777" w:rsidTr="0007538E">
        <w:trPr>
          <w:trHeight w:val="259"/>
          <w:trPrChange w:id="398" w:author="Maino Vieytes, Christian (NIH/NIA/IRP) [F]" w:date="2023-11-18T08:48:00Z">
            <w:trPr>
              <w:trHeight w:val="320"/>
            </w:trPr>
          </w:trPrChange>
        </w:trPr>
        <w:tc>
          <w:tcPr>
            <w:tcW w:w="2616" w:type="dxa"/>
            <w:noWrap/>
            <w:hideMark/>
            <w:tcPrChange w:id="399" w:author="Maino Vieytes, Christian (NIH/NIA/IRP) [F]" w:date="2023-11-18T08:48:00Z">
              <w:tcPr>
                <w:tcW w:w="2616" w:type="dxa"/>
                <w:noWrap/>
                <w:vAlign w:val="center"/>
                <w:hideMark/>
              </w:tcPr>
            </w:tcPrChange>
          </w:tcPr>
          <w:p w14:paraId="01B69709" w14:textId="77777777" w:rsidR="00B717EF" w:rsidRPr="0007538E" w:rsidRDefault="00B717EF" w:rsidP="00B717EF">
            <w:pPr>
              <w:rPr>
                <w:rFonts w:ascii="Times New Roman" w:hAnsi="Times New Roman" w:cs="Times New Roman"/>
                <w:sz w:val="18"/>
                <w:szCs w:val="18"/>
                <w:rPrChange w:id="400"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sz w:val="18"/>
                <w:szCs w:val="18"/>
                <w:rPrChange w:id="401" w:author="Maino Vieytes, Christian (NIH/NIA/IRP) [F]" w:date="2023-11-18T08:48:00Z">
                  <w:rPr>
                    <w:rFonts w:ascii="Times New Roman" w:hAnsi="Times New Roman" w:cs="Times New Roman"/>
                    <w:sz w:val="20"/>
                    <w:szCs w:val="20"/>
                  </w:rPr>
                </w:rPrChange>
              </w:rPr>
              <w:t>Years Since Diagnosis</w:t>
            </w:r>
          </w:p>
        </w:tc>
        <w:tc>
          <w:tcPr>
            <w:tcW w:w="2284" w:type="dxa"/>
            <w:noWrap/>
            <w:vAlign w:val="center"/>
            <w:hideMark/>
            <w:tcPrChange w:id="402" w:author="Maino Vieytes, Christian (NIH/NIA/IRP) [F]" w:date="2023-11-18T08:48:00Z">
              <w:tcPr>
                <w:tcW w:w="2284" w:type="dxa"/>
                <w:noWrap/>
                <w:vAlign w:val="center"/>
                <w:hideMark/>
              </w:tcPr>
            </w:tcPrChange>
          </w:tcPr>
          <w:p w14:paraId="54CCF78E" w14:textId="77777777" w:rsidR="00B717EF" w:rsidRPr="0007538E" w:rsidRDefault="00B717EF" w:rsidP="0007538E">
            <w:pPr>
              <w:ind w:firstLine="720"/>
              <w:jc w:val="center"/>
              <w:rPr>
                <w:rFonts w:ascii="Times New Roman" w:hAnsi="Times New Roman" w:cs="Times New Roman"/>
                <w:sz w:val="18"/>
                <w:szCs w:val="18"/>
                <w:rPrChange w:id="403" w:author="Maino Vieytes, Christian (NIH/NIA/IRP) [F]" w:date="2023-11-18T08:48:00Z">
                  <w:rPr>
                    <w:rFonts w:ascii="Times New Roman" w:hAnsi="Times New Roman" w:cs="Times New Roman"/>
                    <w:sz w:val="20"/>
                    <w:szCs w:val="20"/>
                  </w:rPr>
                </w:rPrChange>
              </w:rPr>
            </w:pPr>
          </w:p>
        </w:tc>
        <w:tc>
          <w:tcPr>
            <w:tcW w:w="1899" w:type="dxa"/>
            <w:noWrap/>
            <w:vAlign w:val="center"/>
            <w:hideMark/>
            <w:tcPrChange w:id="404" w:author="Maino Vieytes, Christian (NIH/NIA/IRP) [F]" w:date="2023-11-18T08:48:00Z">
              <w:tcPr>
                <w:tcW w:w="1899" w:type="dxa"/>
                <w:noWrap/>
                <w:vAlign w:val="center"/>
                <w:hideMark/>
              </w:tcPr>
            </w:tcPrChange>
          </w:tcPr>
          <w:p w14:paraId="5641E0C6" w14:textId="77777777" w:rsidR="00B717EF" w:rsidRPr="0007538E" w:rsidRDefault="00B717EF" w:rsidP="0007538E">
            <w:pPr>
              <w:ind w:firstLine="720"/>
              <w:jc w:val="center"/>
              <w:rPr>
                <w:rFonts w:ascii="Times New Roman" w:hAnsi="Times New Roman" w:cs="Times New Roman"/>
                <w:sz w:val="18"/>
                <w:szCs w:val="18"/>
                <w:rPrChange w:id="405" w:author="Maino Vieytes, Christian (NIH/NIA/IRP) [F]" w:date="2023-11-18T08:48:00Z">
                  <w:rPr>
                    <w:rFonts w:ascii="Times New Roman" w:hAnsi="Times New Roman" w:cs="Times New Roman"/>
                    <w:sz w:val="20"/>
                    <w:szCs w:val="20"/>
                  </w:rPr>
                </w:rPrChange>
              </w:rPr>
            </w:pPr>
          </w:p>
        </w:tc>
        <w:tc>
          <w:tcPr>
            <w:tcW w:w="1871" w:type="dxa"/>
            <w:noWrap/>
            <w:vAlign w:val="center"/>
            <w:hideMark/>
            <w:tcPrChange w:id="406" w:author="Maino Vieytes, Christian (NIH/NIA/IRP) [F]" w:date="2023-11-18T08:48:00Z">
              <w:tcPr>
                <w:tcW w:w="1871" w:type="dxa"/>
                <w:noWrap/>
                <w:vAlign w:val="center"/>
                <w:hideMark/>
              </w:tcPr>
            </w:tcPrChange>
          </w:tcPr>
          <w:p w14:paraId="3858E2C6" w14:textId="77777777" w:rsidR="00B717EF" w:rsidRPr="0007538E" w:rsidRDefault="00B717EF" w:rsidP="0007538E">
            <w:pPr>
              <w:ind w:firstLine="720"/>
              <w:jc w:val="center"/>
              <w:rPr>
                <w:rFonts w:ascii="Times New Roman" w:hAnsi="Times New Roman" w:cs="Times New Roman"/>
                <w:sz w:val="18"/>
                <w:szCs w:val="18"/>
                <w:rPrChange w:id="407" w:author="Maino Vieytes, Christian (NIH/NIA/IRP) [F]" w:date="2023-11-18T08:48:00Z">
                  <w:rPr>
                    <w:rFonts w:ascii="Times New Roman" w:hAnsi="Times New Roman" w:cs="Times New Roman"/>
                    <w:sz w:val="20"/>
                    <w:szCs w:val="20"/>
                  </w:rPr>
                </w:rPrChange>
              </w:rPr>
            </w:pPr>
          </w:p>
        </w:tc>
        <w:tc>
          <w:tcPr>
            <w:tcW w:w="1399" w:type="dxa"/>
            <w:noWrap/>
            <w:hideMark/>
            <w:tcPrChange w:id="408" w:author="Maino Vieytes, Christian (NIH/NIA/IRP) [F]" w:date="2023-11-18T08:48:00Z">
              <w:tcPr>
                <w:tcW w:w="1399" w:type="dxa"/>
                <w:noWrap/>
                <w:vAlign w:val="center"/>
                <w:hideMark/>
              </w:tcPr>
            </w:tcPrChange>
          </w:tcPr>
          <w:p w14:paraId="45008D69" w14:textId="652B085D" w:rsidR="00B717EF" w:rsidRPr="0007538E" w:rsidRDefault="00B717EF" w:rsidP="00B717EF">
            <w:pPr>
              <w:jc w:val="center"/>
              <w:rPr>
                <w:rFonts w:ascii="Times New Roman" w:hAnsi="Times New Roman" w:cs="Times New Roman"/>
                <w:sz w:val="18"/>
                <w:szCs w:val="18"/>
                <w:rPrChange w:id="409"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sz w:val="18"/>
                <w:szCs w:val="18"/>
                <w:rPrChange w:id="410" w:author="Maino Vieytes, Christian (NIH/NIA/IRP) [F]" w:date="2023-11-18T08:48:00Z">
                  <w:rPr>
                    <w:rFonts w:ascii="Times New Roman" w:hAnsi="Times New Roman" w:cs="Times New Roman"/>
                    <w:sz w:val="20"/>
                    <w:szCs w:val="20"/>
                  </w:rPr>
                </w:rPrChange>
              </w:rPr>
              <w:t>0.</w:t>
            </w:r>
            <w:r w:rsidR="0007538E" w:rsidRPr="0007538E">
              <w:rPr>
                <w:rFonts w:ascii="Times New Roman" w:hAnsi="Times New Roman" w:cs="Times New Roman"/>
                <w:sz w:val="18"/>
                <w:szCs w:val="18"/>
                <w:rPrChange w:id="411" w:author="Maino Vieytes, Christian (NIH/NIA/IRP) [F]" w:date="2023-11-18T08:48:00Z">
                  <w:rPr>
                    <w:rFonts w:ascii="Times New Roman" w:hAnsi="Times New Roman" w:cs="Times New Roman"/>
                    <w:sz w:val="20"/>
                    <w:szCs w:val="20"/>
                  </w:rPr>
                </w:rPrChange>
              </w:rPr>
              <w:t>84</w:t>
            </w:r>
          </w:p>
        </w:tc>
      </w:tr>
      <w:tr w:rsidR="0007538E" w:rsidRPr="00B717EF" w14:paraId="3F5D4F80" w14:textId="77777777" w:rsidTr="0007538E">
        <w:trPr>
          <w:trHeight w:val="259"/>
          <w:trPrChange w:id="412" w:author="Maino Vieytes, Christian (NIH/NIA/IRP) [F]" w:date="2023-11-18T08:48:00Z">
            <w:trPr>
              <w:trHeight w:val="320"/>
            </w:trPr>
          </w:trPrChange>
        </w:trPr>
        <w:tc>
          <w:tcPr>
            <w:tcW w:w="2616" w:type="dxa"/>
            <w:noWrap/>
            <w:hideMark/>
            <w:tcPrChange w:id="413" w:author="Maino Vieytes, Christian (NIH/NIA/IRP) [F]" w:date="2023-11-18T08:48:00Z">
              <w:tcPr>
                <w:tcW w:w="2616" w:type="dxa"/>
                <w:noWrap/>
                <w:vAlign w:val="bottom"/>
                <w:hideMark/>
              </w:tcPr>
            </w:tcPrChange>
          </w:tcPr>
          <w:p w14:paraId="7CDE1855" w14:textId="28003F03" w:rsidR="0007538E" w:rsidRPr="0007538E" w:rsidRDefault="0007538E" w:rsidP="0007538E">
            <w:pPr>
              <w:ind w:firstLine="720"/>
              <w:rPr>
                <w:rFonts w:ascii="Times New Roman" w:hAnsi="Times New Roman" w:cs="Times New Roman"/>
                <w:sz w:val="18"/>
                <w:szCs w:val="18"/>
                <w:rPrChange w:id="414"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Change w:id="415" w:author="Maino Vieytes, Christian (NIH/NIA/IRP) [F]" w:date="2023-11-18T08:48:00Z">
                  <w:rPr>
                    <w:rFonts w:ascii="Times New Roman" w:hAnsi="Times New Roman" w:cs="Times New Roman"/>
                    <w:color w:val="000000"/>
                    <w:sz w:val="20"/>
                    <w:szCs w:val="20"/>
                  </w:rPr>
                </w:rPrChange>
              </w:rPr>
              <w:sym w:font="Symbol" w:char="F0A3"/>
            </w:r>
            <w:r w:rsidRPr="0007538E">
              <w:rPr>
                <w:rFonts w:ascii="Times New Roman" w:hAnsi="Times New Roman" w:cs="Times New Roman"/>
                <w:color w:val="000000"/>
                <w:sz w:val="18"/>
                <w:szCs w:val="18"/>
                <w:rPrChange w:id="416" w:author="Maino Vieytes, Christian (NIH/NIA/IRP) [F]" w:date="2023-11-18T08:48:00Z">
                  <w:rPr>
                    <w:rFonts w:ascii="Times New Roman" w:hAnsi="Times New Roman" w:cs="Times New Roman"/>
                    <w:color w:val="000000"/>
                    <w:sz w:val="20"/>
                    <w:szCs w:val="20"/>
                  </w:rPr>
                </w:rPrChange>
              </w:rPr>
              <w:t xml:space="preserve"> </w:t>
            </w:r>
            <w:r>
              <w:rPr>
                <w:rFonts w:ascii="Times New Roman" w:hAnsi="Times New Roman" w:cs="Times New Roman"/>
                <w:color w:val="000000"/>
                <w:sz w:val="18"/>
                <w:szCs w:val="18"/>
              </w:rPr>
              <w:t>4</w:t>
            </w:r>
            <w:r w:rsidRPr="0007538E">
              <w:rPr>
                <w:rFonts w:ascii="Times New Roman" w:hAnsi="Times New Roman" w:cs="Times New Roman"/>
                <w:color w:val="000000"/>
                <w:sz w:val="18"/>
                <w:szCs w:val="18"/>
                <w:rPrChange w:id="417" w:author="Maino Vieytes, Christian (NIH/NIA/IRP) [F]" w:date="2023-11-18T08:48:00Z">
                  <w:rPr>
                    <w:rFonts w:ascii="Times New Roman" w:hAnsi="Times New Roman" w:cs="Times New Roman"/>
                    <w:color w:val="000000"/>
                    <w:sz w:val="20"/>
                    <w:szCs w:val="20"/>
                  </w:rPr>
                </w:rPrChange>
              </w:rPr>
              <w:t xml:space="preserve"> years</w:t>
            </w:r>
          </w:p>
        </w:tc>
        <w:tc>
          <w:tcPr>
            <w:tcW w:w="2284" w:type="dxa"/>
            <w:noWrap/>
            <w:vAlign w:val="center"/>
            <w:hideMark/>
            <w:tcPrChange w:id="418" w:author="Maino Vieytes, Christian (NIH/NIA/IRP) [F]" w:date="2023-11-18T08:48:00Z">
              <w:tcPr>
                <w:tcW w:w="2284" w:type="dxa"/>
                <w:noWrap/>
                <w:vAlign w:val="center"/>
                <w:hideMark/>
              </w:tcPr>
            </w:tcPrChange>
          </w:tcPr>
          <w:p w14:paraId="6F5880C4" w14:textId="68B90A0E" w:rsidR="0007538E" w:rsidRPr="0007538E" w:rsidRDefault="0007538E" w:rsidP="0007538E">
            <w:pPr>
              <w:jc w:val="center"/>
              <w:rPr>
                <w:rFonts w:ascii="Times New Roman" w:hAnsi="Times New Roman" w:cs="Times New Roman"/>
                <w:sz w:val="18"/>
                <w:szCs w:val="18"/>
                <w:rPrChange w:id="419"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Change w:id="420" w:author="Maino Vieytes, Christian (NIH/NIA/IRP) [F]" w:date="2023-11-18T08:48:00Z">
                  <w:rPr>
                    <w:rFonts w:ascii="Calibri" w:hAnsi="Calibri" w:cs="Calibri"/>
                    <w:color w:val="000000"/>
                  </w:rPr>
                </w:rPrChange>
              </w:rPr>
              <w:t>753 (26.6)</w:t>
            </w:r>
          </w:p>
        </w:tc>
        <w:tc>
          <w:tcPr>
            <w:tcW w:w="1899" w:type="dxa"/>
            <w:noWrap/>
            <w:vAlign w:val="center"/>
            <w:hideMark/>
            <w:tcPrChange w:id="421" w:author="Maino Vieytes, Christian (NIH/NIA/IRP) [F]" w:date="2023-11-18T08:48:00Z">
              <w:tcPr>
                <w:tcW w:w="1899" w:type="dxa"/>
                <w:noWrap/>
                <w:vAlign w:val="center"/>
                <w:hideMark/>
              </w:tcPr>
            </w:tcPrChange>
          </w:tcPr>
          <w:p w14:paraId="3150E434" w14:textId="7EA70AC2" w:rsidR="0007538E" w:rsidRPr="0007538E" w:rsidRDefault="0007538E" w:rsidP="0007538E">
            <w:pPr>
              <w:jc w:val="center"/>
              <w:rPr>
                <w:rFonts w:ascii="Times New Roman" w:hAnsi="Times New Roman" w:cs="Times New Roman"/>
                <w:sz w:val="18"/>
                <w:szCs w:val="18"/>
              </w:rPr>
            </w:pPr>
            <w:r w:rsidRPr="0007538E">
              <w:rPr>
                <w:rFonts w:ascii="Times New Roman" w:hAnsi="Times New Roman" w:cs="Times New Roman"/>
                <w:color w:val="000000"/>
                <w:sz w:val="18"/>
                <w:szCs w:val="18"/>
                <w:rPrChange w:id="422" w:author="Maino Vieytes, Christian (NIH/NIA/IRP) [F]" w:date="2023-11-18T08:48:00Z">
                  <w:rPr>
                    <w:rFonts w:ascii="Calibri" w:hAnsi="Calibri" w:cs="Calibri"/>
                    <w:color w:val="000000"/>
                  </w:rPr>
                </w:rPrChange>
              </w:rPr>
              <w:t>104 (25.9)</w:t>
            </w:r>
          </w:p>
        </w:tc>
        <w:tc>
          <w:tcPr>
            <w:tcW w:w="1871" w:type="dxa"/>
            <w:noWrap/>
            <w:vAlign w:val="center"/>
            <w:hideMark/>
            <w:tcPrChange w:id="423" w:author="Maino Vieytes, Christian (NIH/NIA/IRP) [F]" w:date="2023-11-18T08:48:00Z">
              <w:tcPr>
                <w:tcW w:w="1871" w:type="dxa"/>
                <w:noWrap/>
                <w:vAlign w:val="center"/>
                <w:hideMark/>
              </w:tcPr>
            </w:tcPrChange>
          </w:tcPr>
          <w:p w14:paraId="074F6241" w14:textId="0D205466" w:rsidR="0007538E" w:rsidRPr="0007538E" w:rsidRDefault="0007538E" w:rsidP="0007538E">
            <w:pPr>
              <w:jc w:val="center"/>
              <w:rPr>
                <w:rFonts w:ascii="Times New Roman" w:hAnsi="Times New Roman" w:cs="Times New Roman"/>
                <w:sz w:val="18"/>
                <w:szCs w:val="18"/>
                <w:rPrChange w:id="424"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
              <w:t>649 (26.7)</w:t>
            </w:r>
          </w:p>
        </w:tc>
        <w:tc>
          <w:tcPr>
            <w:tcW w:w="1399" w:type="dxa"/>
            <w:noWrap/>
            <w:hideMark/>
            <w:tcPrChange w:id="425" w:author="Maino Vieytes, Christian (NIH/NIA/IRP) [F]" w:date="2023-11-18T08:48:00Z">
              <w:tcPr>
                <w:tcW w:w="1399" w:type="dxa"/>
                <w:noWrap/>
                <w:vAlign w:val="center"/>
                <w:hideMark/>
              </w:tcPr>
            </w:tcPrChange>
          </w:tcPr>
          <w:p w14:paraId="0B791668" w14:textId="77777777" w:rsidR="0007538E" w:rsidRPr="0007538E" w:rsidRDefault="0007538E" w:rsidP="0007538E">
            <w:pPr>
              <w:ind w:firstLine="720"/>
              <w:jc w:val="center"/>
              <w:rPr>
                <w:rFonts w:ascii="Times New Roman" w:hAnsi="Times New Roman" w:cs="Times New Roman"/>
                <w:sz w:val="18"/>
                <w:szCs w:val="18"/>
                <w:rPrChange w:id="426" w:author="Maino Vieytes, Christian (NIH/NIA/IRP) [F]" w:date="2023-11-18T08:48:00Z">
                  <w:rPr>
                    <w:rFonts w:ascii="Times New Roman" w:hAnsi="Times New Roman" w:cs="Times New Roman"/>
                    <w:sz w:val="20"/>
                    <w:szCs w:val="20"/>
                  </w:rPr>
                </w:rPrChange>
              </w:rPr>
            </w:pPr>
          </w:p>
        </w:tc>
      </w:tr>
      <w:tr w:rsidR="0007538E" w:rsidRPr="00B717EF" w14:paraId="29557EF6" w14:textId="77777777" w:rsidTr="0007538E">
        <w:trPr>
          <w:trHeight w:val="259"/>
          <w:trPrChange w:id="427" w:author="Maino Vieytes, Christian (NIH/NIA/IRP) [F]" w:date="2023-11-18T08:48:00Z">
            <w:trPr>
              <w:trHeight w:val="320"/>
            </w:trPr>
          </w:trPrChange>
        </w:trPr>
        <w:tc>
          <w:tcPr>
            <w:tcW w:w="2616" w:type="dxa"/>
            <w:noWrap/>
            <w:hideMark/>
            <w:tcPrChange w:id="428" w:author="Maino Vieytes, Christian (NIH/NIA/IRP) [F]" w:date="2023-11-18T08:48:00Z">
              <w:tcPr>
                <w:tcW w:w="2616" w:type="dxa"/>
                <w:noWrap/>
                <w:vAlign w:val="bottom"/>
                <w:hideMark/>
              </w:tcPr>
            </w:tcPrChange>
          </w:tcPr>
          <w:p w14:paraId="79BFB26B" w14:textId="2D6F1B2D" w:rsidR="0007538E" w:rsidRPr="0007538E" w:rsidRDefault="0007538E" w:rsidP="0007538E">
            <w:pPr>
              <w:ind w:firstLine="720"/>
              <w:rPr>
                <w:rFonts w:ascii="Times New Roman" w:hAnsi="Times New Roman" w:cs="Times New Roman"/>
                <w:sz w:val="18"/>
                <w:szCs w:val="18"/>
              </w:rPr>
            </w:pPr>
            <w:r w:rsidRPr="0007538E">
              <w:rPr>
                <w:rFonts w:ascii="Times New Roman" w:hAnsi="Times New Roman" w:cs="Times New Roman"/>
                <w:color w:val="000000"/>
                <w:sz w:val="18"/>
                <w:szCs w:val="18"/>
              </w:rPr>
              <w:t xml:space="preserve">&gt; </w:t>
            </w:r>
            <w:r>
              <w:rPr>
                <w:rFonts w:ascii="Times New Roman" w:hAnsi="Times New Roman" w:cs="Times New Roman"/>
                <w:color w:val="000000"/>
                <w:sz w:val="18"/>
                <w:szCs w:val="18"/>
              </w:rPr>
              <w:t>4</w:t>
            </w:r>
            <w:r w:rsidRPr="0007538E">
              <w:rPr>
                <w:rFonts w:ascii="Times New Roman" w:hAnsi="Times New Roman" w:cs="Times New Roman"/>
                <w:color w:val="000000"/>
                <w:sz w:val="18"/>
                <w:szCs w:val="18"/>
              </w:rPr>
              <w:t xml:space="preserve"> years</w:t>
            </w:r>
          </w:p>
        </w:tc>
        <w:tc>
          <w:tcPr>
            <w:tcW w:w="2284" w:type="dxa"/>
            <w:noWrap/>
            <w:vAlign w:val="center"/>
            <w:hideMark/>
            <w:tcPrChange w:id="429" w:author="Maino Vieytes, Christian (NIH/NIA/IRP) [F]" w:date="2023-11-18T08:48:00Z">
              <w:tcPr>
                <w:tcW w:w="2284" w:type="dxa"/>
                <w:noWrap/>
                <w:vAlign w:val="center"/>
                <w:hideMark/>
              </w:tcPr>
            </w:tcPrChange>
          </w:tcPr>
          <w:p w14:paraId="4A2CB9AB" w14:textId="1B1CFCA6" w:rsidR="0007538E" w:rsidRPr="0007538E" w:rsidRDefault="0007538E" w:rsidP="0007538E">
            <w:pPr>
              <w:jc w:val="center"/>
              <w:rPr>
                <w:rFonts w:ascii="Times New Roman" w:hAnsi="Times New Roman" w:cs="Times New Roman"/>
                <w:sz w:val="18"/>
                <w:szCs w:val="18"/>
                <w:rPrChange w:id="430"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Change w:id="431" w:author="Maino Vieytes, Christian (NIH/NIA/IRP) [F]" w:date="2023-11-18T08:48:00Z">
                  <w:rPr>
                    <w:rFonts w:ascii="Calibri" w:hAnsi="Calibri" w:cs="Calibri"/>
                    <w:color w:val="000000"/>
                  </w:rPr>
                </w:rPrChange>
              </w:rPr>
              <w:t>1740 (73.4)</w:t>
            </w:r>
          </w:p>
        </w:tc>
        <w:tc>
          <w:tcPr>
            <w:tcW w:w="1899" w:type="dxa"/>
            <w:noWrap/>
            <w:vAlign w:val="center"/>
            <w:hideMark/>
            <w:tcPrChange w:id="432" w:author="Maino Vieytes, Christian (NIH/NIA/IRP) [F]" w:date="2023-11-18T08:48:00Z">
              <w:tcPr>
                <w:tcW w:w="1899" w:type="dxa"/>
                <w:noWrap/>
                <w:vAlign w:val="center"/>
                <w:hideMark/>
              </w:tcPr>
            </w:tcPrChange>
          </w:tcPr>
          <w:p w14:paraId="30DBA645" w14:textId="3AEFBF4D" w:rsidR="0007538E" w:rsidRPr="0007538E" w:rsidRDefault="0007538E" w:rsidP="0007538E">
            <w:pPr>
              <w:jc w:val="center"/>
              <w:rPr>
                <w:rFonts w:ascii="Times New Roman" w:hAnsi="Times New Roman" w:cs="Times New Roman"/>
                <w:sz w:val="18"/>
                <w:szCs w:val="18"/>
                <w:rPrChange w:id="433"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Change w:id="434" w:author="Maino Vieytes, Christian (NIH/NIA/IRP) [F]" w:date="2023-11-18T08:48:00Z">
                  <w:rPr>
                    <w:rFonts w:ascii="Calibri" w:hAnsi="Calibri" w:cs="Calibri"/>
                    <w:color w:val="000000"/>
                  </w:rPr>
                </w:rPrChange>
              </w:rPr>
              <w:t>213 (74.1)</w:t>
            </w:r>
          </w:p>
        </w:tc>
        <w:tc>
          <w:tcPr>
            <w:tcW w:w="1871" w:type="dxa"/>
            <w:noWrap/>
            <w:vAlign w:val="center"/>
            <w:hideMark/>
            <w:tcPrChange w:id="435" w:author="Maino Vieytes, Christian (NIH/NIA/IRP) [F]" w:date="2023-11-18T08:48:00Z">
              <w:tcPr>
                <w:tcW w:w="1871" w:type="dxa"/>
                <w:noWrap/>
                <w:vAlign w:val="center"/>
                <w:hideMark/>
              </w:tcPr>
            </w:tcPrChange>
          </w:tcPr>
          <w:p w14:paraId="7586740A" w14:textId="1D420692" w:rsidR="0007538E" w:rsidRPr="0007538E" w:rsidRDefault="0007538E" w:rsidP="0007538E">
            <w:pPr>
              <w:jc w:val="center"/>
              <w:rPr>
                <w:rFonts w:ascii="Times New Roman" w:hAnsi="Times New Roman" w:cs="Times New Roman"/>
                <w:sz w:val="18"/>
                <w:szCs w:val="18"/>
                <w:rPrChange w:id="436" w:author="Maino Vieytes, Christian (NIH/NIA/IRP) [F]" w:date="2023-11-18T08:48:00Z">
                  <w:rPr>
                    <w:rFonts w:ascii="Times New Roman" w:hAnsi="Times New Roman" w:cs="Times New Roman"/>
                    <w:sz w:val="20"/>
                    <w:szCs w:val="20"/>
                  </w:rPr>
                </w:rPrChange>
              </w:rPr>
            </w:pPr>
            <w:r w:rsidRPr="0007538E">
              <w:rPr>
                <w:rFonts w:ascii="Times New Roman" w:hAnsi="Times New Roman" w:cs="Times New Roman"/>
                <w:color w:val="000000"/>
                <w:sz w:val="18"/>
                <w:szCs w:val="18"/>
                <w:rPrChange w:id="437" w:author="Maino Vieytes, Christian (NIH/NIA/IRP) [F]" w:date="2023-11-18T08:48:00Z">
                  <w:rPr>
                    <w:rFonts w:ascii="Calibri" w:hAnsi="Calibri" w:cs="Calibri"/>
                    <w:color w:val="000000"/>
                  </w:rPr>
                </w:rPrChange>
              </w:rPr>
              <w:t>1527 (73.3)</w:t>
            </w:r>
          </w:p>
        </w:tc>
        <w:tc>
          <w:tcPr>
            <w:tcW w:w="1399" w:type="dxa"/>
            <w:noWrap/>
            <w:hideMark/>
            <w:tcPrChange w:id="438" w:author="Maino Vieytes, Christian (NIH/NIA/IRP) [F]" w:date="2023-11-18T08:48:00Z">
              <w:tcPr>
                <w:tcW w:w="1399" w:type="dxa"/>
                <w:noWrap/>
                <w:vAlign w:val="center"/>
                <w:hideMark/>
              </w:tcPr>
            </w:tcPrChange>
          </w:tcPr>
          <w:p w14:paraId="421E8EB5" w14:textId="77777777" w:rsidR="0007538E" w:rsidRPr="0007538E" w:rsidRDefault="0007538E" w:rsidP="0007538E">
            <w:pPr>
              <w:ind w:firstLine="720"/>
              <w:jc w:val="center"/>
              <w:rPr>
                <w:rFonts w:ascii="Times New Roman" w:hAnsi="Times New Roman" w:cs="Times New Roman"/>
                <w:sz w:val="18"/>
                <w:szCs w:val="18"/>
                <w:rPrChange w:id="439" w:author="Maino Vieytes, Christian (NIH/NIA/IRP) [F]" w:date="2023-11-18T08:48:00Z">
                  <w:rPr>
                    <w:rFonts w:ascii="Times New Roman" w:hAnsi="Times New Roman" w:cs="Times New Roman"/>
                    <w:sz w:val="20"/>
                    <w:szCs w:val="20"/>
                  </w:rPr>
                </w:rPrChange>
              </w:rPr>
            </w:pPr>
          </w:p>
        </w:tc>
      </w:tr>
      <w:tr w:rsidR="00B717EF" w:rsidRPr="00B717EF" w14:paraId="37D2EBCD" w14:textId="77777777" w:rsidTr="003E0A82">
        <w:trPr>
          <w:trHeight w:val="259"/>
          <w:trPrChange w:id="440" w:author="Maino Vieytes, Christian (NIH/NIA/IRP) [F]" w:date="2023-11-17T13:22:00Z">
            <w:trPr>
              <w:trHeight w:val="320"/>
            </w:trPr>
          </w:trPrChange>
        </w:trPr>
        <w:tc>
          <w:tcPr>
            <w:tcW w:w="2616" w:type="dxa"/>
            <w:tcBorders>
              <w:bottom w:val="single" w:sz="4" w:space="0" w:color="auto"/>
            </w:tcBorders>
            <w:noWrap/>
            <w:hideMark/>
            <w:tcPrChange w:id="441" w:author="Maino Vieytes, Christian (NIH/NIA/IRP) [F]" w:date="2023-11-17T13:22:00Z">
              <w:tcPr>
                <w:tcW w:w="2616" w:type="dxa"/>
                <w:tcBorders>
                  <w:bottom w:val="single" w:sz="4" w:space="0" w:color="auto"/>
                </w:tcBorders>
                <w:noWrap/>
                <w:vAlign w:val="center"/>
                <w:hideMark/>
              </w:tcPr>
            </w:tcPrChange>
          </w:tcPr>
          <w:p w14:paraId="4FF4689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Smoking Status</w:t>
            </w:r>
          </w:p>
        </w:tc>
        <w:tc>
          <w:tcPr>
            <w:tcW w:w="2284" w:type="dxa"/>
            <w:tcBorders>
              <w:bottom w:val="single" w:sz="4" w:space="0" w:color="auto"/>
            </w:tcBorders>
            <w:noWrap/>
            <w:hideMark/>
            <w:tcPrChange w:id="442" w:author="Maino Vieytes, Christian (NIH/NIA/IRP) [F]" w:date="2023-11-17T13:22:00Z">
              <w:tcPr>
                <w:tcW w:w="2284" w:type="dxa"/>
                <w:tcBorders>
                  <w:bottom w:val="single" w:sz="4" w:space="0" w:color="auto"/>
                </w:tcBorders>
                <w:noWrap/>
                <w:vAlign w:val="center"/>
                <w:hideMark/>
              </w:tcPr>
            </w:tcPrChange>
          </w:tcPr>
          <w:p w14:paraId="6E5DAF7D"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443" w:author="Maino Vieytes, Christian (NIH/NIA/IRP) [F]" w:date="2023-11-17T13:22:00Z">
              <w:tcPr>
                <w:tcW w:w="1899" w:type="dxa"/>
                <w:tcBorders>
                  <w:bottom w:val="single" w:sz="4" w:space="0" w:color="auto"/>
                </w:tcBorders>
                <w:noWrap/>
                <w:vAlign w:val="center"/>
                <w:hideMark/>
              </w:tcPr>
            </w:tcPrChange>
          </w:tcPr>
          <w:p w14:paraId="1B223C8F"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444" w:author="Maino Vieytes, Christian (NIH/NIA/IRP) [F]" w:date="2023-11-17T13:22:00Z">
              <w:tcPr>
                <w:tcW w:w="1871" w:type="dxa"/>
                <w:tcBorders>
                  <w:bottom w:val="single" w:sz="4" w:space="0" w:color="auto"/>
                </w:tcBorders>
                <w:noWrap/>
                <w:vAlign w:val="center"/>
                <w:hideMark/>
              </w:tcPr>
            </w:tcPrChange>
          </w:tcPr>
          <w:p w14:paraId="0B79EDE1"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445" w:author="Maino Vieytes, Christian (NIH/NIA/IRP) [F]" w:date="2023-11-17T13:22:00Z">
              <w:tcPr>
                <w:tcW w:w="1399" w:type="dxa"/>
                <w:tcBorders>
                  <w:bottom w:val="single" w:sz="4" w:space="0" w:color="auto"/>
                </w:tcBorders>
                <w:noWrap/>
                <w:vAlign w:val="center"/>
                <w:hideMark/>
              </w:tcPr>
            </w:tcPrChange>
          </w:tcPr>
          <w:p w14:paraId="5FA77F7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&lt; 0.01</w:t>
            </w:r>
          </w:p>
        </w:tc>
      </w:tr>
      <w:tr w:rsidR="00B717EF" w:rsidRPr="00B717EF" w14:paraId="561F70C3" w14:textId="77777777" w:rsidTr="003E0A82">
        <w:trPr>
          <w:trHeight w:val="259"/>
          <w:trPrChange w:id="446" w:author="Maino Vieytes, Christian (NIH/NIA/IRP) [F]" w:date="2023-11-17T13:22:00Z">
            <w:trPr>
              <w:trHeight w:val="320"/>
            </w:trPr>
          </w:trPrChange>
        </w:trPr>
        <w:tc>
          <w:tcPr>
            <w:tcW w:w="2616" w:type="dxa"/>
            <w:tcBorders>
              <w:bottom w:val="nil"/>
            </w:tcBorders>
            <w:noWrap/>
            <w:hideMark/>
            <w:tcPrChange w:id="447" w:author="Maino Vieytes, Christian (NIH/NIA/IRP) [F]" w:date="2023-11-17T13:22:00Z">
              <w:tcPr>
                <w:tcW w:w="2616" w:type="dxa"/>
                <w:tcBorders>
                  <w:bottom w:val="nil"/>
                </w:tcBorders>
                <w:noWrap/>
                <w:vAlign w:val="center"/>
                <w:hideMark/>
              </w:tcPr>
            </w:tcPrChange>
          </w:tcPr>
          <w:p w14:paraId="31ACE7F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Current</w:t>
            </w:r>
          </w:p>
        </w:tc>
        <w:tc>
          <w:tcPr>
            <w:tcW w:w="2284" w:type="dxa"/>
            <w:tcBorders>
              <w:bottom w:val="nil"/>
            </w:tcBorders>
            <w:noWrap/>
            <w:hideMark/>
            <w:tcPrChange w:id="448" w:author="Maino Vieytes, Christian (NIH/NIA/IRP) [F]" w:date="2023-11-17T13:22:00Z">
              <w:tcPr>
                <w:tcW w:w="2284" w:type="dxa"/>
                <w:tcBorders>
                  <w:bottom w:val="nil"/>
                </w:tcBorders>
                <w:noWrap/>
                <w:vAlign w:val="center"/>
                <w:hideMark/>
              </w:tcPr>
            </w:tcPrChange>
          </w:tcPr>
          <w:p w14:paraId="514B0BE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393 (16.9)</w:t>
            </w:r>
          </w:p>
        </w:tc>
        <w:tc>
          <w:tcPr>
            <w:tcW w:w="1899" w:type="dxa"/>
            <w:tcBorders>
              <w:bottom w:val="nil"/>
            </w:tcBorders>
            <w:noWrap/>
            <w:hideMark/>
            <w:tcPrChange w:id="449" w:author="Maino Vieytes, Christian (NIH/NIA/IRP) [F]" w:date="2023-11-17T13:22:00Z">
              <w:tcPr>
                <w:tcW w:w="1899" w:type="dxa"/>
                <w:tcBorders>
                  <w:bottom w:val="nil"/>
                </w:tcBorders>
                <w:noWrap/>
                <w:vAlign w:val="center"/>
                <w:hideMark/>
              </w:tcPr>
            </w:tcPrChange>
          </w:tcPr>
          <w:p w14:paraId="4714605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 (39.2)</w:t>
            </w:r>
          </w:p>
        </w:tc>
        <w:tc>
          <w:tcPr>
            <w:tcW w:w="1871" w:type="dxa"/>
            <w:tcBorders>
              <w:bottom w:val="nil"/>
            </w:tcBorders>
            <w:noWrap/>
            <w:hideMark/>
            <w:tcPrChange w:id="450" w:author="Maino Vieytes, Christian (NIH/NIA/IRP) [F]" w:date="2023-11-17T13:22:00Z">
              <w:tcPr>
                <w:tcW w:w="1871" w:type="dxa"/>
                <w:tcBorders>
                  <w:bottom w:val="nil"/>
                </w:tcBorders>
                <w:noWrap/>
                <w:vAlign w:val="center"/>
                <w:hideMark/>
              </w:tcPr>
            </w:tcPrChange>
          </w:tcPr>
          <w:p w14:paraId="73C148D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286 (14.4)</w:t>
            </w:r>
          </w:p>
        </w:tc>
        <w:tc>
          <w:tcPr>
            <w:tcW w:w="1399" w:type="dxa"/>
            <w:tcBorders>
              <w:bottom w:val="nil"/>
            </w:tcBorders>
            <w:noWrap/>
            <w:hideMark/>
            <w:tcPrChange w:id="451" w:author="Maino Vieytes, Christian (NIH/NIA/IRP) [F]" w:date="2023-11-17T13:22:00Z">
              <w:tcPr>
                <w:tcW w:w="1399" w:type="dxa"/>
                <w:tcBorders>
                  <w:bottom w:val="nil"/>
                </w:tcBorders>
                <w:noWrap/>
                <w:vAlign w:val="center"/>
                <w:hideMark/>
              </w:tcPr>
            </w:tcPrChange>
          </w:tcPr>
          <w:p w14:paraId="591357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5BDAF42" w14:textId="77777777" w:rsidTr="003E0A82">
        <w:trPr>
          <w:trHeight w:val="259"/>
          <w:trPrChange w:id="452" w:author="Maino Vieytes, Christian (NIH/NIA/IRP) [F]" w:date="2023-11-17T13:22:00Z">
            <w:trPr>
              <w:trHeight w:val="320"/>
            </w:trPr>
          </w:trPrChange>
        </w:trPr>
        <w:tc>
          <w:tcPr>
            <w:tcW w:w="2616" w:type="dxa"/>
            <w:tcBorders>
              <w:top w:val="nil"/>
              <w:bottom w:val="nil"/>
            </w:tcBorders>
            <w:noWrap/>
            <w:hideMark/>
            <w:tcPrChange w:id="453" w:author="Maino Vieytes, Christian (NIH/NIA/IRP) [F]" w:date="2023-11-17T13:22:00Z">
              <w:tcPr>
                <w:tcW w:w="2616" w:type="dxa"/>
                <w:tcBorders>
                  <w:top w:val="nil"/>
                  <w:bottom w:val="nil"/>
                </w:tcBorders>
                <w:noWrap/>
                <w:vAlign w:val="center"/>
                <w:hideMark/>
              </w:tcPr>
            </w:tcPrChange>
          </w:tcPr>
          <w:p w14:paraId="0F35C5C1"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Former</w:t>
            </w:r>
          </w:p>
        </w:tc>
        <w:tc>
          <w:tcPr>
            <w:tcW w:w="2284" w:type="dxa"/>
            <w:tcBorders>
              <w:top w:val="nil"/>
              <w:bottom w:val="nil"/>
            </w:tcBorders>
            <w:noWrap/>
            <w:hideMark/>
            <w:tcPrChange w:id="454" w:author="Maino Vieytes, Christian (NIH/NIA/IRP) [F]" w:date="2023-11-17T13:22:00Z">
              <w:tcPr>
                <w:tcW w:w="2284" w:type="dxa"/>
                <w:tcBorders>
                  <w:top w:val="nil"/>
                  <w:bottom w:val="nil"/>
                </w:tcBorders>
                <w:noWrap/>
                <w:vAlign w:val="center"/>
                <w:hideMark/>
              </w:tcPr>
            </w:tcPrChange>
          </w:tcPr>
          <w:p w14:paraId="1CF0399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1021 (39.4)</w:t>
            </w:r>
          </w:p>
        </w:tc>
        <w:tc>
          <w:tcPr>
            <w:tcW w:w="1899" w:type="dxa"/>
            <w:tcBorders>
              <w:top w:val="nil"/>
              <w:bottom w:val="nil"/>
            </w:tcBorders>
            <w:noWrap/>
            <w:hideMark/>
            <w:tcPrChange w:id="455" w:author="Maino Vieytes, Christian (NIH/NIA/IRP) [F]" w:date="2023-11-17T13:22:00Z">
              <w:tcPr>
                <w:tcW w:w="1899" w:type="dxa"/>
                <w:tcBorders>
                  <w:top w:val="nil"/>
                  <w:bottom w:val="nil"/>
                </w:tcBorders>
                <w:noWrap/>
                <w:vAlign w:val="center"/>
                <w:hideMark/>
              </w:tcPr>
            </w:tcPrChange>
          </w:tcPr>
          <w:p w14:paraId="46DDD30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79 (21.9)</w:t>
            </w:r>
          </w:p>
        </w:tc>
        <w:tc>
          <w:tcPr>
            <w:tcW w:w="1871" w:type="dxa"/>
            <w:tcBorders>
              <w:top w:val="nil"/>
              <w:bottom w:val="nil"/>
            </w:tcBorders>
            <w:noWrap/>
            <w:hideMark/>
            <w:tcPrChange w:id="456" w:author="Maino Vieytes, Christian (NIH/NIA/IRP) [F]" w:date="2023-11-17T13:22:00Z">
              <w:tcPr>
                <w:tcW w:w="1871" w:type="dxa"/>
                <w:tcBorders>
                  <w:top w:val="nil"/>
                  <w:bottom w:val="nil"/>
                </w:tcBorders>
                <w:noWrap/>
                <w:vAlign w:val="center"/>
                <w:hideMark/>
              </w:tcPr>
            </w:tcPrChange>
          </w:tcPr>
          <w:p w14:paraId="46F4D15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942 (41.3)</w:t>
            </w:r>
          </w:p>
        </w:tc>
        <w:tc>
          <w:tcPr>
            <w:tcW w:w="1399" w:type="dxa"/>
            <w:tcBorders>
              <w:top w:val="nil"/>
              <w:bottom w:val="nil"/>
            </w:tcBorders>
            <w:noWrap/>
            <w:hideMark/>
            <w:tcPrChange w:id="457" w:author="Maino Vieytes, Christian (NIH/NIA/IRP) [F]" w:date="2023-11-17T13:22:00Z">
              <w:tcPr>
                <w:tcW w:w="1399" w:type="dxa"/>
                <w:tcBorders>
                  <w:top w:val="nil"/>
                  <w:bottom w:val="nil"/>
                </w:tcBorders>
                <w:noWrap/>
                <w:vAlign w:val="center"/>
                <w:hideMark/>
              </w:tcPr>
            </w:tcPrChange>
          </w:tcPr>
          <w:p w14:paraId="390EBEE2"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64005D82" w14:textId="77777777" w:rsidTr="003E0A82">
        <w:trPr>
          <w:trHeight w:val="259"/>
          <w:trPrChange w:id="458" w:author="Maino Vieytes, Christian (NIH/NIA/IRP) [F]" w:date="2023-11-17T13:22:00Z">
            <w:trPr>
              <w:trHeight w:val="320"/>
            </w:trPr>
          </w:trPrChange>
        </w:trPr>
        <w:tc>
          <w:tcPr>
            <w:tcW w:w="2616" w:type="dxa"/>
            <w:tcBorders>
              <w:top w:val="nil"/>
            </w:tcBorders>
            <w:noWrap/>
            <w:hideMark/>
            <w:tcPrChange w:id="459" w:author="Maino Vieytes, Christian (NIH/NIA/IRP) [F]" w:date="2023-11-17T13:22:00Z">
              <w:tcPr>
                <w:tcW w:w="2616" w:type="dxa"/>
                <w:tcBorders>
                  <w:top w:val="nil"/>
                </w:tcBorders>
                <w:noWrap/>
                <w:vAlign w:val="center"/>
                <w:hideMark/>
              </w:tcPr>
            </w:tcPrChange>
          </w:tcPr>
          <w:p w14:paraId="58F9319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Never</w:t>
            </w:r>
          </w:p>
        </w:tc>
        <w:tc>
          <w:tcPr>
            <w:tcW w:w="2284" w:type="dxa"/>
            <w:tcBorders>
              <w:top w:val="nil"/>
            </w:tcBorders>
            <w:noWrap/>
            <w:hideMark/>
            <w:tcPrChange w:id="460" w:author="Maino Vieytes, Christian (NIH/NIA/IRP) [F]" w:date="2023-11-17T13:22:00Z">
              <w:tcPr>
                <w:tcW w:w="2284" w:type="dxa"/>
                <w:tcBorders>
                  <w:top w:val="nil"/>
                </w:tcBorders>
                <w:noWrap/>
                <w:vAlign w:val="center"/>
                <w:hideMark/>
              </w:tcPr>
            </w:tcPrChange>
          </w:tcPr>
          <w:p w14:paraId="6AEF898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1079 (43.7)</w:t>
            </w:r>
          </w:p>
        </w:tc>
        <w:tc>
          <w:tcPr>
            <w:tcW w:w="1899" w:type="dxa"/>
            <w:tcBorders>
              <w:top w:val="nil"/>
            </w:tcBorders>
            <w:noWrap/>
            <w:hideMark/>
            <w:tcPrChange w:id="461" w:author="Maino Vieytes, Christian (NIH/NIA/IRP) [F]" w:date="2023-11-17T13:22:00Z">
              <w:tcPr>
                <w:tcW w:w="1899" w:type="dxa"/>
                <w:tcBorders>
                  <w:top w:val="nil"/>
                </w:tcBorders>
                <w:noWrap/>
                <w:vAlign w:val="center"/>
                <w:hideMark/>
              </w:tcPr>
            </w:tcPrChange>
          </w:tcPr>
          <w:p w14:paraId="027BD19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131 (38.9)</w:t>
            </w:r>
          </w:p>
        </w:tc>
        <w:tc>
          <w:tcPr>
            <w:tcW w:w="1871" w:type="dxa"/>
            <w:tcBorders>
              <w:top w:val="nil"/>
            </w:tcBorders>
            <w:noWrap/>
            <w:hideMark/>
            <w:tcPrChange w:id="462" w:author="Maino Vieytes, Christian (NIH/NIA/IRP) [F]" w:date="2023-11-17T13:22:00Z">
              <w:tcPr>
                <w:tcW w:w="1871" w:type="dxa"/>
                <w:tcBorders>
                  <w:top w:val="nil"/>
                </w:tcBorders>
                <w:noWrap/>
                <w:vAlign w:val="center"/>
                <w:hideMark/>
              </w:tcPr>
            </w:tcPrChange>
          </w:tcPr>
          <w:p w14:paraId="632373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948 (44.2)</w:t>
            </w:r>
          </w:p>
        </w:tc>
        <w:tc>
          <w:tcPr>
            <w:tcW w:w="1399" w:type="dxa"/>
            <w:tcBorders>
              <w:top w:val="nil"/>
            </w:tcBorders>
            <w:noWrap/>
            <w:hideMark/>
            <w:tcPrChange w:id="463" w:author="Maino Vieytes, Christian (NIH/NIA/IRP) [F]" w:date="2023-11-17T13:22:00Z">
              <w:tcPr>
                <w:tcW w:w="1399" w:type="dxa"/>
                <w:tcBorders>
                  <w:top w:val="nil"/>
                </w:tcBorders>
                <w:noWrap/>
                <w:vAlign w:val="center"/>
                <w:hideMark/>
              </w:tcPr>
            </w:tcPrChange>
          </w:tcPr>
          <w:p w14:paraId="62048F75"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0209F871" w14:textId="77777777" w:rsidTr="003E0A82">
        <w:trPr>
          <w:trHeight w:val="259"/>
          <w:trPrChange w:id="464" w:author="Maino Vieytes, Christian (NIH/NIA/IRP) [F]" w:date="2023-11-17T13:22:00Z">
            <w:trPr>
              <w:trHeight w:val="320"/>
            </w:trPr>
          </w:trPrChange>
        </w:trPr>
        <w:tc>
          <w:tcPr>
            <w:tcW w:w="2616" w:type="dxa"/>
            <w:tcBorders>
              <w:bottom w:val="single" w:sz="4" w:space="0" w:color="auto"/>
            </w:tcBorders>
            <w:noWrap/>
            <w:hideMark/>
            <w:tcPrChange w:id="465" w:author="Maino Vieytes, Christian (NIH/NIA/IRP) [F]" w:date="2023-11-17T13:22:00Z">
              <w:tcPr>
                <w:tcW w:w="2616" w:type="dxa"/>
                <w:tcBorders>
                  <w:bottom w:val="single" w:sz="4" w:space="0" w:color="auto"/>
                </w:tcBorders>
                <w:noWrap/>
                <w:vAlign w:val="center"/>
                <w:hideMark/>
              </w:tcPr>
            </w:tcPrChange>
          </w:tcPr>
          <w:p w14:paraId="7D10348A"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Alcohol Use</w:t>
            </w:r>
          </w:p>
        </w:tc>
        <w:tc>
          <w:tcPr>
            <w:tcW w:w="2284" w:type="dxa"/>
            <w:tcBorders>
              <w:bottom w:val="single" w:sz="4" w:space="0" w:color="auto"/>
            </w:tcBorders>
            <w:noWrap/>
            <w:hideMark/>
            <w:tcPrChange w:id="466" w:author="Maino Vieytes, Christian (NIH/NIA/IRP) [F]" w:date="2023-11-17T13:22:00Z">
              <w:tcPr>
                <w:tcW w:w="2284" w:type="dxa"/>
                <w:tcBorders>
                  <w:bottom w:val="single" w:sz="4" w:space="0" w:color="auto"/>
                </w:tcBorders>
                <w:noWrap/>
                <w:vAlign w:val="center"/>
                <w:hideMark/>
              </w:tcPr>
            </w:tcPrChange>
          </w:tcPr>
          <w:p w14:paraId="71BC9D0C"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467" w:author="Maino Vieytes, Christian (NIH/NIA/IRP) [F]" w:date="2023-11-17T13:22:00Z">
              <w:tcPr>
                <w:tcW w:w="1899" w:type="dxa"/>
                <w:tcBorders>
                  <w:bottom w:val="single" w:sz="4" w:space="0" w:color="auto"/>
                </w:tcBorders>
                <w:noWrap/>
                <w:vAlign w:val="center"/>
                <w:hideMark/>
              </w:tcPr>
            </w:tcPrChange>
          </w:tcPr>
          <w:p w14:paraId="6BE1CC6B"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468" w:author="Maino Vieytes, Christian (NIH/NIA/IRP) [F]" w:date="2023-11-17T13:22:00Z">
              <w:tcPr>
                <w:tcW w:w="1871" w:type="dxa"/>
                <w:tcBorders>
                  <w:bottom w:val="single" w:sz="4" w:space="0" w:color="auto"/>
                </w:tcBorders>
                <w:noWrap/>
                <w:vAlign w:val="center"/>
                <w:hideMark/>
              </w:tcPr>
            </w:tcPrChange>
          </w:tcPr>
          <w:p w14:paraId="506C16D6"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469" w:author="Maino Vieytes, Christian (NIH/NIA/IRP) [F]" w:date="2023-11-17T13:22:00Z">
              <w:tcPr>
                <w:tcW w:w="1399" w:type="dxa"/>
                <w:tcBorders>
                  <w:bottom w:val="single" w:sz="4" w:space="0" w:color="auto"/>
                </w:tcBorders>
                <w:noWrap/>
                <w:vAlign w:val="center"/>
                <w:hideMark/>
              </w:tcPr>
            </w:tcPrChange>
          </w:tcPr>
          <w:p w14:paraId="5DB4F438"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0.05</w:t>
            </w:r>
          </w:p>
        </w:tc>
      </w:tr>
      <w:tr w:rsidR="00B717EF" w:rsidRPr="00B717EF" w14:paraId="1C926AF6" w14:textId="77777777" w:rsidTr="003E0A82">
        <w:trPr>
          <w:trHeight w:val="259"/>
          <w:trPrChange w:id="470" w:author="Maino Vieytes, Christian (NIH/NIA/IRP) [F]" w:date="2023-11-17T13:22:00Z">
            <w:trPr>
              <w:trHeight w:val="320"/>
            </w:trPr>
          </w:trPrChange>
        </w:trPr>
        <w:tc>
          <w:tcPr>
            <w:tcW w:w="2616" w:type="dxa"/>
            <w:tcBorders>
              <w:bottom w:val="nil"/>
            </w:tcBorders>
            <w:noWrap/>
            <w:hideMark/>
            <w:tcPrChange w:id="471" w:author="Maino Vieytes, Christian (NIH/NIA/IRP) [F]" w:date="2023-11-17T13:22:00Z">
              <w:tcPr>
                <w:tcW w:w="2616" w:type="dxa"/>
                <w:tcBorders>
                  <w:bottom w:val="nil"/>
                </w:tcBorders>
                <w:noWrap/>
                <w:vAlign w:val="center"/>
                <w:hideMark/>
              </w:tcPr>
            </w:tcPrChange>
          </w:tcPr>
          <w:p w14:paraId="538CB056"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Heavy</w:t>
            </w:r>
          </w:p>
        </w:tc>
        <w:tc>
          <w:tcPr>
            <w:tcW w:w="2284" w:type="dxa"/>
            <w:tcBorders>
              <w:bottom w:val="nil"/>
            </w:tcBorders>
            <w:noWrap/>
            <w:hideMark/>
            <w:tcPrChange w:id="472" w:author="Maino Vieytes, Christian (NIH/NIA/IRP) [F]" w:date="2023-11-17T13:22:00Z">
              <w:tcPr>
                <w:tcW w:w="2284" w:type="dxa"/>
                <w:tcBorders>
                  <w:bottom w:val="nil"/>
                </w:tcBorders>
                <w:noWrap/>
                <w:vAlign w:val="center"/>
                <w:hideMark/>
              </w:tcPr>
            </w:tcPrChange>
          </w:tcPr>
          <w:p w14:paraId="5755B04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268 (13.8)</w:t>
            </w:r>
          </w:p>
        </w:tc>
        <w:tc>
          <w:tcPr>
            <w:tcW w:w="1899" w:type="dxa"/>
            <w:tcBorders>
              <w:bottom w:val="nil"/>
            </w:tcBorders>
            <w:noWrap/>
            <w:hideMark/>
            <w:tcPrChange w:id="473" w:author="Maino Vieytes, Christian (NIH/NIA/IRP) [F]" w:date="2023-11-17T13:22:00Z">
              <w:tcPr>
                <w:tcW w:w="1899" w:type="dxa"/>
                <w:tcBorders>
                  <w:bottom w:val="nil"/>
                </w:tcBorders>
                <w:noWrap/>
                <w:vAlign w:val="center"/>
                <w:hideMark/>
              </w:tcPr>
            </w:tcPrChange>
          </w:tcPr>
          <w:p w14:paraId="0D5981BF"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 (4.6)</w:t>
            </w:r>
          </w:p>
        </w:tc>
        <w:tc>
          <w:tcPr>
            <w:tcW w:w="1871" w:type="dxa"/>
            <w:tcBorders>
              <w:bottom w:val="nil"/>
            </w:tcBorders>
            <w:noWrap/>
            <w:hideMark/>
            <w:tcPrChange w:id="474" w:author="Maino Vieytes, Christian (NIH/NIA/IRP) [F]" w:date="2023-11-17T13:22:00Z">
              <w:tcPr>
                <w:tcW w:w="1871" w:type="dxa"/>
                <w:tcBorders>
                  <w:bottom w:val="nil"/>
                </w:tcBorders>
                <w:noWrap/>
                <w:vAlign w:val="center"/>
                <w:hideMark/>
              </w:tcPr>
            </w:tcPrChange>
          </w:tcPr>
          <w:p w14:paraId="3DD334F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245 (14.9)</w:t>
            </w:r>
          </w:p>
        </w:tc>
        <w:tc>
          <w:tcPr>
            <w:tcW w:w="1399" w:type="dxa"/>
            <w:tcBorders>
              <w:bottom w:val="nil"/>
            </w:tcBorders>
            <w:noWrap/>
            <w:hideMark/>
            <w:tcPrChange w:id="475" w:author="Maino Vieytes, Christian (NIH/NIA/IRP) [F]" w:date="2023-11-17T13:22:00Z">
              <w:tcPr>
                <w:tcW w:w="1399" w:type="dxa"/>
                <w:tcBorders>
                  <w:bottom w:val="nil"/>
                </w:tcBorders>
                <w:noWrap/>
                <w:vAlign w:val="center"/>
                <w:hideMark/>
              </w:tcPr>
            </w:tcPrChange>
          </w:tcPr>
          <w:p w14:paraId="6AA37A29"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C060AA" w14:textId="77777777" w:rsidTr="003E0A82">
        <w:trPr>
          <w:trHeight w:val="259"/>
          <w:trPrChange w:id="476" w:author="Maino Vieytes, Christian (NIH/NIA/IRP) [F]" w:date="2023-11-17T13:22:00Z">
            <w:trPr>
              <w:trHeight w:val="320"/>
            </w:trPr>
          </w:trPrChange>
        </w:trPr>
        <w:tc>
          <w:tcPr>
            <w:tcW w:w="2616" w:type="dxa"/>
            <w:tcBorders>
              <w:top w:val="nil"/>
              <w:bottom w:val="nil"/>
            </w:tcBorders>
            <w:noWrap/>
            <w:hideMark/>
            <w:tcPrChange w:id="477" w:author="Maino Vieytes, Christian (NIH/NIA/IRP) [F]" w:date="2023-11-17T13:22:00Z">
              <w:tcPr>
                <w:tcW w:w="2616" w:type="dxa"/>
                <w:tcBorders>
                  <w:top w:val="nil"/>
                  <w:bottom w:val="nil"/>
                </w:tcBorders>
                <w:noWrap/>
                <w:vAlign w:val="center"/>
                <w:hideMark/>
              </w:tcPr>
            </w:tcPrChange>
          </w:tcPr>
          <w:p w14:paraId="381E20B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Moderate</w:t>
            </w:r>
          </w:p>
        </w:tc>
        <w:tc>
          <w:tcPr>
            <w:tcW w:w="2284" w:type="dxa"/>
            <w:tcBorders>
              <w:top w:val="nil"/>
              <w:bottom w:val="nil"/>
            </w:tcBorders>
            <w:noWrap/>
            <w:hideMark/>
            <w:tcPrChange w:id="478" w:author="Maino Vieytes, Christian (NIH/NIA/IRP) [F]" w:date="2023-11-17T13:22:00Z">
              <w:tcPr>
                <w:tcW w:w="2284" w:type="dxa"/>
                <w:tcBorders>
                  <w:top w:val="nil"/>
                  <w:bottom w:val="nil"/>
                </w:tcBorders>
                <w:noWrap/>
                <w:vAlign w:val="center"/>
                <w:hideMark/>
              </w:tcPr>
            </w:tcPrChange>
          </w:tcPr>
          <w:p w14:paraId="76D98236"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381 (15.9)</w:t>
            </w:r>
          </w:p>
        </w:tc>
        <w:tc>
          <w:tcPr>
            <w:tcW w:w="1899" w:type="dxa"/>
            <w:tcBorders>
              <w:top w:val="nil"/>
              <w:bottom w:val="nil"/>
            </w:tcBorders>
            <w:noWrap/>
            <w:hideMark/>
            <w:tcPrChange w:id="479" w:author="Maino Vieytes, Christian (NIH/NIA/IRP) [F]" w:date="2023-11-17T13:22:00Z">
              <w:tcPr>
                <w:tcW w:w="1899" w:type="dxa"/>
                <w:tcBorders>
                  <w:top w:val="nil"/>
                  <w:bottom w:val="nil"/>
                </w:tcBorders>
                <w:noWrap/>
                <w:vAlign w:val="center"/>
                <w:hideMark/>
              </w:tcPr>
            </w:tcPrChange>
          </w:tcPr>
          <w:p w14:paraId="1165563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32 (16.1)</w:t>
            </w:r>
          </w:p>
        </w:tc>
        <w:tc>
          <w:tcPr>
            <w:tcW w:w="1871" w:type="dxa"/>
            <w:tcBorders>
              <w:top w:val="nil"/>
              <w:bottom w:val="nil"/>
            </w:tcBorders>
            <w:noWrap/>
            <w:hideMark/>
            <w:tcPrChange w:id="480" w:author="Maino Vieytes, Christian (NIH/NIA/IRP) [F]" w:date="2023-11-17T13:22:00Z">
              <w:tcPr>
                <w:tcW w:w="1871" w:type="dxa"/>
                <w:tcBorders>
                  <w:top w:val="nil"/>
                  <w:bottom w:val="nil"/>
                </w:tcBorders>
                <w:noWrap/>
                <w:vAlign w:val="center"/>
                <w:hideMark/>
              </w:tcPr>
            </w:tcPrChange>
          </w:tcPr>
          <w:p w14:paraId="77AA4F5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349 (15.9)</w:t>
            </w:r>
          </w:p>
        </w:tc>
        <w:tc>
          <w:tcPr>
            <w:tcW w:w="1399" w:type="dxa"/>
            <w:tcBorders>
              <w:top w:val="nil"/>
              <w:bottom w:val="nil"/>
            </w:tcBorders>
            <w:noWrap/>
            <w:hideMark/>
            <w:tcPrChange w:id="481" w:author="Maino Vieytes, Christian (NIH/NIA/IRP) [F]" w:date="2023-11-17T13:22:00Z">
              <w:tcPr>
                <w:tcW w:w="1399" w:type="dxa"/>
                <w:tcBorders>
                  <w:top w:val="nil"/>
                  <w:bottom w:val="nil"/>
                </w:tcBorders>
                <w:noWrap/>
                <w:vAlign w:val="center"/>
                <w:hideMark/>
              </w:tcPr>
            </w:tcPrChange>
          </w:tcPr>
          <w:p w14:paraId="5BB23C4E"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DECD25C" w14:textId="77777777" w:rsidTr="003E0A82">
        <w:trPr>
          <w:trHeight w:val="259"/>
          <w:trPrChange w:id="482" w:author="Maino Vieytes, Christian (NIH/NIA/IRP) [F]" w:date="2023-11-17T13:22:00Z">
            <w:trPr>
              <w:trHeight w:val="320"/>
            </w:trPr>
          </w:trPrChange>
        </w:trPr>
        <w:tc>
          <w:tcPr>
            <w:tcW w:w="2616" w:type="dxa"/>
            <w:tcBorders>
              <w:top w:val="nil"/>
            </w:tcBorders>
            <w:noWrap/>
            <w:hideMark/>
            <w:tcPrChange w:id="483" w:author="Maino Vieytes, Christian (NIH/NIA/IRP) [F]" w:date="2023-11-17T13:22:00Z">
              <w:tcPr>
                <w:tcW w:w="2616" w:type="dxa"/>
                <w:tcBorders>
                  <w:top w:val="nil"/>
                </w:tcBorders>
                <w:noWrap/>
                <w:vAlign w:val="center"/>
                <w:hideMark/>
              </w:tcPr>
            </w:tcPrChange>
          </w:tcPr>
          <w:p w14:paraId="72493BE9"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None</w:t>
            </w:r>
          </w:p>
        </w:tc>
        <w:tc>
          <w:tcPr>
            <w:tcW w:w="2284" w:type="dxa"/>
            <w:tcBorders>
              <w:top w:val="nil"/>
            </w:tcBorders>
            <w:noWrap/>
            <w:hideMark/>
            <w:tcPrChange w:id="484" w:author="Maino Vieytes, Christian (NIH/NIA/IRP) [F]" w:date="2023-11-17T13:22:00Z">
              <w:tcPr>
                <w:tcW w:w="2284" w:type="dxa"/>
                <w:tcBorders>
                  <w:top w:val="nil"/>
                </w:tcBorders>
                <w:noWrap/>
                <w:vAlign w:val="center"/>
                <w:hideMark/>
              </w:tcPr>
            </w:tcPrChange>
          </w:tcPr>
          <w:p w14:paraId="7E8C57E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1844 (70.3)</w:t>
            </w:r>
          </w:p>
        </w:tc>
        <w:tc>
          <w:tcPr>
            <w:tcW w:w="1899" w:type="dxa"/>
            <w:tcBorders>
              <w:top w:val="nil"/>
            </w:tcBorders>
            <w:noWrap/>
            <w:hideMark/>
            <w:tcPrChange w:id="485" w:author="Maino Vieytes, Christian (NIH/NIA/IRP) [F]" w:date="2023-11-17T13:22:00Z">
              <w:tcPr>
                <w:tcW w:w="1899" w:type="dxa"/>
                <w:tcBorders>
                  <w:top w:val="nil"/>
                </w:tcBorders>
                <w:noWrap/>
                <w:vAlign w:val="center"/>
                <w:hideMark/>
              </w:tcPr>
            </w:tcPrChange>
          </w:tcPr>
          <w:p w14:paraId="6914EEF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262 (79.3)</w:t>
            </w:r>
          </w:p>
        </w:tc>
        <w:tc>
          <w:tcPr>
            <w:tcW w:w="1871" w:type="dxa"/>
            <w:tcBorders>
              <w:top w:val="nil"/>
            </w:tcBorders>
            <w:noWrap/>
            <w:hideMark/>
            <w:tcPrChange w:id="486" w:author="Maino Vieytes, Christian (NIH/NIA/IRP) [F]" w:date="2023-11-17T13:22:00Z">
              <w:tcPr>
                <w:tcW w:w="1871" w:type="dxa"/>
                <w:tcBorders>
                  <w:top w:val="nil"/>
                </w:tcBorders>
                <w:noWrap/>
                <w:vAlign w:val="center"/>
                <w:hideMark/>
              </w:tcPr>
            </w:tcPrChange>
          </w:tcPr>
          <w:p w14:paraId="631F6C0A"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1582 (69.3)</w:t>
            </w:r>
          </w:p>
        </w:tc>
        <w:tc>
          <w:tcPr>
            <w:tcW w:w="1399" w:type="dxa"/>
            <w:tcBorders>
              <w:top w:val="nil"/>
            </w:tcBorders>
            <w:noWrap/>
            <w:hideMark/>
            <w:tcPrChange w:id="487" w:author="Maino Vieytes, Christian (NIH/NIA/IRP) [F]" w:date="2023-11-17T13:22:00Z">
              <w:tcPr>
                <w:tcW w:w="1399" w:type="dxa"/>
                <w:tcBorders>
                  <w:top w:val="nil"/>
                </w:tcBorders>
                <w:noWrap/>
                <w:vAlign w:val="center"/>
                <w:hideMark/>
              </w:tcPr>
            </w:tcPrChange>
          </w:tcPr>
          <w:p w14:paraId="4780A954"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27E9820D" w14:textId="77777777" w:rsidTr="003E0A82">
        <w:trPr>
          <w:trHeight w:val="259"/>
          <w:trPrChange w:id="488" w:author="Maino Vieytes, Christian (NIH/NIA/IRP) [F]" w:date="2023-11-17T13:22:00Z">
            <w:trPr>
              <w:trHeight w:val="320"/>
            </w:trPr>
          </w:trPrChange>
        </w:trPr>
        <w:tc>
          <w:tcPr>
            <w:tcW w:w="2616" w:type="dxa"/>
            <w:tcBorders>
              <w:bottom w:val="single" w:sz="4" w:space="0" w:color="auto"/>
            </w:tcBorders>
            <w:noWrap/>
            <w:hideMark/>
            <w:tcPrChange w:id="489" w:author="Maino Vieytes, Christian (NIH/NIA/IRP) [F]" w:date="2023-11-17T13:22:00Z">
              <w:tcPr>
                <w:tcW w:w="2616" w:type="dxa"/>
                <w:tcBorders>
                  <w:bottom w:val="single" w:sz="4" w:space="0" w:color="auto"/>
                </w:tcBorders>
                <w:noWrap/>
                <w:vAlign w:val="center"/>
                <w:hideMark/>
              </w:tcPr>
            </w:tcPrChange>
          </w:tcPr>
          <w:p w14:paraId="714EDAE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Cause of Death</w:t>
            </w:r>
          </w:p>
        </w:tc>
        <w:tc>
          <w:tcPr>
            <w:tcW w:w="2284" w:type="dxa"/>
            <w:tcBorders>
              <w:bottom w:val="single" w:sz="4" w:space="0" w:color="auto"/>
            </w:tcBorders>
            <w:noWrap/>
            <w:hideMark/>
            <w:tcPrChange w:id="490" w:author="Maino Vieytes, Christian (NIH/NIA/IRP) [F]" w:date="2023-11-17T13:22:00Z">
              <w:tcPr>
                <w:tcW w:w="2284" w:type="dxa"/>
                <w:tcBorders>
                  <w:bottom w:val="single" w:sz="4" w:space="0" w:color="auto"/>
                </w:tcBorders>
                <w:noWrap/>
                <w:vAlign w:val="center"/>
                <w:hideMark/>
              </w:tcPr>
            </w:tcPrChange>
          </w:tcPr>
          <w:p w14:paraId="7930B4B2" w14:textId="77777777" w:rsidR="00B717EF" w:rsidRPr="00B717EF" w:rsidRDefault="00B717EF" w:rsidP="00B717EF">
            <w:pPr>
              <w:ind w:firstLine="720"/>
              <w:jc w:val="center"/>
              <w:rPr>
                <w:rFonts w:ascii="Times New Roman" w:hAnsi="Times New Roman" w:cs="Times New Roman"/>
                <w:sz w:val="20"/>
                <w:szCs w:val="20"/>
              </w:rPr>
            </w:pPr>
          </w:p>
        </w:tc>
        <w:tc>
          <w:tcPr>
            <w:tcW w:w="1899" w:type="dxa"/>
            <w:tcBorders>
              <w:bottom w:val="single" w:sz="4" w:space="0" w:color="auto"/>
            </w:tcBorders>
            <w:noWrap/>
            <w:hideMark/>
            <w:tcPrChange w:id="491" w:author="Maino Vieytes, Christian (NIH/NIA/IRP) [F]" w:date="2023-11-17T13:22:00Z">
              <w:tcPr>
                <w:tcW w:w="1899" w:type="dxa"/>
                <w:tcBorders>
                  <w:bottom w:val="single" w:sz="4" w:space="0" w:color="auto"/>
                </w:tcBorders>
                <w:noWrap/>
                <w:vAlign w:val="center"/>
                <w:hideMark/>
              </w:tcPr>
            </w:tcPrChange>
          </w:tcPr>
          <w:p w14:paraId="5C90F657" w14:textId="77777777" w:rsidR="00B717EF" w:rsidRPr="00B717EF" w:rsidRDefault="00B717EF" w:rsidP="00B717EF">
            <w:pPr>
              <w:ind w:firstLine="720"/>
              <w:jc w:val="center"/>
              <w:rPr>
                <w:rFonts w:ascii="Times New Roman" w:hAnsi="Times New Roman" w:cs="Times New Roman"/>
                <w:sz w:val="20"/>
                <w:szCs w:val="20"/>
              </w:rPr>
            </w:pPr>
          </w:p>
        </w:tc>
        <w:tc>
          <w:tcPr>
            <w:tcW w:w="1871" w:type="dxa"/>
            <w:tcBorders>
              <w:bottom w:val="single" w:sz="4" w:space="0" w:color="auto"/>
            </w:tcBorders>
            <w:noWrap/>
            <w:hideMark/>
            <w:tcPrChange w:id="492" w:author="Maino Vieytes, Christian (NIH/NIA/IRP) [F]" w:date="2023-11-17T13:22:00Z">
              <w:tcPr>
                <w:tcW w:w="1871" w:type="dxa"/>
                <w:tcBorders>
                  <w:bottom w:val="single" w:sz="4" w:space="0" w:color="auto"/>
                </w:tcBorders>
                <w:noWrap/>
                <w:vAlign w:val="center"/>
                <w:hideMark/>
              </w:tcPr>
            </w:tcPrChange>
          </w:tcPr>
          <w:p w14:paraId="4047542D" w14:textId="77777777" w:rsidR="00B717EF" w:rsidRPr="00B717EF" w:rsidRDefault="00B717EF" w:rsidP="00B717EF">
            <w:pPr>
              <w:ind w:firstLine="720"/>
              <w:jc w:val="center"/>
              <w:rPr>
                <w:rFonts w:ascii="Times New Roman" w:hAnsi="Times New Roman" w:cs="Times New Roman"/>
                <w:sz w:val="20"/>
                <w:szCs w:val="20"/>
              </w:rPr>
            </w:pPr>
          </w:p>
        </w:tc>
        <w:tc>
          <w:tcPr>
            <w:tcW w:w="1399" w:type="dxa"/>
            <w:tcBorders>
              <w:bottom w:val="single" w:sz="4" w:space="0" w:color="auto"/>
            </w:tcBorders>
            <w:noWrap/>
            <w:hideMark/>
            <w:tcPrChange w:id="493" w:author="Maino Vieytes, Christian (NIH/NIA/IRP) [F]" w:date="2023-11-17T13:22:00Z">
              <w:tcPr>
                <w:tcW w:w="1399" w:type="dxa"/>
                <w:tcBorders>
                  <w:bottom w:val="single" w:sz="4" w:space="0" w:color="auto"/>
                </w:tcBorders>
                <w:noWrap/>
                <w:vAlign w:val="center"/>
                <w:hideMark/>
              </w:tcPr>
            </w:tcPrChange>
          </w:tcPr>
          <w:p w14:paraId="0B7523C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0.42</w:t>
            </w:r>
          </w:p>
        </w:tc>
      </w:tr>
      <w:tr w:rsidR="00B717EF" w:rsidRPr="00B717EF" w14:paraId="536D8693" w14:textId="77777777" w:rsidTr="003E0A82">
        <w:trPr>
          <w:trHeight w:val="259"/>
          <w:trPrChange w:id="494" w:author="Maino Vieytes, Christian (NIH/NIA/IRP) [F]" w:date="2023-11-17T13:22:00Z">
            <w:trPr>
              <w:trHeight w:val="320"/>
            </w:trPr>
          </w:trPrChange>
        </w:trPr>
        <w:tc>
          <w:tcPr>
            <w:tcW w:w="2616" w:type="dxa"/>
            <w:tcBorders>
              <w:bottom w:val="nil"/>
            </w:tcBorders>
            <w:noWrap/>
            <w:hideMark/>
            <w:tcPrChange w:id="495" w:author="Maino Vieytes, Christian (NIH/NIA/IRP) [F]" w:date="2023-11-17T13:22:00Z">
              <w:tcPr>
                <w:tcW w:w="2616" w:type="dxa"/>
                <w:tcBorders>
                  <w:bottom w:val="nil"/>
                </w:tcBorders>
                <w:noWrap/>
                <w:vAlign w:val="center"/>
                <w:hideMark/>
              </w:tcPr>
            </w:tcPrChange>
          </w:tcPr>
          <w:p w14:paraId="442EE585"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Cancer</w:t>
            </w:r>
          </w:p>
        </w:tc>
        <w:tc>
          <w:tcPr>
            <w:tcW w:w="2284" w:type="dxa"/>
            <w:tcBorders>
              <w:bottom w:val="nil"/>
            </w:tcBorders>
            <w:noWrap/>
            <w:hideMark/>
            <w:tcPrChange w:id="496" w:author="Maino Vieytes, Christian (NIH/NIA/IRP) [F]" w:date="2023-11-17T13:22:00Z">
              <w:tcPr>
                <w:tcW w:w="2284" w:type="dxa"/>
                <w:tcBorders>
                  <w:bottom w:val="nil"/>
                </w:tcBorders>
                <w:noWrap/>
                <w:vAlign w:val="center"/>
                <w:hideMark/>
              </w:tcPr>
            </w:tcPrChange>
          </w:tcPr>
          <w:p w14:paraId="5627ED04"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343 (36.4)</w:t>
            </w:r>
          </w:p>
        </w:tc>
        <w:tc>
          <w:tcPr>
            <w:tcW w:w="1899" w:type="dxa"/>
            <w:tcBorders>
              <w:bottom w:val="nil"/>
            </w:tcBorders>
            <w:noWrap/>
            <w:hideMark/>
            <w:tcPrChange w:id="497" w:author="Maino Vieytes, Christian (NIH/NIA/IRP) [F]" w:date="2023-11-17T13:22:00Z">
              <w:tcPr>
                <w:tcW w:w="1899" w:type="dxa"/>
                <w:tcBorders>
                  <w:bottom w:val="nil"/>
                </w:tcBorders>
                <w:noWrap/>
                <w:vAlign w:val="center"/>
                <w:hideMark/>
              </w:tcPr>
            </w:tcPrChange>
          </w:tcPr>
          <w:p w14:paraId="54BC9A2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30 (31.9)</w:t>
            </w:r>
          </w:p>
        </w:tc>
        <w:tc>
          <w:tcPr>
            <w:tcW w:w="1871" w:type="dxa"/>
            <w:tcBorders>
              <w:bottom w:val="nil"/>
            </w:tcBorders>
            <w:noWrap/>
            <w:hideMark/>
            <w:tcPrChange w:id="498" w:author="Maino Vieytes, Christian (NIH/NIA/IRP) [F]" w:date="2023-11-17T13:22:00Z">
              <w:tcPr>
                <w:tcW w:w="1871" w:type="dxa"/>
                <w:tcBorders>
                  <w:bottom w:val="nil"/>
                </w:tcBorders>
                <w:noWrap/>
                <w:vAlign w:val="center"/>
                <w:hideMark/>
              </w:tcPr>
            </w:tcPrChange>
          </w:tcPr>
          <w:p w14:paraId="6272B2FE"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313 (36.7)</w:t>
            </w:r>
          </w:p>
        </w:tc>
        <w:tc>
          <w:tcPr>
            <w:tcW w:w="1399" w:type="dxa"/>
            <w:tcBorders>
              <w:bottom w:val="nil"/>
            </w:tcBorders>
            <w:noWrap/>
            <w:hideMark/>
            <w:tcPrChange w:id="499" w:author="Maino Vieytes, Christian (NIH/NIA/IRP) [F]" w:date="2023-11-17T13:22:00Z">
              <w:tcPr>
                <w:tcW w:w="1399" w:type="dxa"/>
                <w:tcBorders>
                  <w:bottom w:val="nil"/>
                </w:tcBorders>
                <w:noWrap/>
                <w:vAlign w:val="center"/>
                <w:hideMark/>
              </w:tcPr>
            </w:tcPrChange>
          </w:tcPr>
          <w:p w14:paraId="65499888"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DCB213F" w14:textId="77777777" w:rsidTr="003E0A82">
        <w:trPr>
          <w:trHeight w:val="259"/>
          <w:trPrChange w:id="500" w:author="Maino Vieytes, Christian (NIH/NIA/IRP) [F]" w:date="2023-11-17T13:22:00Z">
            <w:trPr>
              <w:trHeight w:val="320"/>
            </w:trPr>
          </w:trPrChange>
        </w:trPr>
        <w:tc>
          <w:tcPr>
            <w:tcW w:w="2616" w:type="dxa"/>
            <w:tcBorders>
              <w:top w:val="nil"/>
              <w:bottom w:val="nil"/>
            </w:tcBorders>
            <w:noWrap/>
            <w:hideMark/>
            <w:tcPrChange w:id="501" w:author="Maino Vieytes, Christian (NIH/NIA/IRP) [F]" w:date="2023-11-17T13:22:00Z">
              <w:tcPr>
                <w:tcW w:w="2616" w:type="dxa"/>
                <w:tcBorders>
                  <w:top w:val="nil"/>
                  <w:bottom w:val="nil"/>
                </w:tcBorders>
                <w:noWrap/>
                <w:vAlign w:val="center"/>
                <w:hideMark/>
              </w:tcPr>
            </w:tcPrChange>
          </w:tcPr>
          <w:p w14:paraId="2BD0A832" w14:textId="77777777" w:rsidR="00B717EF" w:rsidRPr="00B717EF" w:rsidRDefault="00B717EF" w:rsidP="00B717EF">
            <w:pPr>
              <w:ind w:firstLine="720"/>
              <w:rPr>
                <w:rFonts w:ascii="Times New Roman" w:hAnsi="Times New Roman" w:cs="Times New Roman"/>
                <w:sz w:val="20"/>
                <w:szCs w:val="20"/>
              </w:rPr>
            </w:pPr>
            <w:r w:rsidRPr="00B717EF">
              <w:rPr>
                <w:rFonts w:ascii="Times New Roman" w:hAnsi="Times New Roman" w:cs="Times New Roman"/>
                <w:sz w:val="20"/>
                <w:szCs w:val="20"/>
              </w:rPr>
              <w:t>Cardiovascular Dis.</w:t>
            </w:r>
          </w:p>
        </w:tc>
        <w:tc>
          <w:tcPr>
            <w:tcW w:w="2284" w:type="dxa"/>
            <w:tcBorders>
              <w:top w:val="nil"/>
              <w:bottom w:val="nil"/>
            </w:tcBorders>
            <w:noWrap/>
            <w:hideMark/>
            <w:tcPrChange w:id="502" w:author="Maino Vieytes, Christian (NIH/NIA/IRP) [F]" w:date="2023-11-17T13:22:00Z">
              <w:tcPr>
                <w:tcW w:w="2284" w:type="dxa"/>
                <w:tcBorders>
                  <w:top w:val="nil"/>
                  <w:bottom w:val="nil"/>
                </w:tcBorders>
                <w:noWrap/>
                <w:vAlign w:val="center"/>
                <w:hideMark/>
              </w:tcPr>
            </w:tcPrChange>
          </w:tcPr>
          <w:p w14:paraId="7ED14420"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235 (25.6)</w:t>
            </w:r>
          </w:p>
        </w:tc>
        <w:tc>
          <w:tcPr>
            <w:tcW w:w="1899" w:type="dxa"/>
            <w:tcBorders>
              <w:top w:val="nil"/>
              <w:bottom w:val="nil"/>
            </w:tcBorders>
            <w:noWrap/>
            <w:hideMark/>
            <w:tcPrChange w:id="503" w:author="Maino Vieytes, Christian (NIH/NIA/IRP) [F]" w:date="2023-11-17T13:22:00Z">
              <w:tcPr>
                <w:tcW w:w="1899" w:type="dxa"/>
                <w:tcBorders>
                  <w:top w:val="nil"/>
                  <w:bottom w:val="nil"/>
                </w:tcBorders>
                <w:noWrap/>
                <w:vAlign w:val="center"/>
                <w:hideMark/>
              </w:tcPr>
            </w:tcPrChange>
          </w:tcPr>
          <w:p w14:paraId="3D2F882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11 (20.4)</w:t>
            </w:r>
          </w:p>
        </w:tc>
        <w:tc>
          <w:tcPr>
            <w:tcW w:w="1871" w:type="dxa"/>
            <w:tcBorders>
              <w:top w:val="nil"/>
              <w:bottom w:val="nil"/>
            </w:tcBorders>
            <w:noWrap/>
            <w:hideMark/>
            <w:tcPrChange w:id="504" w:author="Maino Vieytes, Christian (NIH/NIA/IRP) [F]" w:date="2023-11-17T13:22:00Z">
              <w:tcPr>
                <w:tcW w:w="1871" w:type="dxa"/>
                <w:tcBorders>
                  <w:top w:val="nil"/>
                  <w:bottom w:val="nil"/>
                </w:tcBorders>
                <w:noWrap/>
                <w:vAlign w:val="center"/>
                <w:hideMark/>
              </w:tcPr>
            </w:tcPrChange>
          </w:tcPr>
          <w:p w14:paraId="6386CB55"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224 (25.9)</w:t>
            </w:r>
          </w:p>
        </w:tc>
        <w:tc>
          <w:tcPr>
            <w:tcW w:w="1399" w:type="dxa"/>
            <w:tcBorders>
              <w:top w:val="nil"/>
              <w:bottom w:val="nil"/>
            </w:tcBorders>
            <w:noWrap/>
            <w:hideMark/>
            <w:tcPrChange w:id="505" w:author="Maino Vieytes, Christian (NIH/NIA/IRP) [F]" w:date="2023-11-17T13:22:00Z">
              <w:tcPr>
                <w:tcW w:w="1399" w:type="dxa"/>
                <w:tcBorders>
                  <w:top w:val="nil"/>
                  <w:bottom w:val="nil"/>
                </w:tcBorders>
                <w:noWrap/>
                <w:vAlign w:val="center"/>
                <w:hideMark/>
              </w:tcPr>
            </w:tcPrChange>
          </w:tcPr>
          <w:p w14:paraId="45335831"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5FA227E8" w14:textId="77777777" w:rsidTr="003E0A82">
        <w:trPr>
          <w:trHeight w:val="259"/>
          <w:trPrChange w:id="506" w:author="Maino Vieytes, Christian (NIH/NIA/IRP) [F]" w:date="2023-11-17T13:22:00Z">
            <w:trPr>
              <w:trHeight w:val="320"/>
            </w:trPr>
          </w:trPrChange>
        </w:trPr>
        <w:tc>
          <w:tcPr>
            <w:tcW w:w="2616" w:type="dxa"/>
            <w:tcBorders>
              <w:top w:val="nil"/>
              <w:bottom w:val="single" w:sz="4" w:space="0" w:color="auto"/>
            </w:tcBorders>
            <w:noWrap/>
            <w:hideMark/>
            <w:tcPrChange w:id="507" w:author="Maino Vieytes, Christian (NIH/NIA/IRP) [F]" w:date="2023-11-17T13:22:00Z">
              <w:tcPr>
                <w:tcW w:w="2616" w:type="dxa"/>
                <w:tcBorders>
                  <w:top w:val="nil"/>
                  <w:bottom w:val="single" w:sz="4" w:space="0" w:color="auto"/>
                </w:tcBorders>
                <w:noWrap/>
                <w:vAlign w:val="center"/>
                <w:hideMark/>
              </w:tcPr>
            </w:tcPrChange>
          </w:tcPr>
          <w:p w14:paraId="54C758BC" w14:textId="77777777" w:rsidR="00B717EF" w:rsidRPr="00B717EF" w:rsidRDefault="00B717EF" w:rsidP="00B717EF">
            <w:pPr>
              <w:ind w:firstLine="720"/>
              <w:rPr>
                <w:rFonts w:ascii="Times New Roman" w:hAnsi="Times New Roman" w:cs="Times New Roman"/>
                <w:sz w:val="20"/>
                <w:szCs w:val="20"/>
              </w:rPr>
            </w:pPr>
            <w:commentRangeStart w:id="508"/>
            <w:r w:rsidRPr="00B717EF">
              <w:rPr>
                <w:rFonts w:ascii="Times New Roman" w:hAnsi="Times New Roman" w:cs="Times New Roman"/>
                <w:sz w:val="20"/>
                <w:szCs w:val="20"/>
              </w:rPr>
              <w:t>Other</w:t>
            </w:r>
          </w:p>
        </w:tc>
        <w:tc>
          <w:tcPr>
            <w:tcW w:w="2284" w:type="dxa"/>
            <w:tcBorders>
              <w:top w:val="nil"/>
              <w:bottom w:val="single" w:sz="4" w:space="0" w:color="auto"/>
            </w:tcBorders>
            <w:noWrap/>
            <w:hideMark/>
            <w:tcPrChange w:id="509" w:author="Maino Vieytes, Christian (NIH/NIA/IRP) [F]" w:date="2023-11-17T13:22:00Z">
              <w:tcPr>
                <w:tcW w:w="2284" w:type="dxa"/>
                <w:tcBorders>
                  <w:top w:val="nil"/>
                  <w:bottom w:val="single" w:sz="4" w:space="0" w:color="auto"/>
                </w:tcBorders>
                <w:noWrap/>
                <w:vAlign w:val="center"/>
                <w:hideMark/>
              </w:tcPr>
            </w:tcPrChange>
          </w:tcPr>
          <w:p w14:paraId="7EA3FEE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403 (38.0)</w:t>
            </w:r>
          </w:p>
        </w:tc>
        <w:tc>
          <w:tcPr>
            <w:tcW w:w="1899" w:type="dxa"/>
            <w:tcBorders>
              <w:top w:val="nil"/>
              <w:bottom w:val="single" w:sz="4" w:space="0" w:color="auto"/>
            </w:tcBorders>
            <w:noWrap/>
            <w:hideMark/>
            <w:tcPrChange w:id="510" w:author="Maino Vieytes, Christian (NIH/NIA/IRP) [F]" w:date="2023-11-17T13:22:00Z">
              <w:tcPr>
                <w:tcW w:w="1899" w:type="dxa"/>
                <w:tcBorders>
                  <w:top w:val="nil"/>
                  <w:bottom w:val="single" w:sz="4" w:space="0" w:color="auto"/>
                </w:tcBorders>
                <w:noWrap/>
                <w:vAlign w:val="center"/>
                <w:hideMark/>
              </w:tcPr>
            </w:tcPrChange>
          </w:tcPr>
          <w:p w14:paraId="74761517"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41 (47.7)</w:t>
            </w:r>
          </w:p>
        </w:tc>
        <w:tc>
          <w:tcPr>
            <w:tcW w:w="1871" w:type="dxa"/>
            <w:tcBorders>
              <w:top w:val="nil"/>
              <w:bottom w:val="single" w:sz="4" w:space="0" w:color="auto"/>
            </w:tcBorders>
            <w:noWrap/>
            <w:hideMark/>
            <w:tcPrChange w:id="511" w:author="Maino Vieytes, Christian (NIH/NIA/IRP) [F]" w:date="2023-11-17T13:22:00Z">
              <w:tcPr>
                <w:tcW w:w="1871" w:type="dxa"/>
                <w:tcBorders>
                  <w:top w:val="nil"/>
                  <w:bottom w:val="single" w:sz="4" w:space="0" w:color="auto"/>
                </w:tcBorders>
                <w:noWrap/>
                <w:vAlign w:val="center"/>
                <w:hideMark/>
              </w:tcPr>
            </w:tcPrChange>
          </w:tcPr>
          <w:p w14:paraId="71141042" w14:textId="77777777" w:rsidR="00B717EF" w:rsidRPr="00B717EF" w:rsidRDefault="00B717EF" w:rsidP="00B717EF">
            <w:pPr>
              <w:jc w:val="center"/>
              <w:rPr>
                <w:rFonts w:ascii="Times New Roman" w:hAnsi="Times New Roman" w:cs="Times New Roman"/>
                <w:sz w:val="20"/>
                <w:szCs w:val="20"/>
              </w:rPr>
            </w:pPr>
            <w:r w:rsidRPr="00B717EF">
              <w:rPr>
                <w:rFonts w:ascii="Times New Roman" w:hAnsi="Times New Roman" w:cs="Times New Roman"/>
                <w:sz w:val="20"/>
                <w:szCs w:val="20"/>
              </w:rPr>
              <w:t>362 (37.4)</w:t>
            </w:r>
            <w:commentRangeEnd w:id="508"/>
            <w:r w:rsidR="0003299C">
              <w:rPr>
                <w:rStyle w:val="CommentReference"/>
              </w:rPr>
              <w:commentReference w:id="508"/>
            </w:r>
          </w:p>
        </w:tc>
        <w:tc>
          <w:tcPr>
            <w:tcW w:w="1399" w:type="dxa"/>
            <w:tcBorders>
              <w:top w:val="nil"/>
              <w:bottom w:val="single" w:sz="4" w:space="0" w:color="auto"/>
            </w:tcBorders>
            <w:noWrap/>
            <w:hideMark/>
            <w:tcPrChange w:id="512" w:author="Maino Vieytes, Christian (NIH/NIA/IRP) [F]" w:date="2023-11-17T13:22:00Z">
              <w:tcPr>
                <w:tcW w:w="1399" w:type="dxa"/>
                <w:tcBorders>
                  <w:top w:val="nil"/>
                  <w:bottom w:val="single" w:sz="4" w:space="0" w:color="auto"/>
                </w:tcBorders>
                <w:noWrap/>
                <w:vAlign w:val="center"/>
                <w:hideMark/>
              </w:tcPr>
            </w:tcPrChange>
          </w:tcPr>
          <w:p w14:paraId="29C0AC63" w14:textId="77777777" w:rsidR="00B717EF" w:rsidRPr="00B717EF" w:rsidRDefault="00B717EF" w:rsidP="00B717EF">
            <w:pPr>
              <w:ind w:firstLine="720"/>
              <w:jc w:val="center"/>
              <w:rPr>
                <w:rFonts w:ascii="Times New Roman" w:hAnsi="Times New Roman" w:cs="Times New Roman"/>
                <w:sz w:val="20"/>
                <w:szCs w:val="20"/>
              </w:rPr>
            </w:pPr>
          </w:p>
        </w:tc>
      </w:tr>
      <w:tr w:rsidR="00B717EF" w:rsidRPr="00B717EF" w14:paraId="4B7114A3" w14:textId="77777777" w:rsidTr="003E0A82">
        <w:trPr>
          <w:trHeight w:val="259"/>
          <w:trPrChange w:id="513" w:author="Maino Vieytes, Christian (NIH/NIA/IRP) [F]" w:date="2023-11-17T13:22:00Z">
            <w:trPr>
              <w:trHeight w:val="320"/>
            </w:trPr>
          </w:trPrChange>
        </w:trPr>
        <w:tc>
          <w:tcPr>
            <w:tcW w:w="10069" w:type="dxa"/>
            <w:gridSpan w:val="5"/>
            <w:tcBorders>
              <w:top w:val="single" w:sz="4" w:space="0" w:color="auto"/>
              <w:left w:val="nil"/>
              <w:bottom w:val="nil"/>
              <w:right w:val="nil"/>
            </w:tcBorders>
            <w:noWrap/>
            <w:tcPrChange w:id="514" w:author="Maino Vieytes, Christian (NIH/NIA/IRP) [F]" w:date="2023-11-17T13:22:00Z">
              <w:tcPr>
                <w:tcW w:w="10069" w:type="dxa"/>
                <w:gridSpan w:val="5"/>
                <w:tcBorders>
                  <w:top w:val="single" w:sz="4" w:space="0" w:color="auto"/>
                  <w:left w:val="nil"/>
                  <w:bottom w:val="nil"/>
                  <w:right w:val="nil"/>
                </w:tcBorders>
                <w:noWrap/>
              </w:tcPr>
            </w:tcPrChange>
          </w:tcPr>
          <w:p w14:paraId="6AE1D63B" w14:textId="77777777" w:rsidR="00B717EF" w:rsidRPr="00B717EF" w:rsidRDefault="00B717EF" w:rsidP="00B717EF">
            <w:pPr>
              <w:rPr>
                <w:rFonts w:ascii="Times New Roman" w:eastAsia="Calibri" w:hAnsi="Times New Roman" w:cs="Times New Roman"/>
                <w:sz w:val="20"/>
                <w:szCs w:val="20"/>
              </w:rPr>
            </w:pPr>
            <w:r w:rsidRPr="00B717EF">
              <w:rPr>
                <w:rFonts w:ascii="Times New Roman" w:eastAsia="Calibri" w:hAnsi="Times New Roman" w:cs="Times New Roman"/>
                <w:sz w:val="20"/>
                <w:szCs w:val="20"/>
              </w:rPr>
              <w:t>Percentages may not add to 100% given rounding.</w:t>
            </w:r>
          </w:p>
          <w:p w14:paraId="74E4854C" w14:textId="77777777" w:rsidR="00B717EF" w:rsidRPr="00B717EF" w:rsidRDefault="00B717EF" w:rsidP="00B717EF">
            <w:pPr>
              <w:rPr>
                <w:rFonts w:ascii="Times New Roman" w:eastAsia="+mn-ea" w:hAnsi="Times New Roman" w:cs="Times New Roman"/>
                <w:sz w:val="20"/>
                <w:szCs w:val="20"/>
              </w:rPr>
            </w:pPr>
            <w:r w:rsidRPr="00B717EF">
              <w:rPr>
                <w:rFonts w:ascii="Times New Roman" w:eastAsia="+mn-ea" w:hAnsi="Times New Roman" w:cs="Times New Roman"/>
                <w:i/>
                <w:iCs/>
                <w:sz w:val="20"/>
                <w:szCs w:val="20"/>
              </w:rPr>
              <w:t>p-</w:t>
            </w:r>
            <w:r w:rsidRPr="00B717EF">
              <w:rPr>
                <w:rFonts w:ascii="Times New Roman" w:eastAsia="+mn-ea" w:hAnsi="Times New Roman" w:cs="Times New Roman"/>
                <w:sz w:val="20"/>
                <w:szCs w:val="20"/>
              </w:rPr>
              <w:t xml:space="preserve">values are from </w:t>
            </w:r>
            <m:oMath>
              <m:sSup>
                <m:sSupPr>
                  <m:ctrlPr>
                    <w:rPr>
                      <w:rFonts w:ascii="Cambria Math" w:eastAsia="+mn-ea" w:hAnsi="Cambria Math" w:cs="Times New Roman"/>
                      <w:i/>
                      <w:sz w:val="20"/>
                      <w:szCs w:val="20"/>
                    </w:rPr>
                  </m:ctrlPr>
                </m:sSupPr>
                <m:e>
                  <m:r>
                    <w:rPr>
                      <w:rFonts w:ascii="Cambria Math" w:eastAsia="+mn-ea" w:hAnsi="Cambria Math" w:cs="Times New Roman"/>
                      <w:sz w:val="20"/>
                      <w:szCs w:val="20"/>
                    </w:rPr>
                    <m:t>χ</m:t>
                  </m:r>
                </m:e>
                <m:sup>
                  <m:r>
                    <w:rPr>
                      <w:rFonts w:ascii="Cambria Math" w:eastAsia="+mn-ea" w:hAnsi="Cambria Math" w:cs="Times New Roman"/>
                      <w:sz w:val="20"/>
                      <w:szCs w:val="20"/>
                    </w:rPr>
                    <m:t>2</m:t>
                  </m:r>
                </m:sup>
              </m:sSup>
              <m:r>
                <w:rPr>
                  <w:rFonts w:ascii="Cambria Math" w:eastAsia="+mn-ea" w:hAnsi="Cambria Math" w:cs="Times New Roman"/>
                  <w:sz w:val="20"/>
                  <w:szCs w:val="20"/>
                </w:rPr>
                <m:t xml:space="preserve"> </m:t>
              </m:r>
            </m:oMath>
            <w:r w:rsidRPr="00B717EF">
              <w:rPr>
                <w:rFonts w:ascii="Times New Roman" w:eastAsia="+mn-ea" w:hAnsi="Times New Roman" w:cs="Times New Roman"/>
                <w:sz w:val="20"/>
                <w:szCs w:val="20"/>
              </w:rPr>
              <w:t xml:space="preserve">tests for categorical variables and </w:t>
            </w:r>
            <w:r w:rsidRPr="00B717EF">
              <w:rPr>
                <w:rFonts w:ascii="Times New Roman" w:eastAsia="+mn-ea" w:hAnsi="Times New Roman" w:cs="Times New Roman"/>
                <w:i/>
                <w:iCs/>
                <w:sz w:val="20"/>
                <w:szCs w:val="20"/>
              </w:rPr>
              <w:t>t</w:t>
            </w:r>
            <w:r w:rsidRPr="00B717EF">
              <w:rPr>
                <w:rFonts w:ascii="Times New Roman" w:eastAsia="+mn-ea" w:hAnsi="Times New Roman" w:cs="Times New Roman"/>
                <w:sz w:val="20"/>
                <w:szCs w:val="20"/>
              </w:rPr>
              <w:t>-tests for continuous variables.</w:t>
            </w:r>
          </w:p>
          <w:p w14:paraId="7DDABC27" w14:textId="77777777" w:rsidR="00B717EF" w:rsidRPr="00B717EF" w:rsidRDefault="00B717EF" w:rsidP="00B717EF">
            <w:pPr>
              <w:rPr>
                <w:rFonts w:ascii="Times New Roman" w:hAnsi="Times New Roman" w:cs="Times New Roman"/>
                <w:sz w:val="20"/>
                <w:szCs w:val="20"/>
              </w:rPr>
            </w:pPr>
            <w:r w:rsidRPr="00B717EF">
              <w:rPr>
                <w:rFonts w:ascii="Times New Roman" w:hAnsi="Times New Roman" w:cs="Times New Roman"/>
                <w:sz w:val="20"/>
                <w:szCs w:val="20"/>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39CFEF04"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Table 2 and Figure 2 present weighted Pearson correlation coefficients between the extracted dietary patterns and the individual food groups comprising them. </w:t>
      </w:r>
      <w:del w:id="515" w:author="Maino Vieytes, Christian (NIH/NIA/IRP) [F]" w:date="2023-11-19T08:50:00Z">
        <w:r w:rsidRPr="00C90B6F" w:rsidDel="005B3A87">
          <w:rPr>
            <w:rFonts w:ascii="Times New Roman" w:hAnsi="Times New Roman" w:cs="Times New Roman"/>
          </w:rPr>
          <w:delText xml:space="preserve">The Food Insecurity (FI) and Food Assistance (SNAP) patterns suggested “unhealthy” dietary intake behavior. Within the sample of all cancer survivors, </w:delText>
        </w:r>
      </w:del>
      <w:ins w:id="516" w:author="Maino Vieytes, Christian (NIH/NIA/IRP) [F]" w:date="2023-11-19T08:50:00Z">
        <w:r w:rsidR="005B3A87">
          <w:rPr>
            <w:rFonts w:ascii="Times New Roman" w:hAnsi="Times New Roman" w:cs="Times New Roman"/>
          </w:rPr>
          <w:t>T</w:t>
        </w:r>
      </w:ins>
      <w:del w:id="517" w:author="Maino Vieytes, Christian (NIH/NIA/IRP) [F]" w:date="2023-11-19T08:50:00Z">
        <w:r w:rsidRPr="00C90B6F" w:rsidDel="005B3A87">
          <w:rPr>
            <w:rFonts w:ascii="Times New Roman" w:hAnsi="Times New Roman" w:cs="Times New Roman"/>
          </w:rPr>
          <w:delText>t</w:delText>
        </w:r>
      </w:del>
      <w:r w:rsidRPr="00C90B6F">
        <w:rPr>
          <w:rFonts w:ascii="Times New Roman" w:hAnsi="Times New Roman" w:cs="Times New Roman"/>
        </w:rPr>
        <w:t xml:space="preserve">he FI pattern was characterized by negative correlations with fruits, vegetables, nuts, and whole grains, a high correlation with added sugars, and a weak-to-moderate positive correlation with </w:t>
      </w:r>
      <w:del w:id="518" w:author="Maino Vieytes, Christian (NIH/NIA/IRP) [F]" w:date="2023-11-19T08:53:00Z">
        <w:r w:rsidRPr="00C90B6F" w:rsidDel="005B3A87">
          <w:rPr>
            <w:rFonts w:ascii="Times New Roman" w:hAnsi="Times New Roman" w:cs="Times New Roman"/>
          </w:rPr>
          <w:delText>meat consumption</w:delText>
        </w:r>
      </w:del>
      <w:ins w:id="519" w:author="Maino Vieytes, Christian (NIH/NIA/IRP) [F]" w:date="2023-11-19T08:53:00Z">
        <w:r w:rsidR="005B3A87">
          <w:rPr>
            <w:rFonts w:ascii="Times New Roman" w:hAnsi="Times New Roman" w:cs="Times New Roman"/>
          </w:rPr>
          <w:t>solid fats</w:t>
        </w:r>
      </w:ins>
      <w:r w:rsidRPr="00C90B6F">
        <w:rPr>
          <w:rFonts w:ascii="Times New Roman" w:hAnsi="Times New Roman" w:cs="Times New Roman"/>
        </w:rPr>
        <w:t xml:space="preserve">. </w:t>
      </w:r>
      <w:del w:id="520" w:author="Maino Vieytes, Christian (NIH/NIA/IRP) [F]" w:date="2023-11-19T08:54:00Z">
        <w:r w:rsidRPr="00C90B6F" w:rsidDel="005B3A87">
          <w:rPr>
            <w:rFonts w:ascii="Times New Roman" w:hAnsi="Times New Roman" w:cs="Times New Roman"/>
          </w:rPr>
          <w:delText>The SNAP pattern was negatively correlated with fruit and vegetable intake and positively correlated with added sugar consumption, similar to the FI pattern (</w:delText>
        </w:r>
        <w:r w:rsidRPr="00C90B6F" w:rsidDel="005B3A87">
          <w:rPr>
            <w:rFonts w:ascii="Times New Roman" w:hAnsi="Times New Roman" w:cs="Times New Roman"/>
            <w:i/>
            <w:iCs/>
          </w:rPr>
          <w:delText>r </w:delText>
        </w:r>
        <w:r w:rsidRPr="00C90B6F" w:rsidDel="005B3A87">
          <w:rPr>
            <w:rFonts w:ascii="Times New Roman" w:hAnsi="Times New Roman" w:cs="Times New Roman"/>
          </w:rPr>
          <w:delText>= 0.81). The pattern of correlation coefficients for the Household Size pattern was also similar to those from the FI and SNAP patterns and shared a moderate correlation with FI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0.63) and SNAP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xml:space="preserve">= 0.60) patterns. </w:delText>
        </w:r>
      </w:del>
      <w:ins w:id="521" w:author="Maino Vieytes, Christian (NIH/NIA/IRP) [F]" w:date="2023-11-19T08:54:00Z">
        <w:r w:rsidR="005B3A87">
          <w:rPr>
            <w:rFonts w:ascii="Times New Roman" w:hAnsi="Times New Roman" w:cs="Times New Roman"/>
          </w:rPr>
          <w:t xml:space="preserve">Prudent #1 was </w:t>
        </w:r>
      </w:ins>
      <w:ins w:id="522" w:author="Maino Vieytes, Christian (NIH/NIA/IRP) [F]" w:date="2023-11-19T08:59:00Z">
        <w:r w:rsidR="00D34DC0">
          <w:rPr>
            <w:rFonts w:ascii="Times New Roman" w:hAnsi="Times New Roman" w:cs="Times New Roman"/>
          </w:rPr>
          <w:t>negatively</w:t>
        </w:r>
      </w:ins>
      <w:ins w:id="523" w:author="Maino Vieytes, Christian (NIH/NIA/IRP) [F]" w:date="2023-11-19T08:54:00Z">
        <w:r w:rsidR="005B3A87">
          <w:rPr>
            <w:rFonts w:ascii="Times New Roman" w:hAnsi="Times New Roman" w:cs="Times New Roman"/>
          </w:rPr>
          <w:t xml:space="preserve"> correlated with </w:t>
        </w:r>
      </w:ins>
      <w:ins w:id="524" w:author="Maino Vieytes, Christian (NIH/NIA/IRP) [F]" w:date="2023-11-19T09:11:00Z">
        <w:r w:rsidR="00884759">
          <w:rPr>
            <w:rFonts w:ascii="Times New Roman" w:hAnsi="Times New Roman" w:cs="Times New Roman"/>
          </w:rPr>
          <w:t xml:space="preserve">the </w:t>
        </w:r>
      </w:ins>
      <w:ins w:id="525" w:author="Maino Vieytes, Christian (NIH/NIA/IRP) [F]" w:date="2023-11-19T08:54:00Z">
        <w:r w:rsidR="005B3A87">
          <w:rPr>
            <w:rFonts w:ascii="Times New Roman" w:hAnsi="Times New Roman" w:cs="Times New Roman"/>
          </w:rPr>
          <w:t xml:space="preserve">consumption of oils, cheese, </w:t>
        </w:r>
      </w:ins>
      <w:ins w:id="526" w:author="Maino Vieytes, Christian (NIH/NIA/IRP) [F]" w:date="2023-11-19T08:59:00Z">
        <w:r w:rsidR="00D34DC0">
          <w:rPr>
            <w:rFonts w:ascii="Times New Roman" w:hAnsi="Times New Roman" w:cs="Times New Roman"/>
          </w:rPr>
          <w:t>vegetables,</w:t>
        </w:r>
      </w:ins>
      <w:ins w:id="527" w:author="Maino Vieytes, Christian (NIH/NIA/IRP) [F]" w:date="2023-11-19T08:55:00Z">
        <w:r w:rsidR="005B3A87">
          <w:rPr>
            <w:rFonts w:ascii="Times New Roman" w:hAnsi="Times New Roman" w:cs="Times New Roman"/>
          </w:rPr>
          <w:t xml:space="preserve"> and tomatoes</w:t>
        </w:r>
      </w:ins>
      <w:ins w:id="528" w:author="Maino Vieytes, Christian (NIH/NIA/IRP) [F]" w:date="2023-11-19T09:11:00Z">
        <w:r w:rsidR="00884759">
          <w:rPr>
            <w:rFonts w:ascii="Times New Roman" w:hAnsi="Times New Roman" w:cs="Times New Roman"/>
          </w:rPr>
          <w:t xml:space="preserve"> </w:t>
        </w:r>
      </w:ins>
      <w:ins w:id="529" w:author="Maino Vieytes, Christian (NIH/NIA/IRP) [F]" w:date="2023-11-19T08:55:00Z">
        <w:r w:rsidR="005B3A87">
          <w:rPr>
            <w:rFonts w:ascii="Times New Roman" w:hAnsi="Times New Roman" w:cs="Times New Roman"/>
          </w:rPr>
          <w:t>and positively correlated with added sugar consumption and alcohol</w:t>
        </w:r>
      </w:ins>
      <w:ins w:id="530" w:author="Maino Vieytes, Christian (NIH/NIA/IRP) [F]" w:date="2023-11-19T09:11:00Z">
        <w:r w:rsidR="00884759">
          <w:rPr>
            <w:rFonts w:ascii="Times New Roman" w:hAnsi="Times New Roman" w:cs="Times New Roman"/>
          </w:rPr>
          <w:t xml:space="preserve"> intake</w:t>
        </w:r>
      </w:ins>
      <w:ins w:id="531" w:author="Maino Vieytes, Christian (NIH/NIA/IRP) [F]" w:date="2023-11-19T08:55:00Z">
        <w:r w:rsidR="005B3A87">
          <w:rPr>
            <w:rFonts w:ascii="Times New Roman" w:hAnsi="Times New Roman" w:cs="Times New Roman"/>
          </w:rPr>
          <w:t xml:space="preserve">. </w:t>
        </w:r>
        <w:r w:rsidR="00D34DC0">
          <w:rPr>
            <w:rFonts w:ascii="Times New Roman" w:hAnsi="Times New Roman" w:cs="Times New Roman"/>
          </w:rPr>
          <w:t>Prudent</w:t>
        </w:r>
      </w:ins>
      <w:ins w:id="532" w:author="Maino Vieytes, Christian (NIH/NIA/IRP) [F]" w:date="2023-11-19T08:56:00Z">
        <w:r w:rsidR="00D34DC0">
          <w:rPr>
            <w:rFonts w:ascii="Times New Roman" w:hAnsi="Times New Roman" w:cs="Times New Roman"/>
          </w:rPr>
          <w:t xml:space="preserve"> #2 was positively correlated with </w:t>
        </w:r>
      </w:ins>
      <w:ins w:id="533" w:author="Maino Vieytes, Christian (NIH/NIA/IRP) [F]" w:date="2023-11-19T09:10:00Z">
        <w:r w:rsidR="00884759">
          <w:rPr>
            <w:rFonts w:ascii="Times New Roman" w:hAnsi="Times New Roman" w:cs="Times New Roman"/>
          </w:rPr>
          <w:t xml:space="preserve">the </w:t>
        </w:r>
      </w:ins>
      <w:ins w:id="534" w:author="Maino Vieytes, Christian (NIH/NIA/IRP) [F]" w:date="2023-11-19T08:57:00Z">
        <w:r w:rsidR="00D34DC0">
          <w:rPr>
            <w:rFonts w:ascii="Times New Roman" w:hAnsi="Times New Roman" w:cs="Times New Roman"/>
          </w:rPr>
          <w:t xml:space="preserve">consumption of </w:t>
        </w:r>
      </w:ins>
      <w:ins w:id="535" w:author="Maino Vieytes, Christian (NIH/NIA/IRP) [F]" w:date="2023-11-19T08:56:00Z">
        <w:r w:rsidR="00D34DC0">
          <w:rPr>
            <w:rFonts w:ascii="Times New Roman" w:hAnsi="Times New Roman" w:cs="Times New Roman"/>
          </w:rPr>
          <w:t xml:space="preserve">processed meats and </w:t>
        </w:r>
      </w:ins>
      <w:ins w:id="536" w:author="Maino Vieytes, Christian (NIH/NIA/IRP) [F]" w:date="2023-11-19T08:57:00Z">
        <w:r w:rsidR="00D34DC0">
          <w:rPr>
            <w:rFonts w:ascii="Times New Roman" w:hAnsi="Times New Roman" w:cs="Times New Roman"/>
          </w:rPr>
          <w:t xml:space="preserve">other </w:t>
        </w:r>
      </w:ins>
      <w:ins w:id="537" w:author="Maino Vieytes, Christian (NIH/NIA/IRP) [F]" w:date="2023-11-19T08:56:00Z">
        <w:r w:rsidR="00D34DC0">
          <w:rPr>
            <w:rFonts w:ascii="Times New Roman" w:hAnsi="Times New Roman" w:cs="Times New Roman"/>
          </w:rPr>
          <w:t>meat</w:t>
        </w:r>
      </w:ins>
      <w:ins w:id="538" w:author="Maino Vieytes, Christian (NIH/NIA/IRP) [F]" w:date="2023-11-19T08:57:00Z">
        <w:r w:rsidR="00D34DC0">
          <w:rPr>
            <w:rFonts w:ascii="Times New Roman" w:hAnsi="Times New Roman" w:cs="Times New Roman"/>
          </w:rPr>
          <w:t>s</w:t>
        </w:r>
      </w:ins>
      <w:ins w:id="539" w:author="Maino Vieytes, Christian (NIH/NIA/IRP) [F]" w:date="2023-11-19T08:56:00Z">
        <w:r w:rsidR="00D34DC0">
          <w:rPr>
            <w:rFonts w:ascii="Times New Roman" w:hAnsi="Times New Roman" w:cs="Times New Roman"/>
          </w:rPr>
          <w:t xml:space="preserve">, alcohol, and potatoes </w:t>
        </w:r>
      </w:ins>
      <w:ins w:id="540" w:author="Maino Vieytes, Christian (NIH/NIA/IRP) [F]" w:date="2023-11-19T08:57:00Z">
        <w:r w:rsidR="00D34DC0">
          <w:rPr>
            <w:rFonts w:ascii="Times New Roman" w:hAnsi="Times New Roman" w:cs="Times New Roman"/>
          </w:rPr>
          <w:t>while negatively corre</w:t>
        </w:r>
      </w:ins>
      <w:ins w:id="541" w:author="Maino Vieytes, Christian (NIH/NIA/IRP) [F]" w:date="2023-11-19T08:58:00Z">
        <w:r w:rsidR="00D34DC0">
          <w:rPr>
            <w:rFonts w:ascii="Times New Roman" w:hAnsi="Times New Roman" w:cs="Times New Roman"/>
          </w:rPr>
          <w:t xml:space="preserve">lated with milk, seafood, and starchy vegetable consumption. </w:t>
        </w:r>
      </w:ins>
      <w:del w:id="542" w:author="Maino Vieytes, Christian (NIH/NIA/IRP) [F]" w:date="2023-11-19T08:54:00Z">
        <w:r w:rsidRPr="00C90B6F" w:rsidDel="005B3A87">
          <w:rPr>
            <w:rFonts w:ascii="Times New Roman" w:hAnsi="Times New Roman" w:cs="Times New Roman"/>
          </w:rPr>
          <w:delText xml:space="preserve">The two patterns extracted with PCA, in general, appeared to reflect “prudent” patterns emphasizing fruit and vegetable intake while de-emphasizing added sugars and were negatively correlated with the FI, SNAP, and Household Size patterns. </w:delText>
        </w:r>
      </w:del>
      <w:r w:rsidRPr="00C90B6F">
        <w:rPr>
          <w:rFonts w:ascii="Times New Roman" w:hAnsi="Times New Roman" w:cs="Times New Roman"/>
        </w:rPr>
        <w:t xml:space="preserve">Finally, the HEI-2015 was loaded positively by several fruit and vegetable categories, nuts, </w:t>
      </w:r>
      <w:del w:id="543" w:author="Maino Vieytes, Christian (NIH/NIA/IRP) [F]" w:date="2023-11-19T08:58:00Z">
        <w:r w:rsidRPr="00C90B6F" w:rsidDel="00D34DC0">
          <w:rPr>
            <w:rFonts w:ascii="Times New Roman" w:hAnsi="Times New Roman" w:cs="Times New Roman"/>
          </w:rPr>
          <w:delText xml:space="preserve">and </w:delText>
        </w:r>
      </w:del>
      <w:r w:rsidRPr="00C90B6F">
        <w:rPr>
          <w:rFonts w:ascii="Times New Roman" w:hAnsi="Times New Roman" w:cs="Times New Roman"/>
        </w:rPr>
        <w:t>whole grains</w:t>
      </w:r>
      <w:ins w:id="544" w:author="Maino Vieytes, Christian (NIH/NIA/IRP) [F]" w:date="2023-11-19T08:58:00Z">
        <w:r w:rsidR="00D34DC0">
          <w:rPr>
            <w:rFonts w:ascii="Times New Roman" w:hAnsi="Times New Roman" w:cs="Times New Roman"/>
          </w:rPr>
          <w:t xml:space="preserve">, and high </w:t>
        </w:r>
      </w:ins>
      <w:ins w:id="545" w:author="Maino Vieytes, Christian (NIH/NIA/IRP) [F]" w:date="2023-11-19T08:59:00Z">
        <w:r w:rsidR="00D34DC0">
          <w:rPr>
            <w:rFonts w:ascii="Times New Roman" w:hAnsi="Times New Roman" w:cs="Times New Roman"/>
          </w:rPr>
          <w:t>n-3 seafood</w:t>
        </w:r>
      </w:ins>
      <w:ins w:id="546" w:author="Maino Vieytes, Christian (NIH/NIA/IRP) [F]" w:date="2023-11-19T09:12:00Z">
        <w:r w:rsidR="00884759">
          <w:rPr>
            <w:rFonts w:ascii="Times New Roman" w:hAnsi="Times New Roman" w:cs="Times New Roman"/>
          </w:rPr>
          <w:t>,</w:t>
        </w:r>
      </w:ins>
      <w:r w:rsidRPr="00C90B6F">
        <w:rPr>
          <w:rFonts w:ascii="Times New Roman" w:hAnsi="Times New Roman" w:cs="Times New Roman"/>
        </w:rPr>
        <w:t xml:space="preserve"> and negatively by several meat categories,</w:t>
      </w:r>
      <w:ins w:id="547" w:author="Maino Vieytes, Christian (NIH/NIA/IRP) [F]" w:date="2023-11-19T08:59:00Z">
        <w:r w:rsidR="00D34DC0">
          <w:rPr>
            <w:rFonts w:ascii="Times New Roman" w:hAnsi="Times New Roman" w:cs="Times New Roman"/>
          </w:rPr>
          <w:t xml:space="preserve"> solid fats,</w:t>
        </w:r>
      </w:ins>
      <w:r w:rsidRPr="00C90B6F">
        <w:rPr>
          <w:rFonts w:ascii="Times New Roman" w:hAnsi="Times New Roman" w:cs="Times New Roman"/>
        </w:rPr>
        <w:t xml:space="preserve"> refined grains, and added sugars. HEI-2015 was </w:t>
      </w:r>
      <w:del w:id="548" w:author="Maino Vieytes, Christian (NIH/NIA/IRP) [F]" w:date="2023-11-19T09:00:00Z">
        <w:r w:rsidRPr="00C90B6F" w:rsidDel="00D34DC0">
          <w:rPr>
            <w:rFonts w:ascii="Times New Roman" w:hAnsi="Times New Roman" w:cs="Times New Roman"/>
          </w:rPr>
          <w:delText xml:space="preserve">positively and moderately correlated with the Age and Prudent #2 patterns and </w:delText>
        </w:r>
      </w:del>
      <w:r w:rsidRPr="00C90B6F">
        <w:rPr>
          <w:rFonts w:ascii="Times New Roman" w:hAnsi="Times New Roman" w:cs="Times New Roman"/>
        </w:rPr>
        <w:t xml:space="preserve">negatively correlated </w:t>
      </w:r>
      <w:del w:id="549" w:author="Maino Vieytes, Christian (NIH/NIA/IRP) [F]" w:date="2023-11-19T09:00:00Z">
        <w:r w:rsidRPr="00C90B6F" w:rsidDel="00D34DC0">
          <w:rPr>
            <w:rFonts w:ascii="Times New Roman" w:hAnsi="Times New Roman" w:cs="Times New Roman"/>
          </w:rPr>
          <w:delText>with the FI, SNAP, and Household Size patterns.</w:delText>
        </w:r>
      </w:del>
      <w:ins w:id="550" w:author="Maino Vieytes, Christian (NIH/NIA/IRP) [F]" w:date="2023-11-19T09:00:00Z">
        <w:r w:rsidR="00D34DC0">
          <w:rPr>
            <w:rFonts w:ascii="Times New Roman" w:hAnsi="Times New Roman" w:cs="Times New Roman"/>
          </w:rPr>
          <w:t>with all three other patterns but most strongly with the FI pattern.</w:t>
        </w:r>
      </w:ins>
      <w:r w:rsidRPr="00C90B6F">
        <w:rPr>
          <w:rFonts w:ascii="Times New Roman" w:hAnsi="Times New Roman" w:cs="Times New Roman"/>
        </w:rPr>
        <w:t xml:space="preserve"> On average, </w:t>
      </w:r>
      <w:del w:id="551" w:author="Maino Vieytes, Christian (NIH/NIA/IRP) [F]" w:date="2023-11-19T07:56:00Z">
        <w:r w:rsidRPr="00C90B6F" w:rsidDel="00F96675">
          <w:rPr>
            <w:rFonts w:ascii="Times New Roman" w:hAnsi="Times New Roman" w:cs="Times New Roman"/>
          </w:rPr>
          <w:delText>food-insecure</w:delText>
        </w:r>
      </w:del>
      <w:ins w:id="55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subjects had significantly higher scores on the FI</w:t>
      </w:r>
      <w:del w:id="553" w:author="Maino Vieytes, Christian (NIH/NIA/IRP) [F]" w:date="2023-11-19T09:07:00Z">
        <w:r w:rsidRPr="00C90B6F" w:rsidDel="006E1234">
          <w:rPr>
            <w:rFonts w:ascii="Times New Roman" w:hAnsi="Times New Roman" w:cs="Times New Roman"/>
          </w:rPr>
          <w:delText xml:space="preserve"> </w:delText>
        </w:r>
      </w:del>
      <w:ins w:id="554" w:author="Maino Vieytes, Christian (NIH/NIA/IRP) [F]" w:date="2023-11-19T09:07:00Z">
        <w:r w:rsidR="006E1234">
          <w:rPr>
            <w:rFonts w:ascii="Times New Roman" w:hAnsi="Times New Roman" w:cs="Times New Roman"/>
          </w:rPr>
          <w:t xml:space="preserve"> and Prudent #1 pa</w:t>
        </w:r>
      </w:ins>
      <w:ins w:id="555" w:author="Maino Vieytes, Christian (NIH/NIA/IRP) [F]" w:date="2023-11-19T09:08:00Z">
        <w:r w:rsidR="006E1234">
          <w:rPr>
            <w:rFonts w:ascii="Times New Roman" w:hAnsi="Times New Roman" w:cs="Times New Roman"/>
          </w:rPr>
          <w:t xml:space="preserve">tterns </w:t>
        </w:r>
      </w:ins>
      <w:del w:id="556" w:author="Maino Vieytes, Christian (NIH/NIA/IRP) [F]" w:date="2023-11-19T09:07:00Z">
        <w:r w:rsidRPr="00C90B6F" w:rsidDel="006E1234">
          <w:rPr>
            <w:rFonts w:ascii="Times New Roman" w:hAnsi="Times New Roman" w:cs="Times New Roman"/>
          </w:rPr>
          <w:delText>and SNAP patterns</w:delText>
        </w:r>
      </w:del>
      <w:del w:id="557" w:author="Maino Vieytes, Christian (NIH/NIA/IRP) [F]" w:date="2023-11-19T09:08:00Z">
        <w:r w:rsidRPr="00C90B6F" w:rsidDel="006E1234">
          <w:rPr>
            <w:rFonts w:ascii="Times New Roman" w:hAnsi="Times New Roman" w:cs="Times New Roman"/>
          </w:rPr>
          <w:delText xml:space="preserve">, </w:delText>
        </w:r>
      </w:del>
      <w:del w:id="558" w:author="Maino Vieytes, Christian (NIH/NIA/IRP) [F]" w:date="2023-11-19T09:05:00Z">
        <w:r w:rsidRPr="00C90B6F" w:rsidDel="00D34DC0">
          <w:rPr>
            <w:rFonts w:ascii="Times New Roman" w:hAnsi="Times New Roman" w:cs="Times New Roman"/>
          </w:rPr>
          <w:delText xml:space="preserve">with a smaller effect size noted for the household size pattern, and lower scores on the Age, Prudent #1, and Prudent #2 patterns </w:delText>
        </w:r>
      </w:del>
      <w:r w:rsidRPr="00C90B6F">
        <w:rPr>
          <w:rFonts w:ascii="Times New Roman" w:hAnsi="Times New Roman" w:cs="Times New Roman"/>
        </w:rPr>
        <w:t xml:space="preserve">compared to </w:t>
      </w:r>
      <w:del w:id="559" w:author="Maino Vieytes, Christian (NIH/NIA/IRP) [F]" w:date="2023-11-19T07:56:00Z">
        <w:r w:rsidRPr="00C90B6F" w:rsidDel="00F96675">
          <w:rPr>
            <w:rFonts w:ascii="Times New Roman" w:hAnsi="Times New Roman" w:cs="Times New Roman"/>
          </w:rPr>
          <w:delText>food-secure</w:delText>
        </w:r>
      </w:del>
      <w:ins w:id="56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subjects (Table </w:t>
      </w:r>
      <w:r>
        <w:rPr>
          <w:rFonts w:ascii="Times New Roman" w:hAnsi="Times New Roman" w:cs="Times New Roman"/>
        </w:rPr>
        <w:t>3</w:t>
      </w:r>
      <w:r w:rsidRPr="00C90B6F">
        <w:rPr>
          <w:rFonts w:ascii="Times New Roman" w:hAnsi="Times New Roman" w:cs="Times New Roman"/>
        </w:rPr>
        <w:t xml:space="preserve">). </w:t>
      </w:r>
      <w:del w:id="561" w:author="Maino Vieytes, Christian (NIH/NIA/IRP) [F]" w:date="2023-11-19T07:56:00Z">
        <w:r w:rsidRPr="00C90B6F" w:rsidDel="00F96675">
          <w:rPr>
            <w:rFonts w:ascii="Times New Roman" w:hAnsi="Times New Roman" w:cs="Times New Roman"/>
          </w:rPr>
          <w:delText>Food-insecure</w:delText>
        </w:r>
      </w:del>
      <w:ins w:id="56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also had significantly lower HEI-2015 scores compared to </w:t>
      </w:r>
      <w:del w:id="563" w:author="Maino Vieytes, Christian (NIH/NIA/IRP) [F]" w:date="2023-11-19T07:56:00Z">
        <w:r w:rsidRPr="00C90B6F" w:rsidDel="00F96675">
          <w:rPr>
            <w:rFonts w:ascii="Times New Roman" w:hAnsi="Times New Roman" w:cs="Times New Roman"/>
          </w:rPr>
          <w:delText>food-secure</w:delText>
        </w:r>
      </w:del>
      <w:ins w:id="564"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w:t>
      </w:r>
    </w:p>
    <w:p w14:paraId="3408F7BE" w14:textId="0B8B990F" w:rsidR="00B717EF" w:rsidDel="00BF2714" w:rsidRDefault="00BF2714" w:rsidP="00CA04BD">
      <w:pPr>
        <w:spacing w:line="360" w:lineRule="auto"/>
        <w:ind w:firstLine="720"/>
        <w:rPr>
          <w:del w:id="565" w:author="Maino Vieytes, Christian (NIH/NIA/IRP) [F]" w:date="2023-11-16T10:31:00Z"/>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4595B152" wp14:editId="15431B54">
                <wp:simplePos x="0" y="0"/>
                <wp:positionH relativeFrom="column">
                  <wp:posOffset>285778</wp:posOffset>
                </wp:positionH>
                <wp:positionV relativeFrom="paragraph">
                  <wp:posOffset>4161321</wp:posOffset>
                </wp:positionV>
                <wp:extent cx="5095875" cy="1502410"/>
                <wp:effectExtent l="0" t="0" r="0"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1502410"/>
                        </a:xfrm>
                        <a:prstGeom prst="rect">
                          <a:avLst/>
                        </a:prstGeom>
                        <a:solidFill>
                          <a:prstClr val="white"/>
                        </a:solidFill>
                        <a:ln>
                          <a:noFill/>
                        </a:ln>
                      </wps:spPr>
                      <wps:txbx>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566"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567"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568"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569"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570"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571" w:author="Maino Vieytes, Christian (NIH/NIA/IRP) [F]" w:date="2023-11-16T17:11:00Z"/>
                                <w:rFonts w:ascii="Times New Roman" w:hAnsi="Times New Roman" w:cs="Times New Roman"/>
                                <w:i w:val="0"/>
                                <w:iCs w:val="0"/>
                                <w:color w:val="auto"/>
                                <w:lang w:bidi="en-US"/>
                                <w:rPrChange w:id="572" w:author="Maino Vieytes, Christian (NIH/NIA/IRP) [F]" w:date="2023-11-16T17:11:00Z">
                                  <w:rPr>
                                    <w:ins w:id="573"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574"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pPr>
                              <w:rPr>
                                <w:rFonts w:ascii="Times New Roman" w:hAnsi="Times New Roman" w:cs="Times New Roman"/>
                                <w:sz w:val="18"/>
                                <w:szCs w:val="18"/>
                                <w:lang w:bidi="en-US"/>
                                <w:rPrChange w:id="575" w:author="Maino Vieytes, Christian (NIH/NIA/IRP) [F]" w:date="2023-11-16T17:11:00Z">
                                  <w:rPr>
                                    <w:rFonts w:ascii="Times New Roman" w:hAnsi="Times New Roman" w:cs="Times New Roman"/>
                                    <w:sz w:val="20"/>
                                    <w:szCs w:val="20"/>
                                    <w:lang w:bidi="en-US"/>
                                  </w:rPr>
                                </w:rPrChange>
                              </w:rPr>
                              <w:pPrChange w:id="576" w:author="Maino Vieytes, Christian (NIH/NIA/IRP) [F]" w:date="2023-11-16T17:11:00Z">
                                <w:pPr>
                                  <w:pStyle w:val="Caption"/>
                                  <w:spacing w:after="0"/>
                                </w:pPr>
                              </w:pPrChange>
                            </w:pPr>
                            <w:ins w:id="577" w:author="Maino Vieytes, Christian (NIH/NIA/IRP) [F]" w:date="2023-11-16T17:11:00Z">
                              <w:r w:rsidRPr="00837ED6">
                                <w:rPr>
                                  <w:rFonts w:ascii="Times New Roman" w:hAnsi="Times New Roman" w:cs="Times New Roman"/>
                                  <w:sz w:val="18"/>
                                  <w:szCs w:val="18"/>
                                  <w:vertAlign w:val="superscript"/>
                                  <w:lang w:bidi="en-US"/>
                                  <w:rPrChange w:id="578" w:author="Maino Vieytes, Christian (NIH/NIA/IRP) [F]" w:date="2023-11-16T17:11:00Z">
                                    <w:rPr>
                                      <w:rFonts w:ascii="Times New Roman" w:hAnsi="Times New Roman" w:cs="Times New Roman"/>
                                      <w:i w:val="0"/>
                                      <w:iCs w:val="0"/>
                                      <w:sz w:val="20"/>
                                      <w:szCs w:val="20"/>
                                      <w:vertAlign w:val="superscript"/>
                                      <w:lang w:bidi="en-US"/>
                                    </w:rPr>
                                  </w:rPrChange>
                                </w:rPr>
                                <w:t>a</w:t>
                              </w:r>
                              <w:r w:rsidRPr="00837ED6">
                                <w:rPr>
                                  <w:rFonts w:ascii="Times New Roman" w:hAnsi="Times New Roman" w:cs="Times New Roman"/>
                                  <w:sz w:val="18"/>
                                  <w:szCs w:val="18"/>
                                  <w:vertAlign w:val="superscript"/>
                                  <w:lang w:bidi="en-US"/>
                                  <w:rPrChange w:id="579" w:author="Maino Vieytes, Christian (NIH/NIA/IRP) [F]" w:date="2023-11-16T17:11:00Z">
                                    <w:rPr>
                                      <w:rFonts w:ascii="Times New Roman" w:hAnsi="Times New Roman" w:cs="Times New Roman"/>
                                      <w:i w:val="0"/>
                                      <w:iCs w:val="0"/>
                                      <w:sz w:val="20"/>
                                      <w:szCs w:val="20"/>
                                      <w:lang w:bidi="en-US"/>
                                    </w:rPr>
                                  </w:rPrChange>
                                </w:rPr>
                                <w:t xml:space="preserve"> </w:t>
                              </w:r>
                              <w:r w:rsidRPr="00837ED6">
                                <w:rPr>
                                  <w:rFonts w:ascii="Times New Roman" w:hAnsi="Times New Roman" w:cs="Times New Roman"/>
                                  <w:sz w:val="18"/>
                                  <w:szCs w:val="18"/>
                                  <w:lang w:bidi="en-US"/>
                                  <w:rPrChange w:id="580" w:author="Maino Vieytes, Christian (NIH/NIA/IRP) [F]" w:date="2023-11-16T17:11:00Z">
                                    <w:rPr>
                                      <w:rFonts w:ascii="Times New Roman" w:hAnsi="Times New Roman" w:cs="Times New Roman"/>
                                      <w:i w:val="0"/>
                                      <w:iCs w:val="0"/>
                                      <w:sz w:val="20"/>
                                      <w:szCs w:val="20"/>
                                      <w:lang w:bidi="en-US"/>
                                    </w:rPr>
                                  </w:rPrChange>
                                </w:rPr>
                                <w:t>Healthy Eating Index 2015</w:t>
                              </w:r>
                            </w:ins>
                          </w:p>
                          <w:p w14:paraId="6AAFB080" w14:textId="77777777" w:rsidR="005E4491" w:rsidRPr="00837ED6" w:rsidRDefault="00B717EF" w:rsidP="00B717EF">
                            <w:pPr>
                              <w:rPr>
                                <w:ins w:id="581" w:author="Maino Vieytes, Christian (NIH/NIA/IRP) [F]" w:date="2023-11-16T17:10:00Z"/>
                                <w:rFonts w:ascii="Times New Roman" w:hAnsi="Times New Roman" w:cs="Times New Roman"/>
                                <w:sz w:val="18"/>
                                <w:szCs w:val="18"/>
                                <w:lang w:bidi="en-US"/>
                                <w:rPrChange w:id="582" w:author="Maino Vieytes, Christian (NIH/NIA/IRP) [F]" w:date="2023-11-16T17:11:00Z">
                                  <w:rPr>
                                    <w:ins w:id="583"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584"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585" w:author="Maino Vieytes, Christian (NIH/NIA/IRP) [F]" w:date="2023-11-15T14:41:00Z">
                              <w:r w:rsidR="008104EE" w:rsidRPr="00837ED6">
                                <w:rPr>
                                  <w:rFonts w:ascii="Times New Roman" w:hAnsi="Times New Roman" w:cs="Times New Roman"/>
                                  <w:sz w:val="18"/>
                                  <w:szCs w:val="18"/>
                                  <w:lang w:bidi="en-US"/>
                                  <w:rPrChange w:id="586"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587" w:author="Maino Vieytes, Christian (NIH/NIA/IRP) [F]" w:date="2023-11-16T17:10:00Z"/>
                                <w:rFonts w:ascii="Times New Roman" w:hAnsi="Times New Roman" w:cs="Times New Roman"/>
                                <w:sz w:val="18"/>
                                <w:szCs w:val="18"/>
                                <w:lang w:bidi="en-US"/>
                                <w:rPrChange w:id="588" w:author="Maino Vieytes, Christian (NIH/NIA/IRP) [F]" w:date="2023-11-16T17:11:00Z">
                                  <w:rPr>
                                    <w:ins w:id="589" w:author="Maino Vieytes, Christian (NIH/NIA/IRP) [F]" w:date="2023-11-16T17:10:00Z"/>
                                    <w:rFonts w:ascii="Times New Roman" w:hAnsi="Times New Roman" w:cs="Times New Roman"/>
                                    <w:sz w:val="20"/>
                                    <w:szCs w:val="20"/>
                                    <w:lang w:bidi="en-US"/>
                                  </w:rPr>
                                </w:rPrChange>
                              </w:rPr>
                            </w:pPr>
                            <w:ins w:id="590" w:author="Maino Vieytes, Christian (NIH/NIA/IRP) [F]" w:date="2023-11-15T15:38:00Z">
                              <w:r w:rsidRPr="00837ED6">
                                <w:rPr>
                                  <w:rFonts w:ascii="Times New Roman" w:hAnsi="Times New Roman" w:cs="Times New Roman"/>
                                  <w:sz w:val="18"/>
                                  <w:szCs w:val="18"/>
                                  <w:lang w:bidi="en-US"/>
                                  <w:rPrChange w:id="591" w:author="Maino Vieytes, Christian (NIH/NIA/IRP) [F]" w:date="2023-11-16T17:11:00Z">
                                    <w:rPr>
                                      <w:rFonts w:ascii="Times New Roman" w:hAnsi="Times New Roman" w:cs="Times New Roman"/>
                                      <w:sz w:val="20"/>
                                      <w:szCs w:val="20"/>
                                      <w:lang w:bidi="en-US"/>
                                    </w:rPr>
                                  </w:rPrChange>
                                </w:rPr>
                                <w:t>The correlation a</w:t>
                              </w:r>
                            </w:ins>
                            <w:ins w:id="592" w:author="Maino Vieytes, Christian (NIH/NIA/IRP) [F]" w:date="2023-11-15T14:41:00Z">
                              <w:r w:rsidR="008104EE" w:rsidRPr="00837ED6">
                                <w:rPr>
                                  <w:rFonts w:ascii="Times New Roman" w:hAnsi="Times New Roman" w:cs="Times New Roman"/>
                                  <w:sz w:val="18"/>
                                  <w:szCs w:val="18"/>
                                  <w:lang w:bidi="en-US"/>
                                  <w:rPrChange w:id="593" w:author="Maino Vieytes, Christian (NIH/NIA/IRP) [F]" w:date="2023-11-16T17:11:00Z">
                                    <w:rPr>
                                      <w:rFonts w:ascii="Times New Roman" w:hAnsi="Times New Roman" w:cs="Times New Roman"/>
                                      <w:sz w:val="20"/>
                                      <w:szCs w:val="20"/>
                                      <w:lang w:bidi="en-US"/>
                                    </w:rPr>
                                  </w:rPrChange>
                                </w:rPr>
                                <w:t>nalysis was performed on subjects from the testing</w:t>
                              </w:r>
                            </w:ins>
                            <w:ins w:id="594" w:author="Maino Vieytes, Christian (NIH/NIA/IRP) [F]" w:date="2023-11-15T15:38:00Z">
                              <w:r w:rsidRPr="00837ED6">
                                <w:rPr>
                                  <w:rFonts w:ascii="Times New Roman" w:hAnsi="Times New Roman" w:cs="Times New Roman"/>
                                  <w:sz w:val="18"/>
                                  <w:szCs w:val="18"/>
                                  <w:lang w:bidi="en-US"/>
                                  <w:rPrChange w:id="595" w:author="Maino Vieytes, Christian (NIH/NIA/IRP) [F]" w:date="2023-11-16T17:11:00Z">
                                    <w:rPr>
                                      <w:rFonts w:ascii="Times New Roman" w:hAnsi="Times New Roman" w:cs="Times New Roman"/>
                                      <w:sz w:val="20"/>
                                      <w:szCs w:val="20"/>
                                      <w:lang w:bidi="en-US"/>
                                    </w:rPr>
                                  </w:rPrChange>
                                </w:rPr>
                                <w:t xml:space="preserve"> sub</w:t>
                              </w:r>
                            </w:ins>
                            <w:ins w:id="596" w:author="Maino Vieytes, Christian (NIH/NIA/IRP) [F]" w:date="2023-11-15T14:41:00Z">
                              <w:r w:rsidR="008104EE" w:rsidRPr="00837ED6">
                                <w:rPr>
                                  <w:rFonts w:ascii="Times New Roman" w:hAnsi="Times New Roman" w:cs="Times New Roman"/>
                                  <w:sz w:val="18"/>
                                  <w:szCs w:val="18"/>
                                  <w:lang w:bidi="en-US"/>
                                  <w:rPrChange w:id="597" w:author="Maino Vieytes, Christian (NIH/NIA/IRP) [F]" w:date="2023-11-16T17:11:00Z">
                                    <w:rPr>
                                      <w:rFonts w:ascii="Times New Roman" w:hAnsi="Times New Roman" w:cs="Times New Roman"/>
                                      <w:sz w:val="20"/>
                                      <w:szCs w:val="20"/>
                                      <w:lang w:bidi="en-US"/>
                                    </w:rPr>
                                  </w:rPrChange>
                                </w:rPr>
                                <w:t>sample</w:t>
                              </w:r>
                            </w:ins>
                            <w:ins w:id="598" w:author="Maino Vieytes, Christian (NIH/NIA/IRP) [F]" w:date="2023-11-15T15:38:00Z">
                              <w:r w:rsidRPr="00837ED6">
                                <w:rPr>
                                  <w:rFonts w:ascii="Times New Roman" w:hAnsi="Times New Roman" w:cs="Times New Roman"/>
                                  <w:sz w:val="18"/>
                                  <w:szCs w:val="18"/>
                                  <w:lang w:bidi="en-US"/>
                                  <w:rPrChange w:id="599" w:author="Maino Vieytes, Christian (NIH/NIA/IRP) [F]" w:date="2023-11-16T17:11:00Z">
                                    <w:rPr>
                                      <w:rFonts w:ascii="Times New Roman" w:hAnsi="Times New Roman" w:cs="Times New Roman"/>
                                      <w:sz w:val="20"/>
                                      <w:szCs w:val="20"/>
                                      <w:lang w:bidi="en-US"/>
                                    </w:rPr>
                                  </w:rPrChange>
                                </w:rPr>
                                <w:t xml:space="preserve"> described in the main text</w:t>
                              </w:r>
                            </w:ins>
                            <w:ins w:id="600" w:author="Maino Vieytes, Christian (NIH/NIA/IRP) [F]" w:date="2023-11-15T14:41:00Z">
                              <w:r w:rsidR="008104EE" w:rsidRPr="00837ED6">
                                <w:rPr>
                                  <w:rFonts w:ascii="Times New Roman" w:hAnsi="Times New Roman" w:cs="Times New Roman"/>
                                  <w:sz w:val="18"/>
                                  <w:szCs w:val="18"/>
                                  <w:lang w:bidi="en-US"/>
                                  <w:rPrChange w:id="601"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602"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603" w:author="Maino Vieytes, Christian (NIH/NIA/IRP) [F]" w:date="2023-11-16T17:11:00Z">
                                    <w:rPr>
                                      <w:rFonts w:ascii="Times New Roman" w:hAnsi="Times New Roman" w:cs="Times New Roman"/>
                                      <w:sz w:val="20"/>
                                      <w:szCs w:val="20"/>
                                      <w:lang w:bidi="en-US"/>
                                    </w:rPr>
                                  </w:rPrChange>
                                </w:rPr>
                                <w:t xml:space="preserve">= </w:t>
                              </w:r>
                            </w:ins>
                            <w:ins w:id="604" w:author="Maino Vieytes, Christian (NIH/NIA/IRP) [F]" w:date="2023-11-16T08:26:00Z">
                              <w:r w:rsidR="00E260F1" w:rsidRPr="00837ED6">
                                <w:rPr>
                                  <w:rFonts w:ascii="Times New Roman" w:hAnsi="Times New Roman" w:cs="Times New Roman"/>
                                  <w:sz w:val="18"/>
                                  <w:szCs w:val="18"/>
                                  <w:lang w:bidi="en-US"/>
                                  <w:rPrChange w:id="605" w:author="Maino Vieytes, Christian (NIH/NIA/IRP) [F]" w:date="2023-11-16T17:11:00Z">
                                    <w:rPr>
                                      <w:rFonts w:ascii="Times New Roman" w:hAnsi="Times New Roman" w:cs="Times New Roman"/>
                                      <w:sz w:val="20"/>
                                      <w:szCs w:val="20"/>
                                      <w:lang w:bidi="en-US"/>
                                    </w:rPr>
                                  </w:rPrChange>
                                </w:rPr>
                                <w:t>748</w:t>
                              </w:r>
                            </w:ins>
                            <w:ins w:id="606" w:author="Maino Vieytes, Christian (NIH/NIA/IRP) [F]" w:date="2023-11-15T14:41:00Z">
                              <w:r w:rsidR="008104EE" w:rsidRPr="00837ED6">
                                <w:rPr>
                                  <w:rFonts w:ascii="Times New Roman" w:hAnsi="Times New Roman" w:cs="Times New Roman"/>
                                  <w:sz w:val="18"/>
                                  <w:szCs w:val="18"/>
                                  <w:lang w:bidi="en-US"/>
                                  <w:rPrChange w:id="607"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608" w:author="Maino Vieytes, Christian (NIH/NIA/IRP) [F]" w:date="2023-11-16T17:11:00Z">
                                  <w:rPr>
                                    <w:rFonts w:ascii="Times New Roman" w:hAnsi="Times New Roman" w:cs="Times New Roman"/>
                                    <w:sz w:val="20"/>
                                    <w:szCs w:val="20"/>
                                    <w:lang w:bidi="en-US"/>
                                  </w:rPr>
                                </w:rPrChange>
                              </w:rPr>
                              <w:t>.</w:t>
                            </w:r>
                            <w:ins w:id="609" w:author="Maino Vieytes, Christian (NIH/NIA/IRP) [F]" w:date="2023-11-15T15:39:00Z">
                              <w:r w:rsidRPr="00837ED6">
                                <w:rPr>
                                  <w:rFonts w:ascii="Times New Roman" w:hAnsi="Times New Roman" w:cs="Times New Roman"/>
                                  <w:sz w:val="18"/>
                                  <w:szCs w:val="18"/>
                                  <w:lang w:bidi="en-US"/>
                                  <w:rPrChange w:id="610"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611" w:author="Maino Vieytes, Christian (NIH/NIA/IRP) [F]" w:date="2023-11-15T15:40:00Z"/>
                                <w:rFonts w:ascii="Times New Roman" w:hAnsi="Times New Roman" w:cs="Times New Roman"/>
                                <w:sz w:val="18"/>
                                <w:szCs w:val="18"/>
                                <w:lang w:bidi="en-US"/>
                                <w:rPrChange w:id="612" w:author="Maino Vieytes, Christian (NIH/NIA/IRP) [F]" w:date="2023-11-16T17:11:00Z">
                                  <w:rPr>
                                    <w:ins w:id="613" w:author="Maino Vieytes, Christian (NIH/NIA/IRP) [F]" w:date="2023-11-15T15:40:00Z"/>
                                    <w:rFonts w:ascii="Times New Roman" w:hAnsi="Times New Roman" w:cs="Times New Roman"/>
                                    <w:sz w:val="20"/>
                                    <w:szCs w:val="20"/>
                                    <w:lang w:bidi="en-US"/>
                                  </w:rPr>
                                </w:rPrChange>
                              </w:rPr>
                            </w:pPr>
                            <w:ins w:id="614" w:author="Maino Vieytes, Christian (NIH/NIA/IRP) [F]" w:date="2023-11-15T15:39:00Z">
                              <w:r w:rsidRPr="00837ED6">
                                <w:rPr>
                                  <w:rFonts w:ascii="Times New Roman" w:hAnsi="Times New Roman" w:cs="Times New Roman"/>
                                  <w:sz w:val="18"/>
                                  <w:szCs w:val="18"/>
                                  <w:lang w:bidi="en-US"/>
                                  <w:rPrChange w:id="615"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616"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617" w:author="Maino Vieytes, Christian (NIH/NIA/IRP) [F]" w:date="2023-11-16T17:11:00Z">
                                    <w:rPr>
                                      <w:rFonts w:ascii="Times New Roman" w:hAnsi="Times New Roman" w:cs="Times New Roman"/>
                                      <w:sz w:val="20"/>
                                      <w:szCs w:val="20"/>
                                      <w:lang w:bidi="en-US"/>
                                    </w:rPr>
                                  </w:rPrChange>
                                </w:rPr>
                                <w:t>= 1</w:t>
                              </w:r>
                            </w:ins>
                            <w:ins w:id="618" w:author="Maino Vieytes, Christian (NIH/NIA/IRP) [F]" w:date="2023-11-16T08:26:00Z">
                              <w:r w:rsidR="00E260F1" w:rsidRPr="00837ED6">
                                <w:rPr>
                                  <w:rFonts w:ascii="Times New Roman" w:hAnsi="Times New Roman" w:cs="Times New Roman"/>
                                  <w:sz w:val="18"/>
                                  <w:szCs w:val="18"/>
                                  <w:lang w:bidi="en-US"/>
                                  <w:rPrChange w:id="619" w:author="Maino Vieytes, Christian (NIH/NIA/IRP) [F]" w:date="2023-11-16T17:11:00Z">
                                    <w:rPr>
                                      <w:rFonts w:ascii="Times New Roman" w:hAnsi="Times New Roman" w:cs="Times New Roman"/>
                                      <w:sz w:val="20"/>
                                      <w:szCs w:val="20"/>
                                      <w:lang w:bidi="en-US"/>
                                    </w:rPr>
                                  </w:rPrChange>
                                </w:rPr>
                                <w:t>745</w:t>
                              </w:r>
                            </w:ins>
                            <w:ins w:id="620" w:author="Maino Vieytes, Christian (NIH/NIA/IRP) [F]" w:date="2023-11-15T15:39:00Z">
                              <w:r w:rsidRPr="00837ED6">
                                <w:rPr>
                                  <w:rFonts w:ascii="Times New Roman" w:hAnsi="Times New Roman" w:cs="Times New Roman"/>
                                  <w:sz w:val="18"/>
                                  <w:szCs w:val="18"/>
                                  <w:lang w:bidi="en-US"/>
                                  <w:rPrChange w:id="621"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622"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5B152" id="_x0000_t202" coordsize="21600,21600" o:spt="202" path="m,l,21600r21600,l21600,xe">
                <v:stroke joinstyle="miter"/>
                <v:path gradientshapeok="t" o:connecttype="rect"/>
              </v:shapetype>
              <v:shape id="_x0000_s1027" type="#_x0000_t202" style="position:absolute;left:0;text-align:left;margin-left:22.5pt;margin-top:327.65pt;width:401.25pt;height:1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" stroked="f">
                <v:textbox inset="0,0,0,0">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427"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428"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429"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430"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431"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432" w:author="Maino Vieytes, Christian (NIH/NIA/IRP) [F]" w:date="2023-11-16T17:11:00Z"/>
                          <w:rFonts w:ascii="Times New Roman" w:hAnsi="Times New Roman" w:cs="Times New Roman"/>
                          <w:i w:val="0"/>
                          <w:iCs w:val="0"/>
                          <w:color w:val="auto"/>
                          <w:lang w:bidi="en-US"/>
                          <w:rPrChange w:id="433" w:author="Maino Vieytes, Christian (NIH/NIA/IRP) [F]" w:date="2023-11-16T17:11:00Z">
                            <w:rPr>
                              <w:ins w:id="434"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435"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rsidP="005E4491">
                      <w:pPr>
                        <w:rPr>
                          <w:rFonts w:ascii="Times New Roman" w:hAnsi="Times New Roman" w:cs="Times New Roman"/>
                          <w:sz w:val="18"/>
                          <w:szCs w:val="18"/>
                          <w:lang w:bidi="en-US"/>
                          <w:rPrChange w:id="436" w:author="Maino Vieytes, Christian (NIH/NIA/IRP) [F]" w:date="2023-11-16T17:11:00Z">
                            <w:rPr>
                              <w:rFonts w:ascii="Times New Roman" w:hAnsi="Times New Roman" w:cs="Times New Roman"/>
                              <w:sz w:val="20"/>
                              <w:szCs w:val="20"/>
                              <w:lang w:bidi="en-US"/>
                            </w:rPr>
                          </w:rPrChange>
                        </w:rPr>
                        <w:pPrChange w:id="437" w:author="Maino Vieytes, Christian (NIH/NIA/IRP) [F]" w:date="2023-11-16T17:11:00Z">
                          <w:pPr>
                            <w:pStyle w:val="Caption"/>
                            <w:spacing w:after="0"/>
                          </w:pPr>
                        </w:pPrChange>
                      </w:pPr>
                      <w:ins w:id="438" w:author="Maino Vieytes, Christian (NIH/NIA/IRP) [F]" w:date="2023-11-16T17:11:00Z">
                        <w:r w:rsidRPr="00837ED6">
                          <w:rPr>
                            <w:rFonts w:ascii="Times New Roman" w:hAnsi="Times New Roman" w:cs="Times New Roman"/>
                            <w:sz w:val="18"/>
                            <w:szCs w:val="18"/>
                            <w:vertAlign w:val="superscript"/>
                            <w:lang w:bidi="en-US"/>
                            <w:rPrChange w:id="439"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440"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441"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442" w:author="Maino Vieytes, Christian (NIH/NIA/IRP) [F]" w:date="2023-11-16T17:10:00Z"/>
                          <w:rFonts w:ascii="Times New Roman" w:hAnsi="Times New Roman" w:cs="Times New Roman"/>
                          <w:sz w:val="18"/>
                          <w:szCs w:val="18"/>
                          <w:lang w:bidi="en-US"/>
                          <w:rPrChange w:id="443" w:author="Maino Vieytes, Christian (NIH/NIA/IRP) [F]" w:date="2023-11-16T17:11:00Z">
                            <w:rPr>
                              <w:ins w:id="444"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445"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446" w:author="Maino Vieytes, Christian (NIH/NIA/IRP) [F]" w:date="2023-11-15T14:41:00Z">
                        <w:r w:rsidR="008104EE" w:rsidRPr="00837ED6">
                          <w:rPr>
                            <w:rFonts w:ascii="Times New Roman" w:hAnsi="Times New Roman" w:cs="Times New Roman"/>
                            <w:sz w:val="18"/>
                            <w:szCs w:val="18"/>
                            <w:lang w:bidi="en-US"/>
                            <w:rPrChange w:id="447"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448" w:author="Maino Vieytes, Christian (NIH/NIA/IRP) [F]" w:date="2023-11-16T17:10:00Z"/>
                          <w:rFonts w:ascii="Times New Roman" w:hAnsi="Times New Roman" w:cs="Times New Roman"/>
                          <w:sz w:val="18"/>
                          <w:szCs w:val="18"/>
                          <w:lang w:bidi="en-US"/>
                          <w:rPrChange w:id="449" w:author="Maino Vieytes, Christian (NIH/NIA/IRP) [F]" w:date="2023-11-16T17:11:00Z">
                            <w:rPr>
                              <w:ins w:id="450" w:author="Maino Vieytes, Christian (NIH/NIA/IRP) [F]" w:date="2023-11-16T17:10:00Z"/>
                              <w:rFonts w:ascii="Times New Roman" w:hAnsi="Times New Roman" w:cs="Times New Roman"/>
                              <w:sz w:val="20"/>
                              <w:szCs w:val="20"/>
                              <w:lang w:bidi="en-US"/>
                            </w:rPr>
                          </w:rPrChange>
                        </w:rPr>
                      </w:pPr>
                      <w:ins w:id="451" w:author="Maino Vieytes, Christian (NIH/NIA/IRP) [F]" w:date="2023-11-15T15:38:00Z">
                        <w:r w:rsidRPr="00837ED6">
                          <w:rPr>
                            <w:rFonts w:ascii="Times New Roman" w:hAnsi="Times New Roman" w:cs="Times New Roman"/>
                            <w:sz w:val="18"/>
                            <w:szCs w:val="18"/>
                            <w:lang w:bidi="en-US"/>
                            <w:rPrChange w:id="452" w:author="Maino Vieytes, Christian (NIH/NIA/IRP) [F]" w:date="2023-11-16T17:11:00Z">
                              <w:rPr>
                                <w:rFonts w:ascii="Times New Roman" w:hAnsi="Times New Roman" w:cs="Times New Roman"/>
                                <w:sz w:val="20"/>
                                <w:szCs w:val="20"/>
                                <w:lang w:bidi="en-US"/>
                              </w:rPr>
                            </w:rPrChange>
                          </w:rPr>
                          <w:t>The correlation a</w:t>
                        </w:r>
                      </w:ins>
                      <w:ins w:id="453" w:author="Maino Vieytes, Christian (NIH/NIA/IRP) [F]" w:date="2023-11-15T14:41:00Z">
                        <w:r w:rsidR="008104EE" w:rsidRPr="00837ED6">
                          <w:rPr>
                            <w:rFonts w:ascii="Times New Roman" w:hAnsi="Times New Roman" w:cs="Times New Roman"/>
                            <w:sz w:val="18"/>
                            <w:szCs w:val="18"/>
                            <w:lang w:bidi="en-US"/>
                            <w:rPrChange w:id="454" w:author="Maino Vieytes, Christian (NIH/NIA/IRP) [F]" w:date="2023-11-16T17:11:00Z">
                              <w:rPr>
                                <w:rFonts w:ascii="Times New Roman" w:hAnsi="Times New Roman" w:cs="Times New Roman"/>
                                <w:sz w:val="20"/>
                                <w:szCs w:val="20"/>
                                <w:lang w:bidi="en-US"/>
                              </w:rPr>
                            </w:rPrChange>
                          </w:rPr>
                          <w:t>nalysis was performed on subjects from the testing</w:t>
                        </w:r>
                      </w:ins>
                      <w:ins w:id="455" w:author="Maino Vieytes, Christian (NIH/NIA/IRP) [F]" w:date="2023-11-15T15:38:00Z">
                        <w:r w:rsidRPr="00837ED6">
                          <w:rPr>
                            <w:rFonts w:ascii="Times New Roman" w:hAnsi="Times New Roman" w:cs="Times New Roman"/>
                            <w:sz w:val="18"/>
                            <w:szCs w:val="18"/>
                            <w:lang w:bidi="en-US"/>
                            <w:rPrChange w:id="456" w:author="Maino Vieytes, Christian (NIH/NIA/IRP) [F]" w:date="2023-11-16T17:11:00Z">
                              <w:rPr>
                                <w:rFonts w:ascii="Times New Roman" w:hAnsi="Times New Roman" w:cs="Times New Roman"/>
                                <w:sz w:val="20"/>
                                <w:szCs w:val="20"/>
                                <w:lang w:bidi="en-US"/>
                              </w:rPr>
                            </w:rPrChange>
                          </w:rPr>
                          <w:t xml:space="preserve"> sub</w:t>
                        </w:r>
                      </w:ins>
                      <w:ins w:id="457" w:author="Maino Vieytes, Christian (NIH/NIA/IRP) [F]" w:date="2023-11-15T14:41:00Z">
                        <w:r w:rsidR="008104EE" w:rsidRPr="00837ED6">
                          <w:rPr>
                            <w:rFonts w:ascii="Times New Roman" w:hAnsi="Times New Roman" w:cs="Times New Roman"/>
                            <w:sz w:val="18"/>
                            <w:szCs w:val="18"/>
                            <w:lang w:bidi="en-US"/>
                            <w:rPrChange w:id="458" w:author="Maino Vieytes, Christian (NIH/NIA/IRP) [F]" w:date="2023-11-16T17:11:00Z">
                              <w:rPr>
                                <w:rFonts w:ascii="Times New Roman" w:hAnsi="Times New Roman" w:cs="Times New Roman"/>
                                <w:sz w:val="20"/>
                                <w:szCs w:val="20"/>
                                <w:lang w:bidi="en-US"/>
                              </w:rPr>
                            </w:rPrChange>
                          </w:rPr>
                          <w:t>sample</w:t>
                        </w:r>
                      </w:ins>
                      <w:ins w:id="459" w:author="Maino Vieytes, Christian (NIH/NIA/IRP) [F]" w:date="2023-11-15T15:38:00Z">
                        <w:r w:rsidRPr="00837ED6">
                          <w:rPr>
                            <w:rFonts w:ascii="Times New Roman" w:hAnsi="Times New Roman" w:cs="Times New Roman"/>
                            <w:sz w:val="18"/>
                            <w:szCs w:val="18"/>
                            <w:lang w:bidi="en-US"/>
                            <w:rPrChange w:id="460" w:author="Maino Vieytes, Christian (NIH/NIA/IRP) [F]" w:date="2023-11-16T17:11:00Z">
                              <w:rPr>
                                <w:rFonts w:ascii="Times New Roman" w:hAnsi="Times New Roman" w:cs="Times New Roman"/>
                                <w:sz w:val="20"/>
                                <w:szCs w:val="20"/>
                                <w:lang w:bidi="en-US"/>
                              </w:rPr>
                            </w:rPrChange>
                          </w:rPr>
                          <w:t xml:space="preserve"> described in the main text</w:t>
                        </w:r>
                      </w:ins>
                      <w:ins w:id="461" w:author="Maino Vieytes, Christian (NIH/NIA/IRP) [F]" w:date="2023-11-15T14:41:00Z">
                        <w:r w:rsidR="008104EE" w:rsidRPr="00837ED6">
                          <w:rPr>
                            <w:rFonts w:ascii="Times New Roman" w:hAnsi="Times New Roman" w:cs="Times New Roman"/>
                            <w:sz w:val="18"/>
                            <w:szCs w:val="18"/>
                            <w:lang w:bidi="en-US"/>
                            <w:rPrChange w:id="462"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463"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464" w:author="Maino Vieytes, Christian (NIH/NIA/IRP) [F]" w:date="2023-11-16T17:11:00Z">
                              <w:rPr>
                                <w:rFonts w:ascii="Times New Roman" w:hAnsi="Times New Roman" w:cs="Times New Roman"/>
                                <w:sz w:val="20"/>
                                <w:szCs w:val="20"/>
                                <w:lang w:bidi="en-US"/>
                              </w:rPr>
                            </w:rPrChange>
                          </w:rPr>
                          <w:t xml:space="preserve">= </w:t>
                        </w:r>
                      </w:ins>
                      <w:ins w:id="465" w:author="Maino Vieytes, Christian (NIH/NIA/IRP) [F]" w:date="2023-11-16T08:26:00Z">
                        <w:r w:rsidR="00E260F1" w:rsidRPr="00837ED6">
                          <w:rPr>
                            <w:rFonts w:ascii="Times New Roman" w:hAnsi="Times New Roman" w:cs="Times New Roman"/>
                            <w:sz w:val="18"/>
                            <w:szCs w:val="18"/>
                            <w:lang w:bidi="en-US"/>
                            <w:rPrChange w:id="466" w:author="Maino Vieytes, Christian (NIH/NIA/IRP) [F]" w:date="2023-11-16T17:11:00Z">
                              <w:rPr>
                                <w:rFonts w:ascii="Times New Roman" w:hAnsi="Times New Roman" w:cs="Times New Roman"/>
                                <w:sz w:val="20"/>
                                <w:szCs w:val="20"/>
                                <w:lang w:bidi="en-US"/>
                              </w:rPr>
                            </w:rPrChange>
                          </w:rPr>
                          <w:t>748</w:t>
                        </w:r>
                      </w:ins>
                      <w:ins w:id="467" w:author="Maino Vieytes, Christian (NIH/NIA/IRP) [F]" w:date="2023-11-15T14:41:00Z">
                        <w:r w:rsidR="008104EE" w:rsidRPr="00837ED6">
                          <w:rPr>
                            <w:rFonts w:ascii="Times New Roman" w:hAnsi="Times New Roman" w:cs="Times New Roman"/>
                            <w:sz w:val="18"/>
                            <w:szCs w:val="18"/>
                            <w:lang w:bidi="en-US"/>
                            <w:rPrChange w:id="468"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469" w:author="Maino Vieytes, Christian (NIH/NIA/IRP) [F]" w:date="2023-11-16T17:11:00Z">
                            <w:rPr>
                              <w:rFonts w:ascii="Times New Roman" w:hAnsi="Times New Roman" w:cs="Times New Roman"/>
                              <w:sz w:val="20"/>
                              <w:szCs w:val="20"/>
                              <w:lang w:bidi="en-US"/>
                            </w:rPr>
                          </w:rPrChange>
                        </w:rPr>
                        <w:t>.</w:t>
                      </w:r>
                      <w:ins w:id="470" w:author="Maino Vieytes, Christian (NIH/NIA/IRP) [F]" w:date="2023-11-15T15:39:00Z">
                        <w:r w:rsidRPr="00837ED6">
                          <w:rPr>
                            <w:rFonts w:ascii="Times New Roman" w:hAnsi="Times New Roman" w:cs="Times New Roman"/>
                            <w:sz w:val="18"/>
                            <w:szCs w:val="18"/>
                            <w:lang w:bidi="en-US"/>
                            <w:rPrChange w:id="471"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472" w:author="Maino Vieytes, Christian (NIH/NIA/IRP) [F]" w:date="2023-11-15T15:40:00Z"/>
                          <w:rFonts w:ascii="Times New Roman" w:hAnsi="Times New Roman" w:cs="Times New Roman"/>
                          <w:sz w:val="18"/>
                          <w:szCs w:val="18"/>
                          <w:lang w:bidi="en-US"/>
                          <w:rPrChange w:id="473" w:author="Maino Vieytes, Christian (NIH/NIA/IRP) [F]" w:date="2023-11-16T17:11:00Z">
                            <w:rPr>
                              <w:ins w:id="474" w:author="Maino Vieytes, Christian (NIH/NIA/IRP) [F]" w:date="2023-11-15T15:40:00Z"/>
                              <w:rFonts w:ascii="Times New Roman" w:hAnsi="Times New Roman" w:cs="Times New Roman"/>
                              <w:sz w:val="20"/>
                              <w:szCs w:val="20"/>
                              <w:lang w:bidi="en-US"/>
                            </w:rPr>
                          </w:rPrChange>
                        </w:rPr>
                      </w:pPr>
                      <w:ins w:id="475" w:author="Maino Vieytes, Christian (NIH/NIA/IRP) [F]" w:date="2023-11-15T15:39:00Z">
                        <w:r w:rsidRPr="00837ED6">
                          <w:rPr>
                            <w:rFonts w:ascii="Times New Roman" w:hAnsi="Times New Roman" w:cs="Times New Roman"/>
                            <w:sz w:val="18"/>
                            <w:szCs w:val="18"/>
                            <w:lang w:bidi="en-US"/>
                            <w:rPrChange w:id="476"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477"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478" w:author="Maino Vieytes, Christian (NIH/NIA/IRP) [F]" w:date="2023-11-16T17:11:00Z">
                              <w:rPr>
                                <w:rFonts w:ascii="Times New Roman" w:hAnsi="Times New Roman" w:cs="Times New Roman"/>
                                <w:sz w:val="20"/>
                                <w:szCs w:val="20"/>
                                <w:lang w:bidi="en-US"/>
                              </w:rPr>
                            </w:rPrChange>
                          </w:rPr>
                          <w:t>= 1</w:t>
                        </w:r>
                      </w:ins>
                      <w:ins w:id="479" w:author="Maino Vieytes, Christian (NIH/NIA/IRP) [F]" w:date="2023-11-16T08:26:00Z">
                        <w:r w:rsidR="00E260F1" w:rsidRPr="00837ED6">
                          <w:rPr>
                            <w:rFonts w:ascii="Times New Roman" w:hAnsi="Times New Roman" w:cs="Times New Roman"/>
                            <w:sz w:val="18"/>
                            <w:szCs w:val="18"/>
                            <w:lang w:bidi="en-US"/>
                            <w:rPrChange w:id="480" w:author="Maino Vieytes, Christian (NIH/NIA/IRP) [F]" w:date="2023-11-16T17:11:00Z">
                              <w:rPr>
                                <w:rFonts w:ascii="Times New Roman" w:hAnsi="Times New Roman" w:cs="Times New Roman"/>
                                <w:sz w:val="20"/>
                                <w:szCs w:val="20"/>
                                <w:lang w:bidi="en-US"/>
                              </w:rPr>
                            </w:rPrChange>
                          </w:rPr>
                          <w:t>745</w:t>
                        </w:r>
                      </w:ins>
                      <w:ins w:id="481" w:author="Maino Vieytes, Christian (NIH/NIA/IRP) [F]" w:date="2023-11-15T15:39:00Z">
                        <w:r w:rsidRPr="00837ED6">
                          <w:rPr>
                            <w:rFonts w:ascii="Times New Roman" w:hAnsi="Times New Roman" w:cs="Times New Roman"/>
                            <w:sz w:val="18"/>
                            <w:szCs w:val="18"/>
                            <w:lang w:bidi="en-US"/>
                            <w:rPrChange w:id="482"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483"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ins w:id="623" w:author="Maino Vieytes, Christian (NIH/NIA/IRP) [F]" w:date="2023-11-16T10:30:00Z">
        <w:r>
          <w:rPr>
            <w:rFonts w:ascii="Times New Roman" w:hAnsi="Times New Roman" w:cs="Times New Roman"/>
            <w:noProof/>
          </w:rPr>
          <w:drawing>
            <wp:anchor distT="0" distB="0" distL="114300" distR="114300" simplePos="0" relativeHeight="251684864" behindDoc="0" locked="0" layoutInCell="1" allowOverlap="1" wp14:anchorId="49D6027C" wp14:editId="3A60B532">
              <wp:simplePos x="0" y="0"/>
              <wp:positionH relativeFrom="column">
                <wp:posOffset>461010</wp:posOffset>
              </wp:positionH>
              <wp:positionV relativeFrom="paragraph">
                <wp:posOffset>0</wp:posOffset>
              </wp:positionV>
              <wp:extent cx="5131778" cy="4157980"/>
              <wp:effectExtent l="0" t="0" r="0" b="0"/>
              <wp:wrapSquare wrapText="bothSides"/>
              <wp:docPr id="153730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8415" name="Picture 1537308415"/>
                      <pic:cNvPicPr/>
                    </pic:nvPicPr>
                    <pic:blipFill rotWithShape="1">
                      <a:blip r:embed="rId19" cstate="print">
                        <a:extLst>
                          <a:ext uri="{28A0092B-C50C-407E-A947-70E740481C1C}">
                            <a14:useLocalDpi xmlns:a14="http://schemas.microsoft.com/office/drawing/2010/main" val="0"/>
                          </a:ext>
                        </a:extLst>
                      </a:blip>
                      <a:srcRect l="13647" b="12948"/>
                      <a:stretch/>
                    </pic:blipFill>
                    <pic:spPr bwMode="auto">
                      <a:xfrm>
                        <a:off x="0" y="0"/>
                        <a:ext cx="5131778" cy="415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624" w:author="Maino Vieytes, Christian (NIH/NIA/IRP) [F]" w:date="2023-11-15T15:37:00Z">
        <w:r w:rsidR="00B717EF" w:rsidDel="009C5C82">
          <w:rPr>
            <w:rFonts w:ascii="Times New Roman" w:hAnsi="Times New Roman" w:cs="Times New Roman"/>
            <w:noProof/>
          </w:rPr>
          <w:drawing>
            <wp:inline distT="0" distB="0" distL="0" distR="0" wp14:anchorId="60AB5612" wp14:editId="72217A88">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20"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Del="00BF2714" w:rsidRDefault="00B717EF" w:rsidP="00CA04BD">
      <w:pPr>
        <w:spacing w:line="360" w:lineRule="auto"/>
        <w:ind w:firstLine="720"/>
        <w:rPr>
          <w:del w:id="625" w:author="Maino Vieytes, Christian (NIH/NIA/IRP) [F]" w:date="2023-11-16T10:31:00Z"/>
          <w:rFonts w:ascii="Times New Roman" w:hAnsi="Times New Roman" w:cs="Times New Roman"/>
        </w:rPr>
      </w:pPr>
    </w:p>
    <w:p w14:paraId="296C8276" w14:textId="77777777" w:rsidR="00B717EF" w:rsidDel="00BF2714" w:rsidRDefault="00B717EF" w:rsidP="00CA04BD">
      <w:pPr>
        <w:spacing w:line="360" w:lineRule="auto"/>
        <w:ind w:firstLine="720"/>
        <w:rPr>
          <w:del w:id="626" w:author="Maino Vieytes, Christian (NIH/NIA/IRP) [F]" w:date="2023-11-16T10:31:00Z"/>
          <w:rFonts w:ascii="Times New Roman" w:hAnsi="Times New Roman" w:cs="Times New Roman"/>
        </w:rPr>
      </w:pPr>
    </w:p>
    <w:p w14:paraId="19AEC919" w14:textId="77777777" w:rsidR="00B717EF" w:rsidDel="00BF2714" w:rsidRDefault="00B717EF" w:rsidP="00CA04BD">
      <w:pPr>
        <w:spacing w:line="360" w:lineRule="auto"/>
        <w:ind w:firstLine="720"/>
        <w:rPr>
          <w:del w:id="627" w:author="Maino Vieytes, Christian (NIH/NIA/IRP) [F]" w:date="2023-11-16T10:31:00Z"/>
          <w:rFonts w:ascii="Times New Roman" w:hAnsi="Times New Roman" w:cs="Times New Roman"/>
        </w:rPr>
      </w:pPr>
    </w:p>
    <w:p w14:paraId="405F323C" w14:textId="77777777" w:rsidR="00B717EF" w:rsidDel="00BF2714" w:rsidRDefault="00B717EF" w:rsidP="00CA04BD">
      <w:pPr>
        <w:spacing w:line="360" w:lineRule="auto"/>
        <w:ind w:firstLine="720"/>
        <w:rPr>
          <w:del w:id="628" w:author="Maino Vieytes, Christian (NIH/NIA/IRP) [F]" w:date="2023-11-16T10:31:00Z"/>
          <w:rFonts w:ascii="Times New Roman" w:hAnsi="Times New Roman" w:cs="Times New Roman"/>
        </w:rPr>
      </w:pPr>
    </w:p>
    <w:p w14:paraId="383740BE" w14:textId="77777777" w:rsidR="00B717EF" w:rsidDel="00BF2714" w:rsidRDefault="00B717EF" w:rsidP="00CA04BD">
      <w:pPr>
        <w:spacing w:line="360" w:lineRule="auto"/>
        <w:ind w:firstLine="720"/>
        <w:rPr>
          <w:del w:id="629" w:author="Maino Vieytes, Christian (NIH/NIA/IRP) [F]" w:date="2023-11-16T10:31:00Z"/>
          <w:rFonts w:ascii="Times New Roman" w:hAnsi="Times New Roman" w:cs="Times New Roman"/>
        </w:rPr>
      </w:pPr>
    </w:p>
    <w:p w14:paraId="34A1CBFF" w14:textId="77777777" w:rsidR="00B717EF" w:rsidDel="00BF2714" w:rsidRDefault="00B717EF" w:rsidP="00CA04BD">
      <w:pPr>
        <w:spacing w:line="360" w:lineRule="auto"/>
        <w:ind w:firstLine="720"/>
        <w:rPr>
          <w:del w:id="630" w:author="Maino Vieytes, Christian (NIH/NIA/IRP) [F]" w:date="2023-11-16T10:31:00Z"/>
          <w:rFonts w:ascii="Times New Roman" w:hAnsi="Times New Roman" w:cs="Times New Roman"/>
        </w:rPr>
      </w:pPr>
    </w:p>
    <w:p w14:paraId="01DF4CE7" w14:textId="77777777" w:rsidR="00B717EF" w:rsidDel="00BF2714" w:rsidRDefault="00B717EF" w:rsidP="00CA04BD">
      <w:pPr>
        <w:spacing w:line="360" w:lineRule="auto"/>
        <w:ind w:firstLine="720"/>
        <w:rPr>
          <w:del w:id="631" w:author="Maino Vieytes, Christian (NIH/NIA/IRP) [F]" w:date="2023-11-16T10:31:00Z"/>
          <w:rFonts w:ascii="Times New Roman" w:hAnsi="Times New Roman" w:cs="Times New Roman"/>
        </w:rPr>
      </w:pPr>
    </w:p>
    <w:p w14:paraId="1C04A579" w14:textId="77777777" w:rsidR="00B717EF" w:rsidDel="00BF2714" w:rsidRDefault="00B717EF" w:rsidP="00CA04BD">
      <w:pPr>
        <w:spacing w:line="360" w:lineRule="auto"/>
        <w:ind w:firstLine="720"/>
        <w:rPr>
          <w:del w:id="632" w:author="Maino Vieytes, Christian (NIH/NIA/IRP) [F]" w:date="2023-11-16T10:31:00Z"/>
          <w:rFonts w:ascii="Times New Roman" w:hAnsi="Times New Roman" w:cs="Times New Roman"/>
        </w:rPr>
      </w:pPr>
    </w:p>
    <w:p w14:paraId="6BC42D48" w14:textId="77777777" w:rsidR="00B717EF" w:rsidRDefault="00B717EF" w:rsidP="00BF2714">
      <w:pPr>
        <w:spacing w:line="360" w:lineRule="auto"/>
        <w:ind w:firstLine="720"/>
        <w:rPr>
          <w:rFonts w:ascii="Times New Roman" w:hAnsi="Times New Roman" w:cs="Times New Roman"/>
        </w:rPr>
      </w:pPr>
    </w:p>
    <w:p w14:paraId="65298FF3" w14:textId="76AA9029" w:rsidR="00B717EF" w:rsidRDefault="00B717EF" w:rsidP="00CA04BD">
      <w:pPr>
        <w:spacing w:line="360" w:lineRule="auto"/>
        <w:ind w:firstLine="720"/>
        <w:rPr>
          <w:rFonts w:ascii="Times New Roman" w:hAnsi="Times New Roman" w:cs="Times New Roman"/>
        </w:rPr>
      </w:pPr>
    </w:p>
    <w:p w14:paraId="48EF44C4" w14:textId="77777777" w:rsidR="00B717EF" w:rsidRDefault="00B717EF" w:rsidP="00CA04BD">
      <w:pPr>
        <w:spacing w:line="360" w:lineRule="auto"/>
        <w:ind w:firstLine="720"/>
        <w:rPr>
          <w:ins w:id="633" w:author="Maino Vieytes, Christian (NIH/NIA/IRP) [F]" w:date="2023-11-15T15:38:00Z"/>
          <w:rFonts w:ascii="Times New Roman" w:hAnsi="Times New Roman" w:cs="Times New Roman"/>
        </w:rPr>
      </w:pPr>
    </w:p>
    <w:p w14:paraId="59504851" w14:textId="77777777" w:rsidR="009C5C82" w:rsidRDefault="009C5C82" w:rsidP="00CA04BD">
      <w:pPr>
        <w:spacing w:line="360" w:lineRule="auto"/>
        <w:ind w:firstLine="720"/>
        <w:rPr>
          <w:ins w:id="634" w:author="Maino Vieytes, Christian (NIH/NIA/IRP) [F]" w:date="2023-11-15T15:38:00Z"/>
          <w:rFonts w:ascii="Times New Roman" w:hAnsi="Times New Roman" w:cs="Times New Roman"/>
        </w:rPr>
      </w:pPr>
    </w:p>
    <w:p w14:paraId="536399A9" w14:textId="77777777" w:rsidR="009C5C82" w:rsidRDefault="009C5C82" w:rsidP="00CA04BD">
      <w:pPr>
        <w:spacing w:line="360" w:lineRule="auto"/>
        <w:ind w:firstLine="720"/>
        <w:rPr>
          <w:ins w:id="635" w:author="Maino Vieytes, Christian (NIH/NIA/IRP) [F]" w:date="2023-11-15T15:38:00Z"/>
          <w:rFonts w:ascii="Times New Roman" w:hAnsi="Times New Roman" w:cs="Times New Roman"/>
        </w:rPr>
      </w:pPr>
    </w:p>
    <w:p w14:paraId="11B16EC8" w14:textId="77777777" w:rsidR="009C5C82" w:rsidRDefault="009C5C82" w:rsidP="00CA04BD">
      <w:pPr>
        <w:spacing w:line="360" w:lineRule="auto"/>
        <w:ind w:firstLine="720"/>
        <w:rPr>
          <w:ins w:id="636" w:author="Maino Vieytes, Christian (NIH/NIA/IRP) [F]" w:date="2023-11-15T15:38:00Z"/>
          <w:rFonts w:ascii="Times New Roman" w:hAnsi="Times New Roman" w:cs="Times New Roman"/>
        </w:rPr>
      </w:pPr>
    </w:p>
    <w:p w14:paraId="098B8607" w14:textId="03EBE3B7" w:rsidR="009C5C82" w:rsidRDefault="009C5C82" w:rsidP="00CA04BD">
      <w:pPr>
        <w:spacing w:line="360" w:lineRule="auto"/>
        <w:ind w:firstLine="720"/>
        <w:rPr>
          <w:rFonts w:ascii="Times New Roman" w:hAnsi="Times New Roman" w:cs="Times New Roman"/>
        </w:rPr>
      </w:pPr>
    </w:p>
    <w:p w14:paraId="70F5C0D8" w14:textId="2E47D2A5" w:rsidR="00B717EF" w:rsidRDefault="00B717EF" w:rsidP="00CA04BD">
      <w:pPr>
        <w:spacing w:line="360" w:lineRule="auto"/>
        <w:ind w:firstLine="720"/>
        <w:rPr>
          <w:ins w:id="637"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638" w:author="Maino Vieytes, Christian (NIH/NIA/IRP) [F]" w:date="2023-11-15T15:39:00Z"/>
          <w:rFonts w:ascii="Times New Roman" w:hAnsi="Times New Roman" w:cs="Times New Roman"/>
        </w:rPr>
      </w:pPr>
    </w:p>
    <w:p w14:paraId="37AC1B9E" w14:textId="77777777" w:rsidR="009C5C82" w:rsidRDefault="009C5C82">
      <w:pPr>
        <w:spacing w:line="360" w:lineRule="auto"/>
        <w:rPr>
          <w:ins w:id="639" w:author="Maino Vieytes, Christian (NIH/NIA/IRP) [F]" w:date="2023-11-15T15:39:00Z"/>
          <w:rFonts w:ascii="Times New Roman" w:hAnsi="Times New Roman" w:cs="Times New Roman"/>
        </w:rPr>
        <w:pPrChange w:id="640" w:author="Maino Vieytes, Christian (NIH/NIA/IRP) [F]" w:date="2023-11-16T10:31:00Z">
          <w:pPr>
            <w:spacing w:line="360" w:lineRule="auto"/>
            <w:ind w:firstLine="720"/>
          </w:pPr>
        </w:pPrChange>
      </w:pPr>
    </w:p>
    <w:p w14:paraId="4FD6C3ED" w14:textId="77777777" w:rsidR="009C5C82" w:rsidRDefault="009C5C82" w:rsidP="00CA04BD">
      <w:pPr>
        <w:spacing w:line="360" w:lineRule="auto"/>
        <w:ind w:firstLine="720"/>
        <w:rPr>
          <w:rFonts w:ascii="Times New Roman" w:hAnsi="Times New Roman" w:cs="Times New Roman"/>
        </w:rPr>
      </w:pPr>
    </w:p>
    <w:p w14:paraId="6C7825D7" w14:textId="539A779F" w:rsidR="00B717E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58390F69">
                <wp:simplePos x="0" y="0"/>
                <wp:positionH relativeFrom="column">
                  <wp:posOffset>128063</wp:posOffset>
                </wp:positionH>
                <wp:positionV relativeFrom="paragraph">
                  <wp:posOffset>-223240</wp:posOffset>
                </wp:positionV>
                <wp:extent cx="6539024" cy="8929992"/>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9024" cy="8929992"/>
                        </a:xfrm>
                        <a:prstGeom prst="rect">
                          <a:avLst/>
                        </a:prstGeom>
                        <a:solidFill>
                          <a:schemeClr val="lt1"/>
                        </a:solidFill>
                        <a:ln w="6350">
                          <a:noFill/>
                        </a:ln>
                      </wps:spPr>
                      <wps:txb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641">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642" w:author="Maino Vieytes, Christian (NIH/NIA/IRP) [F]" w:date="2023-11-15T15:31:00Z">
                                        <w:rPr>
                                          <w:rFonts w:ascii="Times New Roman" w:hAnsi="Times New Roman" w:cs="Times New Roman"/>
                                          <w:b/>
                                          <w:bCs/>
                                          <w:sz w:val="20"/>
                                          <w:szCs w:val="20"/>
                                        </w:rPr>
                                      </w:rPrChange>
                                    </w:rPr>
                                    <w:pPrChange w:id="643" w:author="Maino Vieytes, Christian (NIH/NIA/IRP) [F]" w:date="2023-11-15T15:21:00Z">
                                      <w:pPr>
                                        <w:jc w:val="center"/>
                                      </w:pPr>
                                    </w:pPrChange>
                                  </w:pPr>
                                  <w:r w:rsidRPr="00972A4F">
                                    <w:rPr>
                                      <w:rFonts w:ascii="Times New Roman" w:hAnsi="Times New Roman" w:cs="Times New Roman"/>
                                      <w:b/>
                                      <w:bCs/>
                                      <w:sz w:val="18"/>
                                      <w:szCs w:val="18"/>
                                      <w:rPrChange w:id="644"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645"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64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647"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648"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649"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650"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65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652"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653"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654"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655"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656"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657"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658"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659"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660"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661"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66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663"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664"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665"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666"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667"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66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669"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67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71"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672"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673" w:author="Maino Vieytes, Christian (NIH/NIA/IRP) [F]" w:date="2023-11-16T08:30:00Z">
                                        <w:rPr>
                                          <w:rFonts w:ascii="Times New Roman" w:hAnsi="Times New Roman" w:cs="Times New Roman"/>
                                          <w:sz w:val="20"/>
                                          <w:szCs w:val="20"/>
                                        </w:rPr>
                                      </w:rPrChange>
                                    </w:rPr>
                                  </w:pPr>
                                  <w:ins w:id="674" w:author="Maino Vieytes, Christian (NIH/NIA/IRP) [F]" w:date="2023-11-16T08:30:00Z">
                                    <w:r w:rsidRPr="00E260F1">
                                      <w:rPr>
                                        <w:rFonts w:ascii="Times New Roman" w:hAnsi="Times New Roman" w:cs="Times New Roman"/>
                                        <w:color w:val="000000"/>
                                        <w:sz w:val="18"/>
                                        <w:szCs w:val="18"/>
                                        <w:rPrChange w:id="675" w:author="Maino Vieytes, Christian (NIH/NIA/IRP) [F]" w:date="2023-11-16T08:30:00Z">
                                          <w:rPr>
                                            <w:rFonts w:ascii="Calibri" w:hAnsi="Calibri" w:cs="Calibri"/>
                                            <w:color w:val="000000"/>
                                          </w:rPr>
                                        </w:rPrChange>
                                      </w:rPr>
                                      <w:t>0.080</w:t>
                                    </w:r>
                                  </w:ins>
                                  <w:del w:id="676" w:author="Maino Vieytes, Christian (NIH/NIA/IRP) [F]" w:date="2023-11-15T15:22:00Z">
                                    <w:r w:rsidRPr="00E260F1" w:rsidDel="00C92AAD">
                                      <w:rPr>
                                        <w:rFonts w:ascii="Times New Roman" w:hAnsi="Times New Roman" w:cs="Times New Roman"/>
                                        <w:color w:val="000000"/>
                                        <w:sz w:val="18"/>
                                        <w:szCs w:val="18"/>
                                        <w:rPrChange w:id="677"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678"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679" w:author="Maino Vieytes, Christian (NIH/NIA/IRP) [F]" w:date="2023-11-16T08:30:00Z">
                                        <w:rPr>
                                          <w:rFonts w:ascii="Times New Roman" w:hAnsi="Times New Roman" w:cs="Times New Roman"/>
                                          <w:sz w:val="20"/>
                                          <w:szCs w:val="20"/>
                                        </w:rPr>
                                      </w:rPrChange>
                                    </w:rPr>
                                  </w:pPr>
                                  <w:ins w:id="680" w:author="Maino Vieytes, Christian (NIH/NIA/IRP) [F]" w:date="2023-11-16T08:30:00Z">
                                    <w:r w:rsidRPr="00E260F1">
                                      <w:rPr>
                                        <w:rFonts w:ascii="Times New Roman" w:hAnsi="Times New Roman" w:cs="Times New Roman"/>
                                        <w:color w:val="000000"/>
                                        <w:sz w:val="18"/>
                                        <w:szCs w:val="18"/>
                                        <w:rPrChange w:id="681" w:author="Maino Vieytes, Christian (NIH/NIA/IRP) [F]" w:date="2023-11-16T08:30:00Z">
                                          <w:rPr>
                                            <w:rFonts w:ascii="Calibri" w:hAnsi="Calibri" w:cs="Calibri"/>
                                            <w:color w:val="000000"/>
                                          </w:rPr>
                                        </w:rPrChange>
                                      </w:rPr>
                                      <w:t>-0.16</w:t>
                                    </w:r>
                                  </w:ins>
                                  <w:del w:id="682" w:author="Maino Vieytes, Christian (NIH/NIA/IRP) [F]" w:date="2023-11-15T15:22:00Z">
                                    <w:r w:rsidRPr="00E260F1" w:rsidDel="00C92AAD">
                                      <w:rPr>
                                        <w:rFonts w:ascii="Times New Roman" w:hAnsi="Times New Roman" w:cs="Times New Roman"/>
                                        <w:color w:val="000000"/>
                                        <w:sz w:val="18"/>
                                        <w:szCs w:val="18"/>
                                        <w:rPrChange w:id="683"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684"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685" w:author="Maino Vieytes, Christian (NIH/NIA/IRP) [F]" w:date="2023-11-16T08:33:00Z">
                                        <w:rPr>
                                          <w:rFonts w:ascii="Times New Roman" w:hAnsi="Times New Roman" w:cs="Times New Roman"/>
                                          <w:sz w:val="20"/>
                                          <w:szCs w:val="20"/>
                                        </w:rPr>
                                      </w:rPrChange>
                                    </w:rPr>
                                  </w:pPr>
                                  <w:ins w:id="686" w:author="Maino Vieytes, Christian (NIH/NIA/IRP) [F]" w:date="2023-11-16T08:30:00Z">
                                    <w:r w:rsidRPr="005E1339">
                                      <w:rPr>
                                        <w:rFonts w:ascii="Times New Roman" w:hAnsi="Times New Roman" w:cs="Times New Roman"/>
                                        <w:b/>
                                        <w:bCs/>
                                        <w:color w:val="000000"/>
                                        <w:sz w:val="18"/>
                                        <w:szCs w:val="18"/>
                                        <w:rPrChange w:id="687" w:author="Maino Vieytes, Christian (NIH/NIA/IRP) [F]" w:date="2023-11-16T08:33:00Z">
                                          <w:rPr>
                                            <w:rFonts w:ascii="Calibri" w:hAnsi="Calibri" w:cs="Calibri"/>
                                            <w:color w:val="000000"/>
                                          </w:rPr>
                                        </w:rPrChange>
                                      </w:rPr>
                                      <w:t>0.33</w:t>
                                    </w:r>
                                  </w:ins>
                                  <w:del w:id="688" w:author="Maino Vieytes, Christian (NIH/NIA/IRP) [F]" w:date="2023-11-15T15:22:00Z">
                                    <w:r w:rsidRPr="005E1339" w:rsidDel="00C92AAD">
                                      <w:rPr>
                                        <w:rFonts w:ascii="Times New Roman" w:hAnsi="Times New Roman" w:cs="Times New Roman"/>
                                        <w:b/>
                                        <w:bCs/>
                                        <w:color w:val="000000"/>
                                        <w:sz w:val="18"/>
                                        <w:szCs w:val="18"/>
                                        <w:rPrChange w:id="689"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690"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691" w:author="Maino Vieytes, Christian (NIH/NIA/IRP) [F]" w:date="2023-11-16T08:30:00Z">
                                        <w:rPr>
                                          <w:rFonts w:ascii="Times New Roman" w:hAnsi="Times New Roman" w:cs="Times New Roman"/>
                                          <w:color w:val="000000"/>
                                          <w:sz w:val="20"/>
                                          <w:szCs w:val="20"/>
                                        </w:rPr>
                                      </w:rPrChange>
                                    </w:rPr>
                                  </w:pPr>
                                  <w:ins w:id="692" w:author="Maino Vieytes, Christian (NIH/NIA/IRP) [F]" w:date="2023-11-16T08:30:00Z">
                                    <w:r w:rsidRPr="00E260F1">
                                      <w:rPr>
                                        <w:rFonts w:ascii="Times New Roman" w:hAnsi="Times New Roman" w:cs="Times New Roman"/>
                                        <w:color w:val="000000"/>
                                        <w:sz w:val="18"/>
                                        <w:szCs w:val="18"/>
                                        <w:rPrChange w:id="693" w:author="Maino Vieytes, Christian (NIH/NIA/IRP) [F]" w:date="2023-11-16T08:30:00Z">
                                          <w:rPr>
                                            <w:rFonts w:ascii="Calibri" w:hAnsi="Calibri" w:cs="Calibri"/>
                                            <w:color w:val="000000"/>
                                          </w:rPr>
                                        </w:rPrChange>
                                      </w:rPr>
                                      <w:t>-0.19</w:t>
                                    </w:r>
                                  </w:ins>
                                  <w:del w:id="694" w:author="Maino Vieytes, Christian (NIH/NIA/IRP) [F]" w:date="2023-11-15T15:22:00Z">
                                    <w:r w:rsidRPr="00E260F1" w:rsidDel="00C92AAD">
                                      <w:rPr>
                                        <w:rFonts w:ascii="Times New Roman" w:hAnsi="Times New Roman" w:cs="Times New Roman"/>
                                        <w:color w:val="000000"/>
                                        <w:sz w:val="18"/>
                                        <w:szCs w:val="18"/>
                                        <w:rPrChange w:id="695"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69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69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69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699"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700"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701" w:author="Maino Vieytes, Christian (NIH/NIA/IRP) [F]" w:date="2023-11-16T08:30:00Z">
                                        <w:rPr>
                                          <w:rFonts w:ascii="Times New Roman" w:hAnsi="Times New Roman" w:cs="Times New Roman"/>
                                          <w:sz w:val="20"/>
                                          <w:szCs w:val="20"/>
                                        </w:rPr>
                                      </w:rPrChange>
                                    </w:rPr>
                                  </w:pPr>
                                  <w:ins w:id="702" w:author="Maino Vieytes, Christian (NIH/NIA/IRP) [F]" w:date="2023-11-16T08:30:00Z">
                                    <w:r w:rsidRPr="00E260F1">
                                      <w:rPr>
                                        <w:rFonts w:ascii="Times New Roman" w:hAnsi="Times New Roman" w:cs="Times New Roman"/>
                                        <w:color w:val="000000"/>
                                        <w:sz w:val="18"/>
                                        <w:szCs w:val="18"/>
                                        <w:rPrChange w:id="703" w:author="Maino Vieytes, Christian (NIH/NIA/IRP) [F]" w:date="2023-11-16T08:30:00Z">
                                          <w:rPr>
                                            <w:rFonts w:ascii="Calibri" w:hAnsi="Calibri" w:cs="Calibri"/>
                                            <w:color w:val="000000"/>
                                          </w:rPr>
                                        </w:rPrChange>
                                      </w:rPr>
                                      <w:t>0.060</w:t>
                                    </w:r>
                                  </w:ins>
                                  <w:del w:id="704" w:author="Maino Vieytes, Christian (NIH/NIA/IRP) [F]" w:date="2023-11-15T15:22:00Z">
                                    <w:r w:rsidRPr="00E260F1" w:rsidDel="00C92AAD">
                                      <w:rPr>
                                        <w:rFonts w:ascii="Times New Roman" w:hAnsi="Times New Roman" w:cs="Times New Roman"/>
                                        <w:color w:val="000000"/>
                                        <w:sz w:val="18"/>
                                        <w:szCs w:val="18"/>
                                        <w:rPrChange w:id="705"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706"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707" w:author="Maino Vieytes, Christian (NIH/NIA/IRP) [F]" w:date="2023-11-16T08:30:00Z">
                                        <w:rPr>
                                          <w:rFonts w:ascii="Times New Roman" w:hAnsi="Times New Roman" w:cs="Times New Roman"/>
                                          <w:sz w:val="20"/>
                                          <w:szCs w:val="20"/>
                                        </w:rPr>
                                      </w:rPrChange>
                                    </w:rPr>
                                  </w:pPr>
                                  <w:ins w:id="708" w:author="Maino Vieytes, Christian (NIH/NIA/IRP) [F]" w:date="2023-11-16T08:30:00Z">
                                    <w:r w:rsidRPr="00E260F1">
                                      <w:rPr>
                                        <w:rFonts w:ascii="Times New Roman" w:hAnsi="Times New Roman" w:cs="Times New Roman"/>
                                        <w:color w:val="000000"/>
                                        <w:sz w:val="18"/>
                                        <w:szCs w:val="18"/>
                                        <w:rPrChange w:id="709" w:author="Maino Vieytes, Christian (NIH/NIA/IRP) [F]" w:date="2023-11-16T08:30:00Z">
                                          <w:rPr>
                                            <w:rFonts w:ascii="Calibri" w:hAnsi="Calibri" w:cs="Calibri"/>
                                            <w:color w:val="000000"/>
                                          </w:rPr>
                                        </w:rPrChange>
                                      </w:rPr>
                                      <w:t>-0.090</w:t>
                                    </w:r>
                                  </w:ins>
                                  <w:del w:id="710" w:author="Maino Vieytes, Christian (NIH/NIA/IRP) [F]" w:date="2023-11-15T15:22:00Z">
                                    <w:r w:rsidRPr="00E260F1" w:rsidDel="00C92AAD">
                                      <w:rPr>
                                        <w:rFonts w:ascii="Times New Roman" w:hAnsi="Times New Roman" w:cs="Times New Roman"/>
                                        <w:color w:val="000000"/>
                                        <w:sz w:val="18"/>
                                        <w:szCs w:val="18"/>
                                        <w:rPrChange w:id="711"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712"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713" w:author="Maino Vieytes, Christian (NIH/NIA/IRP) [F]" w:date="2023-11-16T08:33:00Z">
                                        <w:rPr>
                                          <w:rFonts w:ascii="Times New Roman" w:hAnsi="Times New Roman" w:cs="Times New Roman"/>
                                          <w:sz w:val="20"/>
                                          <w:szCs w:val="20"/>
                                        </w:rPr>
                                      </w:rPrChange>
                                    </w:rPr>
                                  </w:pPr>
                                  <w:ins w:id="714" w:author="Maino Vieytes, Christian (NIH/NIA/IRP) [F]" w:date="2023-11-16T08:30:00Z">
                                    <w:r w:rsidRPr="005E1339">
                                      <w:rPr>
                                        <w:rFonts w:ascii="Times New Roman" w:hAnsi="Times New Roman" w:cs="Times New Roman"/>
                                        <w:b/>
                                        <w:bCs/>
                                        <w:color w:val="000000"/>
                                        <w:sz w:val="18"/>
                                        <w:szCs w:val="18"/>
                                        <w:rPrChange w:id="715" w:author="Maino Vieytes, Christian (NIH/NIA/IRP) [F]" w:date="2023-11-16T08:33:00Z">
                                          <w:rPr>
                                            <w:rFonts w:ascii="Calibri" w:hAnsi="Calibri" w:cs="Calibri"/>
                                            <w:color w:val="000000"/>
                                          </w:rPr>
                                        </w:rPrChange>
                                      </w:rPr>
                                      <w:t>0.29</w:t>
                                    </w:r>
                                  </w:ins>
                                  <w:del w:id="716" w:author="Maino Vieytes, Christian (NIH/NIA/IRP) [F]" w:date="2023-11-15T15:22:00Z">
                                    <w:r w:rsidRPr="005E1339" w:rsidDel="00C92AAD">
                                      <w:rPr>
                                        <w:rFonts w:ascii="Times New Roman" w:hAnsi="Times New Roman" w:cs="Times New Roman"/>
                                        <w:b/>
                                        <w:bCs/>
                                        <w:color w:val="000000"/>
                                        <w:sz w:val="18"/>
                                        <w:szCs w:val="18"/>
                                        <w:rPrChange w:id="717"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718"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719" w:author="Maino Vieytes, Christian (NIH/NIA/IRP) [F]" w:date="2023-11-16T08:30:00Z">
                                        <w:rPr>
                                          <w:rFonts w:ascii="Times New Roman" w:hAnsi="Times New Roman" w:cs="Times New Roman"/>
                                          <w:color w:val="000000"/>
                                          <w:sz w:val="20"/>
                                          <w:szCs w:val="20"/>
                                        </w:rPr>
                                      </w:rPrChange>
                                    </w:rPr>
                                  </w:pPr>
                                  <w:ins w:id="720" w:author="Maino Vieytes, Christian (NIH/NIA/IRP) [F]" w:date="2023-11-16T08:30:00Z">
                                    <w:r w:rsidRPr="00E260F1">
                                      <w:rPr>
                                        <w:rFonts w:ascii="Times New Roman" w:hAnsi="Times New Roman" w:cs="Times New Roman"/>
                                        <w:color w:val="000000"/>
                                        <w:sz w:val="18"/>
                                        <w:szCs w:val="18"/>
                                        <w:rPrChange w:id="721" w:author="Maino Vieytes, Christian (NIH/NIA/IRP) [F]" w:date="2023-11-16T08:30:00Z">
                                          <w:rPr>
                                            <w:rFonts w:ascii="Calibri" w:hAnsi="Calibri" w:cs="Calibri"/>
                                            <w:color w:val="000000"/>
                                          </w:rPr>
                                        </w:rPrChange>
                                      </w:rPr>
                                      <w:t>-0.12</w:t>
                                    </w:r>
                                  </w:ins>
                                  <w:del w:id="722" w:author="Maino Vieytes, Christian (NIH/NIA/IRP) [F]" w:date="2023-11-15T15:22:00Z">
                                    <w:r w:rsidRPr="00E260F1" w:rsidDel="00C92AAD">
                                      <w:rPr>
                                        <w:rFonts w:ascii="Times New Roman" w:hAnsi="Times New Roman" w:cs="Times New Roman"/>
                                        <w:color w:val="000000"/>
                                        <w:sz w:val="18"/>
                                        <w:szCs w:val="18"/>
                                        <w:rPrChange w:id="723"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72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2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72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27"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728"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729" w:author="Maino Vieytes, Christian (NIH/NIA/IRP) [F]" w:date="2023-11-16T08:30:00Z">
                                        <w:rPr>
                                          <w:rFonts w:ascii="Times New Roman" w:hAnsi="Times New Roman" w:cs="Times New Roman"/>
                                          <w:sz w:val="20"/>
                                          <w:szCs w:val="20"/>
                                        </w:rPr>
                                      </w:rPrChange>
                                    </w:rPr>
                                  </w:pPr>
                                  <w:ins w:id="730" w:author="Maino Vieytes, Christian (NIH/NIA/IRP) [F]" w:date="2023-11-16T08:30:00Z">
                                    <w:r w:rsidRPr="00E260F1">
                                      <w:rPr>
                                        <w:rFonts w:ascii="Times New Roman" w:hAnsi="Times New Roman" w:cs="Times New Roman"/>
                                        <w:color w:val="000000"/>
                                        <w:sz w:val="18"/>
                                        <w:szCs w:val="18"/>
                                        <w:rPrChange w:id="731" w:author="Maino Vieytes, Christian (NIH/NIA/IRP) [F]" w:date="2023-11-16T08:30:00Z">
                                          <w:rPr>
                                            <w:rFonts w:ascii="Calibri" w:hAnsi="Calibri" w:cs="Calibri"/>
                                            <w:color w:val="000000"/>
                                          </w:rPr>
                                        </w:rPrChange>
                                      </w:rPr>
                                      <w:t>-0.030</w:t>
                                    </w:r>
                                  </w:ins>
                                  <w:del w:id="732" w:author="Maino Vieytes, Christian (NIH/NIA/IRP) [F]" w:date="2023-11-15T15:22:00Z">
                                    <w:r w:rsidRPr="00E260F1" w:rsidDel="00C92AAD">
                                      <w:rPr>
                                        <w:rFonts w:ascii="Times New Roman" w:hAnsi="Times New Roman" w:cs="Times New Roman"/>
                                        <w:color w:val="000000"/>
                                        <w:sz w:val="18"/>
                                        <w:szCs w:val="18"/>
                                        <w:rPrChange w:id="733"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734"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735" w:author="Maino Vieytes, Christian (NIH/NIA/IRP) [F]" w:date="2023-11-16T08:30:00Z">
                                        <w:rPr>
                                          <w:rFonts w:ascii="Times New Roman" w:hAnsi="Times New Roman" w:cs="Times New Roman"/>
                                          <w:sz w:val="20"/>
                                          <w:szCs w:val="20"/>
                                        </w:rPr>
                                      </w:rPrChange>
                                    </w:rPr>
                                  </w:pPr>
                                  <w:ins w:id="736" w:author="Maino Vieytes, Christian (NIH/NIA/IRP) [F]" w:date="2023-11-16T08:30:00Z">
                                    <w:r w:rsidRPr="00E260F1">
                                      <w:rPr>
                                        <w:rFonts w:ascii="Times New Roman" w:hAnsi="Times New Roman" w:cs="Times New Roman"/>
                                        <w:color w:val="000000"/>
                                        <w:sz w:val="18"/>
                                        <w:szCs w:val="18"/>
                                        <w:rPrChange w:id="737" w:author="Maino Vieytes, Christian (NIH/NIA/IRP) [F]" w:date="2023-11-16T08:30:00Z">
                                          <w:rPr>
                                            <w:rFonts w:ascii="Calibri" w:hAnsi="Calibri" w:cs="Calibri"/>
                                            <w:color w:val="000000"/>
                                          </w:rPr>
                                        </w:rPrChange>
                                      </w:rPr>
                                      <w:t>0.15</w:t>
                                    </w:r>
                                  </w:ins>
                                  <w:del w:id="738" w:author="Maino Vieytes, Christian (NIH/NIA/IRP) [F]" w:date="2023-11-15T15:22:00Z">
                                    <w:r w:rsidRPr="00E260F1" w:rsidDel="00C92AAD">
                                      <w:rPr>
                                        <w:rFonts w:ascii="Times New Roman" w:hAnsi="Times New Roman" w:cs="Times New Roman"/>
                                        <w:color w:val="000000"/>
                                        <w:sz w:val="18"/>
                                        <w:szCs w:val="18"/>
                                        <w:rPrChange w:id="739"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740"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741" w:author="Maino Vieytes, Christian (NIH/NIA/IRP) [F]" w:date="2023-11-16T08:30:00Z">
                                        <w:rPr>
                                          <w:rFonts w:ascii="Times New Roman" w:hAnsi="Times New Roman" w:cs="Times New Roman"/>
                                          <w:b/>
                                          <w:bCs/>
                                          <w:sz w:val="20"/>
                                          <w:szCs w:val="20"/>
                                        </w:rPr>
                                      </w:rPrChange>
                                    </w:rPr>
                                  </w:pPr>
                                  <w:ins w:id="742" w:author="Maino Vieytes, Christian (NIH/NIA/IRP) [F]" w:date="2023-11-16T08:30:00Z">
                                    <w:r w:rsidRPr="00E260F1">
                                      <w:rPr>
                                        <w:rFonts w:ascii="Times New Roman" w:hAnsi="Times New Roman" w:cs="Times New Roman"/>
                                        <w:color w:val="000000"/>
                                        <w:sz w:val="18"/>
                                        <w:szCs w:val="18"/>
                                        <w:rPrChange w:id="743" w:author="Maino Vieytes, Christian (NIH/NIA/IRP) [F]" w:date="2023-11-16T08:30:00Z">
                                          <w:rPr>
                                            <w:rFonts w:ascii="Calibri" w:hAnsi="Calibri" w:cs="Calibri"/>
                                            <w:color w:val="000000"/>
                                          </w:rPr>
                                        </w:rPrChange>
                                      </w:rPr>
                                      <w:t>-0.14</w:t>
                                    </w:r>
                                  </w:ins>
                                  <w:del w:id="744" w:author="Maino Vieytes, Christian (NIH/NIA/IRP) [F]" w:date="2023-11-15T15:22:00Z">
                                    <w:r w:rsidRPr="00E260F1" w:rsidDel="00C92AAD">
                                      <w:rPr>
                                        <w:rFonts w:ascii="Times New Roman" w:hAnsi="Times New Roman" w:cs="Times New Roman"/>
                                        <w:color w:val="000000"/>
                                        <w:sz w:val="18"/>
                                        <w:szCs w:val="18"/>
                                        <w:rPrChange w:id="745"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746"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747" w:author="Maino Vieytes, Christian (NIH/NIA/IRP) [F]" w:date="2023-11-16T08:30:00Z">
                                        <w:rPr>
                                          <w:rFonts w:ascii="Times New Roman" w:hAnsi="Times New Roman" w:cs="Times New Roman"/>
                                          <w:color w:val="000000"/>
                                          <w:sz w:val="20"/>
                                          <w:szCs w:val="20"/>
                                        </w:rPr>
                                      </w:rPrChange>
                                    </w:rPr>
                                  </w:pPr>
                                  <w:ins w:id="748" w:author="Maino Vieytes, Christian (NIH/NIA/IRP) [F]" w:date="2023-11-16T08:30:00Z">
                                    <w:r w:rsidRPr="00E260F1">
                                      <w:rPr>
                                        <w:rFonts w:ascii="Times New Roman" w:hAnsi="Times New Roman" w:cs="Times New Roman"/>
                                        <w:color w:val="000000"/>
                                        <w:sz w:val="18"/>
                                        <w:szCs w:val="18"/>
                                        <w:rPrChange w:id="749" w:author="Maino Vieytes, Christian (NIH/NIA/IRP) [F]" w:date="2023-11-16T08:30:00Z">
                                          <w:rPr>
                                            <w:rFonts w:ascii="Calibri" w:hAnsi="Calibri" w:cs="Calibri"/>
                                            <w:color w:val="000000"/>
                                          </w:rPr>
                                        </w:rPrChange>
                                      </w:rPr>
                                      <w:t>0.060</w:t>
                                    </w:r>
                                  </w:ins>
                                  <w:del w:id="750" w:author="Maino Vieytes, Christian (NIH/NIA/IRP) [F]" w:date="2023-11-15T15:22:00Z">
                                    <w:r w:rsidRPr="00E260F1" w:rsidDel="00C92AAD">
                                      <w:rPr>
                                        <w:rFonts w:ascii="Times New Roman" w:hAnsi="Times New Roman" w:cs="Times New Roman"/>
                                        <w:color w:val="000000"/>
                                        <w:sz w:val="18"/>
                                        <w:szCs w:val="18"/>
                                        <w:rPrChange w:id="751"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75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5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75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55"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756"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757" w:author="Maino Vieytes, Christian (NIH/NIA/IRP) [F]" w:date="2023-11-16T08:30:00Z">
                                        <w:rPr>
                                          <w:rFonts w:ascii="Times New Roman" w:hAnsi="Times New Roman" w:cs="Times New Roman"/>
                                          <w:sz w:val="20"/>
                                          <w:szCs w:val="20"/>
                                        </w:rPr>
                                      </w:rPrChange>
                                    </w:rPr>
                                  </w:pPr>
                                  <w:ins w:id="758" w:author="Maino Vieytes, Christian (NIH/NIA/IRP) [F]" w:date="2023-11-16T08:30:00Z">
                                    <w:r w:rsidRPr="00E260F1">
                                      <w:rPr>
                                        <w:rFonts w:ascii="Times New Roman" w:hAnsi="Times New Roman" w:cs="Times New Roman"/>
                                        <w:color w:val="000000"/>
                                        <w:sz w:val="18"/>
                                        <w:szCs w:val="18"/>
                                        <w:rPrChange w:id="759" w:author="Maino Vieytes, Christian (NIH/NIA/IRP) [F]" w:date="2023-11-16T08:30:00Z">
                                          <w:rPr>
                                            <w:rFonts w:ascii="Calibri" w:hAnsi="Calibri" w:cs="Calibri"/>
                                            <w:color w:val="000000"/>
                                          </w:rPr>
                                        </w:rPrChange>
                                      </w:rPr>
                                      <w:t>-0.13</w:t>
                                    </w:r>
                                  </w:ins>
                                  <w:del w:id="760" w:author="Maino Vieytes, Christian (NIH/NIA/IRP) [F]" w:date="2023-11-15T15:22:00Z">
                                    <w:r w:rsidRPr="00E260F1" w:rsidDel="00C92AAD">
                                      <w:rPr>
                                        <w:rFonts w:ascii="Times New Roman" w:hAnsi="Times New Roman" w:cs="Times New Roman"/>
                                        <w:color w:val="000000"/>
                                        <w:sz w:val="18"/>
                                        <w:szCs w:val="18"/>
                                        <w:rPrChange w:id="761"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762"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763" w:author="Maino Vieytes, Christian (NIH/NIA/IRP) [F]" w:date="2023-11-16T08:30:00Z">
                                        <w:rPr>
                                          <w:rFonts w:ascii="Times New Roman" w:hAnsi="Times New Roman" w:cs="Times New Roman"/>
                                          <w:sz w:val="20"/>
                                          <w:szCs w:val="20"/>
                                        </w:rPr>
                                      </w:rPrChange>
                                    </w:rPr>
                                  </w:pPr>
                                  <w:ins w:id="764" w:author="Maino Vieytes, Christian (NIH/NIA/IRP) [F]" w:date="2023-11-16T08:30:00Z">
                                    <w:r w:rsidRPr="00E260F1">
                                      <w:rPr>
                                        <w:rFonts w:ascii="Times New Roman" w:hAnsi="Times New Roman" w:cs="Times New Roman"/>
                                        <w:color w:val="000000"/>
                                        <w:sz w:val="18"/>
                                        <w:szCs w:val="18"/>
                                        <w:rPrChange w:id="765" w:author="Maino Vieytes, Christian (NIH/NIA/IRP) [F]" w:date="2023-11-16T08:30:00Z">
                                          <w:rPr>
                                            <w:rFonts w:ascii="Calibri" w:hAnsi="Calibri" w:cs="Calibri"/>
                                            <w:color w:val="000000"/>
                                          </w:rPr>
                                        </w:rPrChange>
                                      </w:rPr>
                                      <w:t>-0.050</w:t>
                                    </w:r>
                                  </w:ins>
                                  <w:del w:id="766" w:author="Maino Vieytes, Christian (NIH/NIA/IRP) [F]" w:date="2023-11-15T15:22:00Z">
                                    <w:r w:rsidRPr="00E260F1" w:rsidDel="00C92AAD">
                                      <w:rPr>
                                        <w:rFonts w:ascii="Times New Roman" w:hAnsi="Times New Roman" w:cs="Times New Roman"/>
                                        <w:color w:val="000000"/>
                                        <w:sz w:val="18"/>
                                        <w:szCs w:val="18"/>
                                        <w:rPrChange w:id="767"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768"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769" w:author="Maino Vieytes, Christian (NIH/NIA/IRP) [F]" w:date="2023-11-16T08:30:00Z">
                                        <w:rPr>
                                          <w:rFonts w:ascii="Times New Roman" w:hAnsi="Times New Roman" w:cs="Times New Roman"/>
                                          <w:b/>
                                          <w:bCs/>
                                          <w:sz w:val="20"/>
                                          <w:szCs w:val="20"/>
                                        </w:rPr>
                                      </w:rPrChange>
                                    </w:rPr>
                                  </w:pPr>
                                  <w:ins w:id="770" w:author="Maino Vieytes, Christian (NIH/NIA/IRP) [F]" w:date="2023-11-16T08:30:00Z">
                                    <w:r w:rsidRPr="00E260F1">
                                      <w:rPr>
                                        <w:rFonts w:ascii="Times New Roman" w:hAnsi="Times New Roman" w:cs="Times New Roman"/>
                                        <w:color w:val="000000"/>
                                        <w:sz w:val="18"/>
                                        <w:szCs w:val="18"/>
                                        <w:rPrChange w:id="771" w:author="Maino Vieytes, Christian (NIH/NIA/IRP) [F]" w:date="2023-11-16T08:30:00Z">
                                          <w:rPr>
                                            <w:rFonts w:ascii="Calibri" w:hAnsi="Calibri" w:cs="Calibri"/>
                                            <w:color w:val="000000"/>
                                          </w:rPr>
                                        </w:rPrChange>
                                      </w:rPr>
                                      <w:t>-0.19</w:t>
                                    </w:r>
                                  </w:ins>
                                  <w:del w:id="772" w:author="Maino Vieytes, Christian (NIH/NIA/IRP) [F]" w:date="2023-11-15T15:22:00Z">
                                    <w:r w:rsidRPr="00E260F1" w:rsidDel="00C92AAD">
                                      <w:rPr>
                                        <w:rFonts w:ascii="Times New Roman" w:hAnsi="Times New Roman" w:cs="Times New Roman"/>
                                        <w:color w:val="000000"/>
                                        <w:sz w:val="18"/>
                                        <w:szCs w:val="18"/>
                                        <w:rPrChange w:id="773"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774"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775" w:author="Maino Vieytes, Christian (NIH/NIA/IRP) [F]" w:date="2023-11-16T08:35:00Z">
                                        <w:rPr>
                                          <w:rFonts w:ascii="Times New Roman" w:hAnsi="Times New Roman" w:cs="Times New Roman"/>
                                          <w:color w:val="000000"/>
                                          <w:sz w:val="20"/>
                                          <w:szCs w:val="20"/>
                                        </w:rPr>
                                      </w:rPrChange>
                                    </w:rPr>
                                  </w:pPr>
                                  <w:ins w:id="776" w:author="Maino Vieytes, Christian (NIH/NIA/IRP) [F]" w:date="2023-11-16T08:30:00Z">
                                    <w:r w:rsidRPr="005E1339">
                                      <w:rPr>
                                        <w:rFonts w:ascii="Times New Roman" w:hAnsi="Times New Roman" w:cs="Times New Roman"/>
                                        <w:b/>
                                        <w:bCs/>
                                        <w:color w:val="000000"/>
                                        <w:sz w:val="18"/>
                                        <w:szCs w:val="18"/>
                                        <w:rPrChange w:id="777" w:author="Maino Vieytes, Christian (NIH/NIA/IRP) [F]" w:date="2023-11-16T08:35:00Z">
                                          <w:rPr>
                                            <w:rFonts w:ascii="Calibri" w:hAnsi="Calibri" w:cs="Calibri"/>
                                            <w:color w:val="000000"/>
                                          </w:rPr>
                                        </w:rPrChange>
                                      </w:rPr>
                                      <w:t>0.22</w:t>
                                    </w:r>
                                  </w:ins>
                                  <w:del w:id="778" w:author="Maino Vieytes, Christian (NIH/NIA/IRP) [F]" w:date="2023-11-15T15:22:00Z">
                                    <w:r w:rsidRPr="005E1339" w:rsidDel="00C92AAD">
                                      <w:rPr>
                                        <w:rFonts w:ascii="Times New Roman" w:hAnsi="Times New Roman" w:cs="Times New Roman"/>
                                        <w:b/>
                                        <w:bCs/>
                                        <w:color w:val="000000"/>
                                        <w:sz w:val="18"/>
                                        <w:szCs w:val="18"/>
                                        <w:rPrChange w:id="779"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78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78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78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783"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784"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785" w:author="Maino Vieytes, Christian (NIH/NIA/IRP) [F]" w:date="2023-11-16T08:30:00Z">
                                        <w:rPr>
                                          <w:rFonts w:ascii="Times New Roman" w:hAnsi="Times New Roman" w:cs="Times New Roman"/>
                                          <w:sz w:val="20"/>
                                          <w:szCs w:val="20"/>
                                        </w:rPr>
                                      </w:rPrChange>
                                    </w:rPr>
                                  </w:pPr>
                                  <w:ins w:id="786" w:author="Maino Vieytes, Christian (NIH/NIA/IRP) [F]" w:date="2023-11-16T08:30:00Z">
                                    <w:r w:rsidRPr="00E260F1">
                                      <w:rPr>
                                        <w:rFonts w:ascii="Times New Roman" w:hAnsi="Times New Roman" w:cs="Times New Roman"/>
                                        <w:color w:val="000000"/>
                                        <w:sz w:val="18"/>
                                        <w:szCs w:val="18"/>
                                        <w:rPrChange w:id="787" w:author="Maino Vieytes, Christian (NIH/NIA/IRP) [F]" w:date="2023-11-16T08:30:00Z">
                                          <w:rPr>
                                            <w:rFonts w:ascii="Calibri" w:hAnsi="Calibri" w:cs="Calibri"/>
                                            <w:color w:val="000000"/>
                                          </w:rPr>
                                        </w:rPrChange>
                                      </w:rPr>
                                      <w:t>-0.050</w:t>
                                    </w:r>
                                  </w:ins>
                                  <w:del w:id="788" w:author="Maino Vieytes, Christian (NIH/NIA/IRP) [F]" w:date="2023-11-15T15:22:00Z">
                                    <w:r w:rsidRPr="00E260F1" w:rsidDel="00C92AAD">
                                      <w:rPr>
                                        <w:rFonts w:ascii="Times New Roman" w:hAnsi="Times New Roman" w:cs="Times New Roman"/>
                                        <w:color w:val="000000"/>
                                        <w:sz w:val="18"/>
                                        <w:szCs w:val="18"/>
                                        <w:rPrChange w:id="789"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790"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791" w:author="Maino Vieytes, Christian (NIH/NIA/IRP) [F]" w:date="2023-11-16T08:30:00Z">
                                        <w:rPr>
                                          <w:rFonts w:ascii="Times New Roman" w:hAnsi="Times New Roman" w:cs="Times New Roman"/>
                                          <w:sz w:val="20"/>
                                          <w:szCs w:val="20"/>
                                        </w:rPr>
                                      </w:rPrChange>
                                    </w:rPr>
                                  </w:pPr>
                                  <w:ins w:id="792" w:author="Maino Vieytes, Christian (NIH/NIA/IRP) [F]" w:date="2023-11-16T08:30:00Z">
                                    <w:r w:rsidRPr="00E260F1">
                                      <w:rPr>
                                        <w:rFonts w:ascii="Times New Roman" w:hAnsi="Times New Roman" w:cs="Times New Roman"/>
                                        <w:color w:val="000000"/>
                                        <w:sz w:val="18"/>
                                        <w:szCs w:val="18"/>
                                        <w:rPrChange w:id="793" w:author="Maino Vieytes, Christian (NIH/NIA/IRP) [F]" w:date="2023-11-16T08:30:00Z">
                                          <w:rPr>
                                            <w:rFonts w:ascii="Calibri" w:hAnsi="Calibri" w:cs="Calibri"/>
                                            <w:color w:val="000000"/>
                                          </w:rPr>
                                        </w:rPrChange>
                                      </w:rPr>
                                      <w:t>0.030</w:t>
                                    </w:r>
                                  </w:ins>
                                  <w:del w:id="794" w:author="Maino Vieytes, Christian (NIH/NIA/IRP) [F]" w:date="2023-11-15T15:22:00Z">
                                    <w:r w:rsidRPr="00E260F1" w:rsidDel="00C92AAD">
                                      <w:rPr>
                                        <w:rFonts w:ascii="Times New Roman" w:hAnsi="Times New Roman" w:cs="Times New Roman"/>
                                        <w:color w:val="000000"/>
                                        <w:sz w:val="18"/>
                                        <w:szCs w:val="18"/>
                                        <w:rPrChange w:id="795"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796"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797" w:author="Maino Vieytes, Christian (NIH/NIA/IRP) [F]" w:date="2023-11-16T08:35:00Z">
                                        <w:rPr>
                                          <w:rFonts w:ascii="Times New Roman" w:hAnsi="Times New Roman" w:cs="Times New Roman"/>
                                          <w:sz w:val="20"/>
                                          <w:szCs w:val="20"/>
                                        </w:rPr>
                                      </w:rPrChange>
                                    </w:rPr>
                                  </w:pPr>
                                  <w:ins w:id="798" w:author="Maino Vieytes, Christian (NIH/NIA/IRP) [F]" w:date="2023-11-16T08:30:00Z">
                                    <w:r w:rsidRPr="005E1339">
                                      <w:rPr>
                                        <w:rFonts w:ascii="Times New Roman" w:hAnsi="Times New Roman" w:cs="Times New Roman"/>
                                        <w:b/>
                                        <w:bCs/>
                                        <w:color w:val="000000"/>
                                        <w:sz w:val="18"/>
                                        <w:szCs w:val="18"/>
                                        <w:rPrChange w:id="799" w:author="Maino Vieytes, Christian (NIH/NIA/IRP) [F]" w:date="2023-11-16T08:35:00Z">
                                          <w:rPr>
                                            <w:rFonts w:ascii="Calibri" w:hAnsi="Calibri" w:cs="Calibri"/>
                                            <w:color w:val="000000"/>
                                          </w:rPr>
                                        </w:rPrChange>
                                      </w:rPr>
                                      <w:t>-0.38</w:t>
                                    </w:r>
                                  </w:ins>
                                  <w:del w:id="800" w:author="Maino Vieytes, Christian (NIH/NIA/IRP) [F]" w:date="2023-11-15T15:22:00Z">
                                    <w:r w:rsidRPr="005E1339" w:rsidDel="00C92AAD">
                                      <w:rPr>
                                        <w:rFonts w:ascii="Times New Roman" w:hAnsi="Times New Roman" w:cs="Times New Roman"/>
                                        <w:b/>
                                        <w:bCs/>
                                        <w:color w:val="000000"/>
                                        <w:sz w:val="18"/>
                                        <w:szCs w:val="18"/>
                                        <w:rPrChange w:id="801"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802"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803" w:author="Maino Vieytes, Christian (NIH/NIA/IRP) [F]" w:date="2023-11-16T08:30:00Z">
                                        <w:rPr>
                                          <w:rFonts w:ascii="Times New Roman" w:hAnsi="Times New Roman" w:cs="Times New Roman"/>
                                          <w:color w:val="000000"/>
                                          <w:sz w:val="20"/>
                                          <w:szCs w:val="20"/>
                                        </w:rPr>
                                      </w:rPrChange>
                                    </w:rPr>
                                  </w:pPr>
                                  <w:ins w:id="804" w:author="Maino Vieytes, Christian (NIH/NIA/IRP) [F]" w:date="2023-11-16T08:30:00Z">
                                    <w:r w:rsidRPr="00E260F1">
                                      <w:rPr>
                                        <w:rFonts w:ascii="Times New Roman" w:hAnsi="Times New Roman" w:cs="Times New Roman"/>
                                        <w:color w:val="000000"/>
                                        <w:sz w:val="18"/>
                                        <w:szCs w:val="18"/>
                                        <w:rPrChange w:id="805" w:author="Maino Vieytes, Christian (NIH/NIA/IRP) [F]" w:date="2023-11-16T08:30:00Z">
                                          <w:rPr>
                                            <w:rFonts w:ascii="Calibri" w:hAnsi="Calibri" w:cs="Calibri"/>
                                            <w:color w:val="000000"/>
                                          </w:rPr>
                                        </w:rPrChange>
                                      </w:rPr>
                                      <w:t>0.16</w:t>
                                    </w:r>
                                  </w:ins>
                                  <w:del w:id="806" w:author="Maino Vieytes, Christian (NIH/NIA/IRP) [F]" w:date="2023-11-15T15:22:00Z">
                                    <w:r w:rsidRPr="00E260F1" w:rsidDel="00C92AAD">
                                      <w:rPr>
                                        <w:rFonts w:ascii="Times New Roman" w:hAnsi="Times New Roman" w:cs="Times New Roman"/>
                                        <w:color w:val="000000"/>
                                        <w:sz w:val="18"/>
                                        <w:szCs w:val="18"/>
                                        <w:rPrChange w:id="807"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80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0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81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11"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812"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813" w:author="Maino Vieytes, Christian (NIH/NIA/IRP) [F]" w:date="2023-11-16T08:30:00Z">
                                        <w:rPr>
                                          <w:rFonts w:ascii="Times New Roman" w:hAnsi="Times New Roman" w:cs="Times New Roman"/>
                                          <w:sz w:val="20"/>
                                          <w:szCs w:val="20"/>
                                        </w:rPr>
                                      </w:rPrChange>
                                    </w:rPr>
                                  </w:pPr>
                                  <w:ins w:id="814" w:author="Maino Vieytes, Christian (NIH/NIA/IRP) [F]" w:date="2023-11-16T08:30:00Z">
                                    <w:r w:rsidRPr="00E260F1">
                                      <w:rPr>
                                        <w:rFonts w:ascii="Times New Roman" w:hAnsi="Times New Roman" w:cs="Times New Roman"/>
                                        <w:color w:val="000000"/>
                                        <w:sz w:val="18"/>
                                        <w:szCs w:val="18"/>
                                        <w:rPrChange w:id="815" w:author="Maino Vieytes, Christian (NIH/NIA/IRP) [F]" w:date="2023-11-16T08:30:00Z">
                                          <w:rPr>
                                            <w:rFonts w:ascii="Calibri" w:hAnsi="Calibri" w:cs="Calibri"/>
                                            <w:color w:val="000000"/>
                                          </w:rPr>
                                        </w:rPrChange>
                                      </w:rPr>
                                      <w:t>0.010</w:t>
                                    </w:r>
                                  </w:ins>
                                  <w:del w:id="816" w:author="Maino Vieytes, Christian (NIH/NIA/IRP) [F]" w:date="2023-11-15T15:22:00Z">
                                    <w:r w:rsidRPr="00E260F1" w:rsidDel="00C92AAD">
                                      <w:rPr>
                                        <w:rFonts w:ascii="Times New Roman" w:hAnsi="Times New Roman" w:cs="Times New Roman"/>
                                        <w:color w:val="000000"/>
                                        <w:sz w:val="18"/>
                                        <w:szCs w:val="18"/>
                                        <w:rPrChange w:id="817"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818"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819" w:author="Maino Vieytes, Christian (NIH/NIA/IRP) [F]" w:date="2023-11-16T08:30:00Z">
                                        <w:rPr>
                                          <w:rFonts w:ascii="Times New Roman" w:hAnsi="Times New Roman" w:cs="Times New Roman"/>
                                          <w:sz w:val="20"/>
                                          <w:szCs w:val="20"/>
                                        </w:rPr>
                                      </w:rPrChange>
                                    </w:rPr>
                                  </w:pPr>
                                  <w:ins w:id="820" w:author="Maino Vieytes, Christian (NIH/NIA/IRP) [F]" w:date="2023-11-16T08:30:00Z">
                                    <w:r w:rsidRPr="00E260F1">
                                      <w:rPr>
                                        <w:rFonts w:ascii="Times New Roman" w:hAnsi="Times New Roman" w:cs="Times New Roman"/>
                                        <w:color w:val="000000"/>
                                        <w:sz w:val="18"/>
                                        <w:szCs w:val="18"/>
                                        <w:rPrChange w:id="821" w:author="Maino Vieytes, Christian (NIH/NIA/IRP) [F]" w:date="2023-11-16T08:30:00Z">
                                          <w:rPr>
                                            <w:rFonts w:ascii="Calibri" w:hAnsi="Calibri" w:cs="Calibri"/>
                                            <w:color w:val="000000"/>
                                          </w:rPr>
                                        </w:rPrChange>
                                      </w:rPr>
                                      <w:t>-0.14</w:t>
                                    </w:r>
                                  </w:ins>
                                  <w:del w:id="822" w:author="Maino Vieytes, Christian (NIH/NIA/IRP) [F]" w:date="2023-11-15T15:22:00Z">
                                    <w:r w:rsidRPr="00E260F1" w:rsidDel="00C92AAD">
                                      <w:rPr>
                                        <w:rFonts w:ascii="Times New Roman" w:hAnsi="Times New Roman" w:cs="Times New Roman"/>
                                        <w:color w:val="000000"/>
                                        <w:sz w:val="18"/>
                                        <w:szCs w:val="18"/>
                                        <w:rPrChange w:id="823"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824"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825" w:author="Maino Vieytes, Christian (NIH/NIA/IRP) [F]" w:date="2023-11-16T08:30:00Z">
                                        <w:rPr>
                                          <w:rFonts w:ascii="Times New Roman" w:hAnsi="Times New Roman" w:cs="Times New Roman"/>
                                          <w:sz w:val="20"/>
                                          <w:szCs w:val="20"/>
                                        </w:rPr>
                                      </w:rPrChange>
                                    </w:rPr>
                                  </w:pPr>
                                  <w:ins w:id="826" w:author="Maino Vieytes, Christian (NIH/NIA/IRP) [F]" w:date="2023-11-16T08:30:00Z">
                                    <w:r w:rsidRPr="00E260F1">
                                      <w:rPr>
                                        <w:rFonts w:ascii="Times New Roman" w:hAnsi="Times New Roman" w:cs="Times New Roman"/>
                                        <w:color w:val="000000"/>
                                        <w:sz w:val="18"/>
                                        <w:szCs w:val="18"/>
                                        <w:rPrChange w:id="827" w:author="Maino Vieytes, Christian (NIH/NIA/IRP) [F]" w:date="2023-11-16T08:30:00Z">
                                          <w:rPr>
                                            <w:rFonts w:ascii="Calibri" w:hAnsi="Calibri" w:cs="Calibri"/>
                                            <w:color w:val="000000"/>
                                          </w:rPr>
                                        </w:rPrChange>
                                      </w:rPr>
                                      <w:t>0.15</w:t>
                                    </w:r>
                                  </w:ins>
                                  <w:del w:id="828" w:author="Maino Vieytes, Christian (NIH/NIA/IRP) [F]" w:date="2023-11-15T15:22:00Z">
                                    <w:r w:rsidRPr="00E260F1" w:rsidDel="00C92AAD">
                                      <w:rPr>
                                        <w:rFonts w:ascii="Times New Roman" w:hAnsi="Times New Roman" w:cs="Times New Roman"/>
                                        <w:color w:val="000000"/>
                                        <w:sz w:val="18"/>
                                        <w:szCs w:val="18"/>
                                        <w:rPrChange w:id="829"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830"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831" w:author="Maino Vieytes, Christian (NIH/NIA/IRP) [F]" w:date="2023-11-16T08:30:00Z">
                                        <w:rPr>
                                          <w:rFonts w:ascii="Times New Roman" w:hAnsi="Times New Roman" w:cs="Times New Roman"/>
                                          <w:color w:val="000000"/>
                                          <w:sz w:val="20"/>
                                          <w:szCs w:val="20"/>
                                        </w:rPr>
                                      </w:rPrChange>
                                    </w:rPr>
                                  </w:pPr>
                                  <w:ins w:id="832" w:author="Maino Vieytes, Christian (NIH/NIA/IRP) [F]" w:date="2023-11-16T08:30:00Z">
                                    <w:r w:rsidRPr="00E260F1">
                                      <w:rPr>
                                        <w:rFonts w:ascii="Times New Roman" w:hAnsi="Times New Roman" w:cs="Times New Roman"/>
                                        <w:color w:val="000000"/>
                                        <w:sz w:val="18"/>
                                        <w:szCs w:val="18"/>
                                        <w:rPrChange w:id="833" w:author="Maino Vieytes, Christian (NIH/NIA/IRP) [F]" w:date="2023-11-16T08:30:00Z">
                                          <w:rPr>
                                            <w:rFonts w:ascii="Calibri" w:hAnsi="Calibri" w:cs="Calibri"/>
                                            <w:color w:val="000000"/>
                                          </w:rPr>
                                        </w:rPrChange>
                                      </w:rPr>
                                      <w:t>-0.060</w:t>
                                    </w:r>
                                  </w:ins>
                                  <w:del w:id="834" w:author="Maino Vieytes, Christian (NIH/NIA/IRP) [F]" w:date="2023-11-15T15:22:00Z">
                                    <w:r w:rsidRPr="00E260F1" w:rsidDel="00C92AAD">
                                      <w:rPr>
                                        <w:rFonts w:ascii="Times New Roman" w:hAnsi="Times New Roman" w:cs="Times New Roman"/>
                                        <w:color w:val="000000"/>
                                        <w:sz w:val="18"/>
                                        <w:szCs w:val="18"/>
                                        <w:rPrChange w:id="835"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83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3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83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39"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840"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841" w:author="Maino Vieytes, Christian (NIH/NIA/IRP) [F]" w:date="2023-11-16T08:32:00Z">
                                        <w:rPr>
                                          <w:rFonts w:ascii="Times New Roman" w:hAnsi="Times New Roman" w:cs="Times New Roman"/>
                                          <w:sz w:val="20"/>
                                          <w:szCs w:val="20"/>
                                        </w:rPr>
                                      </w:rPrChange>
                                    </w:rPr>
                                  </w:pPr>
                                  <w:ins w:id="842" w:author="Maino Vieytes, Christian (NIH/NIA/IRP) [F]" w:date="2023-11-16T08:30:00Z">
                                    <w:r w:rsidRPr="005E1339">
                                      <w:rPr>
                                        <w:rFonts w:ascii="Times New Roman" w:hAnsi="Times New Roman" w:cs="Times New Roman"/>
                                        <w:b/>
                                        <w:bCs/>
                                        <w:color w:val="000000"/>
                                        <w:sz w:val="18"/>
                                        <w:szCs w:val="18"/>
                                        <w:rPrChange w:id="843" w:author="Maino Vieytes, Christian (NIH/NIA/IRP) [F]" w:date="2023-11-16T08:32:00Z">
                                          <w:rPr>
                                            <w:rFonts w:ascii="Calibri" w:hAnsi="Calibri" w:cs="Calibri"/>
                                            <w:color w:val="000000"/>
                                          </w:rPr>
                                        </w:rPrChange>
                                      </w:rPr>
                                      <w:t>0.20</w:t>
                                    </w:r>
                                  </w:ins>
                                  <w:del w:id="844" w:author="Maino Vieytes, Christian (NIH/NIA/IRP) [F]" w:date="2023-11-15T15:22:00Z">
                                    <w:r w:rsidRPr="005E1339" w:rsidDel="00C92AAD">
                                      <w:rPr>
                                        <w:rFonts w:ascii="Times New Roman" w:hAnsi="Times New Roman" w:cs="Times New Roman"/>
                                        <w:b/>
                                        <w:bCs/>
                                        <w:color w:val="000000"/>
                                        <w:sz w:val="18"/>
                                        <w:szCs w:val="18"/>
                                        <w:rPrChange w:id="845"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846"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847" w:author="Maino Vieytes, Christian (NIH/NIA/IRP) [F]" w:date="2023-11-16T08:30:00Z">
                                        <w:rPr>
                                          <w:rFonts w:ascii="Times New Roman" w:hAnsi="Times New Roman" w:cs="Times New Roman"/>
                                          <w:sz w:val="20"/>
                                          <w:szCs w:val="20"/>
                                        </w:rPr>
                                      </w:rPrChange>
                                    </w:rPr>
                                  </w:pPr>
                                  <w:ins w:id="848" w:author="Maino Vieytes, Christian (NIH/NIA/IRP) [F]" w:date="2023-11-16T08:30:00Z">
                                    <w:r w:rsidRPr="00E260F1">
                                      <w:rPr>
                                        <w:rFonts w:ascii="Times New Roman" w:hAnsi="Times New Roman" w:cs="Times New Roman"/>
                                        <w:color w:val="000000"/>
                                        <w:sz w:val="18"/>
                                        <w:szCs w:val="18"/>
                                        <w:rPrChange w:id="849" w:author="Maino Vieytes, Christian (NIH/NIA/IRP) [F]" w:date="2023-11-16T08:30:00Z">
                                          <w:rPr>
                                            <w:rFonts w:ascii="Calibri" w:hAnsi="Calibri" w:cs="Calibri"/>
                                            <w:color w:val="000000"/>
                                          </w:rPr>
                                        </w:rPrChange>
                                      </w:rPr>
                                      <w:t>-0.11</w:t>
                                    </w:r>
                                  </w:ins>
                                  <w:del w:id="850" w:author="Maino Vieytes, Christian (NIH/NIA/IRP) [F]" w:date="2023-11-15T15:22:00Z">
                                    <w:r w:rsidRPr="00E260F1" w:rsidDel="00C92AAD">
                                      <w:rPr>
                                        <w:rFonts w:ascii="Times New Roman" w:hAnsi="Times New Roman" w:cs="Times New Roman"/>
                                        <w:color w:val="000000"/>
                                        <w:sz w:val="18"/>
                                        <w:szCs w:val="18"/>
                                        <w:rPrChange w:id="851"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852"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853" w:author="Maino Vieytes, Christian (NIH/NIA/IRP) [F]" w:date="2023-11-16T08:30:00Z">
                                        <w:rPr>
                                          <w:rFonts w:ascii="Times New Roman" w:hAnsi="Times New Roman" w:cs="Times New Roman"/>
                                          <w:b/>
                                          <w:bCs/>
                                          <w:sz w:val="20"/>
                                          <w:szCs w:val="20"/>
                                        </w:rPr>
                                      </w:rPrChange>
                                    </w:rPr>
                                  </w:pPr>
                                  <w:ins w:id="854" w:author="Maino Vieytes, Christian (NIH/NIA/IRP) [F]" w:date="2023-11-16T08:30:00Z">
                                    <w:r w:rsidRPr="00E260F1">
                                      <w:rPr>
                                        <w:rFonts w:ascii="Times New Roman" w:hAnsi="Times New Roman" w:cs="Times New Roman"/>
                                        <w:color w:val="000000"/>
                                        <w:sz w:val="18"/>
                                        <w:szCs w:val="18"/>
                                        <w:rPrChange w:id="855" w:author="Maino Vieytes, Christian (NIH/NIA/IRP) [F]" w:date="2023-11-16T08:30:00Z">
                                          <w:rPr>
                                            <w:rFonts w:ascii="Calibri" w:hAnsi="Calibri" w:cs="Calibri"/>
                                            <w:color w:val="000000"/>
                                          </w:rPr>
                                        </w:rPrChange>
                                      </w:rPr>
                                      <w:t>0.080</w:t>
                                    </w:r>
                                  </w:ins>
                                  <w:del w:id="856" w:author="Maino Vieytes, Christian (NIH/NIA/IRP) [F]" w:date="2023-11-15T15:22:00Z">
                                    <w:r w:rsidRPr="00E260F1" w:rsidDel="00C92AAD">
                                      <w:rPr>
                                        <w:rFonts w:ascii="Times New Roman" w:hAnsi="Times New Roman" w:cs="Times New Roman"/>
                                        <w:b/>
                                        <w:bCs/>
                                        <w:color w:val="000000"/>
                                        <w:sz w:val="18"/>
                                        <w:szCs w:val="18"/>
                                        <w:rPrChange w:id="857"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858"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859" w:author="Maino Vieytes, Christian (NIH/NIA/IRP) [F]" w:date="2023-11-16T08:34:00Z">
                                        <w:rPr>
                                          <w:rFonts w:ascii="Times New Roman" w:hAnsi="Times New Roman" w:cs="Times New Roman"/>
                                          <w:b/>
                                          <w:bCs/>
                                          <w:color w:val="000000"/>
                                          <w:sz w:val="20"/>
                                          <w:szCs w:val="20"/>
                                        </w:rPr>
                                      </w:rPrChange>
                                    </w:rPr>
                                  </w:pPr>
                                  <w:ins w:id="860" w:author="Maino Vieytes, Christian (NIH/NIA/IRP) [F]" w:date="2023-11-16T08:30:00Z">
                                    <w:r w:rsidRPr="005E1339">
                                      <w:rPr>
                                        <w:rFonts w:ascii="Times New Roman" w:hAnsi="Times New Roman" w:cs="Times New Roman"/>
                                        <w:b/>
                                        <w:bCs/>
                                        <w:color w:val="000000"/>
                                        <w:sz w:val="18"/>
                                        <w:szCs w:val="18"/>
                                        <w:rPrChange w:id="861" w:author="Maino Vieytes, Christian (NIH/NIA/IRP) [F]" w:date="2023-11-16T08:34:00Z">
                                          <w:rPr>
                                            <w:rFonts w:ascii="Calibri" w:hAnsi="Calibri" w:cs="Calibri"/>
                                            <w:color w:val="000000"/>
                                          </w:rPr>
                                        </w:rPrChange>
                                      </w:rPr>
                                      <w:t>-0.45</w:t>
                                    </w:r>
                                  </w:ins>
                                  <w:del w:id="862" w:author="Maino Vieytes, Christian (NIH/NIA/IRP) [F]" w:date="2023-11-15T15:22:00Z">
                                    <w:r w:rsidRPr="005E1339" w:rsidDel="00C92AAD">
                                      <w:rPr>
                                        <w:rFonts w:ascii="Times New Roman" w:hAnsi="Times New Roman" w:cs="Times New Roman"/>
                                        <w:b/>
                                        <w:bCs/>
                                        <w:color w:val="000000"/>
                                        <w:sz w:val="18"/>
                                        <w:szCs w:val="18"/>
                                        <w:rPrChange w:id="863"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86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6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86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67"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868"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869" w:author="Maino Vieytes, Christian (NIH/NIA/IRP) [F]" w:date="2023-11-16T08:30:00Z">
                                        <w:rPr>
                                          <w:rFonts w:ascii="Times New Roman" w:hAnsi="Times New Roman" w:cs="Times New Roman"/>
                                          <w:sz w:val="20"/>
                                          <w:szCs w:val="20"/>
                                        </w:rPr>
                                      </w:rPrChange>
                                    </w:rPr>
                                  </w:pPr>
                                  <w:ins w:id="870" w:author="Maino Vieytes, Christian (NIH/NIA/IRP) [F]" w:date="2023-11-16T08:30:00Z">
                                    <w:r w:rsidRPr="00E260F1">
                                      <w:rPr>
                                        <w:rFonts w:ascii="Times New Roman" w:hAnsi="Times New Roman" w:cs="Times New Roman"/>
                                        <w:b/>
                                        <w:bCs/>
                                        <w:color w:val="000000"/>
                                        <w:sz w:val="18"/>
                                        <w:szCs w:val="18"/>
                                        <w:rPrChange w:id="871" w:author="Maino Vieytes, Christian (NIH/NIA/IRP) [F]" w:date="2023-11-16T08:30:00Z">
                                          <w:rPr>
                                            <w:rFonts w:ascii="Calibri" w:hAnsi="Calibri" w:cs="Calibri"/>
                                            <w:color w:val="000000"/>
                                          </w:rPr>
                                        </w:rPrChange>
                                      </w:rPr>
                                      <w:t>-0.35</w:t>
                                    </w:r>
                                  </w:ins>
                                  <w:del w:id="872" w:author="Maino Vieytes, Christian (NIH/NIA/IRP) [F]" w:date="2023-11-15T15:22:00Z">
                                    <w:r w:rsidRPr="00E260F1" w:rsidDel="00C92AAD">
                                      <w:rPr>
                                        <w:rFonts w:ascii="Times New Roman" w:hAnsi="Times New Roman" w:cs="Times New Roman"/>
                                        <w:b/>
                                        <w:bCs/>
                                        <w:color w:val="000000"/>
                                        <w:sz w:val="18"/>
                                        <w:szCs w:val="18"/>
                                        <w:rPrChange w:id="873"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874"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875" w:author="Maino Vieytes, Christian (NIH/NIA/IRP) [F]" w:date="2023-11-16T08:35:00Z">
                                        <w:rPr>
                                          <w:rFonts w:ascii="Times New Roman" w:hAnsi="Times New Roman" w:cs="Times New Roman"/>
                                          <w:b/>
                                          <w:bCs/>
                                          <w:sz w:val="20"/>
                                          <w:szCs w:val="20"/>
                                        </w:rPr>
                                      </w:rPrChange>
                                    </w:rPr>
                                  </w:pPr>
                                  <w:ins w:id="876" w:author="Maino Vieytes, Christian (NIH/NIA/IRP) [F]" w:date="2023-11-16T08:30:00Z">
                                    <w:r w:rsidRPr="005E1339">
                                      <w:rPr>
                                        <w:rFonts w:ascii="Times New Roman" w:hAnsi="Times New Roman" w:cs="Times New Roman"/>
                                        <w:b/>
                                        <w:bCs/>
                                        <w:color w:val="000000"/>
                                        <w:sz w:val="18"/>
                                        <w:szCs w:val="18"/>
                                        <w:rPrChange w:id="877" w:author="Maino Vieytes, Christian (NIH/NIA/IRP) [F]" w:date="2023-11-16T08:35:00Z">
                                          <w:rPr>
                                            <w:rFonts w:ascii="Calibri" w:hAnsi="Calibri" w:cs="Calibri"/>
                                            <w:color w:val="000000"/>
                                          </w:rPr>
                                        </w:rPrChange>
                                      </w:rPr>
                                      <w:t>-0.24</w:t>
                                    </w:r>
                                  </w:ins>
                                  <w:del w:id="878" w:author="Maino Vieytes, Christian (NIH/NIA/IRP) [F]" w:date="2023-11-15T15:22:00Z">
                                    <w:r w:rsidRPr="005E1339" w:rsidDel="00C92AAD">
                                      <w:rPr>
                                        <w:rFonts w:ascii="Times New Roman" w:hAnsi="Times New Roman" w:cs="Times New Roman"/>
                                        <w:b/>
                                        <w:bCs/>
                                        <w:color w:val="000000"/>
                                        <w:sz w:val="18"/>
                                        <w:szCs w:val="18"/>
                                        <w:rPrChange w:id="879"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880"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881" w:author="Maino Vieytes, Christian (NIH/NIA/IRP) [F]" w:date="2023-11-16T08:30:00Z">
                                        <w:rPr>
                                          <w:rFonts w:ascii="Times New Roman" w:hAnsi="Times New Roman" w:cs="Times New Roman"/>
                                          <w:sz w:val="20"/>
                                          <w:szCs w:val="20"/>
                                        </w:rPr>
                                      </w:rPrChange>
                                    </w:rPr>
                                  </w:pPr>
                                  <w:ins w:id="882" w:author="Maino Vieytes, Christian (NIH/NIA/IRP) [F]" w:date="2023-11-16T08:30:00Z">
                                    <w:r w:rsidRPr="00E260F1">
                                      <w:rPr>
                                        <w:rFonts w:ascii="Times New Roman" w:hAnsi="Times New Roman" w:cs="Times New Roman"/>
                                        <w:color w:val="000000"/>
                                        <w:sz w:val="18"/>
                                        <w:szCs w:val="18"/>
                                        <w:rPrChange w:id="883" w:author="Maino Vieytes, Christian (NIH/NIA/IRP) [F]" w:date="2023-11-16T08:30:00Z">
                                          <w:rPr>
                                            <w:rFonts w:ascii="Calibri" w:hAnsi="Calibri" w:cs="Calibri"/>
                                            <w:color w:val="000000"/>
                                          </w:rPr>
                                        </w:rPrChange>
                                      </w:rPr>
                                      <w:t>0.12</w:t>
                                    </w:r>
                                  </w:ins>
                                  <w:del w:id="884" w:author="Maino Vieytes, Christian (NIH/NIA/IRP) [F]" w:date="2023-11-15T15:22:00Z">
                                    <w:r w:rsidRPr="00E260F1" w:rsidDel="00C92AAD">
                                      <w:rPr>
                                        <w:rFonts w:ascii="Times New Roman" w:hAnsi="Times New Roman" w:cs="Times New Roman"/>
                                        <w:color w:val="000000"/>
                                        <w:sz w:val="18"/>
                                        <w:szCs w:val="18"/>
                                        <w:rPrChange w:id="885"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886"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887" w:author="Maino Vieytes, Christian (NIH/NIA/IRP) [F]" w:date="2023-11-16T08:34:00Z">
                                        <w:rPr>
                                          <w:rFonts w:ascii="Times New Roman" w:hAnsi="Times New Roman" w:cs="Times New Roman"/>
                                          <w:color w:val="000000"/>
                                          <w:sz w:val="20"/>
                                          <w:szCs w:val="20"/>
                                        </w:rPr>
                                      </w:rPrChange>
                                    </w:rPr>
                                  </w:pPr>
                                  <w:ins w:id="888" w:author="Maino Vieytes, Christian (NIH/NIA/IRP) [F]" w:date="2023-11-16T08:30:00Z">
                                    <w:r w:rsidRPr="005E1339">
                                      <w:rPr>
                                        <w:rFonts w:ascii="Times New Roman" w:hAnsi="Times New Roman" w:cs="Times New Roman"/>
                                        <w:b/>
                                        <w:bCs/>
                                        <w:color w:val="000000"/>
                                        <w:sz w:val="18"/>
                                        <w:szCs w:val="18"/>
                                        <w:rPrChange w:id="889" w:author="Maino Vieytes, Christian (NIH/NIA/IRP) [F]" w:date="2023-11-16T08:34:00Z">
                                          <w:rPr>
                                            <w:rFonts w:ascii="Calibri" w:hAnsi="Calibri" w:cs="Calibri"/>
                                            <w:color w:val="000000"/>
                                          </w:rPr>
                                        </w:rPrChange>
                                      </w:rPr>
                                      <w:t>0.24</w:t>
                                    </w:r>
                                  </w:ins>
                                  <w:del w:id="890" w:author="Maino Vieytes, Christian (NIH/NIA/IRP) [F]" w:date="2023-11-15T15:22:00Z">
                                    <w:r w:rsidRPr="005E1339" w:rsidDel="00C92AAD">
                                      <w:rPr>
                                        <w:rFonts w:ascii="Times New Roman" w:hAnsi="Times New Roman" w:cs="Times New Roman"/>
                                        <w:b/>
                                        <w:bCs/>
                                        <w:color w:val="000000"/>
                                        <w:sz w:val="18"/>
                                        <w:szCs w:val="18"/>
                                        <w:rPrChange w:id="891"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89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89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89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895"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896"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897" w:author="Maino Vieytes, Christian (NIH/NIA/IRP) [F]" w:date="2023-11-16T08:30:00Z">
                                        <w:rPr>
                                          <w:rFonts w:ascii="Times New Roman" w:hAnsi="Times New Roman" w:cs="Times New Roman"/>
                                          <w:sz w:val="20"/>
                                          <w:szCs w:val="20"/>
                                        </w:rPr>
                                      </w:rPrChange>
                                    </w:rPr>
                                  </w:pPr>
                                  <w:ins w:id="898" w:author="Maino Vieytes, Christian (NIH/NIA/IRP) [F]" w:date="2023-11-16T08:30:00Z">
                                    <w:r w:rsidRPr="00E260F1">
                                      <w:rPr>
                                        <w:rFonts w:ascii="Times New Roman" w:hAnsi="Times New Roman" w:cs="Times New Roman"/>
                                        <w:color w:val="000000"/>
                                        <w:sz w:val="18"/>
                                        <w:szCs w:val="18"/>
                                        <w:rPrChange w:id="899" w:author="Maino Vieytes, Christian (NIH/NIA/IRP) [F]" w:date="2023-11-16T08:30:00Z">
                                          <w:rPr>
                                            <w:rFonts w:ascii="Calibri" w:hAnsi="Calibri" w:cs="Calibri"/>
                                            <w:color w:val="000000"/>
                                          </w:rPr>
                                        </w:rPrChange>
                                      </w:rPr>
                                      <w:t>0.00</w:t>
                                    </w:r>
                                  </w:ins>
                                  <w:del w:id="900" w:author="Maino Vieytes, Christian (NIH/NIA/IRP) [F]" w:date="2023-11-15T15:22:00Z">
                                    <w:r w:rsidRPr="00E260F1" w:rsidDel="00C92AAD">
                                      <w:rPr>
                                        <w:rFonts w:ascii="Times New Roman" w:hAnsi="Times New Roman" w:cs="Times New Roman"/>
                                        <w:color w:val="000000"/>
                                        <w:sz w:val="18"/>
                                        <w:szCs w:val="18"/>
                                        <w:rPrChange w:id="901"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902"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903" w:author="Maino Vieytes, Christian (NIH/NIA/IRP) [F]" w:date="2023-11-16T08:30:00Z">
                                        <w:rPr>
                                          <w:rFonts w:ascii="Times New Roman" w:hAnsi="Times New Roman" w:cs="Times New Roman"/>
                                          <w:sz w:val="20"/>
                                          <w:szCs w:val="20"/>
                                        </w:rPr>
                                      </w:rPrChange>
                                    </w:rPr>
                                  </w:pPr>
                                  <w:ins w:id="904" w:author="Maino Vieytes, Christian (NIH/NIA/IRP) [F]" w:date="2023-11-16T08:30:00Z">
                                    <w:r w:rsidRPr="00E260F1">
                                      <w:rPr>
                                        <w:rFonts w:ascii="Times New Roman" w:hAnsi="Times New Roman" w:cs="Times New Roman"/>
                                        <w:color w:val="000000"/>
                                        <w:sz w:val="18"/>
                                        <w:szCs w:val="18"/>
                                        <w:rPrChange w:id="905" w:author="Maino Vieytes, Christian (NIH/NIA/IRP) [F]" w:date="2023-11-16T08:30:00Z">
                                          <w:rPr>
                                            <w:rFonts w:ascii="Calibri" w:hAnsi="Calibri" w:cs="Calibri"/>
                                            <w:color w:val="000000"/>
                                          </w:rPr>
                                        </w:rPrChange>
                                      </w:rPr>
                                      <w:t>-0.040</w:t>
                                    </w:r>
                                  </w:ins>
                                  <w:del w:id="906" w:author="Maino Vieytes, Christian (NIH/NIA/IRP) [F]" w:date="2023-11-15T15:22:00Z">
                                    <w:r w:rsidRPr="00E260F1" w:rsidDel="00C92AAD">
                                      <w:rPr>
                                        <w:rFonts w:ascii="Times New Roman" w:hAnsi="Times New Roman" w:cs="Times New Roman"/>
                                        <w:color w:val="000000"/>
                                        <w:sz w:val="18"/>
                                        <w:szCs w:val="18"/>
                                        <w:rPrChange w:id="907"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908"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909" w:author="Maino Vieytes, Christian (NIH/NIA/IRP) [F]" w:date="2023-11-16T08:33:00Z">
                                        <w:rPr>
                                          <w:rFonts w:ascii="Times New Roman" w:hAnsi="Times New Roman" w:cs="Times New Roman"/>
                                          <w:sz w:val="20"/>
                                          <w:szCs w:val="20"/>
                                        </w:rPr>
                                      </w:rPrChange>
                                    </w:rPr>
                                  </w:pPr>
                                  <w:ins w:id="910" w:author="Maino Vieytes, Christian (NIH/NIA/IRP) [F]" w:date="2023-11-16T08:30:00Z">
                                    <w:r w:rsidRPr="005E1339">
                                      <w:rPr>
                                        <w:rFonts w:ascii="Times New Roman" w:hAnsi="Times New Roman" w:cs="Times New Roman"/>
                                        <w:b/>
                                        <w:bCs/>
                                        <w:color w:val="000000"/>
                                        <w:sz w:val="18"/>
                                        <w:szCs w:val="18"/>
                                        <w:rPrChange w:id="911" w:author="Maino Vieytes, Christian (NIH/NIA/IRP) [F]" w:date="2023-11-16T08:33:00Z">
                                          <w:rPr>
                                            <w:rFonts w:ascii="Calibri" w:hAnsi="Calibri" w:cs="Calibri"/>
                                            <w:color w:val="000000"/>
                                          </w:rPr>
                                        </w:rPrChange>
                                      </w:rPr>
                                      <w:t>-0.47</w:t>
                                    </w:r>
                                  </w:ins>
                                  <w:del w:id="912" w:author="Maino Vieytes, Christian (NIH/NIA/IRP) [F]" w:date="2023-11-15T15:22:00Z">
                                    <w:r w:rsidRPr="005E1339" w:rsidDel="00C92AAD">
                                      <w:rPr>
                                        <w:rFonts w:ascii="Times New Roman" w:hAnsi="Times New Roman" w:cs="Times New Roman"/>
                                        <w:b/>
                                        <w:bCs/>
                                        <w:color w:val="000000"/>
                                        <w:sz w:val="18"/>
                                        <w:szCs w:val="18"/>
                                        <w:rPrChange w:id="913"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914"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915" w:author="Maino Vieytes, Christian (NIH/NIA/IRP) [F]" w:date="2023-11-16T08:30:00Z">
                                        <w:rPr>
                                          <w:rFonts w:ascii="Times New Roman" w:hAnsi="Times New Roman" w:cs="Times New Roman"/>
                                          <w:color w:val="000000"/>
                                          <w:sz w:val="20"/>
                                          <w:szCs w:val="20"/>
                                        </w:rPr>
                                      </w:rPrChange>
                                    </w:rPr>
                                  </w:pPr>
                                  <w:ins w:id="916" w:author="Maino Vieytes, Christian (NIH/NIA/IRP) [F]" w:date="2023-11-16T08:30:00Z">
                                    <w:r w:rsidRPr="00E260F1">
                                      <w:rPr>
                                        <w:rFonts w:ascii="Times New Roman" w:hAnsi="Times New Roman" w:cs="Times New Roman"/>
                                        <w:color w:val="000000"/>
                                        <w:sz w:val="18"/>
                                        <w:szCs w:val="18"/>
                                        <w:rPrChange w:id="917" w:author="Maino Vieytes, Christian (NIH/NIA/IRP) [F]" w:date="2023-11-16T08:30:00Z">
                                          <w:rPr>
                                            <w:rFonts w:ascii="Calibri" w:hAnsi="Calibri" w:cs="Calibri"/>
                                            <w:color w:val="000000"/>
                                          </w:rPr>
                                        </w:rPrChange>
                                      </w:rPr>
                                      <w:t>0.16</w:t>
                                    </w:r>
                                  </w:ins>
                                  <w:del w:id="918" w:author="Maino Vieytes, Christian (NIH/NIA/IRP) [F]" w:date="2023-11-15T15:22:00Z">
                                    <w:r w:rsidRPr="00E260F1" w:rsidDel="00C92AAD">
                                      <w:rPr>
                                        <w:rFonts w:ascii="Times New Roman" w:hAnsi="Times New Roman" w:cs="Times New Roman"/>
                                        <w:color w:val="000000"/>
                                        <w:sz w:val="18"/>
                                        <w:szCs w:val="18"/>
                                        <w:rPrChange w:id="919"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92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2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92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23"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924"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925" w:author="Maino Vieytes, Christian (NIH/NIA/IRP) [F]" w:date="2023-11-16T08:30:00Z">
                                        <w:rPr>
                                          <w:rFonts w:ascii="Times New Roman" w:hAnsi="Times New Roman" w:cs="Times New Roman"/>
                                          <w:sz w:val="20"/>
                                          <w:szCs w:val="20"/>
                                        </w:rPr>
                                      </w:rPrChange>
                                    </w:rPr>
                                  </w:pPr>
                                  <w:ins w:id="926" w:author="Maino Vieytes, Christian (NIH/NIA/IRP) [F]" w:date="2023-11-16T08:30:00Z">
                                    <w:r w:rsidRPr="00E260F1">
                                      <w:rPr>
                                        <w:rFonts w:ascii="Times New Roman" w:hAnsi="Times New Roman" w:cs="Times New Roman"/>
                                        <w:color w:val="000000"/>
                                        <w:sz w:val="18"/>
                                        <w:szCs w:val="18"/>
                                        <w:rPrChange w:id="927" w:author="Maino Vieytes, Christian (NIH/NIA/IRP) [F]" w:date="2023-11-16T08:30:00Z">
                                          <w:rPr>
                                            <w:rFonts w:ascii="Calibri" w:hAnsi="Calibri" w:cs="Calibri"/>
                                            <w:color w:val="000000"/>
                                          </w:rPr>
                                        </w:rPrChange>
                                      </w:rPr>
                                      <w:t>-0.080</w:t>
                                    </w:r>
                                  </w:ins>
                                  <w:del w:id="928" w:author="Maino Vieytes, Christian (NIH/NIA/IRP) [F]" w:date="2023-11-15T15:22:00Z">
                                    <w:r w:rsidRPr="00E260F1" w:rsidDel="00C92AAD">
                                      <w:rPr>
                                        <w:rFonts w:ascii="Times New Roman" w:hAnsi="Times New Roman" w:cs="Times New Roman"/>
                                        <w:b/>
                                        <w:bCs/>
                                        <w:color w:val="000000"/>
                                        <w:sz w:val="18"/>
                                        <w:szCs w:val="18"/>
                                        <w:rPrChange w:id="929"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930"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931" w:author="Maino Vieytes, Christian (NIH/NIA/IRP) [F]" w:date="2023-11-16T08:30:00Z">
                                        <w:rPr>
                                          <w:rFonts w:ascii="Times New Roman" w:hAnsi="Times New Roman" w:cs="Times New Roman"/>
                                          <w:sz w:val="20"/>
                                          <w:szCs w:val="20"/>
                                        </w:rPr>
                                      </w:rPrChange>
                                    </w:rPr>
                                  </w:pPr>
                                  <w:ins w:id="932" w:author="Maino Vieytes, Christian (NIH/NIA/IRP) [F]" w:date="2023-11-16T08:30:00Z">
                                    <w:r w:rsidRPr="00E260F1">
                                      <w:rPr>
                                        <w:rFonts w:ascii="Times New Roman" w:hAnsi="Times New Roman" w:cs="Times New Roman"/>
                                        <w:color w:val="000000"/>
                                        <w:sz w:val="18"/>
                                        <w:szCs w:val="18"/>
                                        <w:rPrChange w:id="933" w:author="Maino Vieytes, Christian (NIH/NIA/IRP) [F]" w:date="2023-11-16T08:30:00Z">
                                          <w:rPr>
                                            <w:rFonts w:ascii="Calibri" w:hAnsi="Calibri" w:cs="Calibri"/>
                                            <w:color w:val="000000"/>
                                          </w:rPr>
                                        </w:rPrChange>
                                      </w:rPr>
                                      <w:t>0.13</w:t>
                                    </w:r>
                                  </w:ins>
                                  <w:del w:id="934" w:author="Maino Vieytes, Christian (NIH/NIA/IRP) [F]" w:date="2023-11-15T15:22:00Z">
                                    <w:r w:rsidRPr="00E260F1" w:rsidDel="00C92AAD">
                                      <w:rPr>
                                        <w:rFonts w:ascii="Times New Roman" w:hAnsi="Times New Roman" w:cs="Times New Roman"/>
                                        <w:color w:val="000000"/>
                                        <w:sz w:val="18"/>
                                        <w:szCs w:val="18"/>
                                        <w:rPrChange w:id="935"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936"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937" w:author="Maino Vieytes, Christian (NIH/NIA/IRP) [F]" w:date="2023-11-16T08:30:00Z">
                                        <w:rPr>
                                          <w:rFonts w:ascii="Times New Roman" w:hAnsi="Times New Roman" w:cs="Times New Roman"/>
                                          <w:b/>
                                          <w:bCs/>
                                          <w:sz w:val="20"/>
                                          <w:szCs w:val="20"/>
                                        </w:rPr>
                                      </w:rPrChange>
                                    </w:rPr>
                                  </w:pPr>
                                  <w:ins w:id="938" w:author="Maino Vieytes, Christian (NIH/NIA/IRP) [F]" w:date="2023-11-16T08:30:00Z">
                                    <w:r w:rsidRPr="00E260F1">
                                      <w:rPr>
                                        <w:rFonts w:ascii="Times New Roman" w:hAnsi="Times New Roman" w:cs="Times New Roman"/>
                                        <w:color w:val="000000"/>
                                        <w:sz w:val="18"/>
                                        <w:szCs w:val="18"/>
                                        <w:rPrChange w:id="939" w:author="Maino Vieytes, Christian (NIH/NIA/IRP) [F]" w:date="2023-11-16T08:30:00Z">
                                          <w:rPr>
                                            <w:rFonts w:ascii="Calibri" w:hAnsi="Calibri" w:cs="Calibri"/>
                                            <w:color w:val="000000"/>
                                          </w:rPr>
                                        </w:rPrChange>
                                      </w:rPr>
                                      <w:t>-0.040</w:t>
                                    </w:r>
                                  </w:ins>
                                  <w:del w:id="940" w:author="Maino Vieytes, Christian (NIH/NIA/IRP) [F]" w:date="2023-11-15T15:22:00Z">
                                    <w:r w:rsidRPr="00E260F1" w:rsidDel="00C92AAD">
                                      <w:rPr>
                                        <w:rFonts w:ascii="Times New Roman" w:hAnsi="Times New Roman" w:cs="Times New Roman"/>
                                        <w:b/>
                                        <w:bCs/>
                                        <w:color w:val="000000"/>
                                        <w:sz w:val="18"/>
                                        <w:szCs w:val="18"/>
                                        <w:rPrChange w:id="941"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942"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943" w:author="Maino Vieytes, Christian (NIH/NIA/IRP) [F]" w:date="2023-11-16T08:30:00Z">
                                        <w:rPr>
                                          <w:rFonts w:ascii="Times New Roman" w:hAnsi="Times New Roman" w:cs="Times New Roman"/>
                                          <w:b/>
                                          <w:bCs/>
                                          <w:color w:val="000000"/>
                                          <w:sz w:val="20"/>
                                          <w:szCs w:val="20"/>
                                        </w:rPr>
                                      </w:rPrChange>
                                    </w:rPr>
                                  </w:pPr>
                                  <w:ins w:id="944" w:author="Maino Vieytes, Christian (NIH/NIA/IRP) [F]" w:date="2023-11-16T08:30:00Z">
                                    <w:r w:rsidRPr="00E260F1">
                                      <w:rPr>
                                        <w:rFonts w:ascii="Times New Roman" w:hAnsi="Times New Roman" w:cs="Times New Roman"/>
                                        <w:color w:val="000000"/>
                                        <w:sz w:val="18"/>
                                        <w:szCs w:val="18"/>
                                        <w:rPrChange w:id="945" w:author="Maino Vieytes, Christian (NIH/NIA/IRP) [F]" w:date="2023-11-16T08:30:00Z">
                                          <w:rPr>
                                            <w:rFonts w:ascii="Calibri" w:hAnsi="Calibri" w:cs="Calibri"/>
                                            <w:color w:val="000000"/>
                                          </w:rPr>
                                        </w:rPrChange>
                                      </w:rPr>
                                      <w:t>0.18</w:t>
                                    </w:r>
                                  </w:ins>
                                  <w:del w:id="946" w:author="Maino Vieytes, Christian (NIH/NIA/IRP) [F]" w:date="2023-11-15T15:22:00Z">
                                    <w:r w:rsidRPr="00E260F1" w:rsidDel="00C92AAD">
                                      <w:rPr>
                                        <w:rFonts w:ascii="Times New Roman" w:hAnsi="Times New Roman" w:cs="Times New Roman"/>
                                        <w:color w:val="000000"/>
                                        <w:sz w:val="18"/>
                                        <w:szCs w:val="18"/>
                                        <w:rPrChange w:id="947"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94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4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95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51"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952"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953" w:author="Maino Vieytes, Christian (NIH/NIA/IRP) [F]" w:date="2023-11-16T08:30:00Z">
                                        <w:rPr>
                                          <w:rFonts w:ascii="Times New Roman" w:hAnsi="Times New Roman" w:cs="Times New Roman"/>
                                          <w:sz w:val="20"/>
                                          <w:szCs w:val="20"/>
                                        </w:rPr>
                                      </w:rPrChange>
                                    </w:rPr>
                                  </w:pPr>
                                  <w:ins w:id="954" w:author="Maino Vieytes, Christian (NIH/NIA/IRP) [F]" w:date="2023-11-16T08:30:00Z">
                                    <w:r w:rsidRPr="00E260F1">
                                      <w:rPr>
                                        <w:rFonts w:ascii="Times New Roman" w:hAnsi="Times New Roman" w:cs="Times New Roman"/>
                                        <w:color w:val="000000"/>
                                        <w:sz w:val="18"/>
                                        <w:szCs w:val="18"/>
                                        <w:rPrChange w:id="955" w:author="Maino Vieytes, Christian (NIH/NIA/IRP) [F]" w:date="2023-11-16T08:30:00Z">
                                          <w:rPr>
                                            <w:rFonts w:ascii="Calibri" w:hAnsi="Calibri" w:cs="Calibri"/>
                                            <w:color w:val="000000"/>
                                          </w:rPr>
                                        </w:rPrChange>
                                      </w:rPr>
                                      <w:t>-0.040</w:t>
                                    </w:r>
                                  </w:ins>
                                  <w:del w:id="956" w:author="Maino Vieytes, Christian (NIH/NIA/IRP) [F]" w:date="2023-11-15T15:22:00Z">
                                    <w:r w:rsidRPr="00E260F1" w:rsidDel="00C92AAD">
                                      <w:rPr>
                                        <w:rFonts w:ascii="Times New Roman" w:hAnsi="Times New Roman" w:cs="Times New Roman"/>
                                        <w:color w:val="000000"/>
                                        <w:sz w:val="18"/>
                                        <w:szCs w:val="18"/>
                                        <w:rPrChange w:id="957"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958"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959" w:author="Maino Vieytes, Christian (NIH/NIA/IRP) [F]" w:date="2023-11-16T08:35:00Z">
                                        <w:rPr>
                                          <w:rFonts w:ascii="Times New Roman" w:hAnsi="Times New Roman" w:cs="Times New Roman"/>
                                          <w:b/>
                                          <w:bCs/>
                                          <w:sz w:val="20"/>
                                          <w:szCs w:val="20"/>
                                        </w:rPr>
                                      </w:rPrChange>
                                    </w:rPr>
                                  </w:pPr>
                                  <w:ins w:id="960" w:author="Maino Vieytes, Christian (NIH/NIA/IRP) [F]" w:date="2023-11-16T08:30:00Z">
                                    <w:r w:rsidRPr="005E1339">
                                      <w:rPr>
                                        <w:rFonts w:ascii="Times New Roman" w:hAnsi="Times New Roman" w:cs="Times New Roman"/>
                                        <w:b/>
                                        <w:bCs/>
                                        <w:color w:val="000000"/>
                                        <w:sz w:val="18"/>
                                        <w:szCs w:val="18"/>
                                        <w:rPrChange w:id="961" w:author="Maino Vieytes, Christian (NIH/NIA/IRP) [F]" w:date="2023-11-16T08:35:00Z">
                                          <w:rPr>
                                            <w:rFonts w:ascii="Calibri" w:hAnsi="Calibri" w:cs="Calibri"/>
                                            <w:color w:val="000000"/>
                                          </w:rPr>
                                        </w:rPrChange>
                                      </w:rPr>
                                      <w:t>-0.29</w:t>
                                    </w:r>
                                  </w:ins>
                                  <w:del w:id="962" w:author="Maino Vieytes, Christian (NIH/NIA/IRP) [F]" w:date="2023-11-15T15:22:00Z">
                                    <w:r w:rsidRPr="005E1339" w:rsidDel="00C92AAD">
                                      <w:rPr>
                                        <w:rFonts w:ascii="Times New Roman" w:hAnsi="Times New Roman" w:cs="Times New Roman"/>
                                        <w:b/>
                                        <w:bCs/>
                                        <w:color w:val="000000"/>
                                        <w:sz w:val="18"/>
                                        <w:szCs w:val="18"/>
                                        <w:rPrChange w:id="963"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964"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965" w:author="Maino Vieytes, Christian (NIH/NIA/IRP) [F]" w:date="2023-11-16T08:30:00Z">
                                        <w:rPr>
                                          <w:rFonts w:ascii="Times New Roman" w:hAnsi="Times New Roman" w:cs="Times New Roman"/>
                                          <w:b/>
                                          <w:bCs/>
                                          <w:sz w:val="20"/>
                                          <w:szCs w:val="20"/>
                                        </w:rPr>
                                      </w:rPrChange>
                                    </w:rPr>
                                  </w:pPr>
                                  <w:ins w:id="966" w:author="Maino Vieytes, Christian (NIH/NIA/IRP) [F]" w:date="2023-11-16T08:30:00Z">
                                    <w:r w:rsidRPr="00E260F1">
                                      <w:rPr>
                                        <w:rFonts w:ascii="Times New Roman" w:hAnsi="Times New Roman" w:cs="Times New Roman"/>
                                        <w:color w:val="000000"/>
                                        <w:sz w:val="18"/>
                                        <w:szCs w:val="18"/>
                                        <w:rPrChange w:id="967" w:author="Maino Vieytes, Christian (NIH/NIA/IRP) [F]" w:date="2023-11-16T08:30:00Z">
                                          <w:rPr>
                                            <w:rFonts w:ascii="Calibri" w:hAnsi="Calibri" w:cs="Calibri"/>
                                            <w:color w:val="000000"/>
                                          </w:rPr>
                                        </w:rPrChange>
                                      </w:rPr>
                                      <w:t>0.12</w:t>
                                    </w:r>
                                  </w:ins>
                                  <w:del w:id="968" w:author="Maino Vieytes, Christian (NIH/NIA/IRP) [F]" w:date="2023-11-15T15:22:00Z">
                                    <w:r w:rsidRPr="00E260F1" w:rsidDel="00C92AAD">
                                      <w:rPr>
                                        <w:rFonts w:ascii="Times New Roman" w:hAnsi="Times New Roman" w:cs="Times New Roman"/>
                                        <w:b/>
                                        <w:bCs/>
                                        <w:color w:val="000000"/>
                                        <w:sz w:val="18"/>
                                        <w:szCs w:val="18"/>
                                        <w:rPrChange w:id="969"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970"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971" w:author="Maino Vieytes, Christian (NIH/NIA/IRP) [F]" w:date="2023-11-16T08:30:00Z">
                                        <w:rPr>
                                          <w:rFonts w:ascii="Times New Roman" w:hAnsi="Times New Roman" w:cs="Times New Roman"/>
                                          <w:b/>
                                          <w:bCs/>
                                          <w:color w:val="000000"/>
                                          <w:sz w:val="20"/>
                                          <w:szCs w:val="20"/>
                                        </w:rPr>
                                      </w:rPrChange>
                                    </w:rPr>
                                  </w:pPr>
                                  <w:ins w:id="972" w:author="Maino Vieytes, Christian (NIH/NIA/IRP) [F]" w:date="2023-11-16T08:30:00Z">
                                    <w:r w:rsidRPr="00E260F1">
                                      <w:rPr>
                                        <w:rFonts w:ascii="Times New Roman" w:hAnsi="Times New Roman" w:cs="Times New Roman"/>
                                        <w:color w:val="000000"/>
                                        <w:sz w:val="18"/>
                                        <w:szCs w:val="18"/>
                                        <w:rPrChange w:id="973" w:author="Maino Vieytes, Christian (NIH/NIA/IRP) [F]" w:date="2023-11-16T08:30:00Z">
                                          <w:rPr>
                                            <w:rFonts w:ascii="Calibri" w:hAnsi="Calibri" w:cs="Calibri"/>
                                            <w:color w:val="000000"/>
                                          </w:rPr>
                                        </w:rPrChange>
                                      </w:rPr>
                                      <w:t>-0.15</w:t>
                                    </w:r>
                                  </w:ins>
                                  <w:del w:id="974" w:author="Maino Vieytes, Christian (NIH/NIA/IRP) [F]" w:date="2023-11-15T15:22:00Z">
                                    <w:r w:rsidRPr="00E260F1" w:rsidDel="00C92AAD">
                                      <w:rPr>
                                        <w:rFonts w:ascii="Times New Roman" w:hAnsi="Times New Roman" w:cs="Times New Roman"/>
                                        <w:color w:val="000000"/>
                                        <w:sz w:val="18"/>
                                        <w:szCs w:val="18"/>
                                        <w:rPrChange w:id="975"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97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97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97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979"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980"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981" w:author="Maino Vieytes, Christian (NIH/NIA/IRP) [F]" w:date="2023-11-16T08:30:00Z">
                                        <w:rPr>
                                          <w:rFonts w:ascii="Times New Roman" w:hAnsi="Times New Roman" w:cs="Times New Roman"/>
                                          <w:sz w:val="20"/>
                                          <w:szCs w:val="20"/>
                                        </w:rPr>
                                      </w:rPrChange>
                                    </w:rPr>
                                  </w:pPr>
                                  <w:ins w:id="982" w:author="Maino Vieytes, Christian (NIH/NIA/IRP) [F]" w:date="2023-11-16T08:30:00Z">
                                    <w:r w:rsidRPr="00E260F1">
                                      <w:rPr>
                                        <w:rFonts w:ascii="Times New Roman" w:hAnsi="Times New Roman" w:cs="Times New Roman"/>
                                        <w:color w:val="000000"/>
                                        <w:sz w:val="18"/>
                                        <w:szCs w:val="18"/>
                                        <w:rPrChange w:id="983" w:author="Maino Vieytes, Christian (NIH/NIA/IRP) [F]" w:date="2023-11-16T08:30:00Z">
                                          <w:rPr>
                                            <w:rFonts w:ascii="Calibri" w:hAnsi="Calibri" w:cs="Calibri"/>
                                            <w:color w:val="000000"/>
                                          </w:rPr>
                                        </w:rPrChange>
                                      </w:rPr>
                                      <w:t>-0.030</w:t>
                                    </w:r>
                                  </w:ins>
                                  <w:del w:id="984" w:author="Maino Vieytes, Christian (NIH/NIA/IRP) [F]" w:date="2023-11-15T15:22:00Z">
                                    <w:r w:rsidRPr="00E260F1" w:rsidDel="00C92AAD">
                                      <w:rPr>
                                        <w:rFonts w:ascii="Times New Roman" w:hAnsi="Times New Roman" w:cs="Times New Roman"/>
                                        <w:color w:val="000000"/>
                                        <w:sz w:val="18"/>
                                        <w:szCs w:val="18"/>
                                        <w:rPrChange w:id="985"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986"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987" w:author="Maino Vieytes, Christian (NIH/NIA/IRP) [F]" w:date="2023-11-16T08:31:00Z">
                                        <w:rPr>
                                          <w:rFonts w:ascii="Times New Roman" w:hAnsi="Times New Roman" w:cs="Times New Roman"/>
                                          <w:b/>
                                          <w:bCs/>
                                          <w:sz w:val="20"/>
                                          <w:szCs w:val="20"/>
                                        </w:rPr>
                                      </w:rPrChange>
                                    </w:rPr>
                                  </w:pPr>
                                  <w:ins w:id="988" w:author="Maino Vieytes, Christian (NIH/NIA/IRP) [F]" w:date="2023-11-16T08:30:00Z">
                                    <w:r w:rsidRPr="005E1339">
                                      <w:rPr>
                                        <w:rFonts w:ascii="Times New Roman" w:hAnsi="Times New Roman" w:cs="Times New Roman"/>
                                        <w:b/>
                                        <w:bCs/>
                                        <w:color w:val="000000"/>
                                        <w:sz w:val="18"/>
                                        <w:szCs w:val="18"/>
                                        <w:rPrChange w:id="989" w:author="Maino Vieytes, Christian (NIH/NIA/IRP) [F]" w:date="2023-11-16T08:31:00Z">
                                          <w:rPr>
                                            <w:rFonts w:ascii="Calibri" w:hAnsi="Calibri" w:cs="Calibri"/>
                                            <w:color w:val="000000"/>
                                          </w:rPr>
                                        </w:rPrChange>
                                      </w:rPr>
                                      <w:t>0.48</w:t>
                                    </w:r>
                                  </w:ins>
                                  <w:del w:id="990" w:author="Maino Vieytes, Christian (NIH/NIA/IRP) [F]" w:date="2023-11-15T15:22:00Z">
                                    <w:r w:rsidRPr="005E1339" w:rsidDel="00C92AAD">
                                      <w:rPr>
                                        <w:rFonts w:ascii="Times New Roman" w:hAnsi="Times New Roman" w:cs="Times New Roman"/>
                                        <w:b/>
                                        <w:bCs/>
                                        <w:color w:val="000000"/>
                                        <w:sz w:val="18"/>
                                        <w:szCs w:val="18"/>
                                        <w:rPrChange w:id="991"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992"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993" w:author="Maino Vieytes, Christian (NIH/NIA/IRP) [F]" w:date="2023-11-16T08:33:00Z">
                                        <w:rPr>
                                          <w:rFonts w:ascii="Times New Roman" w:hAnsi="Times New Roman" w:cs="Times New Roman"/>
                                          <w:sz w:val="20"/>
                                          <w:szCs w:val="20"/>
                                        </w:rPr>
                                      </w:rPrChange>
                                    </w:rPr>
                                  </w:pPr>
                                  <w:ins w:id="994" w:author="Maino Vieytes, Christian (NIH/NIA/IRP) [F]" w:date="2023-11-16T08:30:00Z">
                                    <w:r w:rsidRPr="005E1339">
                                      <w:rPr>
                                        <w:rFonts w:ascii="Times New Roman" w:hAnsi="Times New Roman" w:cs="Times New Roman"/>
                                        <w:b/>
                                        <w:bCs/>
                                        <w:color w:val="000000"/>
                                        <w:sz w:val="18"/>
                                        <w:szCs w:val="18"/>
                                        <w:rPrChange w:id="995" w:author="Maino Vieytes, Christian (NIH/NIA/IRP) [F]" w:date="2023-11-16T08:33:00Z">
                                          <w:rPr>
                                            <w:rFonts w:ascii="Calibri" w:hAnsi="Calibri" w:cs="Calibri"/>
                                            <w:color w:val="000000"/>
                                          </w:rPr>
                                        </w:rPrChange>
                                      </w:rPr>
                                      <w:t>0.20</w:t>
                                    </w:r>
                                  </w:ins>
                                  <w:del w:id="996" w:author="Maino Vieytes, Christian (NIH/NIA/IRP) [F]" w:date="2023-11-15T15:22:00Z">
                                    <w:r w:rsidRPr="005E1339" w:rsidDel="00C92AAD">
                                      <w:rPr>
                                        <w:rFonts w:ascii="Times New Roman" w:hAnsi="Times New Roman" w:cs="Times New Roman"/>
                                        <w:b/>
                                        <w:bCs/>
                                        <w:color w:val="000000"/>
                                        <w:sz w:val="18"/>
                                        <w:szCs w:val="18"/>
                                        <w:rPrChange w:id="997"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998"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999" w:author="Maino Vieytes, Christian (NIH/NIA/IRP) [F]" w:date="2023-11-16T08:30:00Z">
                                        <w:rPr>
                                          <w:rFonts w:ascii="Times New Roman" w:hAnsi="Times New Roman" w:cs="Times New Roman"/>
                                          <w:color w:val="000000"/>
                                          <w:sz w:val="20"/>
                                          <w:szCs w:val="20"/>
                                        </w:rPr>
                                      </w:rPrChange>
                                    </w:rPr>
                                  </w:pPr>
                                  <w:ins w:id="1000" w:author="Maino Vieytes, Christian (NIH/NIA/IRP) [F]" w:date="2023-11-16T08:30:00Z">
                                    <w:r w:rsidRPr="00E260F1">
                                      <w:rPr>
                                        <w:rFonts w:ascii="Times New Roman" w:hAnsi="Times New Roman" w:cs="Times New Roman"/>
                                        <w:color w:val="000000"/>
                                        <w:sz w:val="18"/>
                                        <w:szCs w:val="18"/>
                                        <w:rPrChange w:id="1001" w:author="Maino Vieytes, Christian (NIH/NIA/IRP) [F]" w:date="2023-11-16T08:30:00Z">
                                          <w:rPr>
                                            <w:rFonts w:ascii="Calibri" w:hAnsi="Calibri" w:cs="Calibri"/>
                                            <w:color w:val="000000"/>
                                          </w:rPr>
                                        </w:rPrChange>
                                      </w:rPr>
                                      <w:t>-0.030</w:t>
                                    </w:r>
                                  </w:ins>
                                  <w:del w:id="1002" w:author="Maino Vieytes, Christian (NIH/NIA/IRP) [F]" w:date="2023-11-15T15:22:00Z">
                                    <w:r w:rsidRPr="00E260F1" w:rsidDel="00C92AAD">
                                      <w:rPr>
                                        <w:rFonts w:ascii="Times New Roman" w:hAnsi="Times New Roman" w:cs="Times New Roman"/>
                                        <w:color w:val="000000"/>
                                        <w:sz w:val="18"/>
                                        <w:szCs w:val="18"/>
                                        <w:rPrChange w:id="1003"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100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0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00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07"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008"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009" w:author="Maino Vieytes, Christian (NIH/NIA/IRP) [F]" w:date="2023-11-16T08:30:00Z">
                                        <w:rPr>
                                          <w:rFonts w:ascii="Times New Roman" w:hAnsi="Times New Roman" w:cs="Times New Roman"/>
                                          <w:sz w:val="20"/>
                                          <w:szCs w:val="20"/>
                                        </w:rPr>
                                      </w:rPrChange>
                                    </w:rPr>
                                  </w:pPr>
                                  <w:ins w:id="1010" w:author="Maino Vieytes, Christian (NIH/NIA/IRP) [F]" w:date="2023-11-16T08:30:00Z">
                                    <w:r w:rsidRPr="00E260F1">
                                      <w:rPr>
                                        <w:rFonts w:ascii="Times New Roman" w:hAnsi="Times New Roman" w:cs="Times New Roman"/>
                                        <w:b/>
                                        <w:bCs/>
                                        <w:color w:val="000000"/>
                                        <w:sz w:val="18"/>
                                        <w:szCs w:val="18"/>
                                        <w:rPrChange w:id="1011" w:author="Maino Vieytes, Christian (NIH/NIA/IRP) [F]" w:date="2023-11-16T08:30:00Z">
                                          <w:rPr>
                                            <w:rFonts w:ascii="Calibri" w:hAnsi="Calibri" w:cs="Calibri"/>
                                            <w:color w:val="000000"/>
                                          </w:rPr>
                                        </w:rPrChange>
                                      </w:rPr>
                                      <w:t>-0.37</w:t>
                                    </w:r>
                                  </w:ins>
                                  <w:del w:id="1012" w:author="Maino Vieytes, Christian (NIH/NIA/IRP) [F]" w:date="2023-11-15T15:22:00Z">
                                    <w:r w:rsidRPr="00E260F1" w:rsidDel="00C92AAD">
                                      <w:rPr>
                                        <w:rFonts w:ascii="Times New Roman" w:hAnsi="Times New Roman" w:cs="Times New Roman"/>
                                        <w:b/>
                                        <w:bCs/>
                                        <w:color w:val="000000"/>
                                        <w:sz w:val="18"/>
                                        <w:szCs w:val="18"/>
                                        <w:rPrChange w:id="1013"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1014"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1015" w:author="Maino Vieytes, Christian (NIH/NIA/IRP) [F]" w:date="2023-11-16T08:30:00Z">
                                        <w:rPr>
                                          <w:rFonts w:ascii="Times New Roman" w:hAnsi="Times New Roman" w:cs="Times New Roman"/>
                                          <w:sz w:val="20"/>
                                          <w:szCs w:val="20"/>
                                        </w:rPr>
                                      </w:rPrChange>
                                    </w:rPr>
                                  </w:pPr>
                                  <w:ins w:id="1016" w:author="Maino Vieytes, Christian (NIH/NIA/IRP) [F]" w:date="2023-11-16T08:30:00Z">
                                    <w:r w:rsidRPr="00E260F1">
                                      <w:rPr>
                                        <w:rFonts w:ascii="Times New Roman" w:hAnsi="Times New Roman" w:cs="Times New Roman"/>
                                        <w:color w:val="000000"/>
                                        <w:sz w:val="18"/>
                                        <w:szCs w:val="18"/>
                                        <w:rPrChange w:id="1017" w:author="Maino Vieytes, Christian (NIH/NIA/IRP) [F]" w:date="2023-11-16T08:30:00Z">
                                          <w:rPr>
                                            <w:rFonts w:ascii="Calibri" w:hAnsi="Calibri" w:cs="Calibri"/>
                                            <w:color w:val="000000"/>
                                          </w:rPr>
                                        </w:rPrChange>
                                      </w:rPr>
                                      <w:t>-0.060</w:t>
                                    </w:r>
                                  </w:ins>
                                  <w:del w:id="1018" w:author="Maino Vieytes, Christian (NIH/NIA/IRP) [F]" w:date="2023-11-15T15:22:00Z">
                                    <w:r w:rsidRPr="00E260F1" w:rsidDel="00C92AAD">
                                      <w:rPr>
                                        <w:rFonts w:ascii="Times New Roman" w:hAnsi="Times New Roman" w:cs="Times New Roman"/>
                                        <w:color w:val="000000"/>
                                        <w:sz w:val="18"/>
                                        <w:szCs w:val="18"/>
                                        <w:rPrChange w:id="1019"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1020"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1021" w:author="Maino Vieytes, Christian (NIH/NIA/IRP) [F]" w:date="2023-11-16T08:30:00Z">
                                        <w:rPr>
                                          <w:rFonts w:ascii="Times New Roman" w:hAnsi="Times New Roman" w:cs="Times New Roman"/>
                                          <w:b/>
                                          <w:bCs/>
                                          <w:sz w:val="20"/>
                                          <w:szCs w:val="20"/>
                                        </w:rPr>
                                      </w:rPrChange>
                                    </w:rPr>
                                  </w:pPr>
                                  <w:ins w:id="1022" w:author="Maino Vieytes, Christian (NIH/NIA/IRP) [F]" w:date="2023-11-16T08:30:00Z">
                                    <w:r w:rsidRPr="00E260F1">
                                      <w:rPr>
                                        <w:rFonts w:ascii="Times New Roman" w:hAnsi="Times New Roman" w:cs="Times New Roman"/>
                                        <w:color w:val="000000"/>
                                        <w:sz w:val="18"/>
                                        <w:szCs w:val="18"/>
                                        <w:rPrChange w:id="1023" w:author="Maino Vieytes, Christian (NIH/NIA/IRP) [F]" w:date="2023-11-16T08:30:00Z">
                                          <w:rPr>
                                            <w:rFonts w:ascii="Calibri" w:hAnsi="Calibri" w:cs="Calibri"/>
                                            <w:color w:val="000000"/>
                                          </w:rPr>
                                        </w:rPrChange>
                                      </w:rPr>
                                      <w:t>-0.19</w:t>
                                    </w:r>
                                  </w:ins>
                                  <w:del w:id="1024" w:author="Maino Vieytes, Christian (NIH/NIA/IRP) [F]" w:date="2023-11-15T15:22:00Z">
                                    <w:r w:rsidRPr="00E260F1" w:rsidDel="00C92AAD">
                                      <w:rPr>
                                        <w:rFonts w:ascii="Times New Roman" w:hAnsi="Times New Roman" w:cs="Times New Roman"/>
                                        <w:b/>
                                        <w:bCs/>
                                        <w:color w:val="000000"/>
                                        <w:sz w:val="18"/>
                                        <w:szCs w:val="18"/>
                                        <w:rPrChange w:id="1025"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1026"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1027" w:author="Maino Vieytes, Christian (NIH/NIA/IRP) [F]" w:date="2023-11-16T08:34:00Z">
                                        <w:rPr>
                                          <w:rFonts w:ascii="Times New Roman" w:hAnsi="Times New Roman" w:cs="Times New Roman"/>
                                          <w:b/>
                                          <w:bCs/>
                                          <w:color w:val="000000"/>
                                          <w:sz w:val="20"/>
                                          <w:szCs w:val="20"/>
                                        </w:rPr>
                                      </w:rPrChange>
                                    </w:rPr>
                                  </w:pPr>
                                  <w:ins w:id="1028" w:author="Maino Vieytes, Christian (NIH/NIA/IRP) [F]" w:date="2023-11-16T08:30:00Z">
                                    <w:r w:rsidRPr="005E1339">
                                      <w:rPr>
                                        <w:rFonts w:ascii="Times New Roman" w:hAnsi="Times New Roman" w:cs="Times New Roman"/>
                                        <w:b/>
                                        <w:bCs/>
                                        <w:color w:val="000000"/>
                                        <w:sz w:val="18"/>
                                        <w:szCs w:val="18"/>
                                        <w:rPrChange w:id="1029" w:author="Maino Vieytes, Christian (NIH/NIA/IRP) [F]" w:date="2023-11-16T08:34:00Z">
                                          <w:rPr>
                                            <w:rFonts w:ascii="Calibri" w:hAnsi="Calibri" w:cs="Calibri"/>
                                            <w:color w:val="000000"/>
                                          </w:rPr>
                                        </w:rPrChange>
                                      </w:rPr>
                                      <w:t>0.34</w:t>
                                    </w:r>
                                  </w:ins>
                                  <w:del w:id="1030" w:author="Maino Vieytes, Christian (NIH/NIA/IRP) [F]" w:date="2023-11-15T15:22:00Z">
                                    <w:r w:rsidRPr="005E1339" w:rsidDel="00C92AAD">
                                      <w:rPr>
                                        <w:rFonts w:ascii="Times New Roman" w:hAnsi="Times New Roman" w:cs="Times New Roman"/>
                                        <w:b/>
                                        <w:bCs/>
                                        <w:color w:val="000000"/>
                                        <w:sz w:val="18"/>
                                        <w:szCs w:val="18"/>
                                        <w:rPrChange w:id="1031"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103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3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103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35"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1036"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1037" w:author="Maino Vieytes, Christian (NIH/NIA/IRP) [F]" w:date="2023-11-16T08:30:00Z">
                                        <w:rPr>
                                          <w:rFonts w:ascii="Times New Roman" w:hAnsi="Times New Roman" w:cs="Times New Roman"/>
                                          <w:sz w:val="20"/>
                                          <w:szCs w:val="20"/>
                                        </w:rPr>
                                      </w:rPrChange>
                                    </w:rPr>
                                  </w:pPr>
                                  <w:ins w:id="1038" w:author="Maino Vieytes, Christian (NIH/NIA/IRP) [F]" w:date="2023-11-16T08:30:00Z">
                                    <w:r w:rsidRPr="00E260F1">
                                      <w:rPr>
                                        <w:rFonts w:ascii="Times New Roman" w:hAnsi="Times New Roman" w:cs="Times New Roman"/>
                                        <w:color w:val="000000"/>
                                        <w:sz w:val="18"/>
                                        <w:szCs w:val="18"/>
                                        <w:rPrChange w:id="1039" w:author="Maino Vieytes, Christian (NIH/NIA/IRP) [F]" w:date="2023-11-16T08:30:00Z">
                                          <w:rPr>
                                            <w:rFonts w:ascii="Calibri" w:hAnsi="Calibri" w:cs="Calibri"/>
                                            <w:color w:val="000000"/>
                                          </w:rPr>
                                        </w:rPrChange>
                                      </w:rPr>
                                      <w:t>-0.19</w:t>
                                    </w:r>
                                  </w:ins>
                                  <w:del w:id="1040" w:author="Maino Vieytes, Christian (NIH/NIA/IRP) [F]" w:date="2023-11-15T15:22:00Z">
                                    <w:r w:rsidRPr="00E260F1" w:rsidDel="00C92AAD">
                                      <w:rPr>
                                        <w:rFonts w:ascii="Times New Roman" w:hAnsi="Times New Roman" w:cs="Times New Roman"/>
                                        <w:color w:val="000000"/>
                                        <w:sz w:val="18"/>
                                        <w:szCs w:val="18"/>
                                        <w:rPrChange w:id="1041"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042"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1043" w:author="Maino Vieytes, Christian (NIH/NIA/IRP) [F]" w:date="2023-11-16T08:30:00Z">
                                        <w:rPr>
                                          <w:rFonts w:ascii="Times New Roman" w:hAnsi="Times New Roman" w:cs="Times New Roman"/>
                                          <w:sz w:val="20"/>
                                          <w:szCs w:val="20"/>
                                        </w:rPr>
                                      </w:rPrChange>
                                    </w:rPr>
                                  </w:pPr>
                                  <w:ins w:id="1044" w:author="Maino Vieytes, Christian (NIH/NIA/IRP) [F]" w:date="2023-11-16T08:30:00Z">
                                    <w:r w:rsidRPr="00E260F1">
                                      <w:rPr>
                                        <w:rFonts w:ascii="Times New Roman" w:hAnsi="Times New Roman" w:cs="Times New Roman"/>
                                        <w:color w:val="000000"/>
                                        <w:sz w:val="18"/>
                                        <w:szCs w:val="18"/>
                                        <w:rPrChange w:id="1045" w:author="Maino Vieytes, Christian (NIH/NIA/IRP) [F]" w:date="2023-11-16T08:30:00Z">
                                          <w:rPr>
                                            <w:rFonts w:ascii="Calibri" w:hAnsi="Calibri" w:cs="Calibri"/>
                                            <w:color w:val="000000"/>
                                          </w:rPr>
                                        </w:rPrChange>
                                      </w:rPr>
                                      <w:t>-0.11</w:t>
                                    </w:r>
                                  </w:ins>
                                  <w:del w:id="1046" w:author="Maino Vieytes, Christian (NIH/NIA/IRP) [F]" w:date="2023-11-15T15:22:00Z">
                                    <w:r w:rsidRPr="00E260F1" w:rsidDel="00C92AAD">
                                      <w:rPr>
                                        <w:rFonts w:ascii="Times New Roman" w:hAnsi="Times New Roman" w:cs="Times New Roman"/>
                                        <w:color w:val="000000"/>
                                        <w:sz w:val="18"/>
                                        <w:szCs w:val="18"/>
                                        <w:rPrChange w:id="1047"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048"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1049" w:author="Maino Vieytes, Christian (NIH/NIA/IRP) [F]" w:date="2023-11-16T08:33:00Z">
                                        <w:rPr>
                                          <w:rFonts w:ascii="Times New Roman" w:hAnsi="Times New Roman" w:cs="Times New Roman"/>
                                          <w:b/>
                                          <w:bCs/>
                                          <w:sz w:val="20"/>
                                          <w:szCs w:val="20"/>
                                        </w:rPr>
                                      </w:rPrChange>
                                    </w:rPr>
                                  </w:pPr>
                                  <w:ins w:id="1050" w:author="Maino Vieytes, Christian (NIH/NIA/IRP) [F]" w:date="2023-11-16T08:30:00Z">
                                    <w:r w:rsidRPr="005E1339">
                                      <w:rPr>
                                        <w:rFonts w:ascii="Times New Roman" w:hAnsi="Times New Roman" w:cs="Times New Roman"/>
                                        <w:b/>
                                        <w:bCs/>
                                        <w:color w:val="000000"/>
                                        <w:sz w:val="18"/>
                                        <w:szCs w:val="18"/>
                                        <w:rPrChange w:id="1051" w:author="Maino Vieytes, Christian (NIH/NIA/IRP) [F]" w:date="2023-11-16T08:33:00Z">
                                          <w:rPr>
                                            <w:rFonts w:ascii="Calibri" w:hAnsi="Calibri" w:cs="Calibri"/>
                                            <w:color w:val="000000"/>
                                          </w:rPr>
                                        </w:rPrChange>
                                      </w:rPr>
                                      <w:t>-0.43</w:t>
                                    </w:r>
                                  </w:ins>
                                  <w:del w:id="1052" w:author="Maino Vieytes, Christian (NIH/NIA/IRP) [F]" w:date="2023-11-15T15:22:00Z">
                                    <w:r w:rsidRPr="005E1339" w:rsidDel="00C92AAD">
                                      <w:rPr>
                                        <w:rFonts w:ascii="Times New Roman" w:hAnsi="Times New Roman" w:cs="Times New Roman"/>
                                        <w:b/>
                                        <w:bCs/>
                                        <w:color w:val="000000"/>
                                        <w:sz w:val="18"/>
                                        <w:szCs w:val="18"/>
                                        <w:rPrChange w:id="1053"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054"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1055" w:author="Maino Vieytes, Christian (NIH/NIA/IRP) [F]" w:date="2023-11-16T08:34:00Z">
                                        <w:rPr>
                                          <w:rFonts w:ascii="Times New Roman" w:hAnsi="Times New Roman" w:cs="Times New Roman"/>
                                          <w:b/>
                                          <w:bCs/>
                                          <w:color w:val="000000"/>
                                          <w:sz w:val="20"/>
                                          <w:szCs w:val="20"/>
                                        </w:rPr>
                                      </w:rPrChange>
                                    </w:rPr>
                                  </w:pPr>
                                  <w:ins w:id="1056" w:author="Maino Vieytes, Christian (NIH/NIA/IRP) [F]" w:date="2023-11-16T08:30:00Z">
                                    <w:r w:rsidRPr="005E1339">
                                      <w:rPr>
                                        <w:rFonts w:ascii="Times New Roman" w:hAnsi="Times New Roman" w:cs="Times New Roman"/>
                                        <w:b/>
                                        <w:bCs/>
                                        <w:color w:val="000000"/>
                                        <w:sz w:val="18"/>
                                        <w:szCs w:val="18"/>
                                        <w:rPrChange w:id="1057" w:author="Maino Vieytes, Christian (NIH/NIA/IRP) [F]" w:date="2023-11-16T08:34:00Z">
                                          <w:rPr>
                                            <w:rFonts w:ascii="Calibri" w:hAnsi="Calibri" w:cs="Calibri"/>
                                            <w:color w:val="000000"/>
                                          </w:rPr>
                                        </w:rPrChange>
                                      </w:rPr>
                                      <w:t>0.30</w:t>
                                    </w:r>
                                  </w:ins>
                                  <w:del w:id="1058" w:author="Maino Vieytes, Christian (NIH/NIA/IRP) [F]" w:date="2023-11-15T15:22:00Z">
                                    <w:r w:rsidRPr="005E1339" w:rsidDel="00C92AAD">
                                      <w:rPr>
                                        <w:rFonts w:ascii="Times New Roman" w:hAnsi="Times New Roman" w:cs="Times New Roman"/>
                                        <w:b/>
                                        <w:bCs/>
                                        <w:color w:val="000000"/>
                                        <w:sz w:val="18"/>
                                        <w:szCs w:val="18"/>
                                        <w:rPrChange w:id="1059"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106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6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106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63"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1064"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1065" w:author="Maino Vieytes, Christian (NIH/NIA/IRP) [F]" w:date="2023-11-16T08:30:00Z">
                                        <w:rPr>
                                          <w:rFonts w:ascii="Times New Roman" w:hAnsi="Times New Roman" w:cs="Times New Roman"/>
                                          <w:sz w:val="20"/>
                                          <w:szCs w:val="20"/>
                                        </w:rPr>
                                      </w:rPrChange>
                                    </w:rPr>
                                  </w:pPr>
                                  <w:ins w:id="1066" w:author="Maino Vieytes, Christian (NIH/NIA/IRP) [F]" w:date="2023-11-16T08:30:00Z">
                                    <w:r w:rsidRPr="00E260F1">
                                      <w:rPr>
                                        <w:rFonts w:ascii="Times New Roman" w:hAnsi="Times New Roman" w:cs="Times New Roman"/>
                                        <w:color w:val="000000"/>
                                        <w:sz w:val="18"/>
                                        <w:szCs w:val="18"/>
                                        <w:rPrChange w:id="1067" w:author="Maino Vieytes, Christian (NIH/NIA/IRP) [F]" w:date="2023-11-16T08:30:00Z">
                                          <w:rPr>
                                            <w:rFonts w:ascii="Calibri" w:hAnsi="Calibri" w:cs="Calibri"/>
                                            <w:color w:val="000000"/>
                                          </w:rPr>
                                        </w:rPrChange>
                                      </w:rPr>
                                      <w:t>-0.12</w:t>
                                    </w:r>
                                  </w:ins>
                                  <w:del w:id="1068" w:author="Maino Vieytes, Christian (NIH/NIA/IRP) [F]" w:date="2023-11-15T15:22:00Z">
                                    <w:r w:rsidRPr="00E260F1" w:rsidDel="00C92AAD">
                                      <w:rPr>
                                        <w:rFonts w:ascii="Times New Roman" w:hAnsi="Times New Roman" w:cs="Times New Roman"/>
                                        <w:color w:val="000000"/>
                                        <w:sz w:val="18"/>
                                        <w:szCs w:val="18"/>
                                        <w:rPrChange w:id="1069"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1070"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1071" w:author="Maino Vieytes, Christian (NIH/NIA/IRP) [F]" w:date="2023-11-16T08:31:00Z">
                                        <w:rPr>
                                          <w:rFonts w:ascii="Times New Roman" w:hAnsi="Times New Roman" w:cs="Times New Roman"/>
                                          <w:b/>
                                          <w:bCs/>
                                          <w:sz w:val="20"/>
                                          <w:szCs w:val="20"/>
                                        </w:rPr>
                                      </w:rPrChange>
                                    </w:rPr>
                                  </w:pPr>
                                  <w:ins w:id="1072" w:author="Maino Vieytes, Christian (NIH/NIA/IRP) [F]" w:date="2023-11-16T08:30:00Z">
                                    <w:r w:rsidRPr="005E1339">
                                      <w:rPr>
                                        <w:rFonts w:ascii="Times New Roman" w:hAnsi="Times New Roman" w:cs="Times New Roman"/>
                                        <w:b/>
                                        <w:bCs/>
                                        <w:color w:val="000000"/>
                                        <w:sz w:val="18"/>
                                        <w:szCs w:val="18"/>
                                        <w:rPrChange w:id="1073" w:author="Maino Vieytes, Christian (NIH/NIA/IRP) [F]" w:date="2023-11-16T08:31:00Z">
                                          <w:rPr>
                                            <w:rFonts w:ascii="Calibri" w:hAnsi="Calibri" w:cs="Calibri"/>
                                            <w:color w:val="000000"/>
                                          </w:rPr>
                                        </w:rPrChange>
                                      </w:rPr>
                                      <w:t>-0.38</w:t>
                                    </w:r>
                                  </w:ins>
                                  <w:del w:id="1074" w:author="Maino Vieytes, Christian (NIH/NIA/IRP) [F]" w:date="2023-11-15T15:22:00Z">
                                    <w:r w:rsidRPr="005E1339" w:rsidDel="00C92AAD">
                                      <w:rPr>
                                        <w:rFonts w:ascii="Times New Roman" w:hAnsi="Times New Roman" w:cs="Times New Roman"/>
                                        <w:b/>
                                        <w:bCs/>
                                        <w:color w:val="000000"/>
                                        <w:sz w:val="18"/>
                                        <w:szCs w:val="18"/>
                                        <w:rPrChange w:id="1075"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1076"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1077" w:author="Maino Vieytes, Christian (NIH/NIA/IRP) [F]" w:date="2023-11-16T08:30:00Z">
                                        <w:rPr>
                                          <w:rFonts w:ascii="Times New Roman" w:hAnsi="Times New Roman" w:cs="Times New Roman"/>
                                          <w:sz w:val="20"/>
                                          <w:szCs w:val="20"/>
                                        </w:rPr>
                                      </w:rPrChange>
                                    </w:rPr>
                                  </w:pPr>
                                  <w:ins w:id="1078" w:author="Maino Vieytes, Christian (NIH/NIA/IRP) [F]" w:date="2023-11-16T08:30:00Z">
                                    <w:r w:rsidRPr="00E260F1">
                                      <w:rPr>
                                        <w:rFonts w:ascii="Times New Roman" w:hAnsi="Times New Roman" w:cs="Times New Roman"/>
                                        <w:color w:val="000000"/>
                                        <w:sz w:val="18"/>
                                        <w:szCs w:val="18"/>
                                        <w:rPrChange w:id="1079" w:author="Maino Vieytes, Christian (NIH/NIA/IRP) [F]" w:date="2023-11-16T08:30:00Z">
                                          <w:rPr>
                                            <w:rFonts w:ascii="Calibri" w:hAnsi="Calibri" w:cs="Calibri"/>
                                            <w:color w:val="000000"/>
                                          </w:rPr>
                                        </w:rPrChange>
                                      </w:rPr>
                                      <w:t>0.00</w:t>
                                    </w:r>
                                  </w:ins>
                                  <w:del w:id="1080" w:author="Maino Vieytes, Christian (NIH/NIA/IRP) [F]" w:date="2023-11-15T15:22:00Z">
                                    <w:r w:rsidRPr="00E260F1" w:rsidDel="00C92AAD">
                                      <w:rPr>
                                        <w:rFonts w:ascii="Times New Roman" w:hAnsi="Times New Roman" w:cs="Times New Roman"/>
                                        <w:color w:val="000000"/>
                                        <w:sz w:val="18"/>
                                        <w:szCs w:val="18"/>
                                        <w:rPrChange w:id="1081"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1082"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1083" w:author="Maino Vieytes, Christian (NIH/NIA/IRP) [F]" w:date="2023-11-16T08:30:00Z">
                                        <w:rPr>
                                          <w:rFonts w:ascii="Times New Roman" w:hAnsi="Times New Roman" w:cs="Times New Roman"/>
                                          <w:color w:val="000000"/>
                                          <w:sz w:val="20"/>
                                          <w:szCs w:val="20"/>
                                        </w:rPr>
                                      </w:rPrChange>
                                    </w:rPr>
                                  </w:pPr>
                                  <w:ins w:id="1084" w:author="Maino Vieytes, Christian (NIH/NIA/IRP) [F]" w:date="2023-11-16T08:30:00Z">
                                    <w:r w:rsidRPr="00E260F1">
                                      <w:rPr>
                                        <w:rFonts w:ascii="Times New Roman" w:hAnsi="Times New Roman" w:cs="Times New Roman"/>
                                        <w:color w:val="000000"/>
                                        <w:sz w:val="18"/>
                                        <w:szCs w:val="18"/>
                                        <w:rPrChange w:id="1085" w:author="Maino Vieytes, Christian (NIH/NIA/IRP) [F]" w:date="2023-11-16T08:30:00Z">
                                          <w:rPr>
                                            <w:rFonts w:ascii="Calibri" w:hAnsi="Calibri" w:cs="Calibri"/>
                                            <w:color w:val="000000"/>
                                          </w:rPr>
                                        </w:rPrChange>
                                      </w:rPr>
                                      <w:t>0.10</w:t>
                                    </w:r>
                                  </w:ins>
                                  <w:del w:id="1086" w:author="Maino Vieytes, Christian (NIH/NIA/IRP) [F]" w:date="2023-11-15T15:22:00Z">
                                    <w:r w:rsidRPr="00E260F1" w:rsidDel="00C92AAD">
                                      <w:rPr>
                                        <w:rFonts w:ascii="Times New Roman" w:hAnsi="Times New Roman" w:cs="Times New Roman"/>
                                        <w:color w:val="000000"/>
                                        <w:sz w:val="18"/>
                                        <w:szCs w:val="18"/>
                                        <w:rPrChange w:id="1087"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108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08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109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91"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1092"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1093" w:author="Maino Vieytes, Christian (NIH/NIA/IRP) [F]" w:date="2023-11-16T08:32:00Z">
                                        <w:rPr>
                                          <w:rFonts w:ascii="Times New Roman" w:hAnsi="Times New Roman" w:cs="Times New Roman"/>
                                          <w:sz w:val="20"/>
                                          <w:szCs w:val="20"/>
                                        </w:rPr>
                                      </w:rPrChange>
                                    </w:rPr>
                                  </w:pPr>
                                  <w:ins w:id="1094" w:author="Maino Vieytes, Christian (NIH/NIA/IRP) [F]" w:date="2023-11-16T08:30:00Z">
                                    <w:r w:rsidRPr="005E1339">
                                      <w:rPr>
                                        <w:rFonts w:ascii="Times New Roman" w:hAnsi="Times New Roman" w:cs="Times New Roman"/>
                                        <w:b/>
                                        <w:bCs/>
                                        <w:color w:val="000000"/>
                                        <w:sz w:val="18"/>
                                        <w:szCs w:val="18"/>
                                        <w:rPrChange w:id="1095" w:author="Maino Vieytes, Christian (NIH/NIA/IRP) [F]" w:date="2023-11-16T08:32:00Z">
                                          <w:rPr>
                                            <w:rFonts w:ascii="Calibri" w:hAnsi="Calibri" w:cs="Calibri"/>
                                            <w:color w:val="000000"/>
                                          </w:rPr>
                                        </w:rPrChange>
                                      </w:rPr>
                                      <w:t>-0.23</w:t>
                                    </w:r>
                                  </w:ins>
                                  <w:del w:id="1096" w:author="Maino Vieytes, Christian (NIH/NIA/IRP) [F]" w:date="2023-11-15T15:22:00Z">
                                    <w:r w:rsidRPr="005E1339" w:rsidDel="00C92AAD">
                                      <w:rPr>
                                        <w:rFonts w:ascii="Times New Roman" w:hAnsi="Times New Roman" w:cs="Times New Roman"/>
                                        <w:b/>
                                        <w:bCs/>
                                        <w:color w:val="000000"/>
                                        <w:sz w:val="18"/>
                                        <w:szCs w:val="18"/>
                                        <w:rPrChange w:id="1097"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098"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1099" w:author="Maino Vieytes, Christian (NIH/NIA/IRP) [F]" w:date="2023-11-16T08:35:00Z">
                                        <w:rPr>
                                          <w:rFonts w:ascii="Times New Roman" w:hAnsi="Times New Roman" w:cs="Times New Roman"/>
                                          <w:sz w:val="20"/>
                                          <w:szCs w:val="20"/>
                                        </w:rPr>
                                      </w:rPrChange>
                                    </w:rPr>
                                  </w:pPr>
                                  <w:ins w:id="1100" w:author="Maino Vieytes, Christian (NIH/NIA/IRP) [F]" w:date="2023-11-16T08:30:00Z">
                                    <w:r w:rsidRPr="005E1339">
                                      <w:rPr>
                                        <w:rFonts w:ascii="Times New Roman" w:hAnsi="Times New Roman" w:cs="Times New Roman"/>
                                        <w:b/>
                                        <w:bCs/>
                                        <w:color w:val="000000"/>
                                        <w:sz w:val="18"/>
                                        <w:szCs w:val="18"/>
                                        <w:rPrChange w:id="1101" w:author="Maino Vieytes, Christian (NIH/NIA/IRP) [F]" w:date="2023-11-16T08:35:00Z">
                                          <w:rPr>
                                            <w:rFonts w:ascii="Calibri" w:hAnsi="Calibri" w:cs="Calibri"/>
                                            <w:color w:val="000000"/>
                                          </w:rPr>
                                        </w:rPrChange>
                                      </w:rPr>
                                      <w:t>-0.23</w:t>
                                    </w:r>
                                  </w:ins>
                                  <w:del w:id="1102" w:author="Maino Vieytes, Christian (NIH/NIA/IRP) [F]" w:date="2023-11-15T15:22:00Z">
                                    <w:r w:rsidRPr="005E1339" w:rsidDel="00C92AAD">
                                      <w:rPr>
                                        <w:rFonts w:ascii="Times New Roman" w:hAnsi="Times New Roman" w:cs="Times New Roman"/>
                                        <w:b/>
                                        <w:bCs/>
                                        <w:color w:val="000000"/>
                                        <w:sz w:val="18"/>
                                        <w:szCs w:val="18"/>
                                        <w:rPrChange w:id="1103"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1104"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1105" w:author="Maino Vieytes, Christian (NIH/NIA/IRP) [F]" w:date="2023-11-16T08:30:00Z">
                                        <w:rPr>
                                          <w:rFonts w:ascii="Times New Roman" w:hAnsi="Times New Roman" w:cs="Times New Roman"/>
                                          <w:b/>
                                          <w:bCs/>
                                          <w:sz w:val="20"/>
                                          <w:szCs w:val="20"/>
                                        </w:rPr>
                                      </w:rPrChange>
                                    </w:rPr>
                                  </w:pPr>
                                  <w:ins w:id="1106" w:author="Maino Vieytes, Christian (NIH/NIA/IRP) [F]" w:date="2023-11-16T08:30:00Z">
                                    <w:r w:rsidRPr="00E260F1">
                                      <w:rPr>
                                        <w:rFonts w:ascii="Times New Roman" w:hAnsi="Times New Roman" w:cs="Times New Roman"/>
                                        <w:color w:val="000000"/>
                                        <w:sz w:val="18"/>
                                        <w:szCs w:val="18"/>
                                        <w:rPrChange w:id="1107" w:author="Maino Vieytes, Christian (NIH/NIA/IRP) [F]" w:date="2023-11-16T08:30:00Z">
                                          <w:rPr>
                                            <w:rFonts w:ascii="Calibri" w:hAnsi="Calibri" w:cs="Calibri"/>
                                            <w:color w:val="000000"/>
                                          </w:rPr>
                                        </w:rPrChange>
                                      </w:rPr>
                                      <w:t>0.18</w:t>
                                    </w:r>
                                  </w:ins>
                                  <w:del w:id="1108" w:author="Maino Vieytes, Christian (NIH/NIA/IRP) [F]" w:date="2023-11-15T15:22:00Z">
                                    <w:r w:rsidRPr="00E260F1" w:rsidDel="00C92AAD">
                                      <w:rPr>
                                        <w:rFonts w:ascii="Times New Roman" w:hAnsi="Times New Roman" w:cs="Times New Roman"/>
                                        <w:b/>
                                        <w:bCs/>
                                        <w:color w:val="000000"/>
                                        <w:sz w:val="18"/>
                                        <w:szCs w:val="18"/>
                                        <w:rPrChange w:id="1109"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110"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1111" w:author="Maino Vieytes, Christian (NIH/NIA/IRP) [F]" w:date="2023-11-16T08:34:00Z">
                                        <w:rPr>
                                          <w:rFonts w:ascii="Times New Roman" w:hAnsi="Times New Roman" w:cs="Times New Roman"/>
                                          <w:b/>
                                          <w:bCs/>
                                          <w:color w:val="000000"/>
                                          <w:sz w:val="20"/>
                                          <w:szCs w:val="20"/>
                                        </w:rPr>
                                      </w:rPrChange>
                                    </w:rPr>
                                  </w:pPr>
                                  <w:ins w:id="1112" w:author="Maino Vieytes, Christian (NIH/NIA/IRP) [F]" w:date="2023-11-16T08:30:00Z">
                                    <w:r w:rsidRPr="005E1339">
                                      <w:rPr>
                                        <w:rFonts w:ascii="Times New Roman" w:hAnsi="Times New Roman" w:cs="Times New Roman"/>
                                        <w:b/>
                                        <w:bCs/>
                                        <w:color w:val="000000"/>
                                        <w:sz w:val="18"/>
                                        <w:szCs w:val="18"/>
                                        <w:rPrChange w:id="1113" w:author="Maino Vieytes, Christian (NIH/NIA/IRP) [F]" w:date="2023-11-16T08:34:00Z">
                                          <w:rPr>
                                            <w:rFonts w:ascii="Calibri" w:hAnsi="Calibri" w:cs="Calibri"/>
                                            <w:color w:val="000000"/>
                                          </w:rPr>
                                        </w:rPrChange>
                                      </w:rPr>
                                      <w:t>0.32</w:t>
                                    </w:r>
                                  </w:ins>
                                  <w:del w:id="1114" w:author="Maino Vieytes, Christian (NIH/NIA/IRP) [F]" w:date="2023-11-15T15:22:00Z">
                                    <w:r w:rsidRPr="005E1339" w:rsidDel="00C92AAD">
                                      <w:rPr>
                                        <w:rFonts w:ascii="Times New Roman" w:hAnsi="Times New Roman" w:cs="Times New Roman"/>
                                        <w:b/>
                                        <w:bCs/>
                                        <w:color w:val="000000"/>
                                        <w:sz w:val="18"/>
                                        <w:szCs w:val="18"/>
                                        <w:rPrChange w:id="1115"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111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1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111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19"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1120"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1121" w:author="Maino Vieytes, Christian (NIH/NIA/IRP) [F]" w:date="2023-11-16T08:30:00Z">
                                        <w:rPr>
                                          <w:rFonts w:ascii="Times New Roman" w:hAnsi="Times New Roman" w:cs="Times New Roman"/>
                                          <w:sz w:val="20"/>
                                          <w:szCs w:val="20"/>
                                        </w:rPr>
                                      </w:rPrChange>
                                    </w:rPr>
                                  </w:pPr>
                                  <w:ins w:id="1122" w:author="Maino Vieytes, Christian (NIH/NIA/IRP) [F]" w:date="2023-11-16T08:30:00Z">
                                    <w:r w:rsidRPr="00E260F1">
                                      <w:rPr>
                                        <w:rFonts w:ascii="Times New Roman" w:hAnsi="Times New Roman" w:cs="Times New Roman"/>
                                        <w:b/>
                                        <w:bCs/>
                                        <w:color w:val="000000"/>
                                        <w:sz w:val="18"/>
                                        <w:szCs w:val="18"/>
                                        <w:rPrChange w:id="1123" w:author="Maino Vieytes, Christian (NIH/NIA/IRP) [F]" w:date="2023-11-16T08:30:00Z">
                                          <w:rPr>
                                            <w:rFonts w:ascii="Calibri" w:hAnsi="Calibri" w:cs="Calibri"/>
                                            <w:color w:val="000000"/>
                                          </w:rPr>
                                        </w:rPrChange>
                                      </w:rPr>
                                      <w:t>-0.36</w:t>
                                    </w:r>
                                  </w:ins>
                                  <w:del w:id="1124" w:author="Maino Vieytes, Christian (NIH/NIA/IRP) [F]" w:date="2023-11-15T15:22:00Z">
                                    <w:r w:rsidRPr="00E260F1" w:rsidDel="00C92AAD">
                                      <w:rPr>
                                        <w:rFonts w:ascii="Times New Roman" w:hAnsi="Times New Roman" w:cs="Times New Roman"/>
                                        <w:b/>
                                        <w:bCs/>
                                        <w:color w:val="000000"/>
                                        <w:sz w:val="18"/>
                                        <w:szCs w:val="18"/>
                                        <w:rPrChange w:id="1125"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1126"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1127" w:author="Maino Vieytes, Christian (NIH/NIA/IRP) [F]" w:date="2023-11-16T08:35:00Z">
                                        <w:rPr>
                                          <w:rFonts w:ascii="Times New Roman" w:hAnsi="Times New Roman" w:cs="Times New Roman"/>
                                          <w:sz w:val="20"/>
                                          <w:szCs w:val="20"/>
                                        </w:rPr>
                                      </w:rPrChange>
                                    </w:rPr>
                                  </w:pPr>
                                  <w:ins w:id="1128" w:author="Maino Vieytes, Christian (NIH/NIA/IRP) [F]" w:date="2023-11-16T08:30:00Z">
                                    <w:r w:rsidRPr="005E1339">
                                      <w:rPr>
                                        <w:rFonts w:ascii="Times New Roman" w:hAnsi="Times New Roman" w:cs="Times New Roman"/>
                                        <w:b/>
                                        <w:bCs/>
                                        <w:color w:val="000000"/>
                                        <w:sz w:val="18"/>
                                        <w:szCs w:val="18"/>
                                        <w:rPrChange w:id="1129" w:author="Maino Vieytes, Christian (NIH/NIA/IRP) [F]" w:date="2023-11-16T08:35:00Z">
                                          <w:rPr>
                                            <w:rFonts w:ascii="Calibri" w:hAnsi="Calibri" w:cs="Calibri"/>
                                            <w:color w:val="000000"/>
                                          </w:rPr>
                                        </w:rPrChange>
                                      </w:rPr>
                                      <w:t>-0.28</w:t>
                                    </w:r>
                                  </w:ins>
                                  <w:del w:id="1130" w:author="Maino Vieytes, Christian (NIH/NIA/IRP) [F]" w:date="2023-11-15T15:22:00Z">
                                    <w:r w:rsidRPr="005E1339" w:rsidDel="00C92AAD">
                                      <w:rPr>
                                        <w:rFonts w:ascii="Times New Roman" w:hAnsi="Times New Roman" w:cs="Times New Roman"/>
                                        <w:b/>
                                        <w:bCs/>
                                        <w:color w:val="000000"/>
                                        <w:sz w:val="18"/>
                                        <w:szCs w:val="18"/>
                                        <w:rPrChange w:id="1131"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132"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1133" w:author="Maino Vieytes, Christian (NIH/NIA/IRP) [F]" w:date="2023-11-16T08:30:00Z">
                                        <w:rPr>
                                          <w:rFonts w:ascii="Times New Roman" w:hAnsi="Times New Roman" w:cs="Times New Roman"/>
                                          <w:b/>
                                          <w:bCs/>
                                          <w:sz w:val="20"/>
                                          <w:szCs w:val="20"/>
                                        </w:rPr>
                                      </w:rPrChange>
                                    </w:rPr>
                                  </w:pPr>
                                  <w:ins w:id="1134" w:author="Maino Vieytes, Christian (NIH/NIA/IRP) [F]" w:date="2023-11-16T08:30:00Z">
                                    <w:r w:rsidRPr="00E260F1">
                                      <w:rPr>
                                        <w:rFonts w:ascii="Times New Roman" w:hAnsi="Times New Roman" w:cs="Times New Roman"/>
                                        <w:color w:val="000000"/>
                                        <w:sz w:val="18"/>
                                        <w:szCs w:val="18"/>
                                        <w:rPrChange w:id="1135" w:author="Maino Vieytes, Christian (NIH/NIA/IRP) [F]" w:date="2023-11-16T08:30:00Z">
                                          <w:rPr>
                                            <w:rFonts w:ascii="Calibri" w:hAnsi="Calibri" w:cs="Calibri"/>
                                            <w:color w:val="000000"/>
                                          </w:rPr>
                                        </w:rPrChange>
                                      </w:rPr>
                                      <w:t>0.030</w:t>
                                    </w:r>
                                  </w:ins>
                                  <w:del w:id="1136" w:author="Maino Vieytes, Christian (NIH/NIA/IRP) [F]" w:date="2023-11-15T15:22:00Z">
                                    <w:r w:rsidRPr="00E260F1" w:rsidDel="00C92AAD">
                                      <w:rPr>
                                        <w:rFonts w:ascii="Times New Roman" w:hAnsi="Times New Roman" w:cs="Times New Roman"/>
                                        <w:b/>
                                        <w:bCs/>
                                        <w:color w:val="000000"/>
                                        <w:sz w:val="18"/>
                                        <w:szCs w:val="18"/>
                                        <w:rPrChange w:id="1137"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1138"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1139" w:author="Maino Vieytes, Christian (NIH/NIA/IRP) [F]" w:date="2023-11-16T08:30:00Z">
                                        <w:rPr>
                                          <w:rFonts w:ascii="Times New Roman" w:hAnsi="Times New Roman" w:cs="Times New Roman"/>
                                          <w:b/>
                                          <w:bCs/>
                                          <w:color w:val="000000"/>
                                          <w:sz w:val="20"/>
                                          <w:szCs w:val="20"/>
                                        </w:rPr>
                                      </w:rPrChange>
                                    </w:rPr>
                                  </w:pPr>
                                  <w:ins w:id="1140" w:author="Maino Vieytes, Christian (NIH/NIA/IRP) [F]" w:date="2023-11-16T08:30:00Z">
                                    <w:r w:rsidRPr="00E260F1">
                                      <w:rPr>
                                        <w:rFonts w:ascii="Times New Roman" w:hAnsi="Times New Roman" w:cs="Times New Roman"/>
                                        <w:color w:val="000000"/>
                                        <w:sz w:val="18"/>
                                        <w:szCs w:val="18"/>
                                        <w:rPrChange w:id="1141" w:author="Maino Vieytes, Christian (NIH/NIA/IRP) [F]" w:date="2023-11-16T08:30:00Z">
                                          <w:rPr>
                                            <w:rFonts w:ascii="Calibri" w:hAnsi="Calibri" w:cs="Calibri"/>
                                            <w:color w:val="000000"/>
                                          </w:rPr>
                                        </w:rPrChange>
                                      </w:rPr>
                                      <w:t>0.19</w:t>
                                    </w:r>
                                  </w:ins>
                                  <w:del w:id="1142" w:author="Maino Vieytes, Christian (NIH/NIA/IRP) [F]" w:date="2023-11-15T15:22:00Z">
                                    <w:r w:rsidRPr="00E260F1" w:rsidDel="00C92AAD">
                                      <w:rPr>
                                        <w:rFonts w:ascii="Times New Roman" w:hAnsi="Times New Roman" w:cs="Times New Roman"/>
                                        <w:color w:val="000000"/>
                                        <w:sz w:val="18"/>
                                        <w:szCs w:val="18"/>
                                        <w:rPrChange w:id="1143"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114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4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114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47"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1148"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1149" w:author="Maino Vieytes, Christian (NIH/NIA/IRP) [F]" w:date="2023-11-16T08:31:00Z">
                                        <w:rPr>
                                          <w:rFonts w:ascii="Times New Roman" w:hAnsi="Times New Roman" w:cs="Times New Roman"/>
                                          <w:b/>
                                          <w:bCs/>
                                          <w:sz w:val="20"/>
                                          <w:szCs w:val="20"/>
                                        </w:rPr>
                                      </w:rPrChange>
                                    </w:rPr>
                                  </w:pPr>
                                  <w:ins w:id="1150" w:author="Maino Vieytes, Christian (NIH/NIA/IRP) [F]" w:date="2023-11-16T08:30:00Z">
                                    <w:r w:rsidRPr="00E260F1">
                                      <w:rPr>
                                        <w:rFonts w:ascii="Times New Roman" w:hAnsi="Times New Roman" w:cs="Times New Roman"/>
                                        <w:b/>
                                        <w:bCs/>
                                        <w:color w:val="000000"/>
                                        <w:sz w:val="18"/>
                                        <w:szCs w:val="18"/>
                                        <w:rPrChange w:id="1151" w:author="Maino Vieytes, Christian (NIH/NIA/IRP) [F]" w:date="2023-11-16T08:31:00Z">
                                          <w:rPr>
                                            <w:rFonts w:ascii="Calibri" w:hAnsi="Calibri" w:cs="Calibri"/>
                                            <w:color w:val="000000"/>
                                          </w:rPr>
                                        </w:rPrChange>
                                      </w:rPr>
                                      <w:t>-0.38</w:t>
                                    </w:r>
                                  </w:ins>
                                  <w:del w:id="1152" w:author="Maino Vieytes, Christian (NIH/NIA/IRP) [F]" w:date="2023-11-15T15:22:00Z">
                                    <w:r w:rsidRPr="00E260F1" w:rsidDel="00C92AAD">
                                      <w:rPr>
                                        <w:rFonts w:ascii="Times New Roman" w:hAnsi="Times New Roman" w:cs="Times New Roman"/>
                                        <w:b/>
                                        <w:bCs/>
                                        <w:color w:val="000000"/>
                                        <w:sz w:val="18"/>
                                        <w:szCs w:val="18"/>
                                        <w:rPrChange w:id="1153"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1154"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1155" w:author="Maino Vieytes, Christian (NIH/NIA/IRP) [F]" w:date="2023-11-16T08:31:00Z">
                                        <w:rPr>
                                          <w:rFonts w:ascii="Times New Roman" w:hAnsi="Times New Roman" w:cs="Times New Roman"/>
                                          <w:b/>
                                          <w:bCs/>
                                          <w:sz w:val="20"/>
                                          <w:szCs w:val="20"/>
                                        </w:rPr>
                                      </w:rPrChange>
                                    </w:rPr>
                                  </w:pPr>
                                  <w:ins w:id="1156" w:author="Maino Vieytes, Christian (NIH/NIA/IRP) [F]" w:date="2023-11-16T08:30:00Z">
                                    <w:r w:rsidRPr="005E1339">
                                      <w:rPr>
                                        <w:rFonts w:ascii="Times New Roman" w:hAnsi="Times New Roman" w:cs="Times New Roman"/>
                                        <w:b/>
                                        <w:bCs/>
                                        <w:color w:val="000000"/>
                                        <w:sz w:val="18"/>
                                        <w:szCs w:val="18"/>
                                        <w:rPrChange w:id="1157" w:author="Maino Vieytes, Christian (NIH/NIA/IRP) [F]" w:date="2023-11-16T08:31:00Z">
                                          <w:rPr>
                                            <w:rFonts w:ascii="Calibri" w:hAnsi="Calibri" w:cs="Calibri"/>
                                            <w:color w:val="000000"/>
                                          </w:rPr>
                                        </w:rPrChange>
                                      </w:rPr>
                                      <w:t>-0.38</w:t>
                                    </w:r>
                                  </w:ins>
                                  <w:del w:id="1158" w:author="Maino Vieytes, Christian (NIH/NIA/IRP) [F]" w:date="2023-11-15T15:22:00Z">
                                    <w:r w:rsidRPr="005E1339" w:rsidDel="00C92AAD">
                                      <w:rPr>
                                        <w:rFonts w:ascii="Times New Roman" w:hAnsi="Times New Roman" w:cs="Times New Roman"/>
                                        <w:b/>
                                        <w:bCs/>
                                        <w:color w:val="000000"/>
                                        <w:sz w:val="18"/>
                                        <w:szCs w:val="18"/>
                                        <w:rPrChange w:id="1159"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1160"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1161" w:author="Maino Vieytes, Christian (NIH/NIA/IRP) [F]" w:date="2023-11-16T08:30:00Z">
                                        <w:rPr>
                                          <w:rFonts w:ascii="Times New Roman" w:hAnsi="Times New Roman" w:cs="Times New Roman"/>
                                          <w:b/>
                                          <w:bCs/>
                                          <w:sz w:val="20"/>
                                          <w:szCs w:val="20"/>
                                        </w:rPr>
                                      </w:rPrChange>
                                    </w:rPr>
                                  </w:pPr>
                                  <w:ins w:id="1162" w:author="Maino Vieytes, Christian (NIH/NIA/IRP) [F]" w:date="2023-11-16T08:30:00Z">
                                    <w:r w:rsidRPr="00E260F1">
                                      <w:rPr>
                                        <w:rFonts w:ascii="Times New Roman" w:hAnsi="Times New Roman" w:cs="Times New Roman"/>
                                        <w:color w:val="000000"/>
                                        <w:sz w:val="18"/>
                                        <w:szCs w:val="18"/>
                                        <w:rPrChange w:id="1163" w:author="Maino Vieytes, Christian (NIH/NIA/IRP) [F]" w:date="2023-11-16T08:30:00Z">
                                          <w:rPr>
                                            <w:rFonts w:ascii="Calibri" w:hAnsi="Calibri" w:cs="Calibri"/>
                                            <w:color w:val="000000"/>
                                          </w:rPr>
                                        </w:rPrChange>
                                      </w:rPr>
                                      <w:t>-0.12</w:t>
                                    </w:r>
                                  </w:ins>
                                  <w:del w:id="1164" w:author="Maino Vieytes, Christian (NIH/NIA/IRP) [F]" w:date="2023-11-15T15:22:00Z">
                                    <w:r w:rsidRPr="00E260F1" w:rsidDel="00C92AAD">
                                      <w:rPr>
                                        <w:rFonts w:ascii="Times New Roman" w:hAnsi="Times New Roman" w:cs="Times New Roman"/>
                                        <w:b/>
                                        <w:bCs/>
                                        <w:color w:val="000000"/>
                                        <w:sz w:val="18"/>
                                        <w:szCs w:val="18"/>
                                        <w:rPrChange w:id="1165"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166"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1167" w:author="Maino Vieytes, Christian (NIH/NIA/IRP) [F]" w:date="2023-11-16T08:34:00Z">
                                        <w:rPr>
                                          <w:rFonts w:ascii="Times New Roman" w:hAnsi="Times New Roman" w:cs="Times New Roman"/>
                                          <w:b/>
                                          <w:bCs/>
                                          <w:color w:val="000000"/>
                                          <w:sz w:val="20"/>
                                          <w:szCs w:val="20"/>
                                        </w:rPr>
                                      </w:rPrChange>
                                    </w:rPr>
                                  </w:pPr>
                                  <w:ins w:id="1168" w:author="Maino Vieytes, Christian (NIH/NIA/IRP) [F]" w:date="2023-11-16T08:30:00Z">
                                    <w:r w:rsidRPr="005E1339">
                                      <w:rPr>
                                        <w:rFonts w:ascii="Times New Roman" w:hAnsi="Times New Roman" w:cs="Times New Roman"/>
                                        <w:b/>
                                        <w:bCs/>
                                        <w:color w:val="000000"/>
                                        <w:sz w:val="18"/>
                                        <w:szCs w:val="18"/>
                                        <w:rPrChange w:id="1169" w:author="Maino Vieytes, Christian (NIH/NIA/IRP) [F]" w:date="2023-11-16T08:34:00Z">
                                          <w:rPr>
                                            <w:rFonts w:ascii="Calibri" w:hAnsi="Calibri" w:cs="Calibri"/>
                                            <w:color w:val="000000"/>
                                          </w:rPr>
                                        </w:rPrChange>
                                      </w:rPr>
                                      <w:t>0.24</w:t>
                                    </w:r>
                                  </w:ins>
                                  <w:del w:id="1170" w:author="Maino Vieytes, Christian (NIH/NIA/IRP) [F]" w:date="2023-11-15T15:22:00Z">
                                    <w:r w:rsidRPr="005E1339" w:rsidDel="00C92AAD">
                                      <w:rPr>
                                        <w:rFonts w:ascii="Times New Roman" w:hAnsi="Times New Roman" w:cs="Times New Roman"/>
                                        <w:b/>
                                        <w:bCs/>
                                        <w:color w:val="000000"/>
                                        <w:sz w:val="18"/>
                                        <w:szCs w:val="18"/>
                                        <w:rPrChange w:id="1171"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117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7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117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75"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1176"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1177" w:author="Maino Vieytes, Christian (NIH/NIA/IRP) [F]" w:date="2023-11-16T08:30:00Z">
                                        <w:rPr>
                                          <w:rFonts w:ascii="Times New Roman" w:hAnsi="Times New Roman" w:cs="Times New Roman"/>
                                          <w:b/>
                                          <w:bCs/>
                                          <w:sz w:val="20"/>
                                          <w:szCs w:val="20"/>
                                        </w:rPr>
                                      </w:rPrChange>
                                    </w:rPr>
                                  </w:pPr>
                                  <w:ins w:id="1178" w:author="Maino Vieytes, Christian (NIH/NIA/IRP) [F]" w:date="2023-11-16T08:30:00Z">
                                    <w:r w:rsidRPr="00E260F1">
                                      <w:rPr>
                                        <w:rFonts w:ascii="Times New Roman" w:hAnsi="Times New Roman" w:cs="Times New Roman"/>
                                        <w:color w:val="000000"/>
                                        <w:sz w:val="18"/>
                                        <w:szCs w:val="18"/>
                                        <w:rPrChange w:id="1179" w:author="Maino Vieytes, Christian (NIH/NIA/IRP) [F]" w:date="2023-11-16T08:30:00Z">
                                          <w:rPr>
                                            <w:rFonts w:ascii="Calibri" w:hAnsi="Calibri" w:cs="Calibri"/>
                                            <w:color w:val="000000"/>
                                          </w:rPr>
                                        </w:rPrChange>
                                      </w:rPr>
                                      <w:t>0.030</w:t>
                                    </w:r>
                                  </w:ins>
                                  <w:del w:id="1180" w:author="Maino Vieytes, Christian (NIH/NIA/IRP) [F]" w:date="2023-11-15T15:22:00Z">
                                    <w:r w:rsidRPr="00E260F1" w:rsidDel="00C92AAD">
                                      <w:rPr>
                                        <w:rFonts w:ascii="Times New Roman" w:hAnsi="Times New Roman" w:cs="Times New Roman"/>
                                        <w:b/>
                                        <w:bCs/>
                                        <w:color w:val="000000"/>
                                        <w:sz w:val="18"/>
                                        <w:szCs w:val="18"/>
                                        <w:rPrChange w:id="1181"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1182"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1183" w:author="Maino Vieytes, Christian (NIH/NIA/IRP) [F]" w:date="2023-11-16T08:30:00Z">
                                        <w:rPr>
                                          <w:rFonts w:ascii="Times New Roman" w:hAnsi="Times New Roman" w:cs="Times New Roman"/>
                                          <w:sz w:val="20"/>
                                          <w:szCs w:val="20"/>
                                        </w:rPr>
                                      </w:rPrChange>
                                    </w:rPr>
                                  </w:pPr>
                                  <w:ins w:id="1184" w:author="Maino Vieytes, Christian (NIH/NIA/IRP) [F]" w:date="2023-11-16T08:30:00Z">
                                    <w:r w:rsidRPr="00E260F1">
                                      <w:rPr>
                                        <w:rFonts w:ascii="Times New Roman" w:hAnsi="Times New Roman" w:cs="Times New Roman"/>
                                        <w:color w:val="000000"/>
                                        <w:sz w:val="18"/>
                                        <w:szCs w:val="18"/>
                                        <w:rPrChange w:id="1185" w:author="Maino Vieytes, Christian (NIH/NIA/IRP) [F]" w:date="2023-11-16T08:30:00Z">
                                          <w:rPr>
                                            <w:rFonts w:ascii="Calibri" w:hAnsi="Calibri" w:cs="Calibri"/>
                                            <w:color w:val="000000"/>
                                          </w:rPr>
                                        </w:rPrChange>
                                      </w:rPr>
                                      <w:t>-0.19</w:t>
                                    </w:r>
                                  </w:ins>
                                  <w:del w:id="1186" w:author="Maino Vieytes, Christian (NIH/NIA/IRP) [F]" w:date="2023-11-15T15:22:00Z">
                                    <w:r w:rsidRPr="00E260F1" w:rsidDel="00C92AAD">
                                      <w:rPr>
                                        <w:rFonts w:ascii="Times New Roman" w:hAnsi="Times New Roman" w:cs="Times New Roman"/>
                                        <w:color w:val="000000"/>
                                        <w:sz w:val="18"/>
                                        <w:szCs w:val="18"/>
                                        <w:rPrChange w:id="1187"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188"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1189" w:author="Maino Vieytes, Christian (NIH/NIA/IRP) [F]" w:date="2023-11-16T08:33:00Z">
                                        <w:rPr>
                                          <w:rFonts w:ascii="Times New Roman" w:hAnsi="Times New Roman" w:cs="Times New Roman"/>
                                          <w:sz w:val="20"/>
                                          <w:szCs w:val="20"/>
                                        </w:rPr>
                                      </w:rPrChange>
                                    </w:rPr>
                                  </w:pPr>
                                  <w:ins w:id="1190" w:author="Maino Vieytes, Christian (NIH/NIA/IRP) [F]" w:date="2023-11-16T08:30:00Z">
                                    <w:r w:rsidRPr="005E1339">
                                      <w:rPr>
                                        <w:rFonts w:ascii="Times New Roman" w:hAnsi="Times New Roman" w:cs="Times New Roman"/>
                                        <w:b/>
                                        <w:bCs/>
                                        <w:color w:val="000000"/>
                                        <w:sz w:val="18"/>
                                        <w:szCs w:val="18"/>
                                        <w:rPrChange w:id="1191" w:author="Maino Vieytes, Christian (NIH/NIA/IRP) [F]" w:date="2023-11-16T08:33:00Z">
                                          <w:rPr>
                                            <w:rFonts w:ascii="Calibri" w:hAnsi="Calibri" w:cs="Calibri"/>
                                            <w:color w:val="000000"/>
                                          </w:rPr>
                                        </w:rPrChange>
                                      </w:rPr>
                                      <w:t>0.24</w:t>
                                    </w:r>
                                  </w:ins>
                                  <w:del w:id="1192" w:author="Maino Vieytes, Christian (NIH/NIA/IRP) [F]" w:date="2023-11-15T15:22:00Z">
                                    <w:r w:rsidRPr="005E1339" w:rsidDel="00C92AAD">
                                      <w:rPr>
                                        <w:rFonts w:ascii="Times New Roman" w:hAnsi="Times New Roman" w:cs="Times New Roman"/>
                                        <w:b/>
                                        <w:bCs/>
                                        <w:color w:val="000000"/>
                                        <w:sz w:val="18"/>
                                        <w:szCs w:val="18"/>
                                        <w:rPrChange w:id="1193"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194"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1195" w:author="Maino Vieytes, Christian (NIH/NIA/IRP) [F]" w:date="2023-11-16T08:30:00Z">
                                        <w:rPr>
                                          <w:rFonts w:ascii="Times New Roman" w:hAnsi="Times New Roman" w:cs="Times New Roman"/>
                                          <w:color w:val="000000"/>
                                          <w:sz w:val="20"/>
                                          <w:szCs w:val="20"/>
                                        </w:rPr>
                                      </w:rPrChange>
                                    </w:rPr>
                                  </w:pPr>
                                  <w:ins w:id="1196" w:author="Maino Vieytes, Christian (NIH/NIA/IRP) [F]" w:date="2023-11-16T08:30:00Z">
                                    <w:r w:rsidRPr="00E260F1">
                                      <w:rPr>
                                        <w:rFonts w:ascii="Times New Roman" w:hAnsi="Times New Roman" w:cs="Times New Roman"/>
                                        <w:color w:val="000000"/>
                                        <w:sz w:val="18"/>
                                        <w:szCs w:val="18"/>
                                        <w:rPrChange w:id="1197" w:author="Maino Vieytes, Christian (NIH/NIA/IRP) [F]" w:date="2023-11-16T08:30:00Z">
                                          <w:rPr>
                                            <w:rFonts w:ascii="Calibri" w:hAnsi="Calibri" w:cs="Calibri"/>
                                            <w:color w:val="000000"/>
                                          </w:rPr>
                                        </w:rPrChange>
                                      </w:rPr>
                                      <w:t>-0.020</w:t>
                                    </w:r>
                                  </w:ins>
                                  <w:del w:id="1198" w:author="Maino Vieytes, Christian (NIH/NIA/IRP) [F]" w:date="2023-11-15T15:22:00Z">
                                    <w:r w:rsidRPr="00E260F1" w:rsidDel="00C92AAD">
                                      <w:rPr>
                                        <w:rFonts w:ascii="Times New Roman" w:hAnsi="Times New Roman" w:cs="Times New Roman"/>
                                        <w:color w:val="000000"/>
                                        <w:sz w:val="18"/>
                                        <w:szCs w:val="18"/>
                                        <w:rPrChange w:id="1199"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120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0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120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03"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1204"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1205" w:author="Maino Vieytes, Christian (NIH/NIA/IRP) [F]" w:date="2023-11-16T08:30:00Z">
                                        <w:rPr>
                                          <w:rFonts w:ascii="Times New Roman" w:hAnsi="Times New Roman" w:cs="Times New Roman"/>
                                          <w:sz w:val="20"/>
                                          <w:szCs w:val="20"/>
                                        </w:rPr>
                                      </w:rPrChange>
                                    </w:rPr>
                                  </w:pPr>
                                  <w:ins w:id="1206" w:author="Maino Vieytes, Christian (NIH/NIA/IRP) [F]" w:date="2023-11-16T08:30:00Z">
                                    <w:r w:rsidRPr="00E260F1">
                                      <w:rPr>
                                        <w:rFonts w:ascii="Times New Roman" w:hAnsi="Times New Roman" w:cs="Times New Roman"/>
                                        <w:color w:val="000000"/>
                                        <w:sz w:val="18"/>
                                        <w:szCs w:val="18"/>
                                        <w:rPrChange w:id="1207" w:author="Maino Vieytes, Christian (NIH/NIA/IRP) [F]" w:date="2023-11-16T08:30:00Z">
                                          <w:rPr>
                                            <w:rFonts w:ascii="Calibri" w:hAnsi="Calibri" w:cs="Calibri"/>
                                            <w:color w:val="000000"/>
                                          </w:rPr>
                                        </w:rPrChange>
                                      </w:rPr>
                                      <w:t>-0.030</w:t>
                                    </w:r>
                                  </w:ins>
                                  <w:del w:id="1208" w:author="Maino Vieytes, Christian (NIH/NIA/IRP) [F]" w:date="2023-11-15T15:22:00Z">
                                    <w:r w:rsidRPr="00E260F1" w:rsidDel="00C92AAD">
                                      <w:rPr>
                                        <w:rFonts w:ascii="Times New Roman" w:hAnsi="Times New Roman" w:cs="Times New Roman"/>
                                        <w:color w:val="000000"/>
                                        <w:sz w:val="18"/>
                                        <w:szCs w:val="18"/>
                                        <w:rPrChange w:id="1209"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210"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1211" w:author="Maino Vieytes, Christian (NIH/NIA/IRP) [F]" w:date="2023-11-16T08:30:00Z">
                                        <w:rPr>
                                          <w:rFonts w:ascii="Times New Roman" w:hAnsi="Times New Roman" w:cs="Times New Roman"/>
                                          <w:sz w:val="20"/>
                                          <w:szCs w:val="20"/>
                                        </w:rPr>
                                      </w:rPrChange>
                                    </w:rPr>
                                  </w:pPr>
                                  <w:ins w:id="1212" w:author="Maino Vieytes, Christian (NIH/NIA/IRP) [F]" w:date="2023-11-16T08:30:00Z">
                                    <w:r w:rsidRPr="00E260F1">
                                      <w:rPr>
                                        <w:rFonts w:ascii="Times New Roman" w:hAnsi="Times New Roman" w:cs="Times New Roman"/>
                                        <w:color w:val="000000"/>
                                        <w:sz w:val="18"/>
                                        <w:szCs w:val="18"/>
                                        <w:rPrChange w:id="1213" w:author="Maino Vieytes, Christian (NIH/NIA/IRP) [F]" w:date="2023-11-16T08:30:00Z">
                                          <w:rPr>
                                            <w:rFonts w:ascii="Calibri" w:hAnsi="Calibri" w:cs="Calibri"/>
                                            <w:color w:val="000000"/>
                                          </w:rPr>
                                        </w:rPrChange>
                                      </w:rPr>
                                      <w:t>-0.020</w:t>
                                    </w:r>
                                  </w:ins>
                                  <w:del w:id="1214" w:author="Maino Vieytes, Christian (NIH/NIA/IRP) [F]" w:date="2023-11-15T15:22:00Z">
                                    <w:r w:rsidRPr="00E260F1" w:rsidDel="00C92AAD">
                                      <w:rPr>
                                        <w:rFonts w:ascii="Times New Roman" w:hAnsi="Times New Roman" w:cs="Times New Roman"/>
                                        <w:color w:val="000000"/>
                                        <w:sz w:val="18"/>
                                        <w:szCs w:val="18"/>
                                        <w:rPrChange w:id="1215"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1216"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1217" w:author="Maino Vieytes, Christian (NIH/NIA/IRP) [F]" w:date="2023-11-16T08:33:00Z">
                                        <w:rPr>
                                          <w:rFonts w:ascii="Times New Roman" w:hAnsi="Times New Roman" w:cs="Times New Roman"/>
                                          <w:sz w:val="20"/>
                                          <w:szCs w:val="20"/>
                                        </w:rPr>
                                      </w:rPrChange>
                                    </w:rPr>
                                  </w:pPr>
                                  <w:ins w:id="1218" w:author="Maino Vieytes, Christian (NIH/NIA/IRP) [F]" w:date="2023-11-16T08:30:00Z">
                                    <w:r w:rsidRPr="005E1339">
                                      <w:rPr>
                                        <w:rFonts w:ascii="Times New Roman" w:hAnsi="Times New Roman" w:cs="Times New Roman"/>
                                        <w:b/>
                                        <w:bCs/>
                                        <w:color w:val="000000"/>
                                        <w:sz w:val="18"/>
                                        <w:szCs w:val="18"/>
                                        <w:rPrChange w:id="1219" w:author="Maino Vieytes, Christian (NIH/NIA/IRP) [F]" w:date="2023-11-16T08:33:00Z">
                                          <w:rPr>
                                            <w:rFonts w:ascii="Calibri" w:hAnsi="Calibri" w:cs="Calibri"/>
                                            <w:color w:val="000000"/>
                                          </w:rPr>
                                        </w:rPrChange>
                                      </w:rPr>
                                      <w:t>-0.28</w:t>
                                    </w:r>
                                  </w:ins>
                                  <w:del w:id="1220" w:author="Maino Vieytes, Christian (NIH/NIA/IRP) [F]" w:date="2023-11-15T15:22:00Z">
                                    <w:r w:rsidRPr="005E1339" w:rsidDel="00C92AAD">
                                      <w:rPr>
                                        <w:rFonts w:ascii="Times New Roman" w:hAnsi="Times New Roman" w:cs="Times New Roman"/>
                                        <w:b/>
                                        <w:bCs/>
                                        <w:color w:val="000000"/>
                                        <w:sz w:val="18"/>
                                        <w:szCs w:val="18"/>
                                        <w:rPrChange w:id="1221"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222"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1223" w:author="Maino Vieytes, Christian (NIH/NIA/IRP) [F]" w:date="2023-11-16T08:30:00Z">
                                        <w:rPr>
                                          <w:rFonts w:ascii="Times New Roman" w:hAnsi="Times New Roman" w:cs="Times New Roman"/>
                                          <w:color w:val="000000"/>
                                          <w:sz w:val="20"/>
                                          <w:szCs w:val="20"/>
                                        </w:rPr>
                                      </w:rPrChange>
                                    </w:rPr>
                                  </w:pPr>
                                  <w:ins w:id="1224" w:author="Maino Vieytes, Christian (NIH/NIA/IRP) [F]" w:date="2023-11-16T08:30:00Z">
                                    <w:r w:rsidRPr="00E260F1">
                                      <w:rPr>
                                        <w:rFonts w:ascii="Times New Roman" w:hAnsi="Times New Roman" w:cs="Times New Roman"/>
                                        <w:color w:val="000000"/>
                                        <w:sz w:val="18"/>
                                        <w:szCs w:val="18"/>
                                        <w:rPrChange w:id="1225" w:author="Maino Vieytes, Christian (NIH/NIA/IRP) [F]" w:date="2023-11-16T08:30:00Z">
                                          <w:rPr>
                                            <w:rFonts w:ascii="Calibri" w:hAnsi="Calibri" w:cs="Calibri"/>
                                            <w:color w:val="000000"/>
                                          </w:rPr>
                                        </w:rPrChange>
                                      </w:rPr>
                                      <w:t>0.020</w:t>
                                    </w:r>
                                  </w:ins>
                                  <w:del w:id="1226" w:author="Maino Vieytes, Christian (NIH/NIA/IRP) [F]" w:date="2023-11-15T15:22:00Z">
                                    <w:r w:rsidRPr="00E260F1" w:rsidDel="00C92AAD">
                                      <w:rPr>
                                        <w:rFonts w:ascii="Times New Roman" w:hAnsi="Times New Roman" w:cs="Times New Roman"/>
                                        <w:color w:val="000000"/>
                                        <w:sz w:val="18"/>
                                        <w:szCs w:val="18"/>
                                        <w:rPrChange w:id="1227"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122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2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123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31"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1232"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1233" w:author="Maino Vieytes, Christian (NIH/NIA/IRP) [F]" w:date="2023-11-16T08:30:00Z">
                                        <w:rPr>
                                          <w:rFonts w:ascii="Times New Roman" w:hAnsi="Times New Roman" w:cs="Times New Roman"/>
                                          <w:sz w:val="20"/>
                                          <w:szCs w:val="20"/>
                                        </w:rPr>
                                      </w:rPrChange>
                                    </w:rPr>
                                  </w:pPr>
                                  <w:ins w:id="1234" w:author="Maino Vieytes, Christian (NIH/NIA/IRP) [F]" w:date="2023-11-16T08:30:00Z">
                                    <w:r w:rsidRPr="00E260F1">
                                      <w:rPr>
                                        <w:rFonts w:ascii="Times New Roman" w:hAnsi="Times New Roman" w:cs="Times New Roman"/>
                                        <w:color w:val="000000"/>
                                        <w:sz w:val="18"/>
                                        <w:szCs w:val="18"/>
                                        <w:rPrChange w:id="1235" w:author="Maino Vieytes, Christian (NIH/NIA/IRP) [F]" w:date="2023-11-16T08:30:00Z">
                                          <w:rPr>
                                            <w:rFonts w:ascii="Calibri" w:hAnsi="Calibri" w:cs="Calibri"/>
                                            <w:color w:val="000000"/>
                                          </w:rPr>
                                        </w:rPrChange>
                                      </w:rPr>
                                      <w:t>-0.040</w:t>
                                    </w:r>
                                  </w:ins>
                                  <w:del w:id="1236" w:author="Maino Vieytes, Christian (NIH/NIA/IRP) [F]" w:date="2023-11-15T15:22:00Z">
                                    <w:r w:rsidRPr="00E260F1" w:rsidDel="00C92AAD">
                                      <w:rPr>
                                        <w:rFonts w:ascii="Times New Roman" w:hAnsi="Times New Roman" w:cs="Times New Roman"/>
                                        <w:color w:val="000000"/>
                                        <w:sz w:val="18"/>
                                        <w:szCs w:val="18"/>
                                        <w:rPrChange w:id="1237"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1238"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1239" w:author="Maino Vieytes, Christian (NIH/NIA/IRP) [F]" w:date="2023-11-16T08:30:00Z">
                                        <w:rPr>
                                          <w:rFonts w:ascii="Times New Roman" w:hAnsi="Times New Roman" w:cs="Times New Roman"/>
                                          <w:sz w:val="20"/>
                                          <w:szCs w:val="20"/>
                                        </w:rPr>
                                      </w:rPrChange>
                                    </w:rPr>
                                  </w:pPr>
                                  <w:ins w:id="1240" w:author="Maino Vieytes, Christian (NIH/NIA/IRP) [F]" w:date="2023-11-16T08:30:00Z">
                                    <w:r w:rsidRPr="00E260F1">
                                      <w:rPr>
                                        <w:rFonts w:ascii="Times New Roman" w:hAnsi="Times New Roman" w:cs="Times New Roman"/>
                                        <w:color w:val="000000"/>
                                        <w:sz w:val="18"/>
                                        <w:szCs w:val="18"/>
                                        <w:rPrChange w:id="1241" w:author="Maino Vieytes, Christian (NIH/NIA/IRP) [F]" w:date="2023-11-16T08:30:00Z">
                                          <w:rPr>
                                            <w:rFonts w:ascii="Calibri" w:hAnsi="Calibri" w:cs="Calibri"/>
                                            <w:color w:val="000000"/>
                                          </w:rPr>
                                        </w:rPrChange>
                                      </w:rPr>
                                      <w:t>0.010</w:t>
                                    </w:r>
                                  </w:ins>
                                  <w:del w:id="1242" w:author="Maino Vieytes, Christian (NIH/NIA/IRP) [F]" w:date="2023-11-15T15:22:00Z">
                                    <w:r w:rsidRPr="00E260F1" w:rsidDel="00C92AAD">
                                      <w:rPr>
                                        <w:rFonts w:ascii="Times New Roman" w:hAnsi="Times New Roman" w:cs="Times New Roman"/>
                                        <w:color w:val="000000"/>
                                        <w:sz w:val="18"/>
                                        <w:szCs w:val="18"/>
                                        <w:rPrChange w:id="1243"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244"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1245" w:author="Maino Vieytes, Christian (NIH/NIA/IRP) [F]" w:date="2023-11-16T08:30:00Z">
                                        <w:rPr>
                                          <w:rFonts w:ascii="Times New Roman" w:hAnsi="Times New Roman" w:cs="Times New Roman"/>
                                          <w:sz w:val="20"/>
                                          <w:szCs w:val="20"/>
                                        </w:rPr>
                                      </w:rPrChange>
                                    </w:rPr>
                                  </w:pPr>
                                  <w:ins w:id="1246" w:author="Maino Vieytes, Christian (NIH/NIA/IRP) [F]" w:date="2023-11-16T08:30:00Z">
                                    <w:r w:rsidRPr="00E260F1">
                                      <w:rPr>
                                        <w:rFonts w:ascii="Times New Roman" w:hAnsi="Times New Roman" w:cs="Times New Roman"/>
                                        <w:color w:val="000000"/>
                                        <w:sz w:val="18"/>
                                        <w:szCs w:val="18"/>
                                        <w:rPrChange w:id="1247" w:author="Maino Vieytes, Christian (NIH/NIA/IRP) [F]" w:date="2023-11-16T08:30:00Z">
                                          <w:rPr>
                                            <w:rFonts w:ascii="Calibri" w:hAnsi="Calibri" w:cs="Calibri"/>
                                            <w:color w:val="000000"/>
                                          </w:rPr>
                                        </w:rPrChange>
                                      </w:rPr>
                                      <w:t>0.11</w:t>
                                    </w:r>
                                  </w:ins>
                                  <w:del w:id="1248" w:author="Maino Vieytes, Christian (NIH/NIA/IRP) [F]" w:date="2023-11-15T15:22:00Z">
                                    <w:r w:rsidRPr="00E260F1" w:rsidDel="00C92AAD">
                                      <w:rPr>
                                        <w:rFonts w:ascii="Times New Roman" w:hAnsi="Times New Roman" w:cs="Times New Roman"/>
                                        <w:color w:val="000000"/>
                                        <w:sz w:val="18"/>
                                        <w:szCs w:val="18"/>
                                        <w:rPrChange w:id="1249"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250"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1251" w:author="Maino Vieytes, Christian (NIH/NIA/IRP) [F]" w:date="2023-11-16T08:30:00Z">
                                        <w:rPr>
                                          <w:rFonts w:ascii="Times New Roman" w:hAnsi="Times New Roman" w:cs="Times New Roman"/>
                                          <w:color w:val="000000"/>
                                          <w:sz w:val="20"/>
                                          <w:szCs w:val="20"/>
                                        </w:rPr>
                                      </w:rPrChange>
                                    </w:rPr>
                                  </w:pPr>
                                  <w:ins w:id="1252" w:author="Maino Vieytes, Christian (NIH/NIA/IRP) [F]" w:date="2023-11-16T08:30:00Z">
                                    <w:r w:rsidRPr="00E260F1">
                                      <w:rPr>
                                        <w:rFonts w:ascii="Times New Roman" w:hAnsi="Times New Roman" w:cs="Times New Roman"/>
                                        <w:color w:val="000000"/>
                                        <w:sz w:val="18"/>
                                        <w:szCs w:val="18"/>
                                        <w:rPrChange w:id="1253" w:author="Maino Vieytes, Christian (NIH/NIA/IRP) [F]" w:date="2023-11-16T08:30:00Z">
                                          <w:rPr>
                                            <w:rFonts w:ascii="Calibri" w:hAnsi="Calibri" w:cs="Calibri"/>
                                            <w:color w:val="000000"/>
                                          </w:rPr>
                                        </w:rPrChange>
                                      </w:rPr>
                                      <w:t>0.14</w:t>
                                    </w:r>
                                  </w:ins>
                                  <w:del w:id="1254" w:author="Maino Vieytes, Christian (NIH/NIA/IRP) [F]" w:date="2023-11-15T15:22:00Z">
                                    <w:r w:rsidRPr="00E260F1" w:rsidDel="00C92AAD">
                                      <w:rPr>
                                        <w:rFonts w:ascii="Times New Roman" w:hAnsi="Times New Roman" w:cs="Times New Roman"/>
                                        <w:color w:val="000000"/>
                                        <w:sz w:val="18"/>
                                        <w:szCs w:val="18"/>
                                        <w:rPrChange w:id="1255"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125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5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125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59"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1260"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1261" w:author="Maino Vieytes, Christian (NIH/NIA/IRP) [F]" w:date="2023-11-16T08:30:00Z">
                                        <w:rPr>
                                          <w:rFonts w:ascii="Times New Roman" w:hAnsi="Times New Roman" w:cs="Times New Roman"/>
                                          <w:sz w:val="20"/>
                                          <w:szCs w:val="20"/>
                                        </w:rPr>
                                      </w:rPrChange>
                                    </w:rPr>
                                  </w:pPr>
                                  <w:ins w:id="1262" w:author="Maino Vieytes, Christian (NIH/NIA/IRP) [F]" w:date="2023-11-16T08:30:00Z">
                                    <w:r w:rsidRPr="00E260F1">
                                      <w:rPr>
                                        <w:rFonts w:ascii="Times New Roman" w:hAnsi="Times New Roman" w:cs="Times New Roman"/>
                                        <w:color w:val="000000"/>
                                        <w:sz w:val="18"/>
                                        <w:szCs w:val="18"/>
                                        <w:rPrChange w:id="1263" w:author="Maino Vieytes, Christian (NIH/NIA/IRP) [F]" w:date="2023-11-16T08:30:00Z">
                                          <w:rPr>
                                            <w:rFonts w:ascii="Calibri" w:hAnsi="Calibri" w:cs="Calibri"/>
                                            <w:color w:val="000000"/>
                                          </w:rPr>
                                        </w:rPrChange>
                                      </w:rPr>
                                      <w:t>-0.12</w:t>
                                    </w:r>
                                  </w:ins>
                                  <w:del w:id="1264" w:author="Maino Vieytes, Christian (NIH/NIA/IRP) [F]" w:date="2023-11-15T15:22:00Z">
                                    <w:r w:rsidRPr="00E260F1" w:rsidDel="00C92AAD">
                                      <w:rPr>
                                        <w:rFonts w:ascii="Times New Roman" w:hAnsi="Times New Roman" w:cs="Times New Roman"/>
                                        <w:color w:val="000000"/>
                                        <w:sz w:val="18"/>
                                        <w:szCs w:val="18"/>
                                        <w:rPrChange w:id="1265"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266"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1267" w:author="Maino Vieytes, Christian (NIH/NIA/IRP) [F]" w:date="2023-11-16T08:30:00Z">
                                        <w:rPr>
                                          <w:rFonts w:ascii="Times New Roman" w:hAnsi="Times New Roman" w:cs="Times New Roman"/>
                                          <w:sz w:val="20"/>
                                          <w:szCs w:val="20"/>
                                        </w:rPr>
                                      </w:rPrChange>
                                    </w:rPr>
                                  </w:pPr>
                                  <w:ins w:id="1268" w:author="Maino Vieytes, Christian (NIH/NIA/IRP) [F]" w:date="2023-11-16T08:30:00Z">
                                    <w:r w:rsidRPr="00E260F1">
                                      <w:rPr>
                                        <w:rFonts w:ascii="Times New Roman" w:hAnsi="Times New Roman" w:cs="Times New Roman"/>
                                        <w:color w:val="000000"/>
                                        <w:sz w:val="18"/>
                                        <w:szCs w:val="18"/>
                                        <w:rPrChange w:id="1269" w:author="Maino Vieytes, Christian (NIH/NIA/IRP) [F]" w:date="2023-11-16T08:30:00Z">
                                          <w:rPr>
                                            <w:rFonts w:ascii="Calibri" w:hAnsi="Calibri" w:cs="Calibri"/>
                                            <w:color w:val="000000"/>
                                          </w:rPr>
                                        </w:rPrChange>
                                      </w:rPr>
                                      <w:t>-0.010</w:t>
                                    </w:r>
                                  </w:ins>
                                  <w:del w:id="1270" w:author="Maino Vieytes, Christian (NIH/NIA/IRP) [F]" w:date="2023-11-15T15:22:00Z">
                                    <w:r w:rsidRPr="00E260F1" w:rsidDel="00C92AAD">
                                      <w:rPr>
                                        <w:rFonts w:ascii="Times New Roman" w:hAnsi="Times New Roman" w:cs="Times New Roman"/>
                                        <w:color w:val="000000"/>
                                        <w:sz w:val="18"/>
                                        <w:szCs w:val="18"/>
                                        <w:rPrChange w:id="1271"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1272"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1273" w:author="Maino Vieytes, Christian (NIH/NIA/IRP) [F]" w:date="2023-11-16T08:30:00Z">
                                        <w:rPr>
                                          <w:rFonts w:ascii="Times New Roman" w:hAnsi="Times New Roman" w:cs="Times New Roman"/>
                                          <w:sz w:val="20"/>
                                          <w:szCs w:val="20"/>
                                        </w:rPr>
                                      </w:rPrChange>
                                    </w:rPr>
                                  </w:pPr>
                                  <w:ins w:id="1274" w:author="Maino Vieytes, Christian (NIH/NIA/IRP) [F]" w:date="2023-11-16T08:30:00Z">
                                    <w:r w:rsidRPr="00E260F1">
                                      <w:rPr>
                                        <w:rFonts w:ascii="Times New Roman" w:hAnsi="Times New Roman" w:cs="Times New Roman"/>
                                        <w:color w:val="000000"/>
                                        <w:sz w:val="18"/>
                                        <w:szCs w:val="18"/>
                                        <w:rPrChange w:id="1275" w:author="Maino Vieytes, Christian (NIH/NIA/IRP) [F]" w:date="2023-11-16T08:30:00Z">
                                          <w:rPr>
                                            <w:rFonts w:ascii="Calibri" w:hAnsi="Calibri" w:cs="Calibri"/>
                                            <w:color w:val="000000"/>
                                          </w:rPr>
                                        </w:rPrChange>
                                      </w:rPr>
                                      <w:t>0.15</w:t>
                                    </w:r>
                                  </w:ins>
                                  <w:del w:id="1276" w:author="Maino Vieytes, Christian (NIH/NIA/IRP) [F]" w:date="2023-11-15T15:22:00Z">
                                    <w:r w:rsidRPr="00E260F1" w:rsidDel="00C92AAD">
                                      <w:rPr>
                                        <w:rFonts w:ascii="Times New Roman" w:hAnsi="Times New Roman" w:cs="Times New Roman"/>
                                        <w:color w:val="000000"/>
                                        <w:sz w:val="18"/>
                                        <w:szCs w:val="18"/>
                                        <w:rPrChange w:id="1277"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1278"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1279" w:author="Maino Vieytes, Christian (NIH/NIA/IRP) [F]" w:date="2023-11-16T08:30:00Z">
                                        <w:rPr>
                                          <w:rFonts w:ascii="Times New Roman" w:hAnsi="Times New Roman" w:cs="Times New Roman"/>
                                          <w:color w:val="000000"/>
                                          <w:sz w:val="20"/>
                                          <w:szCs w:val="20"/>
                                        </w:rPr>
                                      </w:rPrChange>
                                    </w:rPr>
                                  </w:pPr>
                                  <w:ins w:id="1280" w:author="Maino Vieytes, Christian (NIH/NIA/IRP) [F]" w:date="2023-11-16T08:30:00Z">
                                    <w:r w:rsidRPr="00E260F1">
                                      <w:rPr>
                                        <w:rFonts w:ascii="Times New Roman" w:hAnsi="Times New Roman" w:cs="Times New Roman"/>
                                        <w:color w:val="000000"/>
                                        <w:sz w:val="18"/>
                                        <w:szCs w:val="18"/>
                                        <w:rPrChange w:id="1281" w:author="Maino Vieytes, Christian (NIH/NIA/IRP) [F]" w:date="2023-11-16T08:30:00Z">
                                          <w:rPr>
                                            <w:rFonts w:ascii="Calibri" w:hAnsi="Calibri" w:cs="Calibri"/>
                                            <w:color w:val="000000"/>
                                          </w:rPr>
                                        </w:rPrChange>
                                      </w:rPr>
                                      <w:t>0.12</w:t>
                                    </w:r>
                                  </w:ins>
                                  <w:del w:id="1282" w:author="Maino Vieytes, Christian (NIH/NIA/IRP) [F]" w:date="2023-11-15T15:22:00Z">
                                    <w:r w:rsidRPr="00E260F1" w:rsidDel="00C92AAD">
                                      <w:rPr>
                                        <w:rFonts w:ascii="Times New Roman" w:hAnsi="Times New Roman" w:cs="Times New Roman"/>
                                        <w:color w:val="000000"/>
                                        <w:sz w:val="18"/>
                                        <w:szCs w:val="18"/>
                                        <w:rPrChange w:id="1283"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128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8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12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87"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1288"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1289" w:author="Maino Vieytes, Christian (NIH/NIA/IRP) [F]" w:date="2023-11-16T08:30:00Z">
                                        <w:rPr>
                                          <w:rFonts w:ascii="Times New Roman" w:hAnsi="Times New Roman" w:cs="Times New Roman"/>
                                          <w:sz w:val="20"/>
                                          <w:szCs w:val="20"/>
                                        </w:rPr>
                                      </w:rPrChange>
                                    </w:rPr>
                                  </w:pPr>
                                  <w:ins w:id="1290" w:author="Maino Vieytes, Christian (NIH/NIA/IRP) [F]" w:date="2023-11-16T08:30:00Z">
                                    <w:r w:rsidRPr="00E260F1">
                                      <w:rPr>
                                        <w:rFonts w:ascii="Times New Roman" w:hAnsi="Times New Roman" w:cs="Times New Roman"/>
                                        <w:color w:val="000000"/>
                                        <w:sz w:val="18"/>
                                        <w:szCs w:val="18"/>
                                        <w:rPrChange w:id="1291" w:author="Maino Vieytes, Christian (NIH/NIA/IRP) [F]" w:date="2023-11-16T08:30:00Z">
                                          <w:rPr>
                                            <w:rFonts w:ascii="Calibri" w:hAnsi="Calibri" w:cs="Calibri"/>
                                            <w:color w:val="000000"/>
                                          </w:rPr>
                                        </w:rPrChange>
                                      </w:rPr>
                                      <w:t>0.11</w:t>
                                    </w:r>
                                  </w:ins>
                                  <w:del w:id="1292" w:author="Maino Vieytes, Christian (NIH/NIA/IRP) [F]" w:date="2023-11-15T15:22:00Z">
                                    <w:r w:rsidRPr="00E260F1" w:rsidDel="00C92AAD">
                                      <w:rPr>
                                        <w:rFonts w:ascii="Times New Roman" w:hAnsi="Times New Roman" w:cs="Times New Roman"/>
                                        <w:color w:val="000000"/>
                                        <w:sz w:val="18"/>
                                        <w:szCs w:val="18"/>
                                        <w:rPrChange w:id="1293"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1294"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1295" w:author="Maino Vieytes, Christian (NIH/NIA/IRP) [F]" w:date="2023-11-16T08:30:00Z">
                                        <w:rPr>
                                          <w:rFonts w:ascii="Times New Roman" w:hAnsi="Times New Roman" w:cs="Times New Roman"/>
                                          <w:sz w:val="20"/>
                                          <w:szCs w:val="20"/>
                                        </w:rPr>
                                      </w:rPrChange>
                                    </w:rPr>
                                  </w:pPr>
                                  <w:ins w:id="1296" w:author="Maino Vieytes, Christian (NIH/NIA/IRP) [F]" w:date="2023-11-16T08:30:00Z">
                                    <w:r w:rsidRPr="00E260F1">
                                      <w:rPr>
                                        <w:rFonts w:ascii="Times New Roman" w:hAnsi="Times New Roman" w:cs="Times New Roman"/>
                                        <w:color w:val="000000"/>
                                        <w:sz w:val="18"/>
                                        <w:szCs w:val="18"/>
                                        <w:rPrChange w:id="1297" w:author="Maino Vieytes, Christian (NIH/NIA/IRP) [F]" w:date="2023-11-16T08:30:00Z">
                                          <w:rPr>
                                            <w:rFonts w:ascii="Calibri" w:hAnsi="Calibri" w:cs="Calibri"/>
                                            <w:color w:val="000000"/>
                                          </w:rPr>
                                        </w:rPrChange>
                                      </w:rPr>
                                      <w:t>-0.12</w:t>
                                    </w:r>
                                  </w:ins>
                                  <w:del w:id="1298" w:author="Maino Vieytes, Christian (NIH/NIA/IRP) [F]" w:date="2023-11-15T15:22:00Z">
                                    <w:r w:rsidRPr="00E260F1" w:rsidDel="00C92AAD">
                                      <w:rPr>
                                        <w:rFonts w:ascii="Times New Roman" w:hAnsi="Times New Roman" w:cs="Times New Roman"/>
                                        <w:color w:val="000000"/>
                                        <w:sz w:val="18"/>
                                        <w:szCs w:val="18"/>
                                        <w:rPrChange w:id="1299"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300"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1301" w:author="Maino Vieytes, Christian (NIH/NIA/IRP) [F]" w:date="2023-11-16T08:30:00Z">
                                        <w:rPr>
                                          <w:rFonts w:ascii="Times New Roman" w:hAnsi="Times New Roman" w:cs="Times New Roman"/>
                                          <w:b/>
                                          <w:bCs/>
                                          <w:sz w:val="20"/>
                                          <w:szCs w:val="20"/>
                                        </w:rPr>
                                      </w:rPrChange>
                                    </w:rPr>
                                  </w:pPr>
                                  <w:ins w:id="1302" w:author="Maino Vieytes, Christian (NIH/NIA/IRP) [F]" w:date="2023-11-16T08:30:00Z">
                                    <w:r w:rsidRPr="00E260F1">
                                      <w:rPr>
                                        <w:rFonts w:ascii="Times New Roman" w:hAnsi="Times New Roman" w:cs="Times New Roman"/>
                                        <w:color w:val="000000"/>
                                        <w:sz w:val="18"/>
                                        <w:szCs w:val="18"/>
                                        <w:rPrChange w:id="1303" w:author="Maino Vieytes, Christian (NIH/NIA/IRP) [F]" w:date="2023-11-16T08:30:00Z">
                                          <w:rPr>
                                            <w:rFonts w:ascii="Calibri" w:hAnsi="Calibri" w:cs="Calibri"/>
                                            <w:color w:val="000000"/>
                                          </w:rPr>
                                        </w:rPrChange>
                                      </w:rPr>
                                      <w:t>-0.020</w:t>
                                    </w:r>
                                  </w:ins>
                                  <w:del w:id="1304" w:author="Maino Vieytes, Christian (NIH/NIA/IRP) [F]" w:date="2023-11-15T15:22:00Z">
                                    <w:r w:rsidRPr="00E260F1" w:rsidDel="00C92AAD">
                                      <w:rPr>
                                        <w:rFonts w:ascii="Times New Roman" w:hAnsi="Times New Roman" w:cs="Times New Roman"/>
                                        <w:b/>
                                        <w:bCs/>
                                        <w:color w:val="000000"/>
                                        <w:sz w:val="18"/>
                                        <w:szCs w:val="18"/>
                                        <w:rPrChange w:id="1305"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1306"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1307" w:author="Maino Vieytes, Christian (NIH/NIA/IRP) [F]" w:date="2023-11-16T08:34:00Z">
                                        <w:rPr>
                                          <w:rFonts w:ascii="Times New Roman" w:hAnsi="Times New Roman" w:cs="Times New Roman"/>
                                          <w:b/>
                                          <w:bCs/>
                                          <w:color w:val="000000"/>
                                          <w:sz w:val="20"/>
                                          <w:szCs w:val="20"/>
                                        </w:rPr>
                                      </w:rPrChange>
                                    </w:rPr>
                                  </w:pPr>
                                  <w:ins w:id="1308" w:author="Maino Vieytes, Christian (NIH/NIA/IRP) [F]" w:date="2023-11-16T08:30:00Z">
                                    <w:r w:rsidRPr="005E1339">
                                      <w:rPr>
                                        <w:rFonts w:ascii="Times New Roman" w:hAnsi="Times New Roman" w:cs="Times New Roman"/>
                                        <w:b/>
                                        <w:bCs/>
                                        <w:color w:val="000000"/>
                                        <w:sz w:val="18"/>
                                        <w:szCs w:val="18"/>
                                        <w:rPrChange w:id="1309" w:author="Maino Vieytes, Christian (NIH/NIA/IRP) [F]" w:date="2023-11-16T08:34:00Z">
                                          <w:rPr>
                                            <w:rFonts w:ascii="Calibri" w:hAnsi="Calibri" w:cs="Calibri"/>
                                            <w:color w:val="000000"/>
                                          </w:rPr>
                                        </w:rPrChange>
                                      </w:rPr>
                                      <w:t>-0.36</w:t>
                                    </w:r>
                                  </w:ins>
                                  <w:del w:id="1310" w:author="Maino Vieytes, Christian (NIH/NIA/IRP) [F]" w:date="2023-11-15T15:22:00Z">
                                    <w:r w:rsidRPr="005E1339" w:rsidDel="00C92AAD">
                                      <w:rPr>
                                        <w:rFonts w:ascii="Times New Roman" w:hAnsi="Times New Roman" w:cs="Times New Roman"/>
                                        <w:b/>
                                        <w:bCs/>
                                        <w:color w:val="000000"/>
                                        <w:sz w:val="18"/>
                                        <w:szCs w:val="18"/>
                                        <w:rPrChange w:id="1311"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131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1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131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15"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1316"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1317" w:author="Maino Vieytes, Christian (NIH/NIA/IRP) [F]" w:date="2023-11-16T08:32:00Z">
                                        <w:rPr>
                                          <w:rFonts w:ascii="Times New Roman" w:hAnsi="Times New Roman" w:cs="Times New Roman"/>
                                          <w:sz w:val="20"/>
                                          <w:szCs w:val="20"/>
                                        </w:rPr>
                                      </w:rPrChange>
                                    </w:rPr>
                                  </w:pPr>
                                  <w:ins w:id="1318" w:author="Maino Vieytes, Christian (NIH/NIA/IRP) [F]" w:date="2023-11-16T08:30:00Z">
                                    <w:r w:rsidRPr="005E1339">
                                      <w:rPr>
                                        <w:rFonts w:ascii="Times New Roman" w:hAnsi="Times New Roman" w:cs="Times New Roman"/>
                                        <w:b/>
                                        <w:bCs/>
                                        <w:color w:val="000000"/>
                                        <w:sz w:val="18"/>
                                        <w:szCs w:val="18"/>
                                        <w:rPrChange w:id="1319" w:author="Maino Vieytes, Christian (NIH/NIA/IRP) [F]" w:date="2023-11-16T08:32:00Z">
                                          <w:rPr>
                                            <w:rFonts w:ascii="Calibri" w:hAnsi="Calibri" w:cs="Calibri"/>
                                            <w:color w:val="000000"/>
                                          </w:rPr>
                                        </w:rPrChange>
                                      </w:rPr>
                                      <w:t>-0.20</w:t>
                                    </w:r>
                                  </w:ins>
                                  <w:del w:id="1320" w:author="Maino Vieytes, Christian (NIH/NIA/IRP) [F]" w:date="2023-11-15T15:22:00Z">
                                    <w:r w:rsidRPr="005E1339" w:rsidDel="00C92AAD">
                                      <w:rPr>
                                        <w:rFonts w:ascii="Times New Roman" w:hAnsi="Times New Roman" w:cs="Times New Roman"/>
                                        <w:b/>
                                        <w:bCs/>
                                        <w:color w:val="000000"/>
                                        <w:sz w:val="18"/>
                                        <w:szCs w:val="18"/>
                                        <w:rPrChange w:id="1321"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1322"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1323" w:author="Maino Vieytes, Christian (NIH/NIA/IRP) [F]" w:date="2023-11-16T08:30:00Z">
                                        <w:rPr>
                                          <w:rFonts w:ascii="Times New Roman" w:hAnsi="Times New Roman" w:cs="Times New Roman"/>
                                          <w:sz w:val="20"/>
                                          <w:szCs w:val="20"/>
                                        </w:rPr>
                                      </w:rPrChange>
                                    </w:rPr>
                                  </w:pPr>
                                  <w:ins w:id="1324" w:author="Maino Vieytes, Christian (NIH/NIA/IRP) [F]" w:date="2023-11-16T08:30:00Z">
                                    <w:r w:rsidRPr="00E260F1">
                                      <w:rPr>
                                        <w:rFonts w:ascii="Times New Roman" w:hAnsi="Times New Roman" w:cs="Times New Roman"/>
                                        <w:color w:val="000000"/>
                                        <w:sz w:val="18"/>
                                        <w:szCs w:val="18"/>
                                        <w:rPrChange w:id="1325" w:author="Maino Vieytes, Christian (NIH/NIA/IRP) [F]" w:date="2023-11-16T08:30:00Z">
                                          <w:rPr>
                                            <w:rFonts w:ascii="Calibri" w:hAnsi="Calibri" w:cs="Calibri"/>
                                            <w:color w:val="000000"/>
                                          </w:rPr>
                                        </w:rPrChange>
                                      </w:rPr>
                                      <w:t>-0.10</w:t>
                                    </w:r>
                                  </w:ins>
                                  <w:del w:id="1326" w:author="Maino Vieytes, Christian (NIH/NIA/IRP) [F]" w:date="2023-11-15T15:22:00Z">
                                    <w:r w:rsidRPr="00E260F1" w:rsidDel="00C92AAD">
                                      <w:rPr>
                                        <w:rFonts w:ascii="Times New Roman" w:hAnsi="Times New Roman" w:cs="Times New Roman"/>
                                        <w:color w:val="000000"/>
                                        <w:sz w:val="18"/>
                                        <w:szCs w:val="18"/>
                                        <w:rPrChange w:id="1327"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328"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1329" w:author="Maino Vieytes, Christian (NIH/NIA/IRP) [F]" w:date="2023-11-16T08:30:00Z">
                                        <w:rPr>
                                          <w:rFonts w:ascii="Times New Roman" w:hAnsi="Times New Roman" w:cs="Times New Roman"/>
                                          <w:b/>
                                          <w:bCs/>
                                          <w:sz w:val="20"/>
                                          <w:szCs w:val="20"/>
                                        </w:rPr>
                                      </w:rPrChange>
                                    </w:rPr>
                                  </w:pPr>
                                  <w:ins w:id="1330" w:author="Maino Vieytes, Christian (NIH/NIA/IRP) [F]" w:date="2023-11-16T08:30:00Z">
                                    <w:r w:rsidRPr="00E260F1">
                                      <w:rPr>
                                        <w:rFonts w:ascii="Times New Roman" w:hAnsi="Times New Roman" w:cs="Times New Roman"/>
                                        <w:color w:val="000000"/>
                                        <w:sz w:val="18"/>
                                        <w:szCs w:val="18"/>
                                        <w:rPrChange w:id="1331" w:author="Maino Vieytes, Christian (NIH/NIA/IRP) [F]" w:date="2023-11-16T08:30:00Z">
                                          <w:rPr>
                                            <w:rFonts w:ascii="Calibri" w:hAnsi="Calibri" w:cs="Calibri"/>
                                            <w:color w:val="000000"/>
                                          </w:rPr>
                                        </w:rPrChange>
                                      </w:rPr>
                                      <w:t>-0.11</w:t>
                                    </w:r>
                                  </w:ins>
                                  <w:del w:id="1332" w:author="Maino Vieytes, Christian (NIH/NIA/IRP) [F]" w:date="2023-11-15T15:22:00Z">
                                    <w:r w:rsidRPr="00E260F1" w:rsidDel="00C92AAD">
                                      <w:rPr>
                                        <w:rFonts w:ascii="Times New Roman" w:hAnsi="Times New Roman" w:cs="Times New Roman"/>
                                        <w:color w:val="000000"/>
                                        <w:sz w:val="18"/>
                                        <w:szCs w:val="18"/>
                                        <w:rPrChange w:id="1333"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334"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1335" w:author="Maino Vieytes, Christian (NIH/NIA/IRP) [F]" w:date="2023-11-16T08:33:00Z">
                                        <w:rPr>
                                          <w:rFonts w:ascii="Times New Roman" w:hAnsi="Times New Roman" w:cs="Times New Roman"/>
                                          <w:b/>
                                          <w:bCs/>
                                          <w:color w:val="000000"/>
                                          <w:sz w:val="20"/>
                                          <w:szCs w:val="20"/>
                                        </w:rPr>
                                      </w:rPrChange>
                                    </w:rPr>
                                  </w:pPr>
                                  <w:ins w:id="1336" w:author="Maino Vieytes, Christian (NIH/NIA/IRP) [F]" w:date="2023-11-16T08:30:00Z">
                                    <w:r w:rsidRPr="005E1339">
                                      <w:rPr>
                                        <w:rFonts w:ascii="Times New Roman" w:hAnsi="Times New Roman" w:cs="Times New Roman"/>
                                        <w:b/>
                                        <w:bCs/>
                                        <w:color w:val="000000"/>
                                        <w:sz w:val="18"/>
                                        <w:szCs w:val="18"/>
                                        <w:rPrChange w:id="1337" w:author="Maino Vieytes, Christian (NIH/NIA/IRP) [F]" w:date="2023-11-16T08:33:00Z">
                                          <w:rPr>
                                            <w:rFonts w:ascii="Calibri" w:hAnsi="Calibri" w:cs="Calibri"/>
                                            <w:color w:val="000000"/>
                                          </w:rPr>
                                        </w:rPrChange>
                                      </w:rPr>
                                      <w:t>0.45</w:t>
                                    </w:r>
                                  </w:ins>
                                  <w:del w:id="1338" w:author="Maino Vieytes, Christian (NIH/NIA/IRP) [F]" w:date="2023-11-15T15:22:00Z">
                                    <w:r w:rsidRPr="005E1339" w:rsidDel="00C92AAD">
                                      <w:rPr>
                                        <w:rFonts w:ascii="Times New Roman" w:hAnsi="Times New Roman" w:cs="Times New Roman"/>
                                        <w:b/>
                                        <w:bCs/>
                                        <w:color w:val="000000"/>
                                        <w:sz w:val="18"/>
                                        <w:szCs w:val="18"/>
                                        <w:rPrChange w:id="1339"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134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4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134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43"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1344"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1345" w:author="Maino Vieytes, Christian (NIH/NIA/IRP) [F]" w:date="2023-11-16T08:31:00Z">
                                        <w:rPr>
                                          <w:rFonts w:ascii="Times New Roman" w:hAnsi="Times New Roman" w:cs="Times New Roman"/>
                                          <w:sz w:val="20"/>
                                          <w:szCs w:val="20"/>
                                        </w:rPr>
                                      </w:rPrChange>
                                    </w:rPr>
                                  </w:pPr>
                                  <w:ins w:id="1346" w:author="Maino Vieytes, Christian (NIH/NIA/IRP) [F]" w:date="2023-11-16T08:30:00Z">
                                    <w:r w:rsidRPr="00E260F1">
                                      <w:rPr>
                                        <w:rFonts w:ascii="Times New Roman" w:hAnsi="Times New Roman" w:cs="Times New Roman"/>
                                        <w:b/>
                                        <w:bCs/>
                                        <w:color w:val="000000"/>
                                        <w:sz w:val="18"/>
                                        <w:szCs w:val="18"/>
                                        <w:rPrChange w:id="1347" w:author="Maino Vieytes, Christian (NIH/NIA/IRP) [F]" w:date="2023-11-16T08:31:00Z">
                                          <w:rPr>
                                            <w:rFonts w:ascii="Calibri" w:hAnsi="Calibri" w:cs="Calibri"/>
                                            <w:color w:val="000000"/>
                                          </w:rPr>
                                        </w:rPrChange>
                                      </w:rPr>
                                      <w:t>-0.49</w:t>
                                    </w:r>
                                  </w:ins>
                                  <w:del w:id="1348" w:author="Maino Vieytes, Christian (NIH/NIA/IRP) [F]" w:date="2023-11-15T15:22:00Z">
                                    <w:r w:rsidRPr="00E260F1" w:rsidDel="00C92AAD">
                                      <w:rPr>
                                        <w:rFonts w:ascii="Times New Roman" w:hAnsi="Times New Roman" w:cs="Times New Roman"/>
                                        <w:b/>
                                        <w:bCs/>
                                        <w:color w:val="000000"/>
                                        <w:sz w:val="18"/>
                                        <w:szCs w:val="18"/>
                                        <w:rPrChange w:id="1349"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350"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1351" w:author="Maino Vieytes, Christian (NIH/NIA/IRP) [F]" w:date="2023-11-16T08:30:00Z">
                                        <w:rPr>
                                          <w:rFonts w:ascii="Times New Roman" w:hAnsi="Times New Roman" w:cs="Times New Roman"/>
                                          <w:sz w:val="20"/>
                                          <w:szCs w:val="20"/>
                                        </w:rPr>
                                      </w:rPrChange>
                                    </w:rPr>
                                  </w:pPr>
                                  <w:ins w:id="1352" w:author="Maino Vieytes, Christian (NIH/NIA/IRP) [F]" w:date="2023-11-16T08:30:00Z">
                                    <w:r w:rsidRPr="00E260F1">
                                      <w:rPr>
                                        <w:rFonts w:ascii="Times New Roman" w:hAnsi="Times New Roman" w:cs="Times New Roman"/>
                                        <w:color w:val="000000"/>
                                        <w:sz w:val="18"/>
                                        <w:szCs w:val="18"/>
                                        <w:rPrChange w:id="1353" w:author="Maino Vieytes, Christian (NIH/NIA/IRP) [F]" w:date="2023-11-16T08:30:00Z">
                                          <w:rPr>
                                            <w:rFonts w:ascii="Calibri" w:hAnsi="Calibri" w:cs="Calibri"/>
                                            <w:color w:val="000000"/>
                                          </w:rPr>
                                        </w:rPrChange>
                                      </w:rPr>
                                      <w:t>-0.090</w:t>
                                    </w:r>
                                  </w:ins>
                                  <w:del w:id="1354" w:author="Maino Vieytes, Christian (NIH/NIA/IRP) [F]" w:date="2023-11-15T15:22:00Z">
                                    <w:r w:rsidRPr="00E260F1" w:rsidDel="00C92AAD">
                                      <w:rPr>
                                        <w:rFonts w:ascii="Times New Roman" w:hAnsi="Times New Roman" w:cs="Times New Roman"/>
                                        <w:b/>
                                        <w:bCs/>
                                        <w:color w:val="000000"/>
                                        <w:sz w:val="18"/>
                                        <w:szCs w:val="18"/>
                                        <w:rPrChange w:id="1355"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1356"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1357" w:author="Maino Vieytes, Christian (NIH/NIA/IRP) [F]" w:date="2023-11-16T08:30:00Z">
                                        <w:rPr>
                                          <w:rFonts w:ascii="Times New Roman" w:hAnsi="Times New Roman" w:cs="Times New Roman"/>
                                          <w:sz w:val="20"/>
                                          <w:szCs w:val="20"/>
                                        </w:rPr>
                                      </w:rPrChange>
                                    </w:rPr>
                                  </w:pPr>
                                  <w:ins w:id="1358" w:author="Maino Vieytes, Christian (NIH/NIA/IRP) [F]" w:date="2023-11-16T08:30:00Z">
                                    <w:r w:rsidRPr="00E260F1">
                                      <w:rPr>
                                        <w:rFonts w:ascii="Times New Roman" w:hAnsi="Times New Roman" w:cs="Times New Roman"/>
                                        <w:color w:val="000000"/>
                                        <w:sz w:val="18"/>
                                        <w:szCs w:val="18"/>
                                        <w:rPrChange w:id="1359" w:author="Maino Vieytes, Christian (NIH/NIA/IRP) [F]" w:date="2023-11-16T08:30:00Z">
                                          <w:rPr>
                                            <w:rFonts w:ascii="Calibri" w:hAnsi="Calibri" w:cs="Calibri"/>
                                            <w:color w:val="000000"/>
                                          </w:rPr>
                                        </w:rPrChange>
                                      </w:rPr>
                                      <w:t>-0.090</w:t>
                                    </w:r>
                                  </w:ins>
                                  <w:del w:id="1360" w:author="Maino Vieytes, Christian (NIH/NIA/IRP) [F]" w:date="2023-11-15T15:22:00Z">
                                    <w:r w:rsidRPr="00E260F1" w:rsidDel="00C92AAD">
                                      <w:rPr>
                                        <w:rFonts w:ascii="Times New Roman" w:hAnsi="Times New Roman" w:cs="Times New Roman"/>
                                        <w:color w:val="000000"/>
                                        <w:sz w:val="18"/>
                                        <w:szCs w:val="18"/>
                                        <w:rPrChange w:id="1361"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1362"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1363" w:author="Maino Vieytes, Christian (NIH/NIA/IRP) [F]" w:date="2023-11-16T08:33:00Z">
                                        <w:rPr>
                                          <w:rFonts w:ascii="Times New Roman" w:hAnsi="Times New Roman" w:cs="Times New Roman"/>
                                          <w:b/>
                                          <w:bCs/>
                                          <w:color w:val="000000"/>
                                          <w:sz w:val="20"/>
                                          <w:szCs w:val="20"/>
                                        </w:rPr>
                                      </w:rPrChange>
                                    </w:rPr>
                                  </w:pPr>
                                  <w:ins w:id="1364" w:author="Maino Vieytes, Christian (NIH/NIA/IRP) [F]" w:date="2023-11-16T08:30:00Z">
                                    <w:r w:rsidRPr="005E1339">
                                      <w:rPr>
                                        <w:rFonts w:ascii="Times New Roman" w:hAnsi="Times New Roman" w:cs="Times New Roman"/>
                                        <w:b/>
                                        <w:bCs/>
                                        <w:color w:val="000000"/>
                                        <w:sz w:val="18"/>
                                        <w:szCs w:val="18"/>
                                        <w:rPrChange w:id="1365" w:author="Maino Vieytes, Christian (NIH/NIA/IRP) [F]" w:date="2023-11-16T08:33:00Z">
                                          <w:rPr>
                                            <w:rFonts w:ascii="Calibri" w:hAnsi="Calibri" w:cs="Calibri"/>
                                            <w:color w:val="000000"/>
                                          </w:rPr>
                                        </w:rPrChange>
                                      </w:rPr>
                                      <w:t>0.38</w:t>
                                    </w:r>
                                  </w:ins>
                                  <w:del w:id="1366" w:author="Maino Vieytes, Christian (NIH/NIA/IRP) [F]" w:date="2023-11-15T15:22:00Z">
                                    <w:r w:rsidRPr="005E1339" w:rsidDel="00C92AAD">
                                      <w:rPr>
                                        <w:rFonts w:ascii="Times New Roman" w:hAnsi="Times New Roman" w:cs="Times New Roman"/>
                                        <w:b/>
                                        <w:bCs/>
                                        <w:color w:val="000000"/>
                                        <w:sz w:val="18"/>
                                        <w:szCs w:val="18"/>
                                        <w:rPrChange w:id="1367"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136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369"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1370"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1371"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1372"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1373" w:author="Maino Vieytes, Christian (NIH/NIA/IRP) [F]" w:date="2023-11-16T08:31:00Z">
                                        <w:rPr>
                                          <w:rFonts w:ascii="Times New Roman" w:hAnsi="Times New Roman" w:cs="Times New Roman"/>
                                          <w:b/>
                                          <w:bCs/>
                                          <w:sz w:val="20"/>
                                          <w:szCs w:val="20"/>
                                        </w:rPr>
                                      </w:rPrChange>
                                    </w:rPr>
                                  </w:pPr>
                                  <w:ins w:id="1374" w:author="Maino Vieytes, Christian (NIH/NIA/IRP) [F]" w:date="2023-11-16T08:30:00Z">
                                    <w:r w:rsidRPr="00E260F1">
                                      <w:rPr>
                                        <w:rFonts w:ascii="Times New Roman" w:hAnsi="Times New Roman" w:cs="Times New Roman"/>
                                        <w:b/>
                                        <w:bCs/>
                                        <w:color w:val="000000"/>
                                        <w:sz w:val="18"/>
                                        <w:szCs w:val="18"/>
                                        <w:rPrChange w:id="1375" w:author="Maino Vieytes, Christian (NIH/NIA/IRP) [F]" w:date="2023-11-16T08:31:00Z">
                                          <w:rPr>
                                            <w:rFonts w:ascii="Calibri" w:hAnsi="Calibri" w:cs="Calibri"/>
                                            <w:color w:val="000000"/>
                                          </w:rPr>
                                        </w:rPrChange>
                                      </w:rPr>
                                      <w:t>0.71</w:t>
                                    </w:r>
                                  </w:ins>
                                  <w:del w:id="1376" w:author="Maino Vieytes, Christian (NIH/NIA/IRP) [F]" w:date="2023-11-15T15:22:00Z">
                                    <w:r w:rsidRPr="00E260F1" w:rsidDel="00C92AAD">
                                      <w:rPr>
                                        <w:rFonts w:ascii="Times New Roman" w:hAnsi="Times New Roman" w:cs="Times New Roman"/>
                                        <w:b/>
                                        <w:bCs/>
                                        <w:color w:val="000000"/>
                                        <w:sz w:val="18"/>
                                        <w:szCs w:val="18"/>
                                        <w:rPrChange w:id="1377"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1378"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1379" w:author="Maino Vieytes, Christian (NIH/NIA/IRP) [F]" w:date="2023-11-16T08:32:00Z">
                                        <w:rPr>
                                          <w:rFonts w:ascii="Times New Roman" w:hAnsi="Times New Roman" w:cs="Times New Roman"/>
                                          <w:b/>
                                          <w:bCs/>
                                          <w:sz w:val="20"/>
                                          <w:szCs w:val="20"/>
                                        </w:rPr>
                                      </w:rPrChange>
                                    </w:rPr>
                                  </w:pPr>
                                  <w:ins w:id="1380" w:author="Maino Vieytes, Christian (NIH/NIA/IRP) [F]" w:date="2023-11-16T08:30:00Z">
                                    <w:r w:rsidRPr="005E1339">
                                      <w:rPr>
                                        <w:rFonts w:ascii="Times New Roman" w:hAnsi="Times New Roman" w:cs="Times New Roman"/>
                                        <w:b/>
                                        <w:bCs/>
                                        <w:color w:val="000000"/>
                                        <w:sz w:val="18"/>
                                        <w:szCs w:val="18"/>
                                        <w:rPrChange w:id="1381" w:author="Maino Vieytes, Christian (NIH/NIA/IRP) [F]" w:date="2023-11-16T08:32:00Z">
                                          <w:rPr>
                                            <w:rFonts w:ascii="Calibri" w:hAnsi="Calibri" w:cs="Calibri"/>
                                            <w:color w:val="000000"/>
                                          </w:rPr>
                                        </w:rPrChange>
                                      </w:rPr>
                                      <w:t>0.23</w:t>
                                    </w:r>
                                  </w:ins>
                                  <w:del w:id="1382" w:author="Maino Vieytes, Christian (NIH/NIA/IRP) [F]" w:date="2023-11-15T15:22:00Z">
                                    <w:r w:rsidRPr="005E1339" w:rsidDel="00C92AAD">
                                      <w:rPr>
                                        <w:rFonts w:ascii="Times New Roman" w:hAnsi="Times New Roman" w:cs="Times New Roman"/>
                                        <w:b/>
                                        <w:bCs/>
                                        <w:color w:val="000000"/>
                                        <w:sz w:val="18"/>
                                        <w:szCs w:val="18"/>
                                        <w:rPrChange w:id="1383"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1384"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1385" w:author="Maino Vieytes, Christian (NIH/NIA/IRP) [F]" w:date="2023-11-16T08:30:00Z">
                                        <w:rPr>
                                          <w:rFonts w:ascii="Times New Roman" w:hAnsi="Times New Roman" w:cs="Times New Roman"/>
                                          <w:b/>
                                          <w:bCs/>
                                          <w:sz w:val="20"/>
                                          <w:szCs w:val="20"/>
                                        </w:rPr>
                                      </w:rPrChange>
                                    </w:rPr>
                                  </w:pPr>
                                  <w:ins w:id="1386" w:author="Maino Vieytes, Christian (NIH/NIA/IRP) [F]" w:date="2023-11-16T08:30:00Z">
                                    <w:r w:rsidRPr="00E260F1">
                                      <w:rPr>
                                        <w:rFonts w:ascii="Times New Roman" w:hAnsi="Times New Roman" w:cs="Times New Roman"/>
                                        <w:color w:val="000000"/>
                                        <w:sz w:val="18"/>
                                        <w:szCs w:val="18"/>
                                        <w:rPrChange w:id="1387" w:author="Maino Vieytes, Christian (NIH/NIA/IRP) [F]" w:date="2023-11-16T08:30:00Z">
                                          <w:rPr>
                                            <w:rFonts w:ascii="Calibri" w:hAnsi="Calibri" w:cs="Calibri"/>
                                            <w:color w:val="000000"/>
                                          </w:rPr>
                                        </w:rPrChange>
                                      </w:rPr>
                                      <w:t>0.030</w:t>
                                    </w:r>
                                  </w:ins>
                                  <w:del w:id="1388" w:author="Maino Vieytes, Christian (NIH/NIA/IRP) [F]" w:date="2023-11-15T15:22:00Z">
                                    <w:r w:rsidRPr="00E260F1" w:rsidDel="00C92AAD">
                                      <w:rPr>
                                        <w:rFonts w:ascii="Times New Roman" w:hAnsi="Times New Roman" w:cs="Times New Roman"/>
                                        <w:b/>
                                        <w:bCs/>
                                        <w:color w:val="000000"/>
                                        <w:sz w:val="18"/>
                                        <w:szCs w:val="18"/>
                                        <w:rPrChange w:id="1389"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1390"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1391" w:author="Maino Vieytes, Christian (NIH/NIA/IRP) [F]" w:date="2023-11-16T08:33:00Z">
                                        <w:rPr>
                                          <w:rFonts w:ascii="Times New Roman" w:hAnsi="Times New Roman" w:cs="Times New Roman"/>
                                          <w:b/>
                                          <w:bCs/>
                                          <w:color w:val="000000"/>
                                          <w:sz w:val="20"/>
                                          <w:szCs w:val="20"/>
                                        </w:rPr>
                                      </w:rPrChange>
                                    </w:rPr>
                                  </w:pPr>
                                  <w:ins w:id="1392" w:author="Maino Vieytes, Christian (NIH/NIA/IRP) [F]" w:date="2023-11-16T08:30:00Z">
                                    <w:r w:rsidRPr="005E1339">
                                      <w:rPr>
                                        <w:rFonts w:ascii="Times New Roman" w:hAnsi="Times New Roman" w:cs="Times New Roman"/>
                                        <w:b/>
                                        <w:bCs/>
                                        <w:color w:val="000000"/>
                                        <w:sz w:val="18"/>
                                        <w:szCs w:val="18"/>
                                        <w:rPrChange w:id="1393" w:author="Maino Vieytes, Christian (NIH/NIA/IRP) [F]" w:date="2023-11-16T08:33:00Z">
                                          <w:rPr>
                                            <w:rFonts w:ascii="Calibri" w:hAnsi="Calibri" w:cs="Calibri"/>
                                            <w:color w:val="000000"/>
                                          </w:rPr>
                                        </w:rPrChange>
                                      </w:rPr>
                                      <w:t>-0.40</w:t>
                                    </w:r>
                                  </w:ins>
                                  <w:del w:id="1394" w:author="Maino Vieytes, Christian (NIH/NIA/IRP) [F]" w:date="2023-11-15T15:22:00Z">
                                    <w:r w:rsidRPr="005E1339" w:rsidDel="00C92AAD">
                                      <w:rPr>
                                        <w:rFonts w:ascii="Times New Roman" w:hAnsi="Times New Roman" w:cs="Times New Roman"/>
                                        <w:b/>
                                        <w:bCs/>
                                        <w:color w:val="000000"/>
                                        <w:sz w:val="18"/>
                                        <w:szCs w:val="18"/>
                                        <w:rPrChange w:id="1395"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1396"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397"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139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99"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1400"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1401"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1402" w:author="Maino Vieytes, Christian (NIH/NIA/IRP) [F]" w:date="2023-11-16T08:36:00Z">
                                        <w:rPr>
                                          <w:rFonts w:ascii="Times New Roman" w:hAnsi="Times New Roman" w:cs="Times New Roman"/>
                                          <w:sz w:val="20"/>
                                          <w:szCs w:val="20"/>
                                        </w:rPr>
                                      </w:rPrChange>
                                    </w:rPr>
                                  </w:pPr>
                                  <w:ins w:id="1403" w:author="Maino Vieytes, Christian (NIH/NIA/IRP) [F]" w:date="2023-11-16T08:36:00Z">
                                    <w:r w:rsidRPr="005E1339">
                                      <w:rPr>
                                        <w:rFonts w:ascii="Times New Roman" w:hAnsi="Times New Roman" w:cs="Times New Roman"/>
                                        <w:color w:val="000000"/>
                                        <w:sz w:val="18"/>
                                        <w:szCs w:val="18"/>
                                        <w:rPrChange w:id="1404" w:author="Maino Vieytes, Christian (NIH/NIA/IRP) [F]" w:date="2023-11-16T08:36:00Z">
                                          <w:rPr>
                                            <w:rFonts w:ascii="Calibri" w:hAnsi="Calibri" w:cs="Calibri"/>
                                            <w:color w:val="000000"/>
                                          </w:rPr>
                                        </w:rPrChange>
                                      </w:rPr>
                                      <w:t>--</w:t>
                                    </w:r>
                                  </w:ins>
                                  <w:del w:id="1405" w:author="Maino Vieytes, Christian (NIH/NIA/IRP) [F]" w:date="2023-11-16T08:36:00Z">
                                    <w:r w:rsidRPr="005E1339" w:rsidDel="00306AE6">
                                      <w:rPr>
                                        <w:rFonts w:ascii="Times New Roman" w:hAnsi="Times New Roman" w:cs="Times New Roman"/>
                                        <w:sz w:val="18"/>
                                        <w:szCs w:val="18"/>
                                        <w:rPrChange w:id="1406"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1407"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1408"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1409"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1410"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1411"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1412"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141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414"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415"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1416" w:author="Maino Vieytes, Christian (NIH/NIA/IRP) [F]" w:date="2023-11-15T14:42:00Z"/>
                                      <w:rFonts w:ascii="Times New Roman" w:hAnsi="Times New Roman" w:cs="Times New Roman"/>
                                      <w:sz w:val="18"/>
                                      <w:szCs w:val="18"/>
                                      <w:rPrChange w:id="1417" w:author="Maino Vieytes, Christian (NIH/NIA/IRP) [F]" w:date="2023-11-15T15:31:00Z">
                                        <w:rPr>
                                          <w:del w:id="1418" w:author="Maino Vieytes, Christian (NIH/NIA/IRP) [F]" w:date="2023-11-15T14:42:00Z"/>
                                          <w:rFonts w:ascii="Times New Roman" w:hAnsi="Times New Roman" w:cs="Times New Roman"/>
                                          <w:sz w:val="20"/>
                                          <w:szCs w:val="20"/>
                                        </w:rPr>
                                      </w:rPrChange>
                                    </w:rPr>
                                  </w:pPr>
                                  <w:del w:id="1419" w:author="Maino Vieytes, Christian (NIH/NIA/IRP) [F]" w:date="2023-11-15T14:42:00Z">
                                    <w:r w:rsidRPr="00972A4F" w:rsidDel="008104EE">
                                      <w:rPr>
                                        <w:rFonts w:ascii="Times New Roman" w:hAnsi="Times New Roman" w:cs="Times New Roman"/>
                                        <w:sz w:val="18"/>
                                        <w:szCs w:val="18"/>
                                        <w:rPrChange w:id="1420"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1421"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422"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1423" w:author="Maino Vieytes, Christian (NIH/NIA/IRP) [F]" w:date="2023-11-15T14:42:00Z"/>
                                      <w:rFonts w:ascii="Times New Roman" w:hAnsi="Times New Roman" w:cs="Times New Roman"/>
                                      <w:sz w:val="18"/>
                                      <w:szCs w:val="18"/>
                                      <w:rPrChange w:id="1424" w:author="Maino Vieytes, Christian (NIH/NIA/IRP) [F]" w:date="2023-11-16T08:36:00Z">
                                        <w:rPr>
                                          <w:del w:id="1425" w:author="Maino Vieytes, Christian (NIH/NIA/IRP) [F]" w:date="2023-11-15T14:42:00Z"/>
                                          <w:rFonts w:ascii="Times New Roman" w:hAnsi="Times New Roman" w:cs="Times New Roman"/>
                                          <w:sz w:val="20"/>
                                          <w:szCs w:val="20"/>
                                        </w:rPr>
                                      </w:rPrChange>
                                    </w:rPr>
                                  </w:pPr>
                                  <w:ins w:id="1426" w:author="Maino Vieytes, Christian (NIH/NIA/IRP) [F]" w:date="2023-11-16T08:36:00Z">
                                    <w:r w:rsidRPr="005E1339">
                                      <w:rPr>
                                        <w:rFonts w:ascii="Times New Roman" w:hAnsi="Times New Roman" w:cs="Times New Roman"/>
                                        <w:color w:val="000000"/>
                                        <w:sz w:val="18"/>
                                        <w:szCs w:val="18"/>
                                        <w:rPrChange w:id="1427" w:author="Maino Vieytes, Christian (NIH/NIA/IRP) [F]" w:date="2023-11-16T08:36:00Z">
                                          <w:rPr>
                                            <w:rFonts w:ascii="Calibri" w:hAnsi="Calibri" w:cs="Calibri"/>
                                            <w:color w:val="000000"/>
                                          </w:rPr>
                                        </w:rPrChange>
                                      </w:rPr>
                                      <w:t>0.40</w:t>
                                    </w:r>
                                  </w:ins>
                                  <w:del w:id="1428" w:author="Maino Vieytes, Christian (NIH/NIA/IRP) [F]" w:date="2023-11-15T14:42:00Z">
                                    <w:r w:rsidRPr="005E1339" w:rsidDel="008104EE">
                                      <w:rPr>
                                        <w:rFonts w:ascii="Times New Roman" w:hAnsi="Times New Roman" w:cs="Times New Roman"/>
                                        <w:color w:val="000000"/>
                                        <w:sz w:val="18"/>
                                        <w:szCs w:val="18"/>
                                        <w:rPrChange w:id="1429"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1430"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1431" w:author="Maino Vieytes, Christian (NIH/NIA/IRP) [F]" w:date="2023-11-15T14:42:00Z"/>
                                      <w:rFonts w:ascii="Times New Roman" w:hAnsi="Times New Roman" w:cs="Times New Roman"/>
                                      <w:sz w:val="18"/>
                                      <w:szCs w:val="18"/>
                                      <w:rPrChange w:id="1432" w:author="Maino Vieytes, Christian (NIH/NIA/IRP) [F]" w:date="2023-11-16T08:36:00Z">
                                        <w:rPr>
                                          <w:del w:id="1433" w:author="Maino Vieytes, Christian (NIH/NIA/IRP) [F]" w:date="2023-11-15T14:42:00Z"/>
                                          <w:rFonts w:ascii="Times New Roman" w:hAnsi="Times New Roman" w:cs="Times New Roman"/>
                                          <w:sz w:val="20"/>
                                          <w:szCs w:val="20"/>
                                        </w:rPr>
                                      </w:rPrChange>
                                    </w:rPr>
                                  </w:pPr>
                                  <w:ins w:id="1434" w:author="Maino Vieytes, Christian (NIH/NIA/IRP) [F]" w:date="2023-11-16T08:36:00Z">
                                    <w:r w:rsidRPr="005E1339">
                                      <w:rPr>
                                        <w:rFonts w:ascii="Times New Roman" w:hAnsi="Times New Roman" w:cs="Times New Roman"/>
                                        <w:color w:val="000000"/>
                                        <w:sz w:val="18"/>
                                        <w:szCs w:val="18"/>
                                        <w:rPrChange w:id="1435"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1436"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1437" w:author="Maino Vieytes, Christian (NIH/NIA/IRP) [F]" w:date="2023-11-15T14:42:00Z"/>
                                      <w:rFonts w:ascii="Times New Roman" w:hAnsi="Times New Roman" w:cs="Times New Roman"/>
                                      <w:sz w:val="18"/>
                                      <w:szCs w:val="18"/>
                                      <w:rPrChange w:id="1438" w:author="Maino Vieytes, Christian (NIH/NIA/IRP) [F]" w:date="2023-11-16T08:36:00Z">
                                        <w:rPr>
                                          <w:del w:id="1439"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440"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1441" w:author="Maino Vieytes, Christian (NIH/NIA/IRP) [F]" w:date="2023-11-15T14:42:00Z"/>
                                      <w:rFonts w:ascii="Times New Roman" w:hAnsi="Times New Roman" w:cs="Times New Roman"/>
                                      <w:sz w:val="18"/>
                                      <w:szCs w:val="18"/>
                                      <w:rPrChange w:id="1442" w:author="Maino Vieytes, Christian (NIH/NIA/IRP) [F]" w:date="2023-11-16T08:36:00Z">
                                        <w:rPr>
                                          <w:del w:id="1443"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144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445"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446"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1447" w:author="Maino Vieytes, Christian (NIH/NIA/IRP) [F]" w:date="2023-11-15T14:42:00Z"/>
                                      <w:rFonts w:ascii="Times New Roman" w:hAnsi="Times New Roman" w:cs="Times New Roman"/>
                                      <w:sz w:val="18"/>
                                      <w:szCs w:val="18"/>
                                      <w:rPrChange w:id="1448" w:author="Maino Vieytes, Christian (NIH/NIA/IRP) [F]" w:date="2023-11-15T15:31:00Z">
                                        <w:rPr>
                                          <w:del w:id="1449" w:author="Maino Vieytes, Christian (NIH/NIA/IRP) [F]" w:date="2023-11-15T14:42:00Z"/>
                                          <w:rFonts w:ascii="Times New Roman" w:hAnsi="Times New Roman" w:cs="Times New Roman"/>
                                          <w:sz w:val="20"/>
                                          <w:szCs w:val="20"/>
                                        </w:rPr>
                                      </w:rPrChange>
                                    </w:rPr>
                                    <w:pPrChange w:id="1450" w:author="Maino Vieytes, Christian (NIH/NIA/IRP) [F]" w:date="2023-11-16T08:36:00Z">
                                      <w:pPr>
                                        <w:spacing w:line="360" w:lineRule="auto"/>
                                      </w:pPr>
                                    </w:pPrChange>
                                  </w:pPr>
                                  <w:del w:id="1451" w:author="Maino Vieytes, Christian (NIH/NIA/IRP) [F]" w:date="2023-11-15T14:42:00Z">
                                    <w:r w:rsidRPr="00972A4F" w:rsidDel="008104EE">
                                      <w:rPr>
                                        <w:rFonts w:ascii="Times New Roman" w:hAnsi="Times New Roman" w:cs="Times New Roman"/>
                                        <w:sz w:val="18"/>
                                        <w:szCs w:val="18"/>
                                        <w:rPrChange w:id="1452"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1453"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454"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1455" w:author="Maino Vieytes, Christian (NIH/NIA/IRP) [F]" w:date="2023-11-15T14:42:00Z"/>
                                      <w:rFonts w:ascii="Times New Roman" w:hAnsi="Times New Roman" w:cs="Times New Roman"/>
                                      <w:b/>
                                      <w:bCs/>
                                      <w:sz w:val="18"/>
                                      <w:szCs w:val="18"/>
                                      <w:rPrChange w:id="1456" w:author="Maino Vieytes, Christian (NIH/NIA/IRP) [F]" w:date="2023-11-16T08:36:00Z">
                                        <w:rPr>
                                          <w:del w:id="1457" w:author="Maino Vieytes, Christian (NIH/NIA/IRP) [F]" w:date="2023-11-15T14:42:00Z"/>
                                          <w:rFonts w:ascii="Times New Roman" w:hAnsi="Times New Roman" w:cs="Times New Roman"/>
                                          <w:b/>
                                          <w:bCs/>
                                          <w:sz w:val="20"/>
                                          <w:szCs w:val="20"/>
                                        </w:rPr>
                                      </w:rPrChange>
                                    </w:rPr>
                                  </w:pPr>
                                  <w:ins w:id="1458" w:author="Maino Vieytes, Christian (NIH/NIA/IRP) [F]" w:date="2023-11-16T08:36:00Z">
                                    <w:r w:rsidRPr="005E1339">
                                      <w:rPr>
                                        <w:rFonts w:ascii="Times New Roman" w:hAnsi="Times New Roman" w:cs="Times New Roman"/>
                                        <w:color w:val="000000"/>
                                        <w:sz w:val="18"/>
                                        <w:szCs w:val="18"/>
                                        <w:rPrChange w:id="1459" w:author="Maino Vieytes, Christian (NIH/NIA/IRP) [F]" w:date="2023-11-16T08:36:00Z">
                                          <w:rPr>
                                            <w:rFonts w:ascii="Calibri" w:hAnsi="Calibri" w:cs="Calibri"/>
                                            <w:color w:val="000000"/>
                                          </w:rPr>
                                        </w:rPrChange>
                                      </w:rPr>
                                      <w:t>0.090</w:t>
                                    </w:r>
                                  </w:ins>
                                  <w:del w:id="1460" w:author="Maino Vieytes, Christian (NIH/NIA/IRP) [F]" w:date="2023-11-15T14:42:00Z">
                                    <w:r w:rsidRPr="005E1339" w:rsidDel="008104EE">
                                      <w:rPr>
                                        <w:rFonts w:ascii="Times New Roman" w:hAnsi="Times New Roman" w:cs="Times New Roman"/>
                                        <w:b/>
                                        <w:bCs/>
                                        <w:color w:val="000000"/>
                                        <w:sz w:val="18"/>
                                        <w:szCs w:val="18"/>
                                        <w:rPrChange w:id="1461"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1462"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1463" w:author="Maino Vieytes, Christian (NIH/NIA/IRP) [F]" w:date="2023-11-15T14:42:00Z"/>
                                      <w:rFonts w:ascii="Times New Roman" w:hAnsi="Times New Roman" w:cs="Times New Roman"/>
                                      <w:sz w:val="18"/>
                                      <w:szCs w:val="18"/>
                                      <w:rPrChange w:id="1464" w:author="Maino Vieytes, Christian (NIH/NIA/IRP) [F]" w:date="2023-11-16T08:36:00Z">
                                        <w:rPr>
                                          <w:del w:id="1465" w:author="Maino Vieytes, Christian (NIH/NIA/IRP) [F]" w:date="2023-11-15T14:42:00Z"/>
                                          <w:rFonts w:ascii="Times New Roman" w:hAnsi="Times New Roman" w:cs="Times New Roman"/>
                                          <w:sz w:val="20"/>
                                          <w:szCs w:val="20"/>
                                        </w:rPr>
                                      </w:rPrChange>
                                    </w:rPr>
                                  </w:pPr>
                                  <w:ins w:id="1466" w:author="Maino Vieytes, Christian (NIH/NIA/IRP) [F]" w:date="2023-11-16T08:36:00Z">
                                    <w:r w:rsidRPr="005E1339">
                                      <w:rPr>
                                        <w:rFonts w:ascii="Times New Roman" w:hAnsi="Times New Roman" w:cs="Times New Roman"/>
                                        <w:color w:val="000000"/>
                                        <w:sz w:val="18"/>
                                        <w:szCs w:val="18"/>
                                        <w:rPrChange w:id="1467"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1468"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1469" w:author="Maino Vieytes, Christian (NIH/NIA/IRP) [F]" w:date="2023-11-15T14:42:00Z"/>
                                      <w:rFonts w:ascii="Times New Roman" w:hAnsi="Times New Roman" w:cs="Times New Roman"/>
                                      <w:sz w:val="18"/>
                                      <w:szCs w:val="18"/>
                                      <w:rPrChange w:id="1470" w:author="Maino Vieytes, Christian (NIH/NIA/IRP) [F]" w:date="2023-11-16T08:36:00Z">
                                        <w:rPr>
                                          <w:del w:id="1471" w:author="Maino Vieytes, Christian (NIH/NIA/IRP) [F]" w:date="2023-11-15T14:42:00Z"/>
                                          <w:rFonts w:ascii="Times New Roman" w:hAnsi="Times New Roman" w:cs="Times New Roman"/>
                                          <w:sz w:val="20"/>
                                          <w:szCs w:val="20"/>
                                        </w:rPr>
                                      </w:rPrChange>
                                    </w:rPr>
                                  </w:pPr>
                                  <w:ins w:id="1472" w:author="Maino Vieytes, Christian (NIH/NIA/IRP) [F]" w:date="2023-11-16T08:36:00Z">
                                    <w:r w:rsidRPr="005E1339">
                                      <w:rPr>
                                        <w:rFonts w:ascii="Times New Roman" w:hAnsi="Times New Roman" w:cs="Times New Roman"/>
                                        <w:color w:val="000000"/>
                                        <w:sz w:val="18"/>
                                        <w:szCs w:val="18"/>
                                        <w:rPrChange w:id="1473"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1474"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1475" w:author="Maino Vieytes, Christian (NIH/NIA/IRP) [F]" w:date="2023-11-15T14:42:00Z"/>
                                      <w:rFonts w:ascii="Times New Roman" w:hAnsi="Times New Roman" w:cs="Times New Roman"/>
                                      <w:sz w:val="18"/>
                                      <w:szCs w:val="18"/>
                                      <w:rPrChange w:id="1476" w:author="Maino Vieytes, Christian (NIH/NIA/IRP) [F]" w:date="2023-11-16T08:36:00Z">
                                        <w:rPr>
                                          <w:del w:id="1477"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147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479"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480"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1481" w:author="Maino Vieytes, Christian (NIH/NIA/IRP) [F]" w:date="2023-11-15T14:42:00Z"/>
                                      <w:rFonts w:ascii="Times New Roman" w:hAnsi="Times New Roman" w:cs="Times New Roman"/>
                                      <w:sz w:val="18"/>
                                      <w:szCs w:val="18"/>
                                      <w:rPrChange w:id="1482" w:author="Maino Vieytes, Christian (NIH/NIA/IRP) [F]" w:date="2023-11-15T15:31:00Z">
                                        <w:rPr>
                                          <w:del w:id="1483" w:author="Maino Vieytes, Christian (NIH/NIA/IRP) [F]" w:date="2023-11-15T14:42:00Z"/>
                                          <w:rFonts w:ascii="Times New Roman" w:hAnsi="Times New Roman" w:cs="Times New Roman"/>
                                          <w:sz w:val="20"/>
                                          <w:szCs w:val="20"/>
                                        </w:rPr>
                                      </w:rPrChange>
                                    </w:rPr>
                                    <w:pPrChange w:id="1484" w:author="Maino Vieytes, Christian (NIH/NIA/IRP) [F]" w:date="2023-11-16T08:36:00Z">
                                      <w:pPr>
                                        <w:spacing w:line="360" w:lineRule="auto"/>
                                      </w:pPr>
                                    </w:pPrChange>
                                  </w:pPr>
                                  <w:del w:id="1485" w:author="Maino Vieytes, Christian (NIH/NIA/IRP) [F]" w:date="2023-11-15T14:42:00Z">
                                    <w:r w:rsidRPr="00972A4F" w:rsidDel="008104EE">
                                      <w:rPr>
                                        <w:rFonts w:ascii="Times New Roman" w:hAnsi="Times New Roman" w:cs="Times New Roman"/>
                                        <w:sz w:val="18"/>
                                        <w:szCs w:val="18"/>
                                        <w:rPrChange w:id="1486"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1487"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488"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1489" w:author="Maino Vieytes, Christian (NIH/NIA/IRP) [F]" w:date="2023-11-15T14:42:00Z"/>
                                      <w:rFonts w:ascii="Times New Roman" w:hAnsi="Times New Roman" w:cs="Times New Roman"/>
                                      <w:b/>
                                      <w:bCs/>
                                      <w:sz w:val="18"/>
                                      <w:szCs w:val="18"/>
                                      <w:rPrChange w:id="1490" w:author="Maino Vieytes, Christian (NIH/NIA/IRP) [F]" w:date="2023-11-16T08:36:00Z">
                                        <w:rPr>
                                          <w:del w:id="1491" w:author="Maino Vieytes, Christian (NIH/NIA/IRP) [F]" w:date="2023-11-15T14:42:00Z"/>
                                          <w:rFonts w:ascii="Times New Roman" w:hAnsi="Times New Roman" w:cs="Times New Roman"/>
                                          <w:b/>
                                          <w:bCs/>
                                          <w:sz w:val="20"/>
                                          <w:szCs w:val="20"/>
                                        </w:rPr>
                                      </w:rPrChange>
                                    </w:rPr>
                                  </w:pPr>
                                  <w:ins w:id="1492" w:author="Maino Vieytes, Christian (NIH/NIA/IRP) [F]" w:date="2023-11-16T08:36:00Z">
                                    <w:r w:rsidRPr="005E1339">
                                      <w:rPr>
                                        <w:rFonts w:ascii="Times New Roman" w:hAnsi="Times New Roman" w:cs="Times New Roman"/>
                                        <w:color w:val="000000"/>
                                        <w:sz w:val="18"/>
                                        <w:szCs w:val="18"/>
                                        <w:rPrChange w:id="1493" w:author="Maino Vieytes, Christian (NIH/NIA/IRP) [F]" w:date="2023-11-16T08:36:00Z">
                                          <w:rPr>
                                            <w:rFonts w:ascii="Calibri" w:hAnsi="Calibri" w:cs="Calibri"/>
                                            <w:color w:val="000000"/>
                                          </w:rPr>
                                        </w:rPrChange>
                                      </w:rPr>
                                      <w:t>-0.64</w:t>
                                    </w:r>
                                  </w:ins>
                                  <w:del w:id="1494" w:author="Maino Vieytes, Christian (NIH/NIA/IRP) [F]" w:date="2023-11-15T14:42:00Z">
                                    <w:r w:rsidRPr="005E1339" w:rsidDel="008104EE">
                                      <w:rPr>
                                        <w:rFonts w:ascii="Times New Roman" w:hAnsi="Times New Roman" w:cs="Times New Roman"/>
                                        <w:b/>
                                        <w:bCs/>
                                        <w:color w:val="000000"/>
                                        <w:sz w:val="18"/>
                                        <w:szCs w:val="18"/>
                                        <w:rPrChange w:id="1495"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1496"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1497" w:author="Maino Vieytes, Christian (NIH/NIA/IRP) [F]" w:date="2023-11-15T14:42:00Z"/>
                                      <w:rFonts w:ascii="Times New Roman" w:hAnsi="Times New Roman" w:cs="Times New Roman"/>
                                      <w:sz w:val="18"/>
                                      <w:szCs w:val="18"/>
                                      <w:rPrChange w:id="1498" w:author="Maino Vieytes, Christian (NIH/NIA/IRP) [F]" w:date="2023-11-16T08:36:00Z">
                                        <w:rPr>
                                          <w:del w:id="1499" w:author="Maino Vieytes, Christian (NIH/NIA/IRP) [F]" w:date="2023-11-15T14:42:00Z"/>
                                          <w:rFonts w:ascii="Times New Roman" w:hAnsi="Times New Roman" w:cs="Times New Roman"/>
                                          <w:sz w:val="20"/>
                                          <w:szCs w:val="20"/>
                                        </w:rPr>
                                      </w:rPrChange>
                                    </w:rPr>
                                  </w:pPr>
                                  <w:ins w:id="1500" w:author="Maino Vieytes, Christian (NIH/NIA/IRP) [F]" w:date="2023-11-16T08:36:00Z">
                                    <w:r w:rsidRPr="005E1339">
                                      <w:rPr>
                                        <w:rFonts w:ascii="Times New Roman" w:hAnsi="Times New Roman" w:cs="Times New Roman"/>
                                        <w:color w:val="000000"/>
                                        <w:sz w:val="18"/>
                                        <w:szCs w:val="18"/>
                                        <w:rPrChange w:id="1501"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1502"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1503" w:author="Maino Vieytes, Christian (NIH/NIA/IRP) [F]" w:date="2023-11-15T14:42:00Z"/>
                                      <w:rFonts w:ascii="Times New Roman" w:hAnsi="Times New Roman" w:cs="Times New Roman"/>
                                      <w:sz w:val="18"/>
                                      <w:szCs w:val="18"/>
                                      <w:rPrChange w:id="1504" w:author="Maino Vieytes, Christian (NIH/NIA/IRP) [F]" w:date="2023-11-16T08:36:00Z">
                                        <w:rPr>
                                          <w:del w:id="1505" w:author="Maino Vieytes, Christian (NIH/NIA/IRP) [F]" w:date="2023-11-15T14:42:00Z"/>
                                          <w:rFonts w:ascii="Times New Roman" w:hAnsi="Times New Roman" w:cs="Times New Roman"/>
                                          <w:sz w:val="20"/>
                                          <w:szCs w:val="20"/>
                                        </w:rPr>
                                      </w:rPrChange>
                                    </w:rPr>
                                  </w:pPr>
                                  <w:ins w:id="1506" w:author="Maino Vieytes, Christian (NIH/NIA/IRP) [F]" w:date="2023-11-16T08:36:00Z">
                                    <w:r w:rsidRPr="005E1339">
                                      <w:rPr>
                                        <w:rFonts w:ascii="Times New Roman" w:hAnsi="Times New Roman" w:cs="Times New Roman"/>
                                        <w:color w:val="000000"/>
                                        <w:sz w:val="18"/>
                                        <w:szCs w:val="18"/>
                                        <w:rPrChange w:id="1507"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1508"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1509" w:author="Maino Vieytes, Christian (NIH/NIA/IRP) [F]" w:date="2023-11-15T14:42:00Z"/>
                                      <w:rFonts w:ascii="Times New Roman" w:hAnsi="Times New Roman" w:cs="Times New Roman"/>
                                      <w:sz w:val="18"/>
                                      <w:szCs w:val="18"/>
                                      <w:rPrChange w:id="1510" w:author="Maino Vieytes, Christian (NIH/NIA/IRP) [F]" w:date="2023-11-16T08:36:00Z">
                                        <w:rPr>
                                          <w:del w:id="1511" w:author="Maino Vieytes, Christian (NIH/NIA/IRP) [F]" w:date="2023-11-15T14:42:00Z"/>
                                          <w:rFonts w:ascii="Times New Roman" w:hAnsi="Times New Roman" w:cs="Times New Roman"/>
                                          <w:sz w:val="20"/>
                                          <w:szCs w:val="20"/>
                                        </w:rPr>
                                      </w:rPrChange>
                                    </w:rPr>
                                  </w:pPr>
                                  <w:ins w:id="1512" w:author="Maino Vieytes, Christian (NIH/NIA/IRP) [F]" w:date="2023-11-16T08:36:00Z">
                                    <w:r w:rsidRPr="005E1339">
                                      <w:rPr>
                                        <w:rFonts w:ascii="Times New Roman" w:hAnsi="Times New Roman" w:cs="Times New Roman"/>
                                        <w:color w:val="000000"/>
                                        <w:sz w:val="18"/>
                                        <w:szCs w:val="18"/>
                                        <w:rPrChange w:id="1513"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151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15"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1516" w:author="Maino Vieytes, Christian (NIH/NIA/IRP) [F]" w:date="2023-11-15T15:31:00Z">
                                        <w:rPr>
                                          <w:rFonts w:ascii="Times New Roman" w:hAnsi="Times New Roman" w:cs="Times New Roman"/>
                                          <w:sz w:val="20"/>
                                          <w:szCs w:val="20"/>
                                          <w:vertAlign w:val="superscript"/>
                                        </w:rPr>
                                      </w:rPrChange>
                                    </w:rPr>
                                    <w:pPrChange w:id="1517" w:author="Maino Vieytes, Christian (NIH/NIA/IRP) [F]" w:date="2023-11-16T08:37:00Z">
                                      <w:pPr>
                                        <w:spacing w:line="360" w:lineRule="auto"/>
                                        <w:jc w:val="center"/>
                                      </w:pPr>
                                    </w:pPrChange>
                                  </w:pPr>
                                  <w:r w:rsidRPr="00972A4F">
                                    <w:rPr>
                                      <w:rFonts w:ascii="Times New Roman" w:hAnsi="Times New Roman" w:cs="Times New Roman"/>
                                      <w:sz w:val="18"/>
                                      <w:szCs w:val="18"/>
                                      <w:rPrChange w:id="1518"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1519"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1520"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1521" w:author="Maino Vieytes, Christian (NIH/NIA/IRP) [F]" w:date="2023-11-16T08:37:00Z">
                                        <w:rPr>
                                          <w:rFonts w:ascii="Times New Roman" w:hAnsi="Times New Roman" w:cs="Times New Roman"/>
                                          <w:sz w:val="20"/>
                                          <w:szCs w:val="20"/>
                                        </w:rPr>
                                      </w:rPrChange>
                                    </w:rPr>
                                  </w:pPr>
                                  <w:ins w:id="1522" w:author="Maino Vieytes, Christian (NIH/NIA/IRP) [F]" w:date="2023-11-16T08:36:00Z">
                                    <w:r w:rsidRPr="005E1339">
                                      <w:rPr>
                                        <w:rFonts w:ascii="Times New Roman" w:hAnsi="Times New Roman" w:cs="Times New Roman"/>
                                        <w:b/>
                                        <w:bCs/>
                                        <w:color w:val="000000"/>
                                        <w:sz w:val="18"/>
                                        <w:szCs w:val="18"/>
                                        <w:rPrChange w:id="1523" w:author="Maino Vieytes, Christian (NIH/NIA/IRP) [F]" w:date="2023-11-16T08:37:00Z">
                                          <w:rPr>
                                            <w:rFonts w:ascii="Calibri" w:hAnsi="Calibri" w:cs="Calibri"/>
                                            <w:color w:val="000000"/>
                                          </w:rPr>
                                        </w:rPrChange>
                                      </w:rPr>
                                      <w:t>0.40</w:t>
                                    </w:r>
                                  </w:ins>
                                  <w:del w:id="1524" w:author="Maino Vieytes, Christian (NIH/NIA/IRP) [F]" w:date="2023-11-15T15:26:00Z">
                                    <w:r w:rsidRPr="005E1339" w:rsidDel="004C76B5">
                                      <w:rPr>
                                        <w:rFonts w:ascii="Times New Roman" w:hAnsi="Times New Roman" w:cs="Times New Roman"/>
                                        <w:b/>
                                        <w:bCs/>
                                        <w:color w:val="000000"/>
                                        <w:sz w:val="18"/>
                                        <w:szCs w:val="18"/>
                                        <w:rPrChange w:id="1525"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1526"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1527" w:author="Maino Vieytes, Christian (NIH/NIA/IRP) [F]" w:date="2023-11-16T08:36:00Z">
                                        <w:rPr>
                                          <w:rFonts w:ascii="Times New Roman" w:hAnsi="Times New Roman" w:cs="Times New Roman"/>
                                          <w:sz w:val="20"/>
                                          <w:szCs w:val="20"/>
                                        </w:rPr>
                                      </w:rPrChange>
                                    </w:rPr>
                                  </w:pPr>
                                  <w:ins w:id="1528" w:author="Maino Vieytes, Christian (NIH/NIA/IRP) [F]" w:date="2023-11-16T08:36:00Z">
                                    <w:r w:rsidRPr="005E1339">
                                      <w:rPr>
                                        <w:rFonts w:ascii="Times New Roman" w:hAnsi="Times New Roman" w:cs="Times New Roman"/>
                                        <w:color w:val="000000"/>
                                        <w:sz w:val="18"/>
                                        <w:szCs w:val="18"/>
                                        <w:rPrChange w:id="1529" w:author="Maino Vieytes, Christian (NIH/NIA/IRP) [F]" w:date="2023-11-16T08:36:00Z">
                                          <w:rPr>
                                            <w:rFonts w:ascii="Calibri" w:hAnsi="Calibri" w:cs="Calibri"/>
                                            <w:color w:val="000000"/>
                                          </w:rPr>
                                        </w:rPrChange>
                                      </w:rPr>
                                      <w:t>--</w:t>
                                    </w:r>
                                  </w:ins>
                                  <w:del w:id="1530" w:author="Maino Vieytes, Christian (NIH/NIA/IRP) [F]" w:date="2023-11-15T15:26:00Z">
                                    <w:r w:rsidRPr="005E1339" w:rsidDel="004C76B5">
                                      <w:rPr>
                                        <w:rFonts w:ascii="Times New Roman" w:hAnsi="Times New Roman" w:cs="Times New Roman"/>
                                        <w:sz w:val="18"/>
                                        <w:szCs w:val="18"/>
                                        <w:rPrChange w:id="1531"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1532"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1533"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534"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1535"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1536"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37"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1538"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1539" w:author="Maino Vieytes, Christian (NIH/NIA/IRP) [F]" w:date="2023-11-16T08:36:00Z">
                                    <w:r w:rsidRPr="005E1339">
                                      <w:rPr>
                                        <w:rFonts w:ascii="Times New Roman" w:hAnsi="Times New Roman" w:cs="Times New Roman"/>
                                        <w:color w:val="000000"/>
                                        <w:sz w:val="18"/>
                                        <w:szCs w:val="18"/>
                                        <w:rPrChange w:id="1540" w:author="Maino Vieytes, Christian (NIH/NIA/IRP) [F]" w:date="2023-11-16T08:36:00Z">
                                          <w:rPr>
                                            <w:rFonts w:ascii="Calibri" w:hAnsi="Calibri" w:cs="Calibri"/>
                                            <w:color w:val="000000"/>
                                          </w:rPr>
                                        </w:rPrChange>
                                      </w:rPr>
                                      <w:t>0.090</w:t>
                                    </w:r>
                                  </w:ins>
                                  <w:del w:id="1541"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1542"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1543" w:author="Maino Vieytes, Christian (NIH/NIA/IRP) [F]" w:date="2023-11-16T08:36:00Z">
                                    <w:r w:rsidRPr="005E1339">
                                      <w:rPr>
                                        <w:rFonts w:ascii="Times New Roman" w:hAnsi="Times New Roman" w:cs="Times New Roman"/>
                                        <w:color w:val="000000"/>
                                        <w:sz w:val="18"/>
                                        <w:szCs w:val="18"/>
                                        <w:rPrChange w:id="1544" w:author="Maino Vieytes, Christian (NIH/NIA/IRP) [F]" w:date="2023-11-16T08:36:00Z">
                                          <w:rPr>
                                            <w:rFonts w:ascii="Calibri" w:hAnsi="Calibri" w:cs="Calibri"/>
                                            <w:color w:val="000000"/>
                                          </w:rPr>
                                        </w:rPrChange>
                                      </w:rPr>
                                      <w:t>-0.080</w:t>
                                    </w:r>
                                  </w:ins>
                                  <w:del w:id="1545"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1546"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1547" w:author="Maino Vieytes, Christian (NIH/NIA/IRP) [F]" w:date="2023-11-16T08:36:00Z">
                                    <w:r w:rsidRPr="005E1339">
                                      <w:rPr>
                                        <w:rFonts w:ascii="Times New Roman" w:hAnsi="Times New Roman" w:cs="Times New Roman"/>
                                        <w:color w:val="000000"/>
                                        <w:sz w:val="18"/>
                                        <w:szCs w:val="18"/>
                                        <w:rPrChange w:id="1548" w:author="Maino Vieytes, Christian (NIH/NIA/IRP) [F]" w:date="2023-11-16T08:36:00Z">
                                          <w:rPr>
                                            <w:rFonts w:ascii="Calibri" w:hAnsi="Calibri" w:cs="Calibri"/>
                                            <w:color w:val="000000"/>
                                          </w:rPr>
                                        </w:rPrChange>
                                      </w:rPr>
                                      <w:t>--</w:t>
                                    </w:r>
                                  </w:ins>
                                  <w:del w:id="1549"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1550"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155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552"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1553"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1554" w:author="Maino Vieytes, Christian (NIH/NIA/IRP) [F]" w:date="2023-11-16T08:36:00Z">
                                    <w:r w:rsidRPr="005E1339">
                                      <w:rPr>
                                        <w:rFonts w:ascii="Times New Roman" w:hAnsi="Times New Roman" w:cs="Times New Roman"/>
                                        <w:b/>
                                        <w:bCs/>
                                        <w:color w:val="000000"/>
                                        <w:sz w:val="18"/>
                                        <w:szCs w:val="18"/>
                                        <w:rPrChange w:id="1555" w:author="Maino Vieytes, Christian (NIH/NIA/IRP) [F]" w:date="2023-11-16T08:37:00Z">
                                          <w:rPr>
                                            <w:rFonts w:ascii="Calibri" w:hAnsi="Calibri" w:cs="Calibri"/>
                                            <w:color w:val="000000"/>
                                          </w:rPr>
                                        </w:rPrChange>
                                      </w:rPr>
                                      <w:t>-0.64</w:t>
                                    </w:r>
                                  </w:ins>
                                  <w:del w:id="1556"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1557"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1558" w:author="Maino Vieytes, Christian (NIH/NIA/IRP) [F]" w:date="2023-11-16T08:36:00Z">
                                        <w:rPr>
                                          <w:rFonts w:ascii="Times New Roman" w:hAnsi="Times New Roman" w:cs="Times New Roman"/>
                                          <w:sz w:val="20"/>
                                          <w:szCs w:val="20"/>
                                        </w:rPr>
                                      </w:rPrChange>
                                    </w:rPr>
                                  </w:pPr>
                                  <w:ins w:id="1559" w:author="Maino Vieytes, Christian (NIH/NIA/IRP) [F]" w:date="2023-11-16T08:36:00Z">
                                    <w:r w:rsidRPr="005E1339">
                                      <w:rPr>
                                        <w:rFonts w:ascii="Times New Roman" w:hAnsi="Times New Roman" w:cs="Times New Roman"/>
                                        <w:color w:val="000000"/>
                                        <w:sz w:val="18"/>
                                        <w:szCs w:val="18"/>
                                        <w:rPrChange w:id="1560" w:author="Maino Vieytes, Christian (NIH/NIA/IRP) [F]" w:date="2023-11-16T08:36:00Z">
                                          <w:rPr>
                                            <w:rFonts w:ascii="Calibri" w:hAnsi="Calibri" w:cs="Calibri"/>
                                            <w:color w:val="000000"/>
                                          </w:rPr>
                                        </w:rPrChange>
                                      </w:rPr>
                                      <w:t>-0.19</w:t>
                                    </w:r>
                                  </w:ins>
                                  <w:del w:id="1561" w:author="Maino Vieytes, Christian (NIH/NIA/IRP) [F]" w:date="2023-11-15T15:26:00Z">
                                    <w:r w:rsidRPr="005E1339" w:rsidDel="004C76B5">
                                      <w:rPr>
                                        <w:rFonts w:ascii="Times New Roman" w:hAnsi="Times New Roman" w:cs="Times New Roman"/>
                                        <w:b/>
                                        <w:bCs/>
                                        <w:color w:val="000000"/>
                                        <w:sz w:val="18"/>
                                        <w:szCs w:val="18"/>
                                        <w:rPrChange w:id="1562"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1563"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1564" w:author="Maino Vieytes, Christian (NIH/NIA/IRP) [F]" w:date="2023-11-16T08:36:00Z">
                                    <w:r w:rsidRPr="005E1339">
                                      <w:rPr>
                                        <w:rFonts w:ascii="Times New Roman" w:hAnsi="Times New Roman" w:cs="Times New Roman"/>
                                        <w:b/>
                                        <w:bCs/>
                                        <w:color w:val="000000"/>
                                        <w:sz w:val="18"/>
                                        <w:szCs w:val="18"/>
                                        <w:rPrChange w:id="1565" w:author="Maino Vieytes, Christian (NIH/NIA/IRP) [F]" w:date="2023-11-16T08:37:00Z">
                                          <w:rPr>
                                            <w:rFonts w:ascii="Calibri" w:hAnsi="Calibri" w:cs="Calibri"/>
                                            <w:color w:val="000000"/>
                                          </w:rPr>
                                        </w:rPrChange>
                                      </w:rPr>
                                      <w:t>-0.25</w:t>
                                    </w:r>
                                  </w:ins>
                                  <w:del w:id="1566"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1567"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1568" w:author="Maino Vieytes, Christian (NIH/NIA/IRP) [F]" w:date="2023-11-16T08:36:00Z">
                                    <w:r w:rsidRPr="005E1339">
                                      <w:rPr>
                                        <w:rFonts w:ascii="Times New Roman" w:hAnsi="Times New Roman" w:cs="Times New Roman"/>
                                        <w:color w:val="000000"/>
                                        <w:sz w:val="18"/>
                                        <w:szCs w:val="18"/>
                                        <w:rPrChange w:id="1569" w:author="Maino Vieytes, Christian (NIH/NIA/IRP) [F]" w:date="2023-11-16T08:36:00Z">
                                          <w:rPr>
                                            <w:rFonts w:ascii="Calibri" w:hAnsi="Calibri" w:cs="Calibri"/>
                                            <w:color w:val="000000"/>
                                          </w:rPr>
                                        </w:rPrChange>
                                      </w:rPr>
                                      <w:t>--</w:t>
                                    </w:r>
                                  </w:ins>
                                  <w:del w:id="1570"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1571"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1572"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1573" w:author="Maino Vieytes, Christian (NIH/NIA/IRP) [F]" w:date="2023-11-16T17:10:00Z"/>
                                      <w:rFonts w:ascii="Times New Roman" w:hAnsi="Times New Roman" w:cs="Times New Roman"/>
                                      <w:sz w:val="18"/>
                                      <w:szCs w:val="18"/>
                                      <w:lang w:bidi="en-US"/>
                                    </w:rPr>
                                  </w:pPr>
                                  <w:ins w:id="1574" w:author="Maino Vieytes, Christian (NIH/NIA/IRP) [F]" w:date="2023-11-15T15:34:00Z">
                                    <w:r w:rsidRPr="002B301C">
                                      <w:rPr>
                                        <w:rFonts w:ascii="Times New Roman" w:hAnsi="Times New Roman" w:cs="Times New Roman"/>
                                        <w:sz w:val="18"/>
                                        <w:szCs w:val="18"/>
                                        <w:lang w:bidi="en-US"/>
                                        <w:rPrChange w:id="1575"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1576" w:author="Maino Vieytes, Christian (NIH/NIA/IRP) [F]" w:date="2023-11-16T17:10:00Z"/>
                                      <w:rFonts w:ascii="Times New Roman" w:hAnsi="Times New Roman" w:cs="Times New Roman"/>
                                      <w:sz w:val="18"/>
                                      <w:szCs w:val="18"/>
                                      <w:vertAlign w:val="superscript"/>
                                      <w:lang w:bidi="en-US"/>
                                      <w:rPrChange w:id="1577" w:author="Maino Vieytes, Christian (NIH/NIA/IRP) [F]" w:date="2023-11-16T17:10:00Z">
                                        <w:rPr>
                                          <w:ins w:id="1578" w:author="Maino Vieytes, Christian (NIH/NIA/IRP) [F]" w:date="2023-11-16T17:10:00Z"/>
                                          <w:rFonts w:ascii="Times New Roman" w:hAnsi="Times New Roman" w:cs="Times New Roman"/>
                                          <w:sz w:val="18"/>
                                          <w:szCs w:val="18"/>
                                          <w:lang w:bidi="en-US"/>
                                        </w:rPr>
                                      </w:rPrChange>
                                    </w:rPr>
                                  </w:pPr>
                                  <w:ins w:id="1579"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1580" w:author="Maino Vieytes, Christian (NIH/NIA/IRP) [F]" w:date="2023-11-16T17:10:00Z"/>
                                      <w:rFonts w:ascii="Times New Roman" w:hAnsi="Times New Roman" w:cs="Times New Roman"/>
                                      <w:sz w:val="18"/>
                                      <w:szCs w:val="18"/>
                                      <w:lang w:bidi="en-US"/>
                                    </w:rPr>
                                  </w:pPr>
                                  <w:ins w:id="1581" w:author="Maino Vieytes, Christian (NIH/NIA/IRP) [F]" w:date="2023-11-15T15:34:00Z">
                                    <w:r w:rsidRPr="002B301C">
                                      <w:rPr>
                                        <w:rFonts w:ascii="Times New Roman" w:hAnsi="Times New Roman" w:cs="Times New Roman"/>
                                        <w:sz w:val="18"/>
                                        <w:szCs w:val="18"/>
                                        <w:lang w:bidi="en-US"/>
                                        <w:rPrChange w:id="1582"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1583"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1584" w:author="Maino Vieytes, Christian (NIH/NIA/IRP) [F]" w:date="2023-11-16T17:10:00Z">
                                          <w:rPr>
                                            <w:rFonts w:ascii="Times New Roman" w:hAnsi="Times New Roman" w:cs="Times New Roman"/>
                                            <w:sz w:val="20"/>
                                            <w:szCs w:val="20"/>
                                            <w:lang w:bidi="en-US"/>
                                          </w:rPr>
                                        </w:rPrChange>
                                      </w:rPr>
                                      <w:t>) ≥ |0.</w:t>
                                    </w:r>
                                  </w:ins>
                                  <w:ins w:id="1585" w:author="Maino Vieytes, Christian (NIH/NIA/IRP) [F]" w:date="2023-11-16T08:32:00Z">
                                    <w:r w:rsidR="005E1339" w:rsidRPr="002B301C">
                                      <w:rPr>
                                        <w:rFonts w:ascii="Times New Roman" w:hAnsi="Times New Roman" w:cs="Times New Roman"/>
                                        <w:sz w:val="18"/>
                                        <w:szCs w:val="18"/>
                                        <w:lang w:bidi="en-US"/>
                                        <w:rPrChange w:id="1586" w:author="Maino Vieytes, Christian (NIH/NIA/IRP) [F]" w:date="2023-11-16T17:10:00Z">
                                          <w:rPr>
                                            <w:rFonts w:ascii="Times New Roman" w:hAnsi="Times New Roman" w:cs="Times New Roman"/>
                                            <w:sz w:val="20"/>
                                            <w:szCs w:val="20"/>
                                            <w:lang w:bidi="en-US"/>
                                          </w:rPr>
                                        </w:rPrChange>
                                      </w:rPr>
                                      <w:t>2</w:t>
                                    </w:r>
                                  </w:ins>
                                  <w:ins w:id="1587" w:author="Maino Vieytes, Christian (NIH/NIA/IRP) [F]" w:date="2023-11-15T15:34:00Z">
                                    <w:r w:rsidRPr="002B301C">
                                      <w:rPr>
                                        <w:rFonts w:ascii="Times New Roman" w:hAnsi="Times New Roman" w:cs="Times New Roman"/>
                                        <w:sz w:val="18"/>
                                        <w:szCs w:val="18"/>
                                        <w:lang w:bidi="en-US"/>
                                        <w:rPrChange w:id="1588"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1589" w:author="Maino Vieytes, Christian (NIH/NIA/IRP) [F]" w:date="2023-11-15T15:34:00Z"/>
                                      <w:rFonts w:ascii="Times New Roman" w:hAnsi="Times New Roman" w:cs="Times New Roman"/>
                                      <w:sz w:val="18"/>
                                      <w:szCs w:val="18"/>
                                      <w:lang w:bidi="en-US"/>
                                      <w:rPrChange w:id="1590" w:author="Maino Vieytes, Christian (NIH/NIA/IRP) [F]" w:date="2023-11-16T17:10:00Z">
                                        <w:rPr>
                                          <w:ins w:id="1591" w:author="Maino Vieytes, Christian (NIH/NIA/IRP) [F]" w:date="2023-11-15T15:34:00Z"/>
                                          <w:rFonts w:ascii="Times New Roman" w:hAnsi="Times New Roman" w:cs="Times New Roman"/>
                                          <w:sz w:val="20"/>
                                          <w:szCs w:val="20"/>
                                          <w:lang w:bidi="en-US"/>
                                        </w:rPr>
                                      </w:rPrChange>
                                    </w:rPr>
                                  </w:pPr>
                                  <w:ins w:id="1592" w:author="Maino Vieytes, Christian (NIH/NIA/IRP) [F]" w:date="2023-11-15T15:34:00Z">
                                    <w:r w:rsidRPr="002B301C">
                                      <w:rPr>
                                        <w:rFonts w:ascii="Times New Roman" w:hAnsi="Times New Roman" w:cs="Times New Roman"/>
                                        <w:sz w:val="18"/>
                                        <w:szCs w:val="18"/>
                                        <w:lang w:bidi="en-US"/>
                                        <w:rPrChange w:id="1593" w:author="Maino Vieytes, Christian (NIH/NIA/IRP) [F]" w:date="2023-11-16T17:10:00Z">
                                          <w:rPr>
                                            <w:rFonts w:ascii="Times New Roman" w:hAnsi="Times New Roman" w:cs="Times New Roman"/>
                                            <w:sz w:val="20"/>
                                            <w:szCs w:val="20"/>
                                            <w:lang w:bidi="en-US"/>
                                          </w:rPr>
                                        </w:rPrChange>
                                      </w:rPr>
                                      <w:t xml:space="preserve">This </w:t>
                                    </w:r>
                                  </w:ins>
                                  <w:ins w:id="1594" w:author="Maino Vieytes, Christian (NIH/NIA/IRP) [F]" w:date="2023-11-15T15:36:00Z">
                                    <w:r w:rsidRPr="002B301C">
                                      <w:rPr>
                                        <w:rFonts w:ascii="Times New Roman" w:hAnsi="Times New Roman" w:cs="Times New Roman"/>
                                        <w:sz w:val="18"/>
                                        <w:szCs w:val="18"/>
                                        <w:lang w:bidi="en-US"/>
                                        <w:rPrChange w:id="1595" w:author="Maino Vieytes, Christian (NIH/NIA/IRP) [F]" w:date="2023-11-16T17:10:00Z">
                                          <w:rPr>
                                            <w:rFonts w:ascii="Times New Roman" w:hAnsi="Times New Roman" w:cs="Times New Roman"/>
                                            <w:sz w:val="20"/>
                                            <w:szCs w:val="20"/>
                                            <w:lang w:bidi="en-US"/>
                                          </w:rPr>
                                        </w:rPrChange>
                                      </w:rPr>
                                      <w:t xml:space="preserve">correlation </w:t>
                                    </w:r>
                                  </w:ins>
                                  <w:ins w:id="1596" w:author="Maino Vieytes, Christian (NIH/NIA/IRP) [F]" w:date="2023-11-15T15:34:00Z">
                                    <w:r w:rsidRPr="002B301C">
                                      <w:rPr>
                                        <w:rFonts w:ascii="Times New Roman" w:hAnsi="Times New Roman" w:cs="Times New Roman"/>
                                        <w:sz w:val="18"/>
                                        <w:szCs w:val="18"/>
                                        <w:lang w:bidi="en-US"/>
                                        <w:rPrChange w:id="1597" w:author="Maino Vieytes, Christian (NIH/NIA/IRP) [F]" w:date="2023-11-16T17:10:00Z">
                                          <w:rPr>
                                            <w:rFonts w:ascii="Times New Roman" w:hAnsi="Times New Roman" w:cs="Times New Roman"/>
                                            <w:sz w:val="20"/>
                                            <w:szCs w:val="20"/>
                                            <w:lang w:bidi="en-US"/>
                                          </w:rPr>
                                        </w:rPrChange>
                                      </w:rPr>
                                      <w:t>analysis was performed on the testing sample d</w:t>
                                    </w:r>
                                  </w:ins>
                                  <w:ins w:id="1598" w:author="Maino Vieytes, Christian (NIH/NIA/IRP) [F]" w:date="2023-11-15T15:35:00Z">
                                    <w:r w:rsidRPr="002B301C">
                                      <w:rPr>
                                        <w:rFonts w:ascii="Times New Roman" w:hAnsi="Times New Roman" w:cs="Times New Roman"/>
                                        <w:sz w:val="18"/>
                                        <w:szCs w:val="18"/>
                                        <w:lang w:bidi="en-US"/>
                                        <w:rPrChange w:id="1599" w:author="Maino Vieytes, Christian (NIH/NIA/IRP) [F]" w:date="2023-11-16T17:10:00Z">
                                          <w:rPr>
                                            <w:rFonts w:ascii="Times New Roman" w:hAnsi="Times New Roman" w:cs="Times New Roman"/>
                                            <w:sz w:val="20"/>
                                            <w:szCs w:val="20"/>
                                            <w:lang w:bidi="en-US"/>
                                          </w:rPr>
                                        </w:rPrChange>
                                      </w:rPr>
                                      <w:t>escribed in the</w:t>
                                    </w:r>
                                  </w:ins>
                                  <w:ins w:id="1600" w:author="Maino Vieytes, Christian (NIH/NIA/IRP) [F]" w:date="2023-11-15T15:36:00Z">
                                    <w:r w:rsidRPr="002B301C">
                                      <w:rPr>
                                        <w:rFonts w:ascii="Times New Roman" w:hAnsi="Times New Roman" w:cs="Times New Roman"/>
                                        <w:sz w:val="18"/>
                                        <w:szCs w:val="18"/>
                                        <w:lang w:bidi="en-US"/>
                                        <w:rPrChange w:id="1601" w:author="Maino Vieytes, Christian (NIH/NIA/IRP) [F]" w:date="2023-11-16T17:10:00Z">
                                          <w:rPr>
                                            <w:rFonts w:ascii="Times New Roman" w:hAnsi="Times New Roman" w:cs="Times New Roman"/>
                                            <w:sz w:val="20"/>
                                            <w:szCs w:val="20"/>
                                            <w:lang w:bidi="en-US"/>
                                          </w:rPr>
                                        </w:rPrChange>
                                      </w:rPr>
                                      <w:t xml:space="preserve"> main</w:t>
                                    </w:r>
                                  </w:ins>
                                  <w:ins w:id="1602" w:author="Maino Vieytes, Christian (NIH/NIA/IRP) [F]" w:date="2023-11-15T15:35:00Z">
                                    <w:r w:rsidRPr="002B301C">
                                      <w:rPr>
                                        <w:rFonts w:ascii="Times New Roman" w:hAnsi="Times New Roman" w:cs="Times New Roman"/>
                                        <w:sz w:val="18"/>
                                        <w:szCs w:val="18"/>
                                        <w:lang w:bidi="en-US"/>
                                        <w:rPrChange w:id="1603" w:author="Maino Vieytes, Christian (NIH/NIA/IRP) [F]" w:date="2023-11-16T17:10:00Z">
                                          <w:rPr>
                                            <w:rFonts w:ascii="Times New Roman" w:hAnsi="Times New Roman" w:cs="Times New Roman"/>
                                            <w:sz w:val="20"/>
                                            <w:szCs w:val="20"/>
                                            <w:lang w:bidi="en-US"/>
                                          </w:rPr>
                                        </w:rPrChange>
                                      </w:rPr>
                                      <w:t xml:space="preserve"> text</w:t>
                                    </w:r>
                                  </w:ins>
                                  <w:ins w:id="1604" w:author="Maino Vieytes, Christian (NIH/NIA/IRP) [F]" w:date="2023-11-15T15:34:00Z">
                                    <w:r w:rsidRPr="002B301C">
                                      <w:rPr>
                                        <w:rFonts w:ascii="Times New Roman" w:hAnsi="Times New Roman" w:cs="Times New Roman"/>
                                        <w:sz w:val="18"/>
                                        <w:szCs w:val="18"/>
                                        <w:lang w:bidi="en-US"/>
                                        <w:rPrChange w:id="1605"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1606"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1607" w:author="Maino Vieytes, Christian (NIH/NIA/IRP) [F]" w:date="2023-11-16T17:10:00Z">
                                          <w:rPr>
                                            <w:rFonts w:ascii="Times New Roman" w:hAnsi="Times New Roman" w:cs="Times New Roman"/>
                                            <w:sz w:val="20"/>
                                            <w:szCs w:val="20"/>
                                            <w:lang w:bidi="en-US"/>
                                          </w:rPr>
                                        </w:rPrChange>
                                      </w:rPr>
                                      <w:t xml:space="preserve">= </w:t>
                                    </w:r>
                                  </w:ins>
                                  <w:ins w:id="1608" w:author="Maino Vieytes, Christian (NIH/NIA/IRP) [F]" w:date="2023-11-16T08:27:00Z">
                                    <w:r w:rsidR="00E260F1" w:rsidRPr="002B301C">
                                      <w:rPr>
                                        <w:rFonts w:ascii="Times New Roman" w:hAnsi="Times New Roman" w:cs="Times New Roman"/>
                                        <w:sz w:val="18"/>
                                        <w:szCs w:val="18"/>
                                        <w:lang w:bidi="en-US"/>
                                        <w:rPrChange w:id="1609" w:author="Maino Vieytes, Christian (NIH/NIA/IRP) [F]" w:date="2023-11-16T17:10:00Z">
                                          <w:rPr>
                                            <w:rFonts w:ascii="Times New Roman" w:hAnsi="Times New Roman" w:cs="Times New Roman"/>
                                            <w:sz w:val="20"/>
                                            <w:szCs w:val="20"/>
                                            <w:lang w:bidi="en-US"/>
                                          </w:rPr>
                                        </w:rPrChange>
                                      </w:rPr>
                                      <w:t>1745</w:t>
                                    </w:r>
                                  </w:ins>
                                  <w:ins w:id="1610" w:author="Maino Vieytes, Christian (NIH/NIA/IRP) [F]" w:date="2023-11-15T15:34:00Z">
                                    <w:r w:rsidRPr="002B301C">
                                      <w:rPr>
                                        <w:rFonts w:ascii="Times New Roman" w:hAnsi="Times New Roman" w:cs="Times New Roman"/>
                                        <w:sz w:val="18"/>
                                        <w:szCs w:val="18"/>
                                        <w:lang w:bidi="en-US"/>
                                        <w:rPrChange w:id="1611"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1612" w:author="Maino Vieytes, Christian (NIH/NIA/IRP) [F]" w:date="2023-11-15T15:34:00Z"/>
                                      <w:rFonts w:ascii="Times New Roman" w:hAnsi="Times New Roman" w:cs="Times New Roman"/>
                                      <w:sz w:val="18"/>
                                      <w:szCs w:val="18"/>
                                      <w:lang w:bidi="en-US"/>
                                      <w:rPrChange w:id="1613" w:author="Maino Vieytes, Christian (NIH/NIA/IRP) [F]" w:date="2023-11-16T17:10:00Z">
                                        <w:rPr>
                                          <w:ins w:id="1614" w:author="Maino Vieytes, Christian (NIH/NIA/IRP) [F]" w:date="2023-11-15T15:34:00Z"/>
                                          <w:rFonts w:ascii="Times New Roman" w:hAnsi="Times New Roman" w:cs="Times New Roman"/>
                                          <w:sz w:val="20"/>
                                          <w:szCs w:val="20"/>
                                          <w:lang w:bidi="en-US"/>
                                        </w:rPr>
                                      </w:rPrChange>
                                    </w:rPr>
                                  </w:pPr>
                                  <w:ins w:id="1615" w:author="Maino Vieytes, Christian (NIH/NIA/IRP) [F]" w:date="2023-11-15T15:34:00Z">
                                    <w:r w:rsidRPr="002B301C">
                                      <w:rPr>
                                        <w:rFonts w:ascii="Times New Roman" w:hAnsi="Times New Roman" w:cs="Times New Roman"/>
                                        <w:sz w:val="18"/>
                                        <w:szCs w:val="18"/>
                                        <w:lang w:bidi="en-US"/>
                                        <w:rPrChange w:id="1616"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1617" w:author="Maino Vieytes, Christian (NIH/NIA/IRP) [F]" w:date="2023-11-15T15:35:00Z">
                                    <w:r w:rsidRPr="002B301C">
                                      <w:rPr>
                                        <w:rFonts w:ascii="Times New Roman" w:hAnsi="Times New Roman" w:cs="Times New Roman"/>
                                        <w:sz w:val="18"/>
                                        <w:szCs w:val="18"/>
                                        <w:lang w:bidi="en-US"/>
                                        <w:rPrChange w:id="1618"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1619" w:author="Maino Vieytes, Christian (NIH/NIA/IRP) [F]" w:date="2023-11-15T15:36:00Z">
                                    <w:r w:rsidRPr="002B301C">
                                      <w:rPr>
                                        <w:rFonts w:ascii="Times New Roman" w:hAnsi="Times New Roman" w:cs="Times New Roman"/>
                                        <w:sz w:val="18"/>
                                        <w:szCs w:val="18"/>
                                        <w:lang w:bidi="en-US"/>
                                        <w:rPrChange w:id="1620"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1621"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1622" w:author="Maino Vieytes, Christian (NIH/NIA/IRP) [F]" w:date="2023-11-16T17:10:00Z">
                                          <w:rPr>
                                            <w:rFonts w:ascii="Times New Roman" w:hAnsi="Times New Roman" w:cs="Times New Roman"/>
                                            <w:sz w:val="20"/>
                                            <w:szCs w:val="20"/>
                                            <w:lang w:bidi="en-US"/>
                                          </w:rPr>
                                        </w:rPrChange>
                                      </w:rPr>
                                      <w:t xml:space="preserve">= </w:t>
                                    </w:r>
                                  </w:ins>
                                  <w:ins w:id="1623" w:author="Maino Vieytes, Christian (NIH/NIA/IRP) [F]" w:date="2023-11-16T08:27:00Z">
                                    <w:r w:rsidR="00E260F1" w:rsidRPr="002B301C">
                                      <w:rPr>
                                        <w:rFonts w:ascii="Times New Roman" w:hAnsi="Times New Roman" w:cs="Times New Roman"/>
                                        <w:sz w:val="18"/>
                                        <w:szCs w:val="18"/>
                                        <w:lang w:bidi="en-US"/>
                                        <w:rPrChange w:id="1624" w:author="Maino Vieytes, Christian (NIH/NIA/IRP) [F]" w:date="2023-11-16T17:10:00Z">
                                          <w:rPr>
                                            <w:rFonts w:ascii="Times New Roman" w:hAnsi="Times New Roman" w:cs="Times New Roman"/>
                                            <w:sz w:val="20"/>
                                            <w:szCs w:val="20"/>
                                            <w:lang w:bidi="en-US"/>
                                          </w:rPr>
                                        </w:rPrChange>
                                      </w:rPr>
                                      <w:t>748</w:t>
                                    </w:r>
                                  </w:ins>
                                  <w:ins w:id="1625" w:author="Maino Vieytes, Christian (NIH/NIA/IRP) [F]" w:date="2023-11-15T15:36:00Z">
                                    <w:r w:rsidRPr="002B301C">
                                      <w:rPr>
                                        <w:rFonts w:ascii="Times New Roman" w:hAnsi="Times New Roman" w:cs="Times New Roman"/>
                                        <w:sz w:val="18"/>
                                        <w:szCs w:val="18"/>
                                        <w:lang w:bidi="en-US"/>
                                        <w:rPrChange w:id="1626"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1627"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1628"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0EE4" id="Text Box 1628357051" o:spid="_x0000_s1029" type="#_x0000_t202" style="position:absolute;left:0;text-align:left;margin-left:10.1pt;margin-top:-17.6pt;width:514.9pt;height:70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" fillcolor="white [3201]" stroked="f" strokeweight=".5pt">
                <v:textbo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1629">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1630" w:author="Maino Vieytes, Christian (NIH/NIA/IRP) [F]" w:date="2023-11-15T15:31:00Z">
                                  <w:rPr>
                                    <w:rFonts w:ascii="Times New Roman" w:hAnsi="Times New Roman" w:cs="Times New Roman"/>
                                    <w:b/>
                                    <w:bCs/>
                                    <w:sz w:val="20"/>
                                    <w:szCs w:val="20"/>
                                  </w:rPr>
                                </w:rPrChange>
                              </w:rPr>
                              <w:pPrChange w:id="1631" w:author="Maino Vieytes, Christian (NIH/NIA/IRP) [F]" w:date="2023-11-15T15:21:00Z">
                                <w:pPr>
                                  <w:jc w:val="center"/>
                                </w:pPr>
                              </w:pPrChange>
                            </w:pPr>
                            <w:r w:rsidRPr="00972A4F">
                              <w:rPr>
                                <w:rFonts w:ascii="Times New Roman" w:hAnsi="Times New Roman" w:cs="Times New Roman"/>
                                <w:b/>
                                <w:bCs/>
                                <w:sz w:val="18"/>
                                <w:szCs w:val="18"/>
                                <w:rPrChange w:id="1632"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1633"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163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635"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1636"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1637"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1638"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163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640"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1641"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642"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1643"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1644"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645"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1646"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1647"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648"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1649"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1650"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651"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1652"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1653"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1654"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1655"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165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657"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165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59"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1660"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1661" w:author="Maino Vieytes, Christian (NIH/NIA/IRP) [F]" w:date="2023-11-16T08:30:00Z">
                                  <w:rPr>
                                    <w:rFonts w:ascii="Times New Roman" w:hAnsi="Times New Roman" w:cs="Times New Roman"/>
                                    <w:sz w:val="20"/>
                                    <w:szCs w:val="20"/>
                                  </w:rPr>
                                </w:rPrChange>
                              </w:rPr>
                            </w:pPr>
                            <w:ins w:id="1662" w:author="Maino Vieytes, Christian (NIH/NIA/IRP) [F]" w:date="2023-11-16T08:30:00Z">
                              <w:r w:rsidRPr="00E260F1">
                                <w:rPr>
                                  <w:rFonts w:ascii="Times New Roman" w:hAnsi="Times New Roman" w:cs="Times New Roman"/>
                                  <w:color w:val="000000"/>
                                  <w:sz w:val="18"/>
                                  <w:szCs w:val="18"/>
                                  <w:rPrChange w:id="1663" w:author="Maino Vieytes, Christian (NIH/NIA/IRP) [F]" w:date="2023-11-16T08:30:00Z">
                                    <w:rPr>
                                      <w:rFonts w:ascii="Calibri" w:hAnsi="Calibri" w:cs="Calibri"/>
                                      <w:color w:val="000000"/>
                                    </w:rPr>
                                  </w:rPrChange>
                                </w:rPr>
                                <w:t>0.080</w:t>
                              </w:r>
                            </w:ins>
                            <w:del w:id="1664" w:author="Maino Vieytes, Christian (NIH/NIA/IRP) [F]" w:date="2023-11-15T15:22:00Z">
                              <w:r w:rsidRPr="00E260F1" w:rsidDel="00C92AAD">
                                <w:rPr>
                                  <w:rFonts w:ascii="Times New Roman" w:hAnsi="Times New Roman" w:cs="Times New Roman"/>
                                  <w:color w:val="000000"/>
                                  <w:sz w:val="18"/>
                                  <w:szCs w:val="18"/>
                                  <w:rPrChange w:id="1665"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1666"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1667" w:author="Maino Vieytes, Christian (NIH/NIA/IRP) [F]" w:date="2023-11-16T08:30:00Z">
                                  <w:rPr>
                                    <w:rFonts w:ascii="Times New Roman" w:hAnsi="Times New Roman" w:cs="Times New Roman"/>
                                    <w:sz w:val="20"/>
                                    <w:szCs w:val="20"/>
                                  </w:rPr>
                                </w:rPrChange>
                              </w:rPr>
                            </w:pPr>
                            <w:ins w:id="1668" w:author="Maino Vieytes, Christian (NIH/NIA/IRP) [F]" w:date="2023-11-16T08:30:00Z">
                              <w:r w:rsidRPr="00E260F1">
                                <w:rPr>
                                  <w:rFonts w:ascii="Times New Roman" w:hAnsi="Times New Roman" w:cs="Times New Roman"/>
                                  <w:color w:val="000000"/>
                                  <w:sz w:val="18"/>
                                  <w:szCs w:val="18"/>
                                  <w:rPrChange w:id="1669" w:author="Maino Vieytes, Christian (NIH/NIA/IRP) [F]" w:date="2023-11-16T08:30:00Z">
                                    <w:rPr>
                                      <w:rFonts w:ascii="Calibri" w:hAnsi="Calibri" w:cs="Calibri"/>
                                      <w:color w:val="000000"/>
                                    </w:rPr>
                                  </w:rPrChange>
                                </w:rPr>
                                <w:t>-0.16</w:t>
                              </w:r>
                            </w:ins>
                            <w:del w:id="1670" w:author="Maino Vieytes, Christian (NIH/NIA/IRP) [F]" w:date="2023-11-15T15:22:00Z">
                              <w:r w:rsidRPr="00E260F1" w:rsidDel="00C92AAD">
                                <w:rPr>
                                  <w:rFonts w:ascii="Times New Roman" w:hAnsi="Times New Roman" w:cs="Times New Roman"/>
                                  <w:color w:val="000000"/>
                                  <w:sz w:val="18"/>
                                  <w:szCs w:val="18"/>
                                  <w:rPrChange w:id="1671"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1672"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1673" w:author="Maino Vieytes, Christian (NIH/NIA/IRP) [F]" w:date="2023-11-16T08:33:00Z">
                                  <w:rPr>
                                    <w:rFonts w:ascii="Times New Roman" w:hAnsi="Times New Roman" w:cs="Times New Roman"/>
                                    <w:sz w:val="20"/>
                                    <w:szCs w:val="20"/>
                                  </w:rPr>
                                </w:rPrChange>
                              </w:rPr>
                            </w:pPr>
                            <w:ins w:id="1674" w:author="Maino Vieytes, Christian (NIH/NIA/IRP) [F]" w:date="2023-11-16T08:30:00Z">
                              <w:r w:rsidRPr="005E1339">
                                <w:rPr>
                                  <w:rFonts w:ascii="Times New Roman" w:hAnsi="Times New Roman" w:cs="Times New Roman"/>
                                  <w:b/>
                                  <w:bCs/>
                                  <w:color w:val="000000"/>
                                  <w:sz w:val="18"/>
                                  <w:szCs w:val="18"/>
                                  <w:rPrChange w:id="1675" w:author="Maino Vieytes, Christian (NIH/NIA/IRP) [F]" w:date="2023-11-16T08:33:00Z">
                                    <w:rPr>
                                      <w:rFonts w:ascii="Calibri" w:hAnsi="Calibri" w:cs="Calibri"/>
                                      <w:color w:val="000000"/>
                                    </w:rPr>
                                  </w:rPrChange>
                                </w:rPr>
                                <w:t>0.33</w:t>
                              </w:r>
                            </w:ins>
                            <w:del w:id="1676" w:author="Maino Vieytes, Christian (NIH/NIA/IRP) [F]" w:date="2023-11-15T15:22:00Z">
                              <w:r w:rsidRPr="005E1339" w:rsidDel="00C92AAD">
                                <w:rPr>
                                  <w:rFonts w:ascii="Times New Roman" w:hAnsi="Times New Roman" w:cs="Times New Roman"/>
                                  <w:b/>
                                  <w:bCs/>
                                  <w:color w:val="000000"/>
                                  <w:sz w:val="18"/>
                                  <w:szCs w:val="18"/>
                                  <w:rPrChange w:id="1677"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1678"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1679" w:author="Maino Vieytes, Christian (NIH/NIA/IRP) [F]" w:date="2023-11-16T08:30:00Z">
                                  <w:rPr>
                                    <w:rFonts w:ascii="Times New Roman" w:hAnsi="Times New Roman" w:cs="Times New Roman"/>
                                    <w:color w:val="000000"/>
                                    <w:sz w:val="20"/>
                                    <w:szCs w:val="20"/>
                                  </w:rPr>
                                </w:rPrChange>
                              </w:rPr>
                            </w:pPr>
                            <w:ins w:id="1680" w:author="Maino Vieytes, Christian (NIH/NIA/IRP) [F]" w:date="2023-11-16T08:30:00Z">
                              <w:r w:rsidRPr="00E260F1">
                                <w:rPr>
                                  <w:rFonts w:ascii="Times New Roman" w:hAnsi="Times New Roman" w:cs="Times New Roman"/>
                                  <w:color w:val="000000"/>
                                  <w:sz w:val="18"/>
                                  <w:szCs w:val="18"/>
                                  <w:rPrChange w:id="1681" w:author="Maino Vieytes, Christian (NIH/NIA/IRP) [F]" w:date="2023-11-16T08:30:00Z">
                                    <w:rPr>
                                      <w:rFonts w:ascii="Calibri" w:hAnsi="Calibri" w:cs="Calibri"/>
                                      <w:color w:val="000000"/>
                                    </w:rPr>
                                  </w:rPrChange>
                                </w:rPr>
                                <w:t>-0.19</w:t>
                              </w:r>
                            </w:ins>
                            <w:del w:id="1682" w:author="Maino Vieytes, Christian (NIH/NIA/IRP) [F]" w:date="2023-11-15T15:22:00Z">
                              <w:r w:rsidRPr="00E260F1" w:rsidDel="00C92AAD">
                                <w:rPr>
                                  <w:rFonts w:ascii="Times New Roman" w:hAnsi="Times New Roman" w:cs="Times New Roman"/>
                                  <w:color w:val="000000"/>
                                  <w:sz w:val="18"/>
                                  <w:szCs w:val="18"/>
                                  <w:rPrChange w:id="1683"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168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8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77777777" w:rsidR="00E260F1" w:rsidRPr="00972A4F" w:rsidRDefault="00E260F1" w:rsidP="00E260F1">
                            <w:pPr>
                              <w:spacing w:line="360" w:lineRule="auto"/>
                              <w:rPr>
                                <w:rFonts w:ascii="Times New Roman" w:hAnsi="Times New Roman" w:cs="Times New Roman"/>
                                <w:sz w:val="18"/>
                                <w:szCs w:val="18"/>
                                <w:rPrChange w:id="16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87" w:author="Maino Vieytes, Christian (NIH/NIA/IRP) [F]" w:date="2023-11-15T15:31:00Z">
                                  <w:rPr>
                                    <w:rFonts w:ascii="Times New Roman" w:hAnsi="Times New Roman" w:cs="Times New Roman"/>
                                    <w:sz w:val="20"/>
                                    <w:szCs w:val="20"/>
                                  </w:rPr>
                                </w:rPrChange>
                              </w:rPr>
                              <w:t>Meats</w:t>
                            </w:r>
                          </w:p>
                        </w:tc>
                        <w:tc>
                          <w:tcPr>
                            <w:tcW w:w="1499" w:type="dxa"/>
                            <w:tcBorders>
                              <w:top w:val="nil"/>
                              <w:bottom w:val="nil"/>
                            </w:tcBorders>
                            <w:shd w:val="clear" w:color="auto" w:fill="auto"/>
                            <w:noWrap/>
                            <w:vAlign w:val="center"/>
                            <w:hideMark/>
                            <w:tcPrChange w:id="1688"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1689" w:author="Maino Vieytes, Christian (NIH/NIA/IRP) [F]" w:date="2023-11-16T08:30:00Z">
                                  <w:rPr>
                                    <w:rFonts w:ascii="Times New Roman" w:hAnsi="Times New Roman" w:cs="Times New Roman"/>
                                    <w:sz w:val="20"/>
                                    <w:szCs w:val="20"/>
                                  </w:rPr>
                                </w:rPrChange>
                              </w:rPr>
                            </w:pPr>
                            <w:ins w:id="1690" w:author="Maino Vieytes, Christian (NIH/NIA/IRP) [F]" w:date="2023-11-16T08:30:00Z">
                              <w:r w:rsidRPr="00E260F1">
                                <w:rPr>
                                  <w:rFonts w:ascii="Times New Roman" w:hAnsi="Times New Roman" w:cs="Times New Roman"/>
                                  <w:color w:val="000000"/>
                                  <w:sz w:val="18"/>
                                  <w:szCs w:val="18"/>
                                  <w:rPrChange w:id="1691" w:author="Maino Vieytes, Christian (NIH/NIA/IRP) [F]" w:date="2023-11-16T08:30:00Z">
                                    <w:rPr>
                                      <w:rFonts w:ascii="Calibri" w:hAnsi="Calibri" w:cs="Calibri"/>
                                      <w:color w:val="000000"/>
                                    </w:rPr>
                                  </w:rPrChange>
                                </w:rPr>
                                <w:t>0.060</w:t>
                              </w:r>
                            </w:ins>
                            <w:del w:id="1692" w:author="Maino Vieytes, Christian (NIH/NIA/IRP) [F]" w:date="2023-11-15T15:22:00Z">
                              <w:r w:rsidRPr="00E260F1" w:rsidDel="00C92AAD">
                                <w:rPr>
                                  <w:rFonts w:ascii="Times New Roman" w:hAnsi="Times New Roman" w:cs="Times New Roman"/>
                                  <w:color w:val="000000"/>
                                  <w:sz w:val="18"/>
                                  <w:szCs w:val="18"/>
                                  <w:rPrChange w:id="1693"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694"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1695" w:author="Maino Vieytes, Christian (NIH/NIA/IRP) [F]" w:date="2023-11-16T08:30:00Z">
                                  <w:rPr>
                                    <w:rFonts w:ascii="Times New Roman" w:hAnsi="Times New Roman" w:cs="Times New Roman"/>
                                    <w:sz w:val="20"/>
                                    <w:szCs w:val="20"/>
                                  </w:rPr>
                                </w:rPrChange>
                              </w:rPr>
                            </w:pPr>
                            <w:ins w:id="1696" w:author="Maino Vieytes, Christian (NIH/NIA/IRP) [F]" w:date="2023-11-16T08:30:00Z">
                              <w:r w:rsidRPr="00E260F1">
                                <w:rPr>
                                  <w:rFonts w:ascii="Times New Roman" w:hAnsi="Times New Roman" w:cs="Times New Roman"/>
                                  <w:color w:val="000000"/>
                                  <w:sz w:val="18"/>
                                  <w:szCs w:val="18"/>
                                  <w:rPrChange w:id="1697" w:author="Maino Vieytes, Christian (NIH/NIA/IRP) [F]" w:date="2023-11-16T08:30:00Z">
                                    <w:rPr>
                                      <w:rFonts w:ascii="Calibri" w:hAnsi="Calibri" w:cs="Calibri"/>
                                      <w:color w:val="000000"/>
                                    </w:rPr>
                                  </w:rPrChange>
                                </w:rPr>
                                <w:t>-0.090</w:t>
                              </w:r>
                            </w:ins>
                            <w:del w:id="1698" w:author="Maino Vieytes, Christian (NIH/NIA/IRP) [F]" w:date="2023-11-15T15:22:00Z">
                              <w:r w:rsidRPr="00E260F1" w:rsidDel="00C92AAD">
                                <w:rPr>
                                  <w:rFonts w:ascii="Times New Roman" w:hAnsi="Times New Roman" w:cs="Times New Roman"/>
                                  <w:color w:val="000000"/>
                                  <w:sz w:val="18"/>
                                  <w:szCs w:val="18"/>
                                  <w:rPrChange w:id="1699"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700"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1701" w:author="Maino Vieytes, Christian (NIH/NIA/IRP) [F]" w:date="2023-11-16T08:33:00Z">
                                  <w:rPr>
                                    <w:rFonts w:ascii="Times New Roman" w:hAnsi="Times New Roman" w:cs="Times New Roman"/>
                                    <w:sz w:val="20"/>
                                    <w:szCs w:val="20"/>
                                  </w:rPr>
                                </w:rPrChange>
                              </w:rPr>
                            </w:pPr>
                            <w:ins w:id="1702" w:author="Maino Vieytes, Christian (NIH/NIA/IRP) [F]" w:date="2023-11-16T08:30:00Z">
                              <w:r w:rsidRPr="005E1339">
                                <w:rPr>
                                  <w:rFonts w:ascii="Times New Roman" w:hAnsi="Times New Roman" w:cs="Times New Roman"/>
                                  <w:b/>
                                  <w:bCs/>
                                  <w:color w:val="000000"/>
                                  <w:sz w:val="18"/>
                                  <w:szCs w:val="18"/>
                                  <w:rPrChange w:id="1703" w:author="Maino Vieytes, Christian (NIH/NIA/IRP) [F]" w:date="2023-11-16T08:33:00Z">
                                    <w:rPr>
                                      <w:rFonts w:ascii="Calibri" w:hAnsi="Calibri" w:cs="Calibri"/>
                                      <w:color w:val="000000"/>
                                    </w:rPr>
                                  </w:rPrChange>
                                </w:rPr>
                                <w:t>0.29</w:t>
                              </w:r>
                            </w:ins>
                            <w:del w:id="1704" w:author="Maino Vieytes, Christian (NIH/NIA/IRP) [F]" w:date="2023-11-15T15:22:00Z">
                              <w:r w:rsidRPr="005E1339" w:rsidDel="00C92AAD">
                                <w:rPr>
                                  <w:rFonts w:ascii="Times New Roman" w:hAnsi="Times New Roman" w:cs="Times New Roman"/>
                                  <w:b/>
                                  <w:bCs/>
                                  <w:color w:val="000000"/>
                                  <w:sz w:val="18"/>
                                  <w:szCs w:val="18"/>
                                  <w:rPrChange w:id="1705"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1706"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1707" w:author="Maino Vieytes, Christian (NIH/NIA/IRP) [F]" w:date="2023-11-16T08:30:00Z">
                                  <w:rPr>
                                    <w:rFonts w:ascii="Times New Roman" w:hAnsi="Times New Roman" w:cs="Times New Roman"/>
                                    <w:color w:val="000000"/>
                                    <w:sz w:val="20"/>
                                    <w:szCs w:val="20"/>
                                  </w:rPr>
                                </w:rPrChange>
                              </w:rPr>
                            </w:pPr>
                            <w:ins w:id="1708" w:author="Maino Vieytes, Christian (NIH/NIA/IRP) [F]" w:date="2023-11-16T08:30:00Z">
                              <w:r w:rsidRPr="00E260F1">
                                <w:rPr>
                                  <w:rFonts w:ascii="Times New Roman" w:hAnsi="Times New Roman" w:cs="Times New Roman"/>
                                  <w:color w:val="000000"/>
                                  <w:sz w:val="18"/>
                                  <w:szCs w:val="18"/>
                                  <w:rPrChange w:id="1709" w:author="Maino Vieytes, Christian (NIH/NIA/IRP) [F]" w:date="2023-11-16T08:30:00Z">
                                    <w:rPr>
                                      <w:rFonts w:ascii="Calibri" w:hAnsi="Calibri" w:cs="Calibri"/>
                                      <w:color w:val="000000"/>
                                    </w:rPr>
                                  </w:rPrChange>
                                </w:rPr>
                                <w:t>-0.12</w:t>
                              </w:r>
                            </w:ins>
                            <w:del w:id="1710" w:author="Maino Vieytes, Christian (NIH/NIA/IRP) [F]" w:date="2023-11-15T15:22:00Z">
                              <w:r w:rsidRPr="00E260F1" w:rsidDel="00C92AAD">
                                <w:rPr>
                                  <w:rFonts w:ascii="Times New Roman" w:hAnsi="Times New Roman" w:cs="Times New Roman"/>
                                  <w:color w:val="000000"/>
                                  <w:sz w:val="18"/>
                                  <w:szCs w:val="18"/>
                                  <w:rPrChange w:id="1711"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171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1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171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15"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1716"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1717" w:author="Maino Vieytes, Christian (NIH/NIA/IRP) [F]" w:date="2023-11-16T08:30:00Z">
                                  <w:rPr>
                                    <w:rFonts w:ascii="Times New Roman" w:hAnsi="Times New Roman" w:cs="Times New Roman"/>
                                    <w:sz w:val="20"/>
                                    <w:szCs w:val="20"/>
                                  </w:rPr>
                                </w:rPrChange>
                              </w:rPr>
                            </w:pPr>
                            <w:ins w:id="1718" w:author="Maino Vieytes, Christian (NIH/NIA/IRP) [F]" w:date="2023-11-16T08:30:00Z">
                              <w:r w:rsidRPr="00E260F1">
                                <w:rPr>
                                  <w:rFonts w:ascii="Times New Roman" w:hAnsi="Times New Roman" w:cs="Times New Roman"/>
                                  <w:color w:val="000000"/>
                                  <w:sz w:val="18"/>
                                  <w:szCs w:val="18"/>
                                  <w:rPrChange w:id="1719" w:author="Maino Vieytes, Christian (NIH/NIA/IRP) [F]" w:date="2023-11-16T08:30:00Z">
                                    <w:rPr>
                                      <w:rFonts w:ascii="Calibri" w:hAnsi="Calibri" w:cs="Calibri"/>
                                      <w:color w:val="000000"/>
                                    </w:rPr>
                                  </w:rPrChange>
                                </w:rPr>
                                <w:t>-0.030</w:t>
                              </w:r>
                            </w:ins>
                            <w:del w:id="1720" w:author="Maino Vieytes, Christian (NIH/NIA/IRP) [F]" w:date="2023-11-15T15:22:00Z">
                              <w:r w:rsidRPr="00E260F1" w:rsidDel="00C92AAD">
                                <w:rPr>
                                  <w:rFonts w:ascii="Times New Roman" w:hAnsi="Times New Roman" w:cs="Times New Roman"/>
                                  <w:color w:val="000000"/>
                                  <w:sz w:val="18"/>
                                  <w:szCs w:val="18"/>
                                  <w:rPrChange w:id="1721"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722"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1723" w:author="Maino Vieytes, Christian (NIH/NIA/IRP) [F]" w:date="2023-11-16T08:30:00Z">
                                  <w:rPr>
                                    <w:rFonts w:ascii="Times New Roman" w:hAnsi="Times New Roman" w:cs="Times New Roman"/>
                                    <w:sz w:val="20"/>
                                    <w:szCs w:val="20"/>
                                  </w:rPr>
                                </w:rPrChange>
                              </w:rPr>
                            </w:pPr>
                            <w:ins w:id="1724" w:author="Maino Vieytes, Christian (NIH/NIA/IRP) [F]" w:date="2023-11-16T08:30:00Z">
                              <w:r w:rsidRPr="00E260F1">
                                <w:rPr>
                                  <w:rFonts w:ascii="Times New Roman" w:hAnsi="Times New Roman" w:cs="Times New Roman"/>
                                  <w:color w:val="000000"/>
                                  <w:sz w:val="18"/>
                                  <w:szCs w:val="18"/>
                                  <w:rPrChange w:id="1725" w:author="Maino Vieytes, Christian (NIH/NIA/IRP) [F]" w:date="2023-11-16T08:30:00Z">
                                    <w:rPr>
                                      <w:rFonts w:ascii="Calibri" w:hAnsi="Calibri" w:cs="Calibri"/>
                                      <w:color w:val="000000"/>
                                    </w:rPr>
                                  </w:rPrChange>
                                </w:rPr>
                                <w:t>0.15</w:t>
                              </w:r>
                            </w:ins>
                            <w:del w:id="1726" w:author="Maino Vieytes, Christian (NIH/NIA/IRP) [F]" w:date="2023-11-15T15:22:00Z">
                              <w:r w:rsidRPr="00E260F1" w:rsidDel="00C92AAD">
                                <w:rPr>
                                  <w:rFonts w:ascii="Times New Roman" w:hAnsi="Times New Roman" w:cs="Times New Roman"/>
                                  <w:color w:val="000000"/>
                                  <w:sz w:val="18"/>
                                  <w:szCs w:val="18"/>
                                  <w:rPrChange w:id="1727"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728"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1729" w:author="Maino Vieytes, Christian (NIH/NIA/IRP) [F]" w:date="2023-11-16T08:30:00Z">
                                  <w:rPr>
                                    <w:rFonts w:ascii="Times New Roman" w:hAnsi="Times New Roman" w:cs="Times New Roman"/>
                                    <w:b/>
                                    <w:bCs/>
                                    <w:sz w:val="20"/>
                                    <w:szCs w:val="20"/>
                                  </w:rPr>
                                </w:rPrChange>
                              </w:rPr>
                            </w:pPr>
                            <w:ins w:id="1730" w:author="Maino Vieytes, Christian (NIH/NIA/IRP) [F]" w:date="2023-11-16T08:30:00Z">
                              <w:r w:rsidRPr="00E260F1">
                                <w:rPr>
                                  <w:rFonts w:ascii="Times New Roman" w:hAnsi="Times New Roman" w:cs="Times New Roman"/>
                                  <w:color w:val="000000"/>
                                  <w:sz w:val="18"/>
                                  <w:szCs w:val="18"/>
                                  <w:rPrChange w:id="1731" w:author="Maino Vieytes, Christian (NIH/NIA/IRP) [F]" w:date="2023-11-16T08:30:00Z">
                                    <w:rPr>
                                      <w:rFonts w:ascii="Calibri" w:hAnsi="Calibri" w:cs="Calibri"/>
                                      <w:color w:val="000000"/>
                                    </w:rPr>
                                  </w:rPrChange>
                                </w:rPr>
                                <w:t>-0.14</w:t>
                              </w:r>
                            </w:ins>
                            <w:del w:id="1732" w:author="Maino Vieytes, Christian (NIH/NIA/IRP) [F]" w:date="2023-11-15T15:22:00Z">
                              <w:r w:rsidRPr="00E260F1" w:rsidDel="00C92AAD">
                                <w:rPr>
                                  <w:rFonts w:ascii="Times New Roman" w:hAnsi="Times New Roman" w:cs="Times New Roman"/>
                                  <w:color w:val="000000"/>
                                  <w:sz w:val="18"/>
                                  <w:szCs w:val="18"/>
                                  <w:rPrChange w:id="1733"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1734"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1735" w:author="Maino Vieytes, Christian (NIH/NIA/IRP) [F]" w:date="2023-11-16T08:30:00Z">
                                  <w:rPr>
                                    <w:rFonts w:ascii="Times New Roman" w:hAnsi="Times New Roman" w:cs="Times New Roman"/>
                                    <w:color w:val="000000"/>
                                    <w:sz w:val="20"/>
                                    <w:szCs w:val="20"/>
                                  </w:rPr>
                                </w:rPrChange>
                              </w:rPr>
                            </w:pPr>
                            <w:ins w:id="1736" w:author="Maino Vieytes, Christian (NIH/NIA/IRP) [F]" w:date="2023-11-16T08:30:00Z">
                              <w:r w:rsidRPr="00E260F1">
                                <w:rPr>
                                  <w:rFonts w:ascii="Times New Roman" w:hAnsi="Times New Roman" w:cs="Times New Roman"/>
                                  <w:color w:val="000000"/>
                                  <w:sz w:val="18"/>
                                  <w:szCs w:val="18"/>
                                  <w:rPrChange w:id="1737" w:author="Maino Vieytes, Christian (NIH/NIA/IRP) [F]" w:date="2023-11-16T08:30:00Z">
                                    <w:rPr>
                                      <w:rFonts w:ascii="Calibri" w:hAnsi="Calibri" w:cs="Calibri"/>
                                      <w:color w:val="000000"/>
                                    </w:rPr>
                                  </w:rPrChange>
                                </w:rPr>
                                <w:t>0.060</w:t>
                              </w:r>
                            </w:ins>
                            <w:del w:id="1738" w:author="Maino Vieytes, Christian (NIH/NIA/IRP) [F]" w:date="2023-11-15T15:22:00Z">
                              <w:r w:rsidRPr="00E260F1" w:rsidDel="00C92AAD">
                                <w:rPr>
                                  <w:rFonts w:ascii="Times New Roman" w:hAnsi="Times New Roman" w:cs="Times New Roman"/>
                                  <w:color w:val="000000"/>
                                  <w:sz w:val="18"/>
                                  <w:szCs w:val="18"/>
                                  <w:rPrChange w:id="1739"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174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4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174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43"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1744"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1745" w:author="Maino Vieytes, Christian (NIH/NIA/IRP) [F]" w:date="2023-11-16T08:30:00Z">
                                  <w:rPr>
                                    <w:rFonts w:ascii="Times New Roman" w:hAnsi="Times New Roman" w:cs="Times New Roman"/>
                                    <w:sz w:val="20"/>
                                    <w:szCs w:val="20"/>
                                  </w:rPr>
                                </w:rPrChange>
                              </w:rPr>
                            </w:pPr>
                            <w:ins w:id="1746" w:author="Maino Vieytes, Christian (NIH/NIA/IRP) [F]" w:date="2023-11-16T08:30:00Z">
                              <w:r w:rsidRPr="00E260F1">
                                <w:rPr>
                                  <w:rFonts w:ascii="Times New Roman" w:hAnsi="Times New Roman" w:cs="Times New Roman"/>
                                  <w:color w:val="000000"/>
                                  <w:sz w:val="18"/>
                                  <w:szCs w:val="18"/>
                                  <w:rPrChange w:id="1747" w:author="Maino Vieytes, Christian (NIH/NIA/IRP) [F]" w:date="2023-11-16T08:30:00Z">
                                    <w:rPr>
                                      <w:rFonts w:ascii="Calibri" w:hAnsi="Calibri" w:cs="Calibri"/>
                                      <w:color w:val="000000"/>
                                    </w:rPr>
                                  </w:rPrChange>
                                </w:rPr>
                                <w:t>-0.13</w:t>
                              </w:r>
                            </w:ins>
                            <w:del w:id="1748" w:author="Maino Vieytes, Christian (NIH/NIA/IRP) [F]" w:date="2023-11-15T15:22:00Z">
                              <w:r w:rsidRPr="00E260F1" w:rsidDel="00C92AAD">
                                <w:rPr>
                                  <w:rFonts w:ascii="Times New Roman" w:hAnsi="Times New Roman" w:cs="Times New Roman"/>
                                  <w:color w:val="000000"/>
                                  <w:sz w:val="18"/>
                                  <w:szCs w:val="18"/>
                                  <w:rPrChange w:id="1749"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750"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1751" w:author="Maino Vieytes, Christian (NIH/NIA/IRP) [F]" w:date="2023-11-16T08:30:00Z">
                                  <w:rPr>
                                    <w:rFonts w:ascii="Times New Roman" w:hAnsi="Times New Roman" w:cs="Times New Roman"/>
                                    <w:sz w:val="20"/>
                                    <w:szCs w:val="20"/>
                                  </w:rPr>
                                </w:rPrChange>
                              </w:rPr>
                            </w:pPr>
                            <w:ins w:id="1752" w:author="Maino Vieytes, Christian (NIH/NIA/IRP) [F]" w:date="2023-11-16T08:30:00Z">
                              <w:r w:rsidRPr="00E260F1">
                                <w:rPr>
                                  <w:rFonts w:ascii="Times New Roman" w:hAnsi="Times New Roman" w:cs="Times New Roman"/>
                                  <w:color w:val="000000"/>
                                  <w:sz w:val="18"/>
                                  <w:szCs w:val="18"/>
                                  <w:rPrChange w:id="1753" w:author="Maino Vieytes, Christian (NIH/NIA/IRP) [F]" w:date="2023-11-16T08:30:00Z">
                                    <w:rPr>
                                      <w:rFonts w:ascii="Calibri" w:hAnsi="Calibri" w:cs="Calibri"/>
                                      <w:color w:val="000000"/>
                                    </w:rPr>
                                  </w:rPrChange>
                                </w:rPr>
                                <w:t>-0.050</w:t>
                              </w:r>
                            </w:ins>
                            <w:del w:id="1754" w:author="Maino Vieytes, Christian (NIH/NIA/IRP) [F]" w:date="2023-11-15T15:22:00Z">
                              <w:r w:rsidRPr="00E260F1" w:rsidDel="00C92AAD">
                                <w:rPr>
                                  <w:rFonts w:ascii="Times New Roman" w:hAnsi="Times New Roman" w:cs="Times New Roman"/>
                                  <w:color w:val="000000"/>
                                  <w:sz w:val="18"/>
                                  <w:szCs w:val="18"/>
                                  <w:rPrChange w:id="1755"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756"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1757" w:author="Maino Vieytes, Christian (NIH/NIA/IRP) [F]" w:date="2023-11-16T08:30:00Z">
                                  <w:rPr>
                                    <w:rFonts w:ascii="Times New Roman" w:hAnsi="Times New Roman" w:cs="Times New Roman"/>
                                    <w:b/>
                                    <w:bCs/>
                                    <w:sz w:val="20"/>
                                    <w:szCs w:val="20"/>
                                  </w:rPr>
                                </w:rPrChange>
                              </w:rPr>
                            </w:pPr>
                            <w:ins w:id="1758" w:author="Maino Vieytes, Christian (NIH/NIA/IRP) [F]" w:date="2023-11-16T08:30:00Z">
                              <w:r w:rsidRPr="00E260F1">
                                <w:rPr>
                                  <w:rFonts w:ascii="Times New Roman" w:hAnsi="Times New Roman" w:cs="Times New Roman"/>
                                  <w:color w:val="000000"/>
                                  <w:sz w:val="18"/>
                                  <w:szCs w:val="18"/>
                                  <w:rPrChange w:id="1759" w:author="Maino Vieytes, Christian (NIH/NIA/IRP) [F]" w:date="2023-11-16T08:30:00Z">
                                    <w:rPr>
                                      <w:rFonts w:ascii="Calibri" w:hAnsi="Calibri" w:cs="Calibri"/>
                                      <w:color w:val="000000"/>
                                    </w:rPr>
                                  </w:rPrChange>
                                </w:rPr>
                                <w:t>-0.19</w:t>
                              </w:r>
                            </w:ins>
                            <w:del w:id="1760" w:author="Maino Vieytes, Christian (NIH/NIA/IRP) [F]" w:date="2023-11-15T15:22:00Z">
                              <w:r w:rsidRPr="00E260F1" w:rsidDel="00C92AAD">
                                <w:rPr>
                                  <w:rFonts w:ascii="Times New Roman" w:hAnsi="Times New Roman" w:cs="Times New Roman"/>
                                  <w:color w:val="000000"/>
                                  <w:sz w:val="18"/>
                                  <w:szCs w:val="18"/>
                                  <w:rPrChange w:id="1761"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762"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1763" w:author="Maino Vieytes, Christian (NIH/NIA/IRP) [F]" w:date="2023-11-16T08:35:00Z">
                                  <w:rPr>
                                    <w:rFonts w:ascii="Times New Roman" w:hAnsi="Times New Roman" w:cs="Times New Roman"/>
                                    <w:color w:val="000000"/>
                                    <w:sz w:val="20"/>
                                    <w:szCs w:val="20"/>
                                  </w:rPr>
                                </w:rPrChange>
                              </w:rPr>
                            </w:pPr>
                            <w:ins w:id="1764" w:author="Maino Vieytes, Christian (NIH/NIA/IRP) [F]" w:date="2023-11-16T08:30:00Z">
                              <w:r w:rsidRPr="005E1339">
                                <w:rPr>
                                  <w:rFonts w:ascii="Times New Roman" w:hAnsi="Times New Roman" w:cs="Times New Roman"/>
                                  <w:b/>
                                  <w:bCs/>
                                  <w:color w:val="000000"/>
                                  <w:sz w:val="18"/>
                                  <w:szCs w:val="18"/>
                                  <w:rPrChange w:id="1765" w:author="Maino Vieytes, Christian (NIH/NIA/IRP) [F]" w:date="2023-11-16T08:35:00Z">
                                    <w:rPr>
                                      <w:rFonts w:ascii="Calibri" w:hAnsi="Calibri" w:cs="Calibri"/>
                                      <w:color w:val="000000"/>
                                    </w:rPr>
                                  </w:rPrChange>
                                </w:rPr>
                                <w:t>0.22</w:t>
                              </w:r>
                            </w:ins>
                            <w:del w:id="1766" w:author="Maino Vieytes, Christian (NIH/NIA/IRP) [F]" w:date="2023-11-15T15:22:00Z">
                              <w:r w:rsidRPr="005E1339" w:rsidDel="00C92AAD">
                                <w:rPr>
                                  <w:rFonts w:ascii="Times New Roman" w:hAnsi="Times New Roman" w:cs="Times New Roman"/>
                                  <w:b/>
                                  <w:bCs/>
                                  <w:color w:val="000000"/>
                                  <w:sz w:val="18"/>
                                  <w:szCs w:val="18"/>
                                  <w:rPrChange w:id="1767"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176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6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177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71"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1772"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1773" w:author="Maino Vieytes, Christian (NIH/NIA/IRP) [F]" w:date="2023-11-16T08:30:00Z">
                                  <w:rPr>
                                    <w:rFonts w:ascii="Times New Roman" w:hAnsi="Times New Roman" w:cs="Times New Roman"/>
                                    <w:sz w:val="20"/>
                                    <w:szCs w:val="20"/>
                                  </w:rPr>
                                </w:rPrChange>
                              </w:rPr>
                            </w:pPr>
                            <w:ins w:id="1774" w:author="Maino Vieytes, Christian (NIH/NIA/IRP) [F]" w:date="2023-11-16T08:30:00Z">
                              <w:r w:rsidRPr="00E260F1">
                                <w:rPr>
                                  <w:rFonts w:ascii="Times New Roman" w:hAnsi="Times New Roman" w:cs="Times New Roman"/>
                                  <w:color w:val="000000"/>
                                  <w:sz w:val="18"/>
                                  <w:szCs w:val="18"/>
                                  <w:rPrChange w:id="1775" w:author="Maino Vieytes, Christian (NIH/NIA/IRP) [F]" w:date="2023-11-16T08:30:00Z">
                                    <w:rPr>
                                      <w:rFonts w:ascii="Calibri" w:hAnsi="Calibri" w:cs="Calibri"/>
                                      <w:color w:val="000000"/>
                                    </w:rPr>
                                  </w:rPrChange>
                                </w:rPr>
                                <w:t>-0.050</w:t>
                              </w:r>
                            </w:ins>
                            <w:del w:id="1776" w:author="Maino Vieytes, Christian (NIH/NIA/IRP) [F]" w:date="2023-11-15T15:22:00Z">
                              <w:r w:rsidRPr="00E260F1" w:rsidDel="00C92AAD">
                                <w:rPr>
                                  <w:rFonts w:ascii="Times New Roman" w:hAnsi="Times New Roman" w:cs="Times New Roman"/>
                                  <w:color w:val="000000"/>
                                  <w:sz w:val="18"/>
                                  <w:szCs w:val="18"/>
                                  <w:rPrChange w:id="1777"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1778"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1779" w:author="Maino Vieytes, Christian (NIH/NIA/IRP) [F]" w:date="2023-11-16T08:30:00Z">
                                  <w:rPr>
                                    <w:rFonts w:ascii="Times New Roman" w:hAnsi="Times New Roman" w:cs="Times New Roman"/>
                                    <w:sz w:val="20"/>
                                    <w:szCs w:val="20"/>
                                  </w:rPr>
                                </w:rPrChange>
                              </w:rPr>
                            </w:pPr>
                            <w:ins w:id="1780" w:author="Maino Vieytes, Christian (NIH/NIA/IRP) [F]" w:date="2023-11-16T08:30:00Z">
                              <w:r w:rsidRPr="00E260F1">
                                <w:rPr>
                                  <w:rFonts w:ascii="Times New Roman" w:hAnsi="Times New Roman" w:cs="Times New Roman"/>
                                  <w:color w:val="000000"/>
                                  <w:sz w:val="18"/>
                                  <w:szCs w:val="18"/>
                                  <w:rPrChange w:id="1781" w:author="Maino Vieytes, Christian (NIH/NIA/IRP) [F]" w:date="2023-11-16T08:30:00Z">
                                    <w:rPr>
                                      <w:rFonts w:ascii="Calibri" w:hAnsi="Calibri" w:cs="Calibri"/>
                                      <w:color w:val="000000"/>
                                    </w:rPr>
                                  </w:rPrChange>
                                </w:rPr>
                                <w:t>0.030</w:t>
                              </w:r>
                            </w:ins>
                            <w:del w:id="1782" w:author="Maino Vieytes, Christian (NIH/NIA/IRP) [F]" w:date="2023-11-15T15:22:00Z">
                              <w:r w:rsidRPr="00E260F1" w:rsidDel="00C92AAD">
                                <w:rPr>
                                  <w:rFonts w:ascii="Times New Roman" w:hAnsi="Times New Roman" w:cs="Times New Roman"/>
                                  <w:color w:val="000000"/>
                                  <w:sz w:val="18"/>
                                  <w:szCs w:val="18"/>
                                  <w:rPrChange w:id="1783"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784"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1785" w:author="Maino Vieytes, Christian (NIH/NIA/IRP) [F]" w:date="2023-11-16T08:35:00Z">
                                  <w:rPr>
                                    <w:rFonts w:ascii="Times New Roman" w:hAnsi="Times New Roman" w:cs="Times New Roman"/>
                                    <w:sz w:val="20"/>
                                    <w:szCs w:val="20"/>
                                  </w:rPr>
                                </w:rPrChange>
                              </w:rPr>
                            </w:pPr>
                            <w:ins w:id="1786" w:author="Maino Vieytes, Christian (NIH/NIA/IRP) [F]" w:date="2023-11-16T08:30:00Z">
                              <w:r w:rsidRPr="005E1339">
                                <w:rPr>
                                  <w:rFonts w:ascii="Times New Roman" w:hAnsi="Times New Roman" w:cs="Times New Roman"/>
                                  <w:b/>
                                  <w:bCs/>
                                  <w:color w:val="000000"/>
                                  <w:sz w:val="18"/>
                                  <w:szCs w:val="18"/>
                                  <w:rPrChange w:id="1787" w:author="Maino Vieytes, Christian (NIH/NIA/IRP) [F]" w:date="2023-11-16T08:35:00Z">
                                    <w:rPr>
                                      <w:rFonts w:ascii="Calibri" w:hAnsi="Calibri" w:cs="Calibri"/>
                                      <w:color w:val="000000"/>
                                    </w:rPr>
                                  </w:rPrChange>
                                </w:rPr>
                                <w:t>-0.38</w:t>
                              </w:r>
                            </w:ins>
                            <w:del w:id="1788" w:author="Maino Vieytes, Christian (NIH/NIA/IRP) [F]" w:date="2023-11-15T15:22:00Z">
                              <w:r w:rsidRPr="005E1339" w:rsidDel="00C92AAD">
                                <w:rPr>
                                  <w:rFonts w:ascii="Times New Roman" w:hAnsi="Times New Roman" w:cs="Times New Roman"/>
                                  <w:b/>
                                  <w:bCs/>
                                  <w:color w:val="000000"/>
                                  <w:sz w:val="18"/>
                                  <w:szCs w:val="18"/>
                                  <w:rPrChange w:id="1789"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1790"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1791" w:author="Maino Vieytes, Christian (NIH/NIA/IRP) [F]" w:date="2023-11-16T08:30:00Z">
                                  <w:rPr>
                                    <w:rFonts w:ascii="Times New Roman" w:hAnsi="Times New Roman" w:cs="Times New Roman"/>
                                    <w:color w:val="000000"/>
                                    <w:sz w:val="20"/>
                                    <w:szCs w:val="20"/>
                                  </w:rPr>
                                </w:rPrChange>
                              </w:rPr>
                            </w:pPr>
                            <w:ins w:id="1792" w:author="Maino Vieytes, Christian (NIH/NIA/IRP) [F]" w:date="2023-11-16T08:30:00Z">
                              <w:r w:rsidRPr="00E260F1">
                                <w:rPr>
                                  <w:rFonts w:ascii="Times New Roman" w:hAnsi="Times New Roman" w:cs="Times New Roman"/>
                                  <w:color w:val="000000"/>
                                  <w:sz w:val="18"/>
                                  <w:szCs w:val="18"/>
                                  <w:rPrChange w:id="1793" w:author="Maino Vieytes, Christian (NIH/NIA/IRP) [F]" w:date="2023-11-16T08:30:00Z">
                                    <w:rPr>
                                      <w:rFonts w:ascii="Calibri" w:hAnsi="Calibri" w:cs="Calibri"/>
                                      <w:color w:val="000000"/>
                                    </w:rPr>
                                  </w:rPrChange>
                                </w:rPr>
                                <w:t>0.16</w:t>
                              </w:r>
                            </w:ins>
                            <w:del w:id="1794" w:author="Maino Vieytes, Christian (NIH/NIA/IRP) [F]" w:date="2023-11-15T15:22:00Z">
                              <w:r w:rsidRPr="00E260F1" w:rsidDel="00C92AAD">
                                <w:rPr>
                                  <w:rFonts w:ascii="Times New Roman" w:hAnsi="Times New Roman" w:cs="Times New Roman"/>
                                  <w:color w:val="000000"/>
                                  <w:sz w:val="18"/>
                                  <w:szCs w:val="18"/>
                                  <w:rPrChange w:id="1795"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179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9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179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99"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1800"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1801" w:author="Maino Vieytes, Christian (NIH/NIA/IRP) [F]" w:date="2023-11-16T08:30:00Z">
                                  <w:rPr>
                                    <w:rFonts w:ascii="Times New Roman" w:hAnsi="Times New Roman" w:cs="Times New Roman"/>
                                    <w:sz w:val="20"/>
                                    <w:szCs w:val="20"/>
                                  </w:rPr>
                                </w:rPrChange>
                              </w:rPr>
                            </w:pPr>
                            <w:ins w:id="1802" w:author="Maino Vieytes, Christian (NIH/NIA/IRP) [F]" w:date="2023-11-16T08:30:00Z">
                              <w:r w:rsidRPr="00E260F1">
                                <w:rPr>
                                  <w:rFonts w:ascii="Times New Roman" w:hAnsi="Times New Roman" w:cs="Times New Roman"/>
                                  <w:color w:val="000000"/>
                                  <w:sz w:val="18"/>
                                  <w:szCs w:val="18"/>
                                  <w:rPrChange w:id="1803" w:author="Maino Vieytes, Christian (NIH/NIA/IRP) [F]" w:date="2023-11-16T08:30:00Z">
                                    <w:rPr>
                                      <w:rFonts w:ascii="Calibri" w:hAnsi="Calibri" w:cs="Calibri"/>
                                      <w:color w:val="000000"/>
                                    </w:rPr>
                                  </w:rPrChange>
                                </w:rPr>
                                <w:t>0.010</w:t>
                              </w:r>
                            </w:ins>
                            <w:del w:id="1804" w:author="Maino Vieytes, Christian (NIH/NIA/IRP) [F]" w:date="2023-11-15T15:22:00Z">
                              <w:r w:rsidRPr="00E260F1" w:rsidDel="00C92AAD">
                                <w:rPr>
                                  <w:rFonts w:ascii="Times New Roman" w:hAnsi="Times New Roman" w:cs="Times New Roman"/>
                                  <w:color w:val="000000"/>
                                  <w:sz w:val="18"/>
                                  <w:szCs w:val="18"/>
                                  <w:rPrChange w:id="1805"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1806"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1807" w:author="Maino Vieytes, Christian (NIH/NIA/IRP) [F]" w:date="2023-11-16T08:30:00Z">
                                  <w:rPr>
                                    <w:rFonts w:ascii="Times New Roman" w:hAnsi="Times New Roman" w:cs="Times New Roman"/>
                                    <w:sz w:val="20"/>
                                    <w:szCs w:val="20"/>
                                  </w:rPr>
                                </w:rPrChange>
                              </w:rPr>
                            </w:pPr>
                            <w:ins w:id="1808" w:author="Maino Vieytes, Christian (NIH/NIA/IRP) [F]" w:date="2023-11-16T08:30:00Z">
                              <w:r w:rsidRPr="00E260F1">
                                <w:rPr>
                                  <w:rFonts w:ascii="Times New Roman" w:hAnsi="Times New Roman" w:cs="Times New Roman"/>
                                  <w:color w:val="000000"/>
                                  <w:sz w:val="18"/>
                                  <w:szCs w:val="18"/>
                                  <w:rPrChange w:id="1809" w:author="Maino Vieytes, Christian (NIH/NIA/IRP) [F]" w:date="2023-11-16T08:30:00Z">
                                    <w:rPr>
                                      <w:rFonts w:ascii="Calibri" w:hAnsi="Calibri" w:cs="Calibri"/>
                                      <w:color w:val="000000"/>
                                    </w:rPr>
                                  </w:rPrChange>
                                </w:rPr>
                                <w:t>-0.14</w:t>
                              </w:r>
                            </w:ins>
                            <w:del w:id="1810" w:author="Maino Vieytes, Christian (NIH/NIA/IRP) [F]" w:date="2023-11-15T15:22:00Z">
                              <w:r w:rsidRPr="00E260F1" w:rsidDel="00C92AAD">
                                <w:rPr>
                                  <w:rFonts w:ascii="Times New Roman" w:hAnsi="Times New Roman" w:cs="Times New Roman"/>
                                  <w:color w:val="000000"/>
                                  <w:sz w:val="18"/>
                                  <w:szCs w:val="18"/>
                                  <w:rPrChange w:id="1811"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1812"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1813" w:author="Maino Vieytes, Christian (NIH/NIA/IRP) [F]" w:date="2023-11-16T08:30:00Z">
                                  <w:rPr>
                                    <w:rFonts w:ascii="Times New Roman" w:hAnsi="Times New Roman" w:cs="Times New Roman"/>
                                    <w:sz w:val="20"/>
                                    <w:szCs w:val="20"/>
                                  </w:rPr>
                                </w:rPrChange>
                              </w:rPr>
                            </w:pPr>
                            <w:ins w:id="1814" w:author="Maino Vieytes, Christian (NIH/NIA/IRP) [F]" w:date="2023-11-16T08:30:00Z">
                              <w:r w:rsidRPr="00E260F1">
                                <w:rPr>
                                  <w:rFonts w:ascii="Times New Roman" w:hAnsi="Times New Roman" w:cs="Times New Roman"/>
                                  <w:color w:val="000000"/>
                                  <w:sz w:val="18"/>
                                  <w:szCs w:val="18"/>
                                  <w:rPrChange w:id="1815" w:author="Maino Vieytes, Christian (NIH/NIA/IRP) [F]" w:date="2023-11-16T08:30:00Z">
                                    <w:rPr>
                                      <w:rFonts w:ascii="Calibri" w:hAnsi="Calibri" w:cs="Calibri"/>
                                      <w:color w:val="000000"/>
                                    </w:rPr>
                                  </w:rPrChange>
                                </w:rPr>
                                <w:t>0.15</w:t>
                              </w:r>
                            </w:ins>
                            <w:del w:id="1816" w:author="Maino Vieytes, Christian (NIH/NIA/IRP) [F]" w:date="2023-11-15T15:22:00Z">
                              <w:r w:rsidRPr="00E260F1" w:rsidDel="00C92AAD">
                                <w:rPr>
                                  <w:rFonts w:ascii="Times New Roman" w:hAnsi="Times New Roman" w:cs="Times New Roman"/>
                                  <w:color w:val="000000"/>
                                  <w:sz w:val="18"/>
                                  <w:szCs w:val="18"/>
                                  <w:rPrChange w:id="1817"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818"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1819" w:author="Maino Vieytes, Christian (NIH/NIA/IRP) [F]" w:date="2023-11-16T08:30:00Z">
                                  <w:rPr>
                                    <w:rFonts w:ascii="Times New Roman" w:hAnsi="Times New Roman" w:cs="Times New Roman"/>
                                    <w:color w:val="000000"/>
                                    <w:sz w:val="20"/>
                                    <w:szCs w:val="20"/>
                                  </w:rPr>
                                </w:rPrChange>
                              </w:rPr>
                            </w:pPr>
                            <w:ins w:id="1820" w:author="Maino Vieytes, Christian (NIH/NIA/IRP) [F]" w:date="2023-11-16T08:30:00Z">
                              <w:r w:rsidRPr="00E260F1">
                                <w:rPr>
                                  <w:rFonts w:ascii="Times New Roman" w:hAnsi="Times New Roman" w:cs="Times New Roman"/>
                                  <w:color w:val="000000"/>
                                  <w:sz w:val="18"/>
                                  <w:szCs w:val="18"/>
                                  <w:rPrChange w:id="1821" w:author="Maino Vieytes, Christian (NIH/NIA/IRP) [F]" w:date="2023-11-16T08:30:00Z">
                                    <w:rPr>
                                      <w:rFonts w:ascii="Calibri" w:hAnsi="Calibri" w:cs="Calibri"/>
                                      <w:color w:val="000000"/>
                                    </w:rPr>
                                  </w:rPrChange>
                                </w:rPr>
                                <w:t>-0.060</w:t>
                              </w:r>
                            </w:ins>
                            <w:del w:id="1822" w:author="Maino Vieytes, Christian (NIH/NIA/IRP) [F]" w:date="2023-11-15T15:22:00Z">
                              <w:r w:rsidRPr="00E260F1" w:rsidDel="00C92AAD">
                                <w:rPr>
                                  <w:rFonts w:ascii="Times New Roman" w:hAnsi="Times New Roman" w:cs="Times New Roman"/>
                                  <w:color w:val="000000"/>
                                  <w:sz w:val="18"/>
                                  <w:szCs w:val="18"/>
                                  <w:rPrChange w:id="1823"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182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2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182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27"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1828"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1829" w:author="Maino Vieytes, Christian (NIH/NIA/IRP) [F]" w:date="2023-11-16T08:32:00Z">
                                  <w:rPr>
                                    <w:rFonts w:ascii="Times New Roman" w:hAnsi="Times New Roman" w:cs="Times New Roman"/>
                                    <w:sz w:val="20"/>
                                    <w:szCs w:val="20"/>
                                  </w:rPr>
                                </w:rPrChange>
                              </w:rPr>
                            </w:pPr>
                            <w:ins w:id="1830" w:author="Maino Vieytes, Christian (NIH/NIA/IRP) [F]" w:date="2023-11-16T08:30:00Z">
                              <w:r w:rsidRPr="005E1339">
                                <w:rPr>
                                  <w:rFonts w:ascii="Times New Roman" w:hAnsi="Times New Roman" w:cs="Times New Roman"/>
                                  <w:b/>
                                  <w:bCs/>
                                  <w:color w:val="000000"/>
                                  <w:sz w:val="18"/>
                                  <w:szCs w:val="18"/>
                                  <w:rPrChange w:id="1831" w:author="Maino Vieytes, Christian (NIH/NIA/IRP) [F]" w:date="2023-11-16T08:32:00Z">
                                    <w:rPr>
                                      <w:rFonts w:ascii="Calibri" w:hAnsi="Calibri" w:cs="Calibri"/>
                                      <w:color w:val="000000"/>
                                    </w:rPr>
                                  </w:rPrChange>
                                </w:rPr>
                                <w:t>0.20</w:t>
                              </w:r>
                            </w:ins>
                            <w:del w:id="1832" w:author="Maino Vieytes, Christian (NIH/NIA/IRP) [F]" w:date="2023-11-15T15:22:00Z">
                              <w:r w:rsidRPr="005E1339" w:rsidDel="00C92AAD">
                                <w:rPr>
                                  <w:rFonts w:ascii="Times New Roman" w:hAnsi="Times New Roman" w:cs="Times New Roman"/>
                                  <w:b/>
                                  <w:bCs/>
                                  <w:color w:val="000000"/>
                                  <w:sz w:val="18"/>
                                  <w:szCs w:val="18"/>
                                  <w:rPrChange w:id="1833"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834"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1835" w:author="Maino Vieytes, Christian (NIH/NIA/IRP) [F]" w:date="2023-11-16T08:30:00Z">
                                  <w:rPr>
                                    <w:rFonts w:ascii="Times New Roman" w:hAnsi="Times New Roman" w:cs="Times New Roman"/>
                                    <w:sz w:val="20"/>
                                    <w:szCs w:val="20"/>
                                  </w:rPr>
                                </w:rPrChange>
                              </w:rPr>
                            </w:pPr>
                            <w:ins w:id="1836" w:author="Maino Vieytes, Christian (NIH/NIA/IRP) [F]" w:date="2023-11-16T08:30:00Z">
                              <w:r w:rsidRPr="00E260F1">
                                <w:rPr>
                                  <w:rFonts w:ascii="Times New Roman" w:hAnsi="Times New Roman" w:cs="Times New Roman"/>
                                  <w:color w:val="000000"/>
                                  <w:sz w:val="18"/>
                                  <w:szCs w:val="18"/>
                                  <w:rPrChange w:id="1837" w:author="Maino Vieytes, Christian (NIH/NIA/IRP) [F]" w:date="2023-11-16T08:30:00Z">
                                    <w:rPr>
                                      <w:rFonts w:ascii="Calibri" w:hAnsi="Calibri" w:cs="Calibri"/>
                                      <w:color w:val="000000"/>
                                    </w:rPr>
                                  </w:rPrChange>
                                </w:rPr>
                                <w:t>-0.11</w:t>
                              </w:r>
                            </w:ins>
                            <w:del w:id="1838" w:author="Maino Vieytes, Christian (NIH/NIA/IRP) [F]" w:date="2023-11-15T15:22:00Z">
                              <w:r w:rsidRPr="00E260F1" w:rsidDel="00C92AAD">
                                <w:rPr>
                                  <w:rFonts w:ascii="Times New Roman" w:hAnsi="Times New Roman" w:cs="Times New Roman"/>
                                  <w:color w:val="000000"/>
                                  <w:sz w:val="18"/>
                                  <w:szCs w:val="18"/>
                                  <w:rPrChange w:id="1839"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840"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1841" w:author="Maino Vieytes, Christian (NIH/NIA/IRP) [F]" w:date="2023-11-16T08:30:00Z">
                                  <w:rPr>
                                    <w:rFonts w:ascii="Times New Roman" w:hAnsi="Times New Roman" w:cs="Times New Roman"/>
                                    <w:b/>
                                    <w:bCs/>
                                    <w:sz w:val="20"/>
                                    <w:szCs w:val="20"/>
                                  </w:rPr>
                                </w:rPrChange>
                              </w:rPr>
                            </w:pPr>
                            <w:ins w:id="1842" w:author="Maino Vieytes, Christian (NIH/NIA/IRP) [F]" w:date="2023-11-16T08:30:00Z">
                              <w:r w:rsidRPr="00E260F1">
                                <w:rPr>
                                  <w:rFonts w:ascii="Times New Roman" w:hAnsi="Times New Roman" w:cs="Times New Roman"/>
                                  <w:color w:val="000000"/>
                                  <w:sz w:val="18"/>
                                  <w:szCs w:val="18"/>
                                  <w:rPrChange w:id="1843" w:author="Maino Vieytes, Christian (NIH/NIA/IRP) [F]" w:date="2023-11-16T08:30:00Z">
                                    <w:rPr>
                                      <w:rFonts w:ascii="Calibri" w:hAnsi="Calibri" w:cs="Calibri"/>
                                      <w:color w:val="000000"/>
                                    </w:rPr>
                                  </w:rPrChange>
                                </w:rPr>
                                <w:t>0.080</w:t>
                              </w:r>
                            </w:ins>
                            <w:del w:id="1844" w:author="Maino Vieytes, Christian (NIH/NIA/IRP) [F]" w:date="2023-11-15T15:22:00Z">
                              <w:r w:rsidRPr="00E260F1" w:rsidDel="00C92AAD">
                                <w:rPr>
                                  <w:rFonts w:ascii="Times New Roman" w:hAnsi="Times New Roman" w:cs="Times New Roman"/>
                                  <w:b/>
                                  <w:bCs/>
                                  <w:color w:val="000000"/>
                                  <w:sz w:val="18"/>
                                  <w:szCs w:val="18"/>
                                  <w:rPrChange w:id="1845"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1846"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1847" w:author="Maino Vieytes, Christian (NIH/NIA/IRP) [F]" w:date="2023-11-16T08:34:00Z">
                                  <w:rPr>
                                    <w:rFonts w:ascii="Times New Roman" w:hAnsi="Times New Roman" w:cs="Times New Roman"/>
                                    <w:b/>
                                    <w:bCs/>
                                    <w:color w:val="000000"/>
                                    <w:sz w:val="20"/>
                                    <w:szCs w:val="20"/>
                                  </w:rPr>
                                </w:rPrChange>
                              </w:rPr>
                            </w:pPr>
                            <w:ins w:id="1848" w:author="Maino Vieytes, Christian (NIH/NIA/IRP) [F]" w:date="2023-11-16T08:30:00Z">
                              <w:r w:rsidRPr="005E1339">
                                <w:rPr>
                                  <w:rFonts w:ascii="Times New Roman" w:hAnsi="Times New Roman" w:cs="Times New Roman"/>
                                  <w:b/>
                                  <w:bCs/>
                                  <w:color w:val="000000"/>
                                  <w:sz w:val="18"/>
                                  <w:szCs w:val="18"/>
                                  <w:rPrChange w:id="1849" w:author="Maino Vieytes, Christian (NIH/NIA/IRP) [F]" w:date="2023-11-16T08:34:00Z">
                                    <w:rPr>
                                      <w:rFonts w:ascii="Calibri" w:hAnsi="Calibri" w:cs="Calibri"/>
                                      <w:color w:val="000000"/>
                                    </w:rPr>
                                  </w:rPrChange>
                                </w:rPr>
                                <w:t>-0.45</w:t>
                              </w:r>
                            </w:ins>
                            <w:del w:id="1850" w:author="Maino Vieytes, Christian (NIH/NIA/IRP) [F]" w:date="2023-11-15T15:22:00Z">
                              <w:r w:rsidRPr="005E1339" w:rsidDel="00C92AAD">
                                <w:rPr>
                                  <w:rFonts w:ascii="Times New Roman" w:hAnsi="Times New Roman" w:cs="Times New Roman"/>
                                  <w:b/>
                                  <w:bCs/>
                                  <w:color w:val="000000"/>
                                  <w:sz w:val="18"/>
                                  <w:szCs w:val="18"/>
                                  <w:rPrChange w:id="1851"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185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5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185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55"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1856"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1857" w:author="Maino Vieytes, Christian (NIH/NIA/IRP) [F]" w:date="2023-11-16T08:30:00Z">
                                  <w:rPr>
                                    <w:rFonts w:ascii="Times New Roman" w:hAnsi="Times New Roman" w:cs="Times New Roman"/>
                                    <w:sz w:val="20"/>
                                    <w:szCs w:val="20"/>
                                  </w:rPr>
                                </w:rPrChange>
                              </w:rPr>
                            </w:pPr>
                            <w:ins w:id="1858" w:author="Maino Vieytes, Christian (NIH/NIA/IRP) [F]" w:date="2023-11-16T08:30:00Z">
                              <w:r w:rsidRPr="00E260F1">
                                <w:rPr>
                                  <w:rFonts w:ascii="Times New Roman" w:hAnsi="Times New Roman" w:cs="Times New Roman"/>
                                  <w:b/>
                                  <w:bCs/>
                                  <w:color w:val="000000"/>
                                  <w:sz w:val="18"/>
                                  <w:szCs w:val="18"/>
                                  <w:rPrChange w:id="1859" w:author="Maino Vieytes, Christian (NIH/NIA/IRP) [F]" w:date="2023-11-16T08:30:00Z">
                                    <w:rPr>
                                      <w:rFonts w:ascii="Calibri" w:hAnsi="Calibri" w:cs="Calibri"/>
                                      <w:color w:val="000000"/>
                                    </w:rPr>
                                  </w:rPrChange>
                                </w:rPr>
                                <w:t>-0.35</w:t>
                              </w:r>
                            </w:ins>
                            <w:del w:id="1860" w:author="Maino Vieytes, Christian (NIH/NIA/IRP) [F]" w:date="2023-11-15T15:22:00Z">
                              <w:r w:rsidRPr="00E260F1" w:rsidDel="00C92AAD">
                                <w:rPr>
                                  <w:rFonts w:ascii="Times New Roman" w:hAnsi="Times New Roman" w:cs="Times New Roman"/>
                                  <w:b/>
                                  <w:bCs/>
                                  <w:color w:val="000000"/>
                                  <w:sz w:val="18"/>
                                  <w:szCs w:val="18"/>
                                  <w:rPrChange w:id="1861"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1862"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1863" w:author="Maino Vieytes, Christian (NIH/NIA/IRP) [F]" w:date="2023-11-16T08:35:00Z">
                                  <w:rPr>
                                    <w:rFonts w:ascii="Times New Roman" w:hAnsi="Times New Roman" w:cs="Times New Roman"/>
                                    <w:b/>
                                    <w:bCs/>
                                    <w:sz w:val="20"/>
                                    <w:szCs w:val="20"/>
                                  </w:rPr>
                                </w:rPrChange>
                              </w:rPr>
                            </w:pPr>
                            <w:ins w:id="1864" w:author="Maino Vieytes, Christian (NIH/NIA/IRP) [F]" w:date="2023-11-16T08:30:00Z">
                              <w:r w:rsidRPr="005E1339">
                                <w:rPr>
                                  <w:rFonts w:ascii="Times New Roman" w:hAnsi="Times New Roman" w:cs="Times New Roman"/>
                                  <w:b/>
                                  <w:bCs/>
                                  <w:color w:val="000000"/>
                                  <w:sz w:val="18"/>
                                  <w:szCs w:val="18"/>
                                  <w:rPrChange w:id="1865" w:author="Maino Vieytes, Christian (NIH/NIA/IRP) [F]" w:date="2023-11-16T08:35:00Z">
                                    <w:rPr>
                                      <w:rFonts w:ascii="Calibri" w:hAnsi="Calibri" w:cs="Calibri"/>
                                      <w:color w:val="000000"/>
                                    </w:rPr>
                                  </w:rPrChange>
                                </w:rPr>
                                <w:t>-0.24</w:t>
                              </w:r>
                            </w:ins>
                            <w:del w:id="1866" w:author="Maino Vieytes, Christian (NIH/NIA/IRP) [F]" w:date="2023-11-15T15:22:00Z">
                              <w:r w:rsidRPr="005E1339" w:rsidDel="00C92AAD">
                                <w:rPr>
                                  <w:rFonts w:ascii="Times New Roman" w:hAnsi="Times New Roman" w:cs="Times New Roman"/>
                                  <w:b/>
                                  <w:bCs/>
                                  <w:color w:val="000000"/>
                                  <w:sz w:val="18"/>
                                  <w:szCs w:val="18"/>
                                  <w:rPrChange w:id="1867"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1868"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1869" w:author="Maino Vieytes, Christian (NIH/NIA/IRP) [F]" w:date="2023-11-16T08:30:00Z">
                                  <w:rPr>
                                    <w:rFonts w:ascii="Times New Roman" w:hAnsi="Times New Roman" w:cs="Times New Roman"/>
                                    <w:sz w:val="20"/>
                                    <w:szCs w:val="20"/>
                                  </w:rPr>
                                </w:rPrChange>
                              </w:rPr>
                            </w:pPr>
                            <w:ins w:id="1870" w:author="Maino Vieytes, Christian (NIH/NIA/IRP) [F]" w:date="2023-11-16T08:30:00Z">
                              <w:r w:rsidRPr="00E260F1">
                                <w:rPr>
                                  <w:rFonts w:ascii="Times New Roman" w:hAnsi="Times New Roman" w:cs="Times New Roman"/>
                                  <w:color w:val="000000"/>
                                  <w:sz w:val="18"/>
                                  <w:szCs w:val="18"/>
                                  <w:rPrChange w:id="1871" w:author="Maino Vieytes, Christian (NIH/NIA/IRP) [F]" w:date="2023-11-16T08:30:00Z">
                                    <w:rPr>
                                      <w:rFonts w:ascii="Calibri" w:hAnsi="Calibri" w:cs="Calibri"/>
                                      <w:color w:val="000000"/>
                                    </w:rPr>
                                  </w:rPrChange>
                                </w:rPr>
                                <w:t>0.12</w:t>
                              </w:r>
                            </w:ins>
                            <w:del w:id="1872" w:author="Maino Vieytes, Christian (NIH/NIA/IRP) [F]" w:date="2023-11-15T15:22:00Z">
                              <w:r w:rsidRPr="00E260F1" w:rsidDel="00C92AAD">
                                <w:rPr>
                                  <w:rFonts w:ascii="Times New Roman" w:hAnsi="Times New Roman" w:cs="Times New Roman"/>
                                  <w:color w:val="000000"/>
                                  <w:sz w:val="18"/>
                                  <w:szCs w:val="18"/>
                                  <w:rPrChange w:id="1873"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1874"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1875" w:author="Maino Vieytes, Christian (NIH/NIA/IRP) [F]" w:date="2023-11-16T08:34:00Z">
                                  <w:rPr>
                                    <w:rFonts w:ascii="Times New Roman" w:hAnsi="Times New Roman" w:cs="Times New Roman"/>
                                    <w:color w:val="000000"/>
                                    <w:sz w:val="20"/>
                                    <w:szCs w:val="20"/>
                                  </w:rPr>
                                </w:rPrChange>
                              </w:rPr>
                            </w:pPr>
                            <w:ins w:id="1876" w:author="Maino Vieytes, Christian (NIH/NIA/IRP) [F]" w:date="2023-11-16T08:30:00Z">
                              <w:r w:rsidRPr="005E1339">
                                <w:rPr>
                                  <w:rFonts w:ascii="Times New Roman" w:hAnsi="Times New Roman" w:cs="Times New Roman"/>
                                  <w:b/>
                                  <w:bCs/>
                                  <w:color w:val="000000"/>
                                  <w:sz w:val="18"/>
                                  <w:szCs w:val="18"/>
                                  <w:rPrChange w:id="1877" w:author="Maino Vieytes, Christian (NIH/NIA/IRP) [F]" w:date="2023-11-16T08:34:00Z">
                                    <w:rPr>
                                      <w:rFonts w:ascii="Calibri" w:hAnsi="Calibri" w:cs="Calibri"/>
                                      <w:color w:val="000000"/>
                                    </w:rPr>
                                  </w:rPrChange>
                                </w:rPr>
                                <w:t>0.24</w:t>
                              </w:r>
                            </w:ins>
                            <w:del w:id="1878" w:author="Maino Vieytes, Christian (NIH/NIA/IRP) [F]" w:date="2023-11-15T15:22:00Z">
                              <w:r w:rsidRPr="005E1339" w:rsidDel="00C92AAD">
                                <w:rPr>
                                  <w:rFonts w:ascii="Times New Roman" w:hAnsi="Times New Roman" w:cs="Times New Roman"/>
                                  <w:b/>
                                  <w:bCs/>
                                  <w:color w:val="000000"/>
                                  <w:sz w:val="18"/>
                                  <w:szCs w:val="18"/>
                                  <w:rPrChange w:id="1879"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188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88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188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83"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1884"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1885" w:author="Maino Vieytes, Christian (NIH/NIA/IRP) [F]" w:date="2023-11-16T08:30:00Z">
                                  <w:rPr>
                                    <w:rFonts w:ascii="Times New Roman" w:hAnsi="Times New Roman" w:cs="Times New Roman"/>
                                    <w:sz w:val="20"/>
                                    <w:szCs w:val="20"/>
                                  </w:rPr>
                                </w:rPrChange>
                              </w:rPr>
                            </w:pPr>
                            <w:ins w:id="1886" w:author="Maino Vieytes, Christian (NIH/NIA/IRP) [F]" w:date="2023-11-16T08:30:00Z">
                              <w:r w:rsidRPr="00E260F1">
                                <w:rPr>
                                  <w:rFonts w:ascii="Times New Roman" w:hAnsi="Times New Roman" w:cs="Times New Roman"/>
                                  <w:color w:val="000000"/>
                                  <w:sz w:val="18"/>
                                  <w:szCs w:val="18"/>
                                  <w:rPrChange w:id="1887" w:author="Maino Vieytes, Christian (NIH/NIA/IRP) [F]" w:date="2023-11-16T08:30:00Z">
                                    <w:rPr>
                                      <w:rFonts w:ascii="Calibri" w:hAnsi="Calibri" w:cs="Calibri"/>
                                      <w:color w:val="000000"/>
                                    </w:rPr>
                                  </w:rPrChange>
                                </w:rPr>
                                <w:t>0.00</w:t>
                              </w:r>
                            </w:ins>
                            <w:del w:id="1888" w:author="Maino Vieytes, Christian (NIH/NIA/IRP) [F]" w:date="2023-11-15T15:22:00Z">
                              <w:r w:rsidRPr="00E260F1" w:rsidDel="00C92AAD">
                                <w:rPr>
                                  <w:rFonts w:ascii="Times New Roman" w:hAnsi="Times New Roman" w:cs="Times New Roman"/>
                                  <w:color w:val="000000"/>
                                  <w:sz w:val="18"/>
                                  <w:szCs w:val="18"/>
                                  <w:rPrChange w:id="1889"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890"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1891" w:author="Maino Vieytes, Christian (NIH/NIA/IRP) [F]" w:date="2023-11-16T08:30:00Z">
                                  <w:rPr>
                                    <w:rFonts w:ascii="Times New Roman" w:hAnsi="Times New Roman" w:cs="Times New Roman"/>
                                    <w:sz w:val="20"/>
                                    <w:szCs w:val="20"/>
                                  </w:rPr>
                                </w:rPrChange>
                              </w:rPr>
                            </w:pPr>
                            <w:ins w:id="1892" w:author="Maino Vieytes, Christian (NIH/NIA/IRP) [F]" w:date="2023-11-16T08:30:00Z">
                              <w:r w:rsidRPr="00E260F1">
                                <w:rPr>
                                  <w:rFonts w:ascii="Times New Roman" w:hAnsi="Times New Roman" w:cs="Times New Roman"/>
                                  <w:color w:val="000000"/>
                                  <w:sz w:val="18"/>
                                  <w:szCs w:val="18"/>
                                  <w:rPrChange w:id="1893" w:author="Maino Vieytes, Christian (NIH/NIA/IRP) [F]" w:date="2023-11-16T08:30:00Z">
                                    <w:rPr>
                                      <w:rFonts w:ascii="Calibri" w:hAnsi="Calibri" w:cs="Calibri"/>
                                      <w:color w:val="000000"/>
                                    </w:rPr>
                                  </w:rPrChange>
                                </w:rPr>
                                <w:t>-0.040</w:t>
                              </w:r>
                            </w:ins>
                            <w:del w:id="1894" w:author="Maino Vieytes, Christian (NIH/NIA/IRP) [F]" w:date="2023-11-15T15:22:00Z">
                              <w:r w:rsidRPr="00E260F1" w:rsidDel="00C92AAD">
                                <w:rPr>
                                  <w:rFonts w:ascii="Times New Roman" w:hAnsi="Times New Roman" w:cs="Times New Roman"/>
                                  <w:color w:val="000000"/>
                                  <w:sz w:val="18"/>
                                  <w:szCs w:val="18"/>
                                  <w:rPrChange w:id="1895"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1896"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1897" w:author="Maino Vieytes, Christian (NIH/NIA/IRP) [F]" w:date="2023-11-16T08:33:00Z">
                                  <w:rPr>
                                    <w:rFonts w:ascii="Times New Roman" w:hAnsi="Times New Roman" w:cs="Times New Roman"/>
                                    <w:sz w:val="20"/>
                                    <w:szCs w:val="20"/>
                                  </w:rPr>
                                </w:rPrChange>
                              </w:rPr>
                            </w:pPr>
                            <w:ins w:id="1898" w:author="Maino Vieytes, Christian (NIH/NIA/IRP) [F]" w:date="2023-11-16T08:30:00Z">
                              <w:r w:rsidRPr="005E1339">
                                <w:rPr>
                                  <w:rFonts w:ascii="Times New Roman" w:hAnsi="Times New Roman" w:cs="Times New Roman"/>
                                  <w:b/>
                                  <w:bCs/>
                                  <w:color w:val="000000"/>
                                  <w:sz w:val="18"/>
                                  <w:szCs w:val="18"/>
                                  <w:rPrChange w:id="1899" w:author="Maino Vieytes, Christian (NIH/NIA/IRP) [F]" w:date="2023-11-16T08:33:00Z">
                                    <w:rPr>
                                      <w:rFonts w:ascii="Calibri" w:hAnsi="Calibri" w:cs="Calibri"/>
                                      <w:color w:val="000000"/>
                                    </w:rPr>
                                  </w:rPrChange>
                                </w:rPr>
                                <w:t>-0.47</w:t>
                              </w:r>
                            </w:ins>
                            <w:del w:id="1900" w:author="Maino Vieytes, Christian (NIH/NIA/IRP) [F]" w:date="2023-11-15T15:22:00Z">
                              <w:r w:rsidRPr="005E1339" w:rsidDel="00C92AAD">
                                <w:rPr>
                                  <w:rFonts w:ascii="Times New Roman" w:hAnsi="Times New Roman" w:cs="Times New Roman"/>
                                  <w:b/>
                                  <w:bCs/>
                                  <w:color w:val="000000"/>
                                  <w:sz w:val="18"/>
                                  <w:szCs w:val="18"/>
                                  <w:rPrChange w:id="1901"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902"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1903" w:author="Maino Vieytes, Christian (NIH/NIA/IRP) [F]" w:date="2023-11-16T08:30:00Z">
                                  <w:rPr>
                                    <w:rFonts w:ascii="Times New Roman" w:hAnsi="Times New Roman" w:cs="Times New Roman"/>
                                    <w:color w:val="000000"/>
                                    <w:sz w:val="20"/>
                                    <w:szCs w:val="20"/>
                                  </w:rPr>
                                </w:rPrChange>
                              </w:rPr>
                            </w:pPr>
                            <w:ins w:id="1904" w:author="Maino Vieytes, Christian (NIH/NIA/IRP) [F]" w:date="2023-11-16T08:30:00Z">
                              <w:r w:rsidRPr="00E260F1">
                                <w:rPr>
                                  <w:rFonts w:ascii="Times New Roman" w:hAnsi="Times New Roman" w:cs="Times New Roman"/>
                                  <w:color w:val="000000"/>
                                  <w:sz w:val="18"/>
                                  <w:szCs w:val="18"/>
                                  <w:rPrChange w:id="1905" w:author="Maino Vieytes, Christian (NIH/NIA/IRP) [F]" w:date="2023-11-16T08:30:00Z">
                                    <w:rPr>
                                      <w:rFonts w:ascii="Calibri" w:hAnsi="Calibri" w:cs="Calibri"/>
                                      <w:color w:val="000000"/>
                                    </w:rPr>
                                  </w:rPrChange>
                                </w:rPr>
                                <w:t>0.16</w:t>
                              </w:r>
                            </w:ins>
                            <w:del w:id="1906" w:author="Maino Vieytes, Christian (NIH/NIA/IRP) [F]" w:date="2023-11-15T15:22:00Z">
                              <w:r w:rsidRPr="00E260F1" w:rsidDel="00C92AAD">
                                <w:rPr>
                                  <w:rFonts w:ascii="Times New Roman" w:hAnsi="Times New Roman" w:cs="Times New Roman"/>
                                  <w:color w:val="000000"/>
                                  <w:sz w:val="18"/>
                                  <w:szCs w:val="18"/>
                                  <w:rPrChange w:id="1907"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190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0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191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11"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1912"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1913" w:author="Maino Vieytes, Christian (NIH/NIA/IRP) [F]" w:date="2023-11-16T08:30:00Z">
                                  <w:rPr>
                                    <w:rFonts w:ascii="Times New Roman" w:hAnsi="Times New Roman" w:cs="Times New Roman"/>
                                    <w:sz w:val="20"/>
                                    <w:szCs w:val="20"/>
                                  </w:rPr>
                                </w:rPrChange>
                              </w:rPr>
                            </w:pPr>
                            <w:ins w:id="1914" w:author="Maino Vieytes, Christian (NIH/NIA/IRP) [F]" w:date="2023-11-16T08:30:00Z">
                              <w:r w:rsidRPr="00E260F1">
                                <w:rPr>
                                  <w:rFonts w:ascii="Times New Roman" w:hAnsi="Times New Roman" w:cs="Times New Roman"/>
                                  <w:color w:val="000000"/>
                                  <w:sz w:val="18"/>
                                  <w:szCs w:val="18"/>
                                  <w:rPrChange w:id="1915" w:author="Maino Vieytes, Christian (NIH/NIA/IRP) [F]" w:date="2023-11-16T08:30:00Z">
                                    <w:rPr>
                                      <w:rFonts w:ascii="Calibri" w:hAnsi="Calibri" w:cs="Calibri"/>
                                      <w:color w:val="000000"/>
                                    </w:rPr>
                                  </w:rPrChange>
                                </w:rPr>
                                <w:t>-0.080</w:t>
                              </w:r>
                            </w:ins>
                            <w:del w:id="1916" w:author="Maino Vieytes, Christian (NIH/NIA/IRP) [F]" w:date="2023-11-15T15:22:00Z">
                              <w:r w:rsidRPr="00E260F1" w:rsidDel="00C92AAD">
                                <w:rPr>
                                  <w:rFonts w:ascii="Times New Roman" w:hAnsi="Times New Roman" w:cs="Times New Roman"/>
                                  <w:b/>
                                  <w:bCs/>
                                  <w:color w:val="000000"/>
                                  <w:sz w:val="18"/>
                                  <w:szCs w:val="18"/>
                                  <w:rPrChange w:id="1917"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918"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1919" w:author="Maino Vieytes, Christian (NIH/NIA/IRP) [F]" w:date="2023-11-16T08:30:00Z">
                                  <w:rPr>
                                    <w:rFonts w:ascii="Times New Roman" w:hAnsi="Times New Roman" w:cs="Times New Roman"/>
                                    <w:sz w:val="20"/>
                                    <w:szCs w:val="20"/>
                                  </w:rPr>
                                </w:rPrChange>
                              </w:rPr>
                            </w:pPr>
                            <w:ins w:id="1920" w:author="Maino Vieytes, Christian (NIH/NIA/IRP) [F]" w:date="2023-11-16T08:30:00Z">
                              <w:r w:rsidRPr="00E260F1">
                                <w:rPr>
                                  <w:rFonts w:ascii="Times New Roman" w:hAnsi="Times New Roman" w:cs="Times New Roman"/>
                                  <w:color w:val="000000"/>
                                  <w:sz w:val="18"/>
                                  <w:szCs w:val="18"/>
                                  <w:rPrChange w:id="1921" w:author="Maino Vieytes, Christian (NIH/NIA/IRP) [F]" w:date="2023-11-16T08:30:00Z">
                                    <w:rPr>
                                      <w:rFonts w:ascii="Calibri" w:hAnsi="Calibri" w:cs="Calibri"/>
                                      <w:color w:val="000000"/>
                                    </w:rPr>
                                  </w:rPrChange>
                                </w:rPr>
                                <w:t>0.13</w:t>
                              </w:r>
                            </w:ins>
                            <w:del w:id="1922" w:author="Maino Vieytes, Christian (NIH/NIA/IRP) [F]" w:date="2023-11-15T15:22:00Z">
                              <w:r w:rsidRPr="00E260F1" w:rsidDel="00C92AAD">
                                <w:rPr>
                                  <w:rFonts w:ascii="Times New Roman" w:hAnsi="Times New Roman" w:cs="Times New Roman"/>
                                  <w:color w:val="000000"/>
                                  <w:sz w:val="18"/>
                                  <w:szCs w:val="18"/>
                                  <w:rPrChange w:id="1923"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924"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1925" w:author="Maino Vieytes, Christian (NIH/NIA/IRP) [F]" w:date="2023-11-16T08:30:00Z">
                                  <w:rPr>
                                    <w:rFonts w:ascii="Times New Roman" w:hAnsi="Times New Roman" w:cs="Times New Roman"/>
                                    <w:b/>
                                    <w:bCs/>
                                    <w:sz w:val="20"/>
                                    <w:szCs w:val="20"/>
                                  </w:rPr>
                                </w:rPrChange>
                              </w:rPr>
                            </w:pPr>
                            <w:ins w:id="1926" w:author="Maino Vieytes, Christian (NIH/NIA/IRP) [F]" w:date="2023-11-16T08:30:00Z">
                              <w:r w:rsidRPr="00E260F1">
                                <w:rPr>
                                  <w:rFonts w:ascii="Times New Roman" w:hAnsi="Times New Roman" w:cs="Times New Roman"/>
                                  <w:color w:val="000000"/>
                                  <w:sz w:val="18"/>
                                  <w:szCs w:val="18"/>
                                  <w:rPrChange w:id="1927" w:author="Maino Vieytes, Christian (NIH/NIA/IRP) [F]" w:date="2023-11-16T08:30:00Z">
                                    <w:rPr>
                                      <w:rFonts w:ascii="Calibri" w:hAnsi="Calibri" w:cs="Calibri"/>
                                      <w:color w:val="000000"/>
                                    </w:rPr>
                                  </w:rPrChange>
                                </w:rPr>
                                <w:t>-0.040</w:t>
                              </w:r>
                            </w:ins>
                            <w:del w:id="1928" w:author="Maino Vieytes, Christian (NIH/NIA/IRP) [F]" w:date="2023-11-15T15:22:00Z">
                              <w:r w:rsidRPr="00E260F1" w:rsidDel="00C92AAD">
                                <w:rPr>
                                  <w:rFonts w:ascii="Times New Roman" w:hAnsi="Times New Roman" w:cs="Times New Roman"/>
                                  <w:b/>
                                  <w:bCs/>
                                  <w:color w:val="000000"/>
                                  <w:sz w:val="18"/>
                                  <w:szCs w:val="18"/>
                                  <w:rPrChange w:id="1929"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930"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1931" w:author="Maino Vieytes, Christian (NIH/NIA/IRP) [F]" w:date="2023-11-16T08:30:00Z">
                                  <w:rPr>
                                    <w:rFonts w:ascii="Times New Roman" w:hAnsi="Times New Roman" w:cs="Times New Roman"/>
                                    <w:b/>
                                    <w:bCs/>
                                    <w:color w:val="000000"/>
                                    <w:sz w:val="20"/>
                                    <w:szCs w:val="20"/>
                                  </w:rPr>
                                </w:rPrChange>
                              </w:rPr>
                            </w:pPr>
                            <w:ins w:id="1932" w:author="Maino Vieytes, Christian (NIH/NIA/IRP) [F]" w:date="2023-11-16T08:30:00Z">
                              <w:r w:rsidRPr="00E260F1">
                                <w:rPr>
                                  <w:rFonts w:ascii="Times New Roman" w:hAnsi="Times New Roman" w:cs="Times New Roman"/>
                                  <w:color w:val="000000"/>
                                  <w:sz w:val="18"/>
                                  <w:szCs w:val="18"/>
                                  <w:rPrChange w:id="1933" w:author="Maino Vieytes, Christian (NIH/NIA/IRP) [F]" w:date="2023-11-16T08:30:00Z">
                                    <w:rPr>
                                      <w:rFonts w:ascii="Calibri" w:hAnsi="Calibri" w:cs="Calibri"/>
                                      <w:color w:val="000000"/>
                                    </w:rPr>
                                  </w:rPrChange>
                                </w:rPr>
                                <w:t>0.18</w:t>
                              </w:r>
                            </w:ins>
                            <w:del w:id="1934" w:author="Maino Vieytes, Christian (NIH/NIA/IRP) [F]" w:date="2023-11-15T15:22:00Z">
                              <w:r w:rsidRPr="00E260F1" w:rsidDel="00C92AAD">
                                <w:rPr>
                                  <w:rFonts w:ascii="Times New Roman" w:hAnsi="Times New Roman" w:cs="Times New Roman"/>
                                  <w:color w:val="000000"/>
                                  <w:sz w:val="18"/>
                                  <w:szCs w:val="18"/>
                                  <w:rPrChange w:id="1935"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193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3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193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39"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1940"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1941" w:author="Maino Vieytes, Christian (NIH/NIA/IRP) [F]" w:date="2023-11-16T08:30:00Z">
                                  <w:rPr>
                                    <w:rFonts w:ascii="Times New Roman" w:hAnsi="Times New Roman" w:cs="Times New Roman"/>
                                    <w:sz w:val="20"/>
                                    <w:szCs w:val="20"/>
                                  </w:rPr>
                                </w:rPrChange>
                              </w:rPr>
                            </w:pPr>
                            <w:ins w:id="1942" w:author="Maino Vieytes, Christian (NIH/NIA/IRP) [F]" w:date="2023-11-16T08:30:00Z">
                              <w:r w:rsidRPr="00E260F1">
                                <w:rPr>
                                  <w:rFonts w:ascii="Times New Roman" w:hAnsi="Times New Roman" w:cs="Times New Roman"/>
                                  <w:color w:val="000000"/>
                                  <w:sz w:val="18"/>
                                  <w:szCs w:val="18"/>
                                  <w:rPrChange w:id="1943" w:author="Maino Vieytes, Christian (NIH/NIA/IRP) [F]" w:date="2023-11-16T08:30:00Z">
                                    <w:rPr>
                                      <w:rFonts w:ascii="Calibri" w:hAnsi="Calibri" w:cs="Calibri"/>
                                      <w:color w:val="000000"/>
                                    </w:rPr>
                                  </w:rPrChange>
                                </w:rPr>
                                <w:t>-0.040</w:t>
                              </w:r>
                            </w:ins>
                            <w:del w:id="1944" w:author="Maino Vieytes, Christian (NIH/NIA/IRP) [F]" w:date="2023-11-15T15:22:00Z">
                              <w:r w:rsidRPr="00E260F1" w:rsidDel="00C92AAD">
                                <w:rPr>
                                  <w:rFonts w:ascii="Times New Roman" w:hAnsi="Times New Roman" w:cs="Times New Roman"/>
                                  <w:color w:val="000000"/>
                                  <w:sz w:val="18"/>
                                  <w:szCs w:val="18"/>
                                  <w:rPrChange w:id="1945"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946"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1947" w:author="Maino Vieytes, Christian (NIH/NIA/IRP) [F]" w:date="2023-11-16T08:35:00Z">
                                  <w:rPr>
                                    <w:rFonts w:ascii="Times New Roman" w:hAnsi="Times New Roman" w:cs="Times New Roman"/>
                                    <w:b/>
                                    <w:bCs/>
                                    <w:sz w:val="20"/>
                                    <w:szCs w:val="20"/>
                                  </w:rPr>
                                </w:rPrChange>
                              </w:rPr>
                            </w:pPr>
                            <w:ins w:id="1948" w:author="Maino Vieytes, Christian (NIH/NIA/IRP) [F]" w:date="2023-11-16T08:30:00Z">
                              <w:r w:rsidRPr="005E1339">
                                <w:rPr>
                                  <w:rFonts w:ascii="Times New Roman" w:hAnsi="Times New Roman" w:cs="Times New Roman"/>
                                  <w:b/>
                                  <w:bCs/>
                                  <w:color w:val="000000"/>
                                  <w:sz w:val="18"/>
                                  <w:szCs w:val="18"/>
                                  <w:rPrChange w:id="1949" w:author="Maino Vieytes, Christian (NIH/NIA/IRP) [F]" w:date="2023-11-16T08:35:00Z">
                                    <w:rPr>
                                      <w:rFonts w:ascii="Calibri" w:hAnsi="Calibri" w:cs="Calibri"/>
                                      <w:color w:val="000000"/>
                                    </w:rPr>
                                  </w:rPrChange>
                                </w:rPr>
                                <w:t>-0.29</w:t>
                              </w:r>
                            </w:ins>
                            <w:del w:id="1950" w:author="Maino Vieytes, Christian (NIH/NIA/IRP) [F]" w:date="2023-11-15T15:22:00Z">
                              <w:r w:rsidRPr="005E1339" w:rsidDel="00C92AAD">
                                <w:rPr>
                                  <w:rFonts w:ascii="Times New Roman" w:hAnsi="Times New Roman" w:cs="Times New Roman"/>
                                  <w:b/>
                                  <w:bCs/>
                                  <w:color w:val="000000"/>
                                  <w:sz w:val="18"/>
                                  <w:szCs w:val="18"/>
                                  <w:rPrChange w:id="1951"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1952"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1953" w:author="Maino Vieytes, Christian (NIH/NIA/IRP) [F]" w:date="2023-11-16T08:30:00Z">
                                  <w:rPr>
                                    <w:rFonts w:ascii="Times New Roman" w:hAnsi="Times New Roman" w:cs="Times New Roman"/>
                                    <w:b/>
                                    <w:bCs/>
                                    <w:sz w:val="20"/>
                                    <w:szCs w:val="20"/>
                                  </w:rPr>
                                </w:rPrChange>
                              </w:rPr>
                            </w:pPr>
                            <w:ins w:id="1954" w:author="Maino Vieytes, Christian (NIH/NIA/IRP) [F]" w:date="2023-11-16T08:30:00Z">
                              <w:r w:rsidRPr="00E260F1">
                                <w:rPr>
                                  <w:rFonts w:ascii="Times New Roman" w:hAnsi="Times New Roman" w:cs="Times New Roman"/>
                                  <w:color w:val="000000"/>
                                  <w:sz w:val="18"/>
                                  <w:szCs w:val="18"/>
                                  <w:rPrChange w:id="1955" w:author="Maino Vieytes, Christian (NIH/NIA/IRP) [F]" w:date="2023-11-16T08:30:00Z">
                                    <w:rPr>
                                      <w:rFonts w:ascii="Calibri" w:hAnsi="Calibri" w:cs="Calibri"/>
                                      <w:color w:val="000000"/>
                                    </w:rPr>
                                  </w:rPrChange>
                                </w:rPr>
                                <w:t>0.12</w:t>
                              </w:r>
                            </w:ins>
                            <w:del w:id="1956" w:author="Maino Vieytes, Christian (NIH/NIA/IRP) [F]" w:date="2023-11-15T15:22:00Z">
                              <w:r w:rsidRPr="00E260F1" w:rsidDel="00C92AAD">
                                <w:rPr>
                                  <w:rFonts w:ascii="Times New Roman" w:hAnsi="Times New Roman" w:cs="Times New Roman"/>
                                  <w:b/>
                                  <w:bCs/>
                                  <w:color w:val="000000"/>
                                  <w:sz w:val="18"/>
                                  <w:szCs w:val="18"/>
                                  <w:rPrChange w:id="1957"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958"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1959" w:author="Maino Vieytes, Christian (NIH/NIA/IRP) [F]" w:date="2023-11-16T08:30:00Z">
                                  <w:rPr>
                                    <w:rFonts w:ascii="Times New Roman" w:hAnsi="Times New Roman" w:cs="Times New Roman"/>
                                    <w:b/>
                                    <w:bCs/>
                                    <w:color w:val="000000"/>
                                    <w:sz w:val="20"/>
                                    <w:szCs w:val="20"/>
                                  </w:rPr>
                                </w:rPrChange>
                              </w:rPr>
                            </w:pPr>
                            <w:ins w:id="1960" w:author="Maino Vieytes, Christian (NIH/NIA/IRP) [F]" w:date="2023-11-16T08:30:00Z">
                              <w:r w:rsidRPr="00E260F1">
                                <w:rPr>
                                  <w:rFonts w:ascii="Times New Roman" w:hAnsi="Times New Roman" w:cs="Times New Roman"/>
                                  <w:color w:val="000000"/>
                                  <w:sz w:val="18"/>
                                  <w:szCs w:val="18"/>
                                  <w:rPrChange w:id="1961" w:author="Maino Vieytes, Christian (NIH/NIA/IRP) [F]" w:date="2023-11-16T08:30:00Z">
                                    <w:rPr>
                                      <w:rFonts w:ascii="Calibri" w:hAnsi="Calibri" w:cs="Calibri"/>
                                      <w:color w:val="000000"/>
                                    </w:rPr>
                                  </w:rPrChange>
                                </w:rPr>
                                <w:t>-0.15</w:t>
                              </w:r>
                            </w:ins>
                            <w:del w:id="1962" w:author="Maino Vieytes, Christian (NIH/NIA/IRP) [F]" w:date="2023-11-15T15:22:00Z">
                              <w:r w:rsidRPr="00E260F1" w:rsidDel="00C92AAD">
                                <w:rPr>
                                  <w:rFonts w:ascii="Times New Roman" w:hAnsi="Times New Roman" w:cs="Times New Roman"/>
                                  <w:color w:val="000000"/>
                                  <w:sz w:val="18"/>
                                  <w:szCs w:val="18"/>
                                  <w:rPrChange w:id="1963"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196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6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196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67"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1968"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1969" w:author="Maino Vieytes, Christian (NIH/NIA/IRP) [F]" w:date="2023-11-16T08:30:00Z">
                                  <w:rPr>
                                    <w:rFonts w:ascii="Times New Roman" w:hAnsi="Times New Roman" w:cs="Times New Roman"/>
                                    <w:sz w:val="20"/>
                                    <w:szCs w:val="20"/>
                                  </w:rPr>
                                </w:rPrChange>
                              </w:rPr>
                            </w:pPr>
                            <w:ins w:id="1970" w:author="Maino Vieytes, Christian (NIH/NIA/IRP) [F]" w:date="2023-11-16T08:30:00Z">
                              <w:r w:rsidRPr="00E260F1">
                                <w:rPr>
                                  <w:rFonts w:ascii="Times New Roman" w:hAnsi="Times New Roman" w:cs="Times New Roman"/>
                                  <w:color w:val="000000"/>
                                  <w:sz w:val="18"/>
                                  <w:szCs w:val="18"/>
                                  <w:rPrChange w:id="1971" w:author="Maino Vieytes, Christian (NIH/NIA/IRP) [F]" w:date="2023-11-16T08:30:00Z">
                                    <w:rPr>
                                      <w:rFonts w:ascii="Calibri" w:hAnsi="Calibri" w:cs="Calibri"/>
                                      <w:color w:val="000000"/>
                                    </w:rPr>
                                  </w:rPrChange>
                                </w:rPr>
                                <w:t>-0.030</w:t>
                              </w:r>
                            </w:ins>
                            <w:del w:id="1972" w:author="Maino Vieytes, Christian (NIH/NIA/IRP) [F]" w:date="2023-11-15T15:22:00Z">
                              <w:r w:rsidRPr="00E260F1" w:rsidDel="00C92AAD">
                                <w:rPr>
                                  <w:rFonts w:ascii="Times New Roman" w:hAnsi="Times New Roman" w:cs="Times New Roman"/>
                                  <w:color w:val="000000"/>
                                  <w:sz w:val="18"/>
                                  <w:szCs w:val="18"/>
                                  <w:rPrChange w:id="1973"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1974"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1975" w:author="Maino Vieytes, Christian (NIH/NIA/IRP) [F]" w:date="2023-11-16T08:31:00Z">
                                  <w:rPr>
                                    <w:rFonts w:ascii="Times New Roman" w:hAnsi="Times New Roman" w:cs="Times New Roman"/>
                                    <w:b/>
                                    <w:bCs/>
                                    <w:sz w:val="20"/>
                                    <w:szCs w:val="20"/>
                                  </w:rPr>
                                </w:rPrChange>
                              </w:rPr>
                            </w:pPr>
                            <w:ins w:id="1976" w:author="Maino Vieytes, Christian (NIH/NIA/IRP) [F]" w:date="2023-11-16T08:30:00Z">
                              <w:r w:rsidRPr="005E1339">
                                <w:rPr>
                                  <w:rFonts w:ascii="Times New Roman" w:hAnsi="Times New Roman" w:cs="Times New Roman"/>
                                  <w:b/>
                                  <w:bCs/>
                                  <w:color w:val="000000"/>
                                  <w:sz w:val="18"/>
                                  <w:szCs w:val="18"/>
                                  <w:rPrChange w:id="1977" w:author="Maino Vieytes, Christian (NIH/NIA/IRP) [F]" w:date="2023-11-16T08:31:00Z">
                                    <w:rPr>
                                      <w:rFonts w:ascii="Calibri" w:hAnsi="Calibri" w:cs="Calibri"/>
                                      <w:color w:val="000000"/>
                                    </w:rPr>
                                  </w:rPrChange>
                                </w:rPr>
                                <w:t>0.48</w:t>
                              </w:r>
                            </w:ins>
                            <w:del w:id="1978" w:author="Maino Vieytes, Christian (NIH/NIA/IRP) [F]" w:date="2023-11-15T15:22:00Z">
                              <w:r w:rsidRPr="005E1339" w:rsidDel="00C92AAD">
                                <w:rPr>
                                  <w:rFonts w:ascii="Times New Roman" w:hAnsi="Times New Roman" w:cs="Times New Roman"/>
                                  <w:b/>
                                  <w:bCs/>
                                  <w:color w:val="000000"/>
                                  <w:sz w:val="18"/>
                                  <w:szCs w:val="18"/>
                                  <w:rPrChange w:id="1979"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1980"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1981" w:author="Maino Vieytes, Christian (NIH/NIA/IRP) [F]" w:date="2023-11-16T08:33:00Z">
                                  <w:rPr>
                                    <w:rFonts w:ascii="Times New Roman" w:hAnsi="Times New Roman" w:cs="Times New Roman"/>
                                    <w:sz w:val="20"/>
                                    <w:szCs w:val="20"/>
                                  </w:rPr>
                                </w:rPrChange>
                              </w:rPr>
                            </w:pPr>
                            <w:ins w:id="1982" w:author="Maino Vieytes, Christian (NIH/NIA/IRP) [F]" w:date="2023-11-16T08:30:00Z">
                              <w:r w:rsidRPr="005E1339">
                                <w:rPr>
                                  <w:rFonts w:ascii="Times New Roman" w:hAnsi="Times New Roman" w:cs="Times New Roman"/>
                                  <w:b/>
                                  <w:bCs/>
                                  <w:color w:val="000000"/>
                                  <w:sz w:val="18"/>
                                  <w:szCs w:val="18"/>
                                  <w:rPrChange w:id="1983" w:author="Maino Vieytes, Christian (NIH/NIA/IRP) [F]" w:date="2023-11-16T08:33:00Z">
                                    <w:rPr>
                                      <w:rFonts w:ascii="Calibri" w:hAnsi="Calibri" w:cs="Calibri"/>
                                      <w:color w:val="000000"/>
                                    </w:rPr>
                                  </w:rPrChange>
                                </w:rPr>
                                <w:t>0.20</w:t>
                              </w:r>
                            </w:ins>
                            <w:del w:id="1984" w:author="Maino Vieytes, Christian (NIH/NIA/IRP) [F]" w:date="2023-11-15T15:22:00Z">
                              <w:r w:rsidRPr="005E1339" w:rsidDel="00C92AAD">
                                <w:rPr>
                                  <w:rFonts w:ascii="Times New Roman" w:hAnsi="Times New Roman" w:cs="Times New Roman"/>
                                  <w:b/>
                                  <w:bCs/>
                                  <w:color w:val="000000"/>
                                  <w:sz w:val="18"/>
                                  <w:szCs w:val="18"/>
                                  <w:rPrChange w:id="1985"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1986"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1987" w:author="Maino Vieytes, Christian (NIH/NIA/IRP) [F]" w:date="2023-11-16T08:30:00Z">
                                  <w:rPr>
                                    <w:rFonts w:ascii="Times New Roman" w:hAnsi="Times New Roman" w:cs="Times New Roman"/>
                                    <w:color w:val="000000"/>
                                    <w:sz w:val="20"/>
                                    <w:szCs w:val="20"/>
                                  </w:rPr>
                                </w:rPrChange>
                              </w:rPr>
                            </w:pPr>
                            <w:ins w:id="1988" w:author="Maino Vieytes, Christian (NIH/NIA/IRP) [F]" w:date="2023-11-16T08:30:00Z">
                              <w:r w:rsidRPr="00E260F1">
                                <w:rPr>
                                  <w:rFonts w:ascii="Times New Roman" w:hAnsi="Times New Roman" w:cs="Times New Roman"/>
                                  <w:color w:val="000000"/>
                                  <w:sz w:val="18"/>
                                  <w:szCs w:val="18"/>
                                  <w:rPrChange w:id="1989" w:author="Maino Vieytes, Christian (NIH/NIA/IRP) [F]" w:date="2023-11-16T08:30:00Z">
                                    <w:rPr>
                                      <w:rFonts w:ascii="Calibri" w:hAnsi="Calibri" w:cs="Calibri"/>
                                      <w:color w:val="000000"/>
                                    </w:rPr>
                                  </w:rPrChange>
                                </w:rPr>
                                <w:t>-0.030</w:t>
                              </w:r>
                            </w:ins>
                            <w:del w:id="1990" w:author="Maino Vieytes, Christian (NIH/NIA/IRP) [F]" w:date="2023-11-15T15:22:00Z">
                              <w:r w:rsidRPr="00E260F1" w:rsidDel="00C92AAD">
                                <w:rPr>
                                  <w:rFonts w:ascii="Times New Roman" w:hAnsi="Times New Roman" w:cs="Times New Roman"/>
                                  <w:color w:val="000000"/>
                                  <w:sz w:val="18"/>
                                  <w:szCs w:val="18"/>
                                  <w:rPrChange w:id="1991"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199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9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99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995"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996"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997" w:author="Maino Vieytes, Christian (NIH/NIA/IRP) [F]" w:date="2023-11-16T08:30:00Z">
                                  <w:rPr>
                                    <w:rFonts w:ascii="Times New Roman" w:hAnsi="Times New Roman" w:cs="Times New Roman"/>
                                    <w:sz w:val="20"/>
                                    <w:szCs w:val="20"/>
                                  </w:rPr>
                                </w:rPrChange>
                              </w:rPr>
                            </w:pPr>
                            <w:ins w:id="1998" w:author="Maino Vieytes, Christian (NIH/NIA/IRP) [F]" w:date="2023-11-16T08:30:00Z">
                              <w:r w:rsidRPr="00E260F1">
                                <w:rPr>
                                  <w:rFonts w:ascii="Times New Roman" w:hAnsi="Times New Roman" w:cs="Times New Roman"/>
                                  <w:b/>
                                  <w:bCs/>
                                  <w:color w:val="000000"/>
                                  <w:sz w:val="18"/>
                                  <w:szCs w:val="18"/>
                                  <w:rPrChange w:id="1999" w:author="Maino Vieytes, Christian (NIH/NIA/IRP) [F]" w:date="2023-11-16T08:30:00Z">
                                    <w:rPr>
                                      <w:rFonts w:ascii="Calibri" w:hAnsi="Calibri" w:cs="Calibri"/>
                                      <w:color w:val="000000"/>
                                    </w:rPr>
                                  </w:rPrChange>
                                </w:rPr>
                                <w:t>-0.37</w:t>
                              </w:r>
                            </w:ins>
                            <w:del w:id="2000" w:author="Maino Vieytes, Christian (NIH/NIA/IRP) [F]" w:date="2023-11-15T15:22:00Z">
                              <w:r w:rsidRPr="00E260F1" w:rsidDel="00C92AAD">
                                <w:rPr>
                                  <w:rFonts w:ascii="Times New Roman" w:hAnsi="Times New Roman" w:cs="Times New Roman"/>
                                  <w:b/>
                                  <w:bCs/>
                                  <w:color w:val="000000"/>
                                  <w:sz w:val="18"/>
                                  <w:szCs w:val="18"/>
                                  <w:rPrChange w:id="2001"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2002"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2003" w:author="Maino Vieytes, Christian (NIH/NIA/IRP) [F]" w:date="2023-11-16T08:30:00Z">
                                  <w:rPr>
                                    <w:rFonts w:ascii="Times New Roman" w:hAnsi="Times New Roman" w:cs="Times New Roman"/>
                                    <w:sz w:val="20"/>
                                    <w:szCs w:val="20"/>
                                  </w:rPr>
                                </w:rPrChange>
                              </w:rPr>
                            </w:pPr>
                            <w:ins w:id="2004" w:author="Maino Vieytes, Christian (NIH/NIA/IRP) [F]" w:date="2023-11-16T08:30:00Z">
                              <w:r w:rsidRPr="00E260F1">
                                <w:rPr>
                                  <w:rFonts w:ascii="Times New Roman" w:hAnsi="Times New Roman" w:cs="Times New Roman"/>
                                  <w:color w:val="000000"/>
                                  <w:sz w:val="18"/>
                                  <w:szCs w:val="18"/>
                                  <w:rPrChange w:id="2005" w:author="Maino Vieytes, Christian (NIH/NIA/IRP) [F]" w:date="2023-11-16T08:30:00Z">
                                    <w:rPr>
                                      <w:rFonts w:ascii="Calibri" w:hAnsi="Calibri" w:cs="Calibri"/>
                                      <w:color w:val="000000"/>
                                    </w:rPr>
                                  </w:rPrChange>
                                </w:rPr>
                                <w:t>-0.060</w:t>
                              </w:r>
                            </w:ins>
                            <w:del w:id="2006" w:author="Maino Vieytes, Christian (NIH/NIA/IRP) [F]" w:date="2023-11-15T15:22:00Z">
                              <w:r w:rsidRPr="00E260F1" w:rsidDel="00C92AAD">
                                <w:rPr>
                                  <w:rFonts w:ascii="Times New Roman" w:hAnsi="Times New Roman" w:cs="Times New Roman"/>
                                  <w:color w:val="000000"/>
                                  <w:sz w:val="18"/>
                                  <w:szCs w:val="18"/>
                                  <w:rPrChange w:id="2007"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2008"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2009" w:author="Maino Vieytes, Christian (NIH/NIA/IRP) [F]" w:date="2023-11-16T08:30:00Z">
                                  <w:rPr>
                                    <w:rFonts w:ascii="Times New Roman" w:hAnsi="Times New Roman" w:cs="Times New Roman"/>
                                    <w:b/>
                                    <w:bCs/>
                                    <w:sz w:val="20"/>
                                    <w:szCs w:val="20"/>
                                  </w:rPr>
                                </w:rPrChange>
                              </w:rPr>
                            </w:pPr>
                            <w:ins w:id="2010" w:author="Maino Vieytes, Christian (NIH/NIA/IRP) [F]" w:date="2023-11-16T08:30:00Z">
                              <w:r w:rsidRPr="00E260F1">
                                <w:rPr>
                                  <w:rFonts w:ascii="Times New Roman" w:hAnsi="Times New Roman" w:cs="Times New Roman"/>
                                  <w:color w:val="000000"/>
                                  <w:sz w:val="18"/>
                                  <w:szCs w:val="18"/>
                                  <w:rPrChange w:id="2011" w:author="Maino Vieytes, Christian (NIH/NIA/IRP) [F]" w:date="2023-11-16T08:30:00Z">
                                    <w:rPr>
                                      <w:rFonts w:ascii="Calibri" w:hAnsi="Calibri" w:cs="Calibri"/>
                                      <w:color w:val="000000"/>
                                    </w:rPr>
                                  </w:rPrChange>
                                </w:rPr>
                                <w:t>-0.19</w:t>
                              </w:r>
                            </w:ins>
                            <w:del w:id="2012" w:author="Maino Vieytes, Christian (NIH/NIA/IRP) [F]" w:date="2023-11-15T15:22:00Z">
                              <w:r w:rsidRPr="00E260F1" w:rsidDel="00C92AAD">
                                <w:rPr>
                                  <w:rFonts w:ascii="Times New Roman" w:hAnsi="Times New Roman" w:cs="Times New Roman"/>
                                  <w:b/>
                                  <w:bCs/>
                                  <w:color w:val="000000"/>
                                  <w:sz w:val="18"/>
                                  <w:szCs w:val="18"/>
                                  <w:rPrChange w:id="2013"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2014"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2015" w:author="Maino Vieytes, Christian (NIH/NIA/IRP) [F]" w:date="2023-11-16T08:34:00Z">
                                  <w:rPr>
                                    <w:rFonts w:ascii="Times New Roman" w:hAnsi="Times New Roman" w:cs="Times New Roman"/>
                                    <w:b/>
                                    <w:bCs/>
                                    <w:color w:val="000000"/>
                                    <w:sz w:val="20"/>
                                    <w:szCs w:val="20"/>
                                  </w:rPr>
                                </w:rPrChange>
                              </w:rPr>
                            </w:pPr>
                            <w:ins w:id="2016" w:author="Maino Vieytes, Christian (NIH/NIA/IRP) [F]" w:date="2023-11-16T08:30:00Z">
                              <w:r w:rsidRPr="005E1339">
                                <w:rPr>
                                  <w:rFonts w:ascii="Times New Roman" w:hAnsi="Times New Roman" w:cs="Times New Roman"/>
                                  <w:b/>
                                  <w:bCs/>
                                  <w:color w:val="000000"/>
                                  <w:sz w:val="18"/>
                                  <w:szCs w:val="18"/>
                                  <w:rPrChange w:id="2017" w:author="Maino Vieytes, Christian (NIH/NIA/IRP) [F]" w:date="2023-11-16T08:34:00Z">
                                    <w:rPr>
                                      <w:rFonts w:ascii="Calibri" w:hAnsi="Calibri" w:cs="Calibri"/>
                                      <w:color w:val="000000"/>
                                    </w:rPr>
                                  </w:rPrChange>
                                </w:rPr>
                                <w:t>0.34</w:t>
                              </w:r>
                            </w:ins>
                            <w:del w:id="2018" w:author="Maino Vieytes, Christian (NIH/NIA/IRP) [F]" w:date="2023-11-15T15:22:00Z">
                              <w:r w:rsidRPr="005E1339" w:rsidDel="00C92AAD">
                                <w:rPr>
                                  <w:rFonts w:ascii="Times New Roman" w:hAnsi="Times New Roman" w:cs="Times New Roman"/>
                                  <w:b/>
                                  <w:bCs/>
                                  <w:color w:val="000000"/>
                                  <w:sz w:val="18"/>
                                  <w:szCs w:val="18"/>
                                  <w:rPrChange w:id="2019"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202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2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202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23"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2024"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2025" w:author="Maino Vieytes, Christian (NIH/NIA/IRP) [F]" w:date="2023-11-16T08:30:00Z">
                                  <w:rPr>
                                    <w:rFonts w:ascii="Times New Roman" w:hAnsi="Times New Roman" w:cs="Times New Roman"/>
                                    <w:sz w:val="20"/>
                                    <w:szCs w:val="20"/>
                                  </w:rPr>
                                </w:rPrChange>
                              </w:rPr>
                            </w:pPr>
                            <w:ins w:id="2026" w:author="Maino Vieytes, Christian (NIH/NIA/IRP) [F]" w:date="2023-11-16T08:30:00Z">
                              <w:r w:rsidRPr="00E260F1">
                                <w:rPr>
                                  <w:rFonts w:ascii="Times New Roman" w:hAnsi="Times New Roman" w:cs="Times New Roman"/>
                                  <w:color w:val="000000"/>
                                  <w:sz w:val="18"/>
                                  <w:szCs w:val="18"/>
                                  <w:rPrChange w:id="2027" w:author="Maino Vieytes, Christian (NIH/NIA/IRP) [F]" w:date="2023-11-16T08:30:00Z">
                                    <w:rPr>
                                      <w:rFonts w:ascii="Calibri" w:hAnsi="Calibri" w:cs="Calibri"/>
                                      <w:color w:val="000000"/>
                                    </w:rPr>
                                  </w:rPrChange>
                                </w:rPr>
                                <w:t>-0.19</w:t>
                              </w:r>
                            </w:ins>
                            <w:del w:id="2028" w:author="Maino Vieytes, Christian (NIH/NIA/IRP) [F]" w:date="2023-11-15T15:22:00Z">
                              <w:r w:rsidRPr="00E260F1" w:rsidDel="00C92AAD">
                                <w:rPr>
                                  <w:rFonts w:ascii="Times New Roman" w:hAnsi="Times New Roman" w:cs="Times New Roman"/>
                                  <w:color w:val="000000"/>
                                  <w:sz w:val="18"/>
                                  <w:szCs w:val="18"/>
                                  <w:rPrChange w:id="2029"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030"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2031" w:author="Maino Vieytes, Christian (NIH/NIA/IRP) [F]" w:date="2023-11-16T08:30:00Z">
                                  <w:rPr>
                                    <w:rFonts w:ascii="Times New Roman" w:hAnsi="Times New Roman" w:cs="Times New Roman"/>
                                    <w:sz w:val="20"/>
                                    <w:szCs w:val="20"/>
                                  </w:rPr>
                                </w:rPrChange>
                              </w:rPr>
                            </w:pPr>
                            <w:ins w:id="2032" w:author="Maino Vieytes, Christian (NIH/NIA/IRP) [F]" w:date="2023-11-16T08:30:00Z">
                              <w:r w:rsidRPr="00E260F1">
                                <w:rPr>
                                  <w:rFonts w:ascii="Times New Roman" w:hAnsi="Times New Roman" w:cs="Times New Roman"/>
                                  <w:color w:val="000000"/>
                                  <w:sz w:val="18"/>
                                  <w:szCs w:val="18"/>
                                  <w:rPrChange w:id="2033" w:author="Maino Vieytes, Christian (NIH/NIA/IRP) [F]" w:date="2023-11-16T08:30:00Z">
                                    <w:rPr>
                                      <w:rFonts w:ascii="Calibri" w:hAnsi="Calibri" w:cs="Calibri"/>
                                      <w:color w:val="000000"/>
                                    </w:rPr>
                                  </w:rPrChange>
                                </w:rPr>
                                <w:t>-0.11</w:t>
                              </w:r>
                            </w:ins>
                            <w:del w:id="2034" w:author="Maino Vieytes, Christian (NIH/NIA/IRP) [F]" w:date="2023-11-15T15:22:00Z">
                              <w:r w:rsidRPr="00E260F1" w:rsidDel="00C92AAD">
                                <w:rPr>
                                  <w:rFonts w:ascii="Times New Roman" w:hAnsi="Times New Roman" w:cs="Times New Roman"/>
                                  <w:color w:val="000000"/>
                                  <w:sz w:val="18"/>
                                  <w:szCs w:val="18"/>
                                  <w:rPrChange w:id="2035"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036"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2037" w:author="Maino Vieytes, Christian (NIH/NIA/IRP) [F]" w:date="2023-11-16T08:33:00Z">
                                  <w:rPr>
                                    <w:rFonts w:ascii="Times New Roman" w:hAnsi="Times New Roman" w:cs="Times New Roman"/>
                                    <w:b/>
                                    <w:bCs/>
                                    <w:sz w:val="20"/>
                                    <w:szCs w:val="20"/>
                                  </w:rPr>
                                </w:rPrChange>
                              </w:rPr>
                            </w:pPr>
                            <w:ins w:id="2038" w:author="Maino Vieytes, Christian (NIH/NIA/IRP) [F]" w:date="2023-11-16T08:30:00Z">
                              <w:r w:rsidRPr="005E1339">
                                <w:rPr>
                                  <w:rFonts w:ascii="Times New Roman" w:hAnsi="Times New Roman" w:cs="Times New Roman"/>
                                  <w:b/>
                                  <w:bCs/>
                                  <w:color w:val="000000"/>
                                  <w:sz w:val="18"/>
                                  <w:szCs w:val="18"/>
                                  <w:rPrChange w:id="2039" w:author="Maino Vieytes, Christian (NIH/NIA/IRP) [F]" w:date="2023-11-16T08:33:00Z">
                                    <w:rPr>
                                      <w:rFonts w:ascii="Calibri" w:hAnsi="Calibri" w:cs="Calibri"/>
                                      <w:color w:val="000000"/>
                                    </w:rPr>
                                  </w:rPrChange>
                                </w:rPr>
                                <w:t>-0.43</w:t>
                              </w:r>
                            </w:ins>
                            <w:del w:id="2040" w:author="Maino Vieytes, Christian (NIH/NIA/IRP) [F]" w:date="2023-11-15T15:22:00Z">
                              <w:r w:rsidRPr="005E1339" w:rsidDel="00C92AAD">
                                <w:rPr>
                                  <w:rFonts w:ascii="Times New Roman" w:hAnsi="Times New Roman" w:cs="Times New Roman"/>
                                  <w:b/>
                                  <w:bCs/>
                                  <w:color w:val="000000"/>
                                  <w:sz w:val="18"/>
                                  <w:szCs w:val="18"/>
                                  <w:rPrChange w:id="2041"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042"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2043" w:author="Maino Vieytes, Christian (NIH/NIA/IRP) [F]" w:date="2023-11-16T08:34:00Z">
                                  <w:rPr>
                                    <w:rFonts w:ascii="Times New Roman" w:hAnsi="Times New Roman" w:cs="Times New Roman"/>
                                    <w:b/>
                                    <w:bCs/>
                                    <w:color w:val="000000"/>
                                    <w:sz w:val="20"/>
                                    <w:szCs w:val="20"/>
                                  </w:rPr>
                                </w:rPrChange>
                              </w:rPr>
                            </w:pPr>
                            <w:ins w:id="2044" w:author="Maino Vieytes, Christian (NIH/NIA/IRP) [F]" w:date="2023-11-16T08:30:00Z">
                              <w:r w:rsidRPr="005E1339">
                                <w:rPr>
                                  <w:rFonts w:ascii="Times New Roman" w:hAnsi="Times New Roman" w:cs="Times New Roman"/>
                                  <w:b/>
                                  <w:bCs/>
                                  <w:color w:val="000000"/>
                                  <w:sz w:val="18"/>
                                  <w:szCs w:val="18"/>
                                  <w:rPrChange w:id="2045" w:author="Maino Vieytes, Christian (NIH/NIA/IRP) [F]" w:date="2023-11-16T08:34:00Z">
                                    <w:rPr>
                                      <w:rFonts w:ascii="Calibri" w:hAnsi="Calibri" w:cs="Calibri"/>
                                      <w:color w:val="000000"/>
                                    </w:rPr>
                                  </w:rPrChange>
                                </w:rPr>
                                <w:t>0.30</w:t>
                              </w:r>
                            </w:ins>
                            <w:del w:id="2046" w:author="Maino Vieytes, Christian (NIH/NIA/IRP) [F]" w:date="2023-11-15T15:22:00Z">
                              <w:r w:rsidRPr="005E1339" w:rsidDel="00C92AAD">
                                <w:rPr>
                                  <w:rFonts w:ascii="Times New Roman" w:hAnsi="Times New Roman" w:cs="Times New Roman"/>
                                  <w:b/>
                                  <w:bCs/>
                                  <w:color w:val="000000"/>
                                  <w:sz w:val="18"/>
                                  <w:szCs w:val="18"/>
                                  <w:rPrChange w:id="2047"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204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4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205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51"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2052"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2053" w:author="Maino Vieytes, Christian (NIH/NIA/IRP) [F]" w:date="2023-11-16T08:30:00Z">
                                  <w:rPr>
                                    <w:rFonts w:ascii="Times New Roman" w:hAnsi="Times New Roman" w:cs="Times New Roman"/>
                                    <w:sz w:val="20"/>
                                    <w:szCs w:val="20"/>
                                  </w:rPr>
                                </w:rPrChange>
                              </w:rPr>
                            </w:pPr>
                            <w:ins w:id="2054" w:author="Maino Vieytes, Christian (NIH/NIA/IRP) [F]" w:date="2023-11-16T08:30:00Z">
                              <w:r w:rsidRPr="00E260F1">
                                <w:rPr>
                                  <w:rFonts w:ascii="Times New Roman" w:hAnsi="Times New Roman" w:cs="Times New Roman"/>
                                  <w:color w:val="000000"/>
                                  <w:sz w:val="18"/>
                                  <w:szCs w:val="18"/>
                                  <w:rPrChange w:id="2055" w:author="Maino Vieytes, Christian (NIH/NIA/IRP) [F]" w:date="2023-11-16T08:30:00Z">
                                    <w:rPr>
                                      <w:rFonts w:ascii="Calibri" w:hAnsi="Calibri" w:cs="Calibri"/>
                                      <w:color w:val="000000"/>
                                    </w:rPr>
                                  </w:rPrChange>
                                </w:rPr>
                                <w:t>-0.12</w:t>
                              </w:r>
                            </w:ins>
                            <w:del w:id="2056" w:author="Maino Vieytes, Christian (NIH/NIA/IRP) [F]" w:date="2023-11-15T15:22:00Z">
                              <w:r w:rsidRPr="00E260F1" w:rsidDel="00C92AAD">
                                <w:rPr>
                                  <w:rFonts w:ascii="Times New Roman" w:hAnsi="Times New Roman" w:cs="Times New Roman"/>
                                  <w:color w:val="000000"/>
                                  <w:sz w:val="18"/>
                                  <w:szCs w:val="18"/>
                                  <w:rPrChange w:id="2057"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2058"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2059" w:author="Maino Vieytes, Christian (NIH/NIA/IRP) [F]" w:date="2023-11-16T08:31:00Z">
                                  <w:rPr>
                                    <w:rFonts w:ascii="Times New Roman" w:hAnsi="Times New Roman" w:cs="Times New Roman"/>
                                    <w:b/>
                                    <w:bCs/>
                                    <w:sz w:val="20"/>
                                    <w:szCs w:val="20"/>
                                  </w:rPr>
                                </w:rPrChange>
                              </w:rPr>
                            </w:pPr>
                            <w:ins w:id="2060" w:author="Maino Vieytes, Christian (NIH/NIA/IRP) [F]" w:date="2023-11-16T08:30:00Z">
                              <w:r w:rsidRPr="005E1339">
                                <w:rPr>
                                  <w:rFonts w:ascii="Times New Roman" w:hAnsi="Times New Roman" w:cs="Times New Roman"/>
                                  <w:b/>
                                  <w:bCs/>
                                  <w:color w:val="000000"/>
                                  <w:sz w:val="18"/>
                                  <w:szCs w:val="18"/>
                                  <w:rPrChange w:id="2061" w:author="Maino Vieytes, Christian (NIH/NIA/IRP) [F]" w:date="2023-11-16T08:31:00Z">
                                    <w:rPr>
                                      <w:rFonts w:ascii="Calibri" w:hAnsi="Calibri" w:cs="Calibri"/>
                                      <w:color w:val="000000"/>
                                    </w:rPr>
                                  </w:rPrChange>
                                </w:rPr>
                                <w:t>-0.38</w:t>
                              </w:r>
                            </w:ins>
                            <w:del w:id="2062" w:author="Maino Vieytes, Christian (NIH/NIA/IRP) [F]" w:date="2023-11-15T15:22:00Z">
                              <w:r w:rsidRPr="005E1339" w:rsidDel="00C92AAD">
                                <w:rPr>
                                  <w:rFonts w:ascii="Times New Roman" w:hAnsi="Times New Roman" w:cs="Times New Roman"/>
                                  <w:b/>
                                  <w:bCs/>
                                  <w:color w:val="000000"/>
                                  <w:sz w:val="18"/>
                                  <w:szCs w:val="18"/>
                                  <w:rPrChange w:id="2063"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2064"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2065" w:author="Maino Vieytes, Christian (NIH/NIA/IRP) [F]" w:date="2023-11-16T08:30:00Z">
                                  <w:rPr>
                                    <w:rFonts w:ascii="Times New Roman" w:hAnsi="Times New Roman" w:cs="Times New Roman"/>
                                    <w:sz w:val="20"/>
                                    <w:szCs w:val="20"/>
                                  </w:rPr>
                                </w:rPrChange>
                              </w:rPr>
                            </w:pPr>
                            <w:ins w:id="2066" w:author="Maino Vieytes, Christian (NIH/NIA/IRP) [F]" w:date="2023-11-16T08:30:00Z">
                              <w:r w:rsidRPr="00E260F1">
                                <w:rPr>
                                  <w:rFonts w:ascii="Times New Roman" w:hAnsi="Times New Roman" w:cs="Times New Roman"/>
                                  <w:color w:val="000000"/>
                                  <w:sz w:val="18"/>
                                  <w:szCs w:val="18"/>
                                  <w:rPrChange w:id="2067" w:author="Maino Vieytes, Christian (NIH/NIA/IRP) [F]" w:date="2023-11-16T08:30:00Z">
                                    <w:rPr>
                                      <w:rFonts w:ascii="Calibri" w:hAnsi="Calibri" w:cs="Calibri"/>
                                      <w:color w:val="000000"/>
                                    </w:rPr>
                                  </w:rPrChange>
                                </w:rPr>
                                <w:t>0.00</w:t>
                              </w:r>
                            </w:ins>
                            <w:del w:id="2068" w:author="Maino Vieytes, Christian (NIH/NIA/IRP) [F]" w:date="2023-11-15T15:22:00Z">
                              <w:r w:rsidRPr="00E260F1" w:rsidDel="00C92AAD">
                                <w:rPr>
                                  <w:rFonts w:ascii="Times New Roman" w:hAnsi="Times New Roman" w:cs="Times New Roman"/>
                                  <w:color w:val="000000"/>
                                  <w:sz w:val="18"/>
                                  <w:szCs w:val="18"/>
                                  <w:rPrChange w:id="2069"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2070"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2071" w:author="Maino Vieytes, Christian (NIH/NIA/IRP) [F]" w:date="2023-11-16T08:30:00Z">
                                  <w:rPr>
                                    <w:rFonts w:ascii="Times New Roman" w:hAnsi="Times New Roman" w:cs="Times New Roman"/>
                                    <w:color w:val="000000"/>
                                    <w:sz w:val="20"/>
                                    <w:szCs w:val="20"/>
                                  </w:rPr>
                                </w:rPrChange>
                              </w:rPr>
                            </w:pPr>
                            <w:ins w:id="2072" w:author="Maino Vieytes, Christian (NIH/NIA/IRP) [F]" w:date="2023-11-16T08:30:00Z">
                              <w:r w:rsidRPr="00E260F1">
                                <w:rPr>
                                  <w:rFonts w:ascii="Times New Roman" w:hAnsi="Times New Roman" w:cs="Times New Roman"/>
                                  <w:color w:val="000000"/>
                                  <w:sz w:val="18"/>
                                  <w:szCs w:val="18"/>
                                  <w:rPrChange w:id="2073" w:author="Maino Vieytes, Christian (NIH/NIA/IRP) [F]" w:date="2023-11-16T08:30:00Z">
                                    <w:rPr>
                                      <w:rFonts w:ascii="Calibri" w:hAnsi="Calibri" w:cs="Calibri"/>
                                      <w:color w:val="000000"/>
                                    </w:rPr>
                                  </w:rPrChange>
                                </w:rPr>
                                <w:t>0.10</w:t>
                              </w:r>
                            </w:ins>
                            <w:del w:id="2074" w:author="Maino Vieytes, Christian (NIH/NIA/IRP) [F]" w:date="2023-11-15T15:22:00Z">
                              <w:r w:rsidRPr="00E260F1" w:rsidDel="00C92AAD">
                                <w:rPr>
                                  <w:rFonts w:ascii="Times New Roman" w:hAnsi="Times New Roman" w:cs="Times New Roman"/>
                                  <w:color w:val="000000"/>
                                  <w:sz w:val="18"/>
                                  <w:szCs w:val="18"/>
                                  <w:rPrChange w:id="2075"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207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07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207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79"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2080"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2081" w:author="Maino Vieytes, Christian (NIH/NIA/IRP) [F]" w:date="2023-11-16T08:32:00Z">
                                  <w:rPr>
                                    <w:rFonts w:ascii="Times New Roman" w:hAnsi="Times New Roman" w:cs="Times New Roman"/>
                                    <w:sz w:val="20"/>
                                    <w:szCs w:val="20"/>
                                  </w:rPr>
                                </w:rPrChange>
                              </w:rPr>
                            </w:pPr>
                            <w:ins w:id="2082" w:author="Maino Vieytes, Christian (NIH/NIA/IRP) [F]" w:date="2023-11-16T08:30:00Z">
                              <w:r w:rsidRPr="005E1339">
                                <w:rPr>
                                  <w:rFonts w:ascii="Times New Roman" w:hAnsi="Times New Roman" w:cs="Times New Roman"/>
                                  <w:b/>
                                  <w:bCs/>
                                  <w:color w:val="000000"/>
                                  <w:sz w:val="18"/>
                                  <w:szCs w:val="18"/>
                                  <w:rPrChange w:id="2083" w:author="Maino Vieytes, Christian (NIH/NIA/IRP) [F]" w:date="2023-11-16T08:32:00Z">
                                    <w:rPr>
                                      <w:rFonts w:ascii="Calibri" w:hAnsi="Calibri" w:cs="Calibri"/>
                                      <w:color w:val="000000"/>
                                    </w:rPr>
                                  </w:rPrChange>
                                </w:rPr>
                                <w:t>-0.23</w:t>
                              </w:r>
                            </w:ins>
                            <w:del w:id="2084" w:author="Maino Vieytes, Christian (NIH/NIA/IRP) [F]" w:date="2023-11-15T15:22:00Z">
                              <w:r w:rsidRPr="005E1339" w:rsidDel="00C92AAD">
                                <w:rPr>
                                  <w:rFonts w:ascii="Times New Roman" w:hAnsi="Times New Roman" w:cs="Times New Roman"/>
                                  <w:b/>
                                  <w:bCs/>
                                  <w:color w:val="000000"/>
                                  <w:sz w:val="18"/>
                                  <w:szCs w:val="18"/>
                                  <w:rPrChange w:id="2085"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2086"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2087" w:author="Maino Vieytes, Christian (NIH/NIA/IRP) [F]" w:date="2023-11-16T08:35:00Z">
                                  <w:rPr>
                                    <w:rFonts w:ascii="Times New Roman" w:hAnsi="Times New Roman" w:cs="Times New Roman"/>
                                    <w:sz w:val="20"/>
                                    <w:szCs w:val="20"/>
                                  </w:rPr>
                                </w:rPrChange>
                              </w:rPr>
                            </w:pPr>
                            <w:ins w:id="2088" w:author="Maino Vieytes, Christian (NIH/NIA/IRP) [F]" w:date="2023-11-16T08:30:00Z">
                              <w:r w:rsidRPr="005E1339">
                                <w:rPr>
                                  <w:rFonts w:ascii="Times New Roman" w:hAnsi="Times New Roman" w:cs="Times New Roman"/>
                                  <w:b/>
                                  <w:bCs/>
                                  <w:color w:val="000000"/>
                                  <w:sz w:val="18"/>
                                  <w:szCs w:val="18"/>
                                  <w:rPrChange w:id="2089" w:author="Maino Vieytes, Christian (NIH/NIA/IRP) [F]" w:date="2023-11-16T08:35:00Z">
                                    <w:rPr>
                                      <w:rFonts w:ascii="Calibri" w:hAnsi="Calibri" w:cs="Calibri"/>
                                      <w:color w:val="000000"/>
                                    </w:rPr>
                                  </w:rPrChange>
                                </w:rPr>
                                <w:t>-0.23</w:t>
                              </w:r>
                            </w:ins>
                            <w:del w:id="2090" w:author="Maino Vieytes, Christian (NIH/NIA/IRP) [F]" w:date="2023-11-15T15:22:00Z">
                              <w:r w:rsidRPr="005E1339" w:rsidDel="00C92AAD">
                                <w:rPr>
                                  <w:rFonts w:ascii="Times New Roman" w:hAnsi="Times New Roman" w:cs="Times New Roman"/>
                                  <w:b/>
                                  <w:bCs/>
                                  <w:color w:val="000000"/>
                                  <w:sz w:val="18"/>
                                  <w:szCs w:val="18"/>
                                  <w:rPrChange w:id="2091"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2092"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2093" w:author="Maino Vieytes, Christian (NIH/NIA/IRP) [F]" w:date="2023-11-16T08:30:00Z">
                                  <w:rPr>
                                    <w:rFonts w:ascii="Times New Roman" w:hAnsi="Times New Roman" w:cs="Times New Roman"/>
                                    <w:b/>
                                    <w:bCs/>
                                    <w:sz w:val="20"/>
                                    <w:szCs w:val="20"/>
                                  </w:rPr>
                                </w:rPrChange>
                              </w:rPr>
                            </w:pPr>
                            <w:ins w:id="2094" w:author="Maino Vieytes, Christian (NIH/NIA/IRP) [F]" w:date="2023-11-16T08:30:00Z">
                              <w:r w:rsidRPr="00E260F1">
                                <w:rPr>
                                  <w:rFonts w:ascii="Times New Roman" w:hAnsi="Times New Roman" w:cs="Times New Roman"/>
                                  <w:color w:val="000000"/>
                                  <w:sz w:val="18"/>
                                  <w:szCs w:val="18"/>
                                  <w:rPrChange w:id="2095" w:author="Maino Vieytes, Christian (NIH/NIA/IRP) [F]" w:date="2023-11-16T08:30:00Z">
                                    <w:rPr>
                                      <w:rFonts w:ascii="Calibri" w:hAnsi="Calibri" w:cs="Calibri"/>
                                      <w:color w:val="000000"/>
                                    </w:rPr>
                                  </w:rPrChange>
                                </w:rPr>
                                <w:t>0.18</w:t>
                              </w:r>
                            </w:ins>
                            <w:del w:id="2096" w:author="Maino Vieytes, Christian (NIH/NIA/IRP) [F]" w:date="2023-11-15T15:22:00Z">
                              <w:r w:rsidRPr="00E260F1" w:rsidDel="00C92AAD">
                                <w:rPr>
                                  <w:rFonts w:ascii="Times New Roman" w:hAnsi="Times New Roman" w:cs="Times New Roman"/>
                                  <w:b/>
                                  <w:bCs/>
                                  <w:color w:val="000000"/>
                                  <w:sz w:val="18"/>
                                  <w:szCs w:val="18"/>
                                  <w:rPrChange w:id="2097"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098"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2099" w:author="Maino Vieytes, Christian (NIH/NIA/IRP) [F]" w:date="2023-11-16T08:34:00Z">
                                  <w:rPr>
                                    <w:rFonts w:ascii="Times New Roman" w:hAnsi="Times New Roman" w:cs="Times New Roman"/>
                                    <w:b/>
                                    <w:bCs/>
                                    <w:color w:val="000000"/>
                                    <w:sz w:val="20"/>
                                    <w:szCs w:val="20"/>
                                  </w:rPr>
                                </w:rPrChange>
                              </w:rPr>
                            </w:pPr>
                            <w:ins w:id="2100" w:author="Maino Vieytes, Christian (NIH/NIA/IRP) [F]" w:date="2023-11-16T08:30:00Z">
                              <w:r w:rsidRPr="005E1339">
                                <w:rPr>
                                  <w:rFonts w:ascii="Times New Roman" w:hAnsi="Times New Roman" w:cs="Times New Roman"/>
                                  <w:b/>
                                  <w:bCs/>
                                  <w:color w:val="000000"/>
                                  <w:sz w:val="18"/>
                                  <w:szCs w:val="18"/>
                                  <w:rPrChange w:id="2101" w:author="Maino Vieytes, Christian (NIH/NIA/IRP) [F]" w:date="2023-11-16T08:34:00Z">
                                    <w:rPr>
                                      <w:rFonts w:ascii="Calibri" w:hAnsi="Calibri" w:cs="Calibri"/>
                                      <w:color w:val="000000"/>
                                    </w:rPr>
                                  </w:rPrChange>
                                </w:rPr>
                                <w:t>0.32</w:t>
                              </w:r>
                            </w:ins>
                            <w:del w:id="2102" w:author="Maino Vieytes, Christian (NIH/NIA/IRP) [F]" w:date="2023-11-15T15:22:00Z">
                              <w:r w:rsidRPr="005E1339" w:rsidDel="00C92AAD">
                                <w:rPr>
                                  <w:rFonts w:ascii="Times New Roman" w:hAnsi="Times New Roman" w:cs="Times New Roman"/>
                                  <w:b/>
                                  <w:bCs/>
                                  <w:color w:val="000000"/>
                                  <w:sz w:val="18"/>
                                  <w:szCs w:val="18"/>
                                  <w:rPrChange w:id="2103"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210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0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210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07"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2108"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2109" w:author="Maino Vieytes, Christian (NIH/NIA/IRP) [F]" w:date="2023-11-16T08:30:00Z">
                                  <w:rPr>
                                    <w:rFonts w:ascii="Times New Roman" w:hAnsi="Times New Roman" w:cs="Times New Roman"/>
                                    <w:sz w:val="20"/>
                                    <w:szCs w:val="20"/>
                                  </w:rPr>
                                </w:rPrChange>
                              </w:rPr>
                            </w:pPr>
                            <w:ins w:id="2110" w:author="Maino Vieytes, Christian (NIH/NIA/IRP) [F]" w:date="2023-11-16T08:30:00Z">
                              <w:r w:rsidRPr="00E260F1">
                                <w:rPr>
                                  <w:rFonts w:ascii="Times New Roman" w:hAnsi="Times New Roman" w:cs="Times New Roman"/>
                                  <w:b/>
                                  <w:bCs/>
                                  <w:color w:val="000000"/>
                                  <w:sz w:val="18"/>
                                  <w:szCs w:val="18"/>
                                  <w:rPrChange w:id="2111" w:author="Maino Vieytes, Christian (NIH/NIA/IRP) [F]" w:date="2023-11-16T08:30:00Z">
                                    <w:rPr>
                                      <w:rFonts w:ascii="Calibri" w:hAnsi="Calibri" w:cs="Calibri"/>
                                      <w:color w:val="000000"/>
                                    </w:rPr>
                                  </w:rPrChange>
                                </w:rPr>
                                <w:t>-0.36</w:t>
                              </w:r>
                            </w:ins>
                            <w:del w:id="2112" w:author="Maino Vieytes, Christian (NIH/NIA/IRP) [F]" w:date="2023-11-15T15:22:00Z">
                              <w:r w:rsidRPr="00E260F1" w:rsidDel="00C92AAD">
                                <w:rPr>
                                  <w:rFonts w:ascii="Times New Roman" w:hAnsi="Times New Roman" w:cs="Times New Roman"/>
                                  <w:b/>
                                  <w:bCs/>
                                  <w:color w:val="000000"/>
                                  <w:sz w:val="18"/>
                                  <w:szCs w:val="18"/>
                                  <w:rPrChange w:id="2113"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2114"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2115" w:author="Maino Vieytes, Christian (NIH/NIA/IRP) [F]" w:date="2023-11-16T08:35:00Z">
                                  <w:rPr>
                                    <w:rFonts w:ascii="Times New Roman" w:hAnsi="Times New Roman" w:cs="Times New Roman"/>
                                    <w:sz w:val="20"/>
                                    <w:szCs w:val="20"/>
                                  </w:rPr>
                                </w:rPrChange>
                              </w:rPr>
                            </w:pPr>
                            <w:ins w:id="2116" w:author="Maino Vieytes, Christian (NIH/NIA/IRP) [F]" w:date="2023-11-16T08:30:00Z">
                              <w:r w:rsidRPr="005E1339">
                                <w:rPr>
                                  <w:rFonts w:ascii="Times New Roman" w:hAnsi="Times New Roman" w:cs="Times New Roman"/>
                                  <w:b/>
                                  <w:bCs/>
                                  <w:color w:val="000000"/>
                                  <w:sz w:val="18"/>
                                  <w:szCs w:val="18"/>
                                  <w:rPrChange w:id="2117" w:author="Maino Vieytes, Christian (NIH/NIA/IRP) [F]" w:date="2023-11-16T08:35:00Z">
                                    <w:rPr>
                                      <w:rFonts w:ascii="Calibri" w:hAnsi="Calibri" w:cs="Calibri"/>
                                      <w:color w:val="000000"/>
                                    </w:rPr>
                                  </w:rPrChange>
                                </w:rPr>
                                <w:t>-0.28</w:t>
                              </w:r>
                            </w:ins>
                            <w:del w:id="2118" w:author="Maino Vieytes, Christian (NIH/NIA/IRP) [F]" w:date="2023-11-15T15:22:00Z">
                              <w:r w:rsidRPr="005E1339" w:rsidDel="00C92AAD">
                                <w:rPr>
                                  <w:rFonts w:ascii="Times New Roman" w:hAnsi="Times New Roman" w:cs="Times New Roman"/>
                                  <w:b/>
                                  <w:bCs/>
                                  <w:color w:val="000000"/>
                                  <w:sz w:val="18"/>
                                  <w:szCs w:val="18"/>
                                  <w:rPrChange w:id="2119"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120"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2121" w:author="Maino Vieytes, Christian (NIH/NIA/IRP) [F]" w:date="2023-11-16T08:30:00Z">
                                  <w:rPr>
                                    <w:rFonts w:ascii="Times New Roman" w:hAnsi="Times New Roman" w:cs="Times New Roman"/>
                                    <w:b/>
                                    <w:bCs/>
                                    <w:sz w:val="20"/>
                                    <w:szCs w:val="20"/>
                                  </w:rPr>
                                </w:rPrChange>
                              </w:rPr>
                            </w:pPr>
                            <w:ins w:id="2122" w:author="Maino Vieytes, Christian (NIH/NIA/IRP) [F]" w:date="2023-11-16T08:30:00Z">
                              <w:r w:rsidRPr="00E260F1">
                                <w:rPr>
                                  <w:rFonts w:ascii="Times New Roman" w:hAnsi="Times New Roman" w:cs="Times New Roman"/>
                                  <w:color w:val="000000"/>
                                  <w:sz w:val="18"/>
                                  <w:szCs w:val="18"/>
                                  <w:rPrChange w:id="2123" w:author="Maino Vieytes, Christian (NIH/NIA/IRP) [F]" w:date="2023-11-16T08:30:00Z">
                                    <w:rPr>
                                      <w:rFonts w:ascii="Calibri" w:hAnsi="Calibri" w:cs="Calibri"/>
                                      <w:color w:val="000000"/>
                                    </w:rPr>
                                  </w:rPrChange>
                                </w:rPr>
                                <w:t>0.030</w:t>
                              </w:r>
                            </w:ins>
                            <w:del w:id="2124" w:author="Maino Vieytes, Christian (NIH/NIA/IRP) [F]" w:date="2023-11-15T15:22:00Z">
                              <w:r w:rsidRPr="00E260F1" w:rsidDel="00C92AAD">
                                <w:rPr>
                                  <w:rFonts w:ascii="Times New Roman" w:hAnsi="Times New Roman" w:cs="Times New Roman"/>
                                  <w:b/>
                                  <w:bCs/>
                                  <w:color w:val="000000"/>
                                  <w:sz w:val="18"/>
                                  <w:szCs w:val="18"/>
                                  <w:rPrChange w:id="2125"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2126"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2127" w:author="Maino Vieytes, Christian (NIH/NIA/IRP) [F]" w:date="2023-11-16T08:30:00Z">
                                  <w:rPr>
                                    <w:rFonts w:ascii="Times New Roman" w:hAnsi="Times New Roman" w:cs="Times New Roman"/>
                                    <w:b/>
                                    <w:bCs/>
                                    <w:color w:val="000000"/>
                                    <w:sz w:val="20"/>
                                    <w:szCs w:val="20"/>
                                  </w:rPr>
                                </w:rPrChange>
                              </w:rPr>
                            </w:pPr>
                            <w:ins w:id="2128" w:author="Maino Vieytes, Christian (NIH/NIA/IRP) [F]" w:date="2023-11-16T08:30:00Z">
                              <w:r w:rsidRPr="00E260F1">
                                <w:rPr>
                                  <w:rFonts w:ascii="Times New Roman" w:hAnsi="Times New Roman" w:cs="Times New Roman"/>
                                  <w:color w:val="000000"/>
                                  <w:sz w:val="18"/>
                                  <w:szCs w:val="18"/>
                                  <w:rPrChange w:id="2129" w:author="Maino Vieytes, Christian (NIH/NIA/IRP) [F]" w:date="2023-11-16T08:30:00Z">
                                    <w:rPr>
                                      <w:rFonts w:ascii="Calibri" w:hAnsi="Calibri" w:cs="Calibri"/>
                                      <w:color w:val="000000"/>
                                    </w:rPr>
                                  </w:rPrChange>
                                </w:rPr>
                                <w:t>0.19</w:t>
                              </w:r>
                            </w:ins>
                            <w:del w:id="2130" w:author="Maino Vieytes, Christian (NIH/NIA/IRP) [F]" w:date="2023-11-15T15:22:00Z">
                              <w:r w:rsidRPr="00E260F1" w:rsidDel="00C92AAD">
                                <w:rPr>
                                  <w:rFonts w:ascii="Times New Roman" w:hAnsi="Times New Roman" w:cs="Times New Roman"/>
                                  <w:color w:val="000000"/>
                                  <w:sz w:val="18"/>
                                  <w:szCs w:val="18"/>
                                  <w:rPrChange w:id="2131"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213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3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213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35"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2136"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2137" w:author="Maino Vieytes, Christian (NIH/NIA/IRP) [F]" w:date="2023-11-16T08:31:00Z">
                                  <w:rPr>
                                    <w:rFonts w:ascii="Times New Roman" w:hAnsi="Times New Roman" w:cs="Times New Roman"/>
                                    <w:b/>
                                    <w:bCs/>
                                    <w:sz w:val="20"/>
                                    <w:szCs w:val="20"/>
                                  </w:rPr>
                                </w:rPrChange>
                              </w:rPr>
                            </w:pPr>
                            <w:ins w:id="2138" w:author="Maino Vieytes, Christian (NIH/NIA/IRP) [F]" w:date="2023-11-16T08:30:00Z">
                              <w:r w:rsidRPr="00E260F1">
                                <w:rPr>
                                  <w:rFonts w:ascii="Times New Roman" w:hAnsi="Times New Roman" w:cs="Times New Roman"/>
                                  <w:b/>
                                  <w:bCs/>
                                  <w:color w:val="000000"/>
                                  <w:sz w:val="18"/>
                                  <w:szCs w:val="18"/>
                                  <w:rPrChange w:id="2139" w:author="Maino Vieytes, Christian (NIH/NIA/IRP) [F]" w:date="2023-11-16T08:31:00Z">
                                    <w:rPr>
                                      <w:rFonts w:ascii="Calibri" w:hAnsi="Calibri" w:cs="Calibri"/>
                                      <w:color w:val="000000"/>
                                    </w:rPr>
                                  </w:rPrChange>
                                </w:rPr>
                                <w:t>-0.38</w:t>
                              </w:r>
                            </w:ins>
                            <w:del w:id="2140" w:author="Maino Vieytes, Christian (NIH/NIA/IRP) [F]" w:date="2023-11-15T15:22:00Z">
                              <w:r w:rsidRPr="00E260F1" w:rsidDel="00C92AAD">
                                <w:rPr>
                                  <w:rFonts w:ascii="Times New Roman" w:hAnsi="Times New Roman" w:cs="Times New Roman"/>
                                  <w:b/>
                                  <w:bCs/>
                                  <w:color w:val="000000"/>
                                  <w:sz w:val="18"/>
                                  <w:szCs w:val="18"/>
                                  <w:rPrChange w:id="2141"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2142"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2143" w:author="Maino Vieytes, Christian (NIH/NIA/IRP) [F]" w:date="2023-11-16T08:31:00Z">
                                  <w:rPr>
                                    <w:rFonts w:ascii="Times New Roman" w:hAnsi="Times New Roman" w:cs="Times New Roman"/>
                                    <w:b/>
                                    <w:bCs/>
                                    <w:sz w:val="20"/>
                                    <w:szCs w:val="20"/>
                                  </w:rPr>
                                </w:rPrChange>
                              </w:rPr>
                            </w:pPr>
                            <w:ins w:id="2144" w:author="Maino Vieytes, Christian (NIH/NIA/IRP) [F]" w:date="2023-11-16T08:30:00Z">
                              <w:r w:rsidRPr="005E1339">
                                <w:rPr>
                                  <w:rFonts w:ascii="Times New Roman" w:hAnsi="Times New Roman" w:cs="Times New Roman"/>
                                  <w:b/>
                                  <w:bCs/>
                                  <w:color w:val="000000"/>
                                  <w:sz w:val="18"/>
                                  <w:szCs w:val="18"/>
                                  <w:rPrChange w:id="2145" w:author="Maino Vieytes, Christian (NIH/NIA/IRP) [F]" w:date="2023-11-16T08:31:00Z">
                                    <w:rPr>
                                      <w:rFonts w:ascii="Calibri" w:hAnsi="Calibri" w:cs="Calibri"/>
                                      <w:color w:val="000000"/>
                                    </w:rPr>
                                  </w:rPrChange>
                                </w:rPr>
                                <w:t>-0.38</w:t>
                              </w:r>
                            </w:ins>
                            <w:del w:id="2146" w:author="Maino Vieytes, Christian (NIH/NIA/IRP) [F]" w:date="2023-11-15T15:22:00Z">
                              <w:r w:rsidRPr="005E1339" w:rsidDel="00C92AAD">
                                <w:rPr>
                                  <w:rFonts w:ascii="Times New Roman" w:hAnsi="Times New Roman" w:cs="Times New Roman"/>
                                  <w:b/>
                                  <w:bCs/>
                                  <w:color w:val="000000"/>
                                  <w:sz w:val="18"/>
                                  <w:szCs w:val="18"/>
                                  <w:rPrChange w:id="2147"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2148"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2149" w:author="Maino Vieytes, Christian (NIH/NIA/IRP) [F]" w:date="2023-11-16T08:30:00Z">
                                  <w:rPr>
                                    <w:rFonts w:ascii="Times New Roman" w:hAnsi="Times New Roman" w:cs="Times New Roman"/>
                                    <w:b/>
                                    <w:bCs/>
                                    <w:sz w:val="20"/>
                                    <w:szCs w:val="20"/>
                                  </w:rPr>
                                </w:rPrChange>
                              </w:rPr>
                            </w:pPr>
                            <w:ins w:id="2150" w:author="Maino Vieytes, Christian (NIH/NIA/IRP) [F]" w:date="2023-11-16T08:30:00Z">
                              <w:r w:rsidRPr="00E260F1">
                                <w:rPr>
                                  <w:rFonts w:ascii="Times New Roman" w:hAnsi="Times New Roman" w:cs="Times New Roman"/>
                                  <w:color w:val="000000"/>
                                  <w:sz w:val="18"/>
                                  <w:szCs w:val="18"/>
                                  <w:rPrChange w:id="2151" w:author="Maino Vieytes, Christian (NIH/NIA/IRP) [F]" w:date="2023-11-16T08:30:00Z">
                                    <w:rPr>
                                      <w:rFonts w:ascii="Calibri" w:hAnsi="Calibri" w:cs="Calibri"/>
                                      <w:color w:val="000000"/>
                                    </w:rPr>
                                  </w:rPrChange>
                                </w:rPr>
                                <w:t>-0.12</w:t>
                              </w:r>
                            </w:ins>
                            <w:del w:id="2152" w:author="Maino Vieytes, Christian (NIH/NIA/IRP) [F]" w:date="2023-11-15T15:22:00Z">
                              <w:r w:rsidRPr="00E260F1" w:rsidDel="00C92AAD">
                                <w:rPr>
                                  <w:rFonts w:ascii="Times New Roman" w:hAnsi="Times New Roman" w:cs="Times New Roman"/>
                                  <w:b/>
                                  <w:bCs/>
                                  <w:color w:val="000000"/>
                                  <w:sz w:val="18"/>
                                  <w:szCs w:val="18"/>
                                  <w:rPrChange w:id="2153"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154"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2155" w:author="Maino Vieytes, Christian (NIH/NIA/IRP) [F]" w:date="2023-11-16T08:34:00Z">
                                  <w:rPr>
                                    <w:rFonts w:ascii="Times New Roman" w:hAnsi="Times New Roman" w:cs="Times New Roman"/>
                                    <w:b/>
                                    <w:bCs/>
                                    <w:color w:val="000000"/>
                                    <w:sz w:val="20"/>
                                    <w:szCs w:val="20"/>
                                  </w:rPr>
                                </w:rPrChange>
                              </w:rPr>
                            </w:pPr>
                            <w:ins w:id="2156" w:author="Maino Vieytes, Christian (NIH/NIA/IRP) [F]" w:date="2023-11-16T08:30:00Z">
                              <w:r w:rsidRPr="005E1339">
                                <w:rPr>
                                  <w:rFonts w:ascii="Times New Roman" w:hAnsi="Times New Roman" w:cs="Times New Roman"/>
                                  <w:b/>
                                  <w:bCs/>
                                  <w:color w:val="000000"/>
                                  <w:sz w:val="18"/>
                                  <w:szCs w:val="18"/>
                                  <w:rPrChange w:id="2157" w:author="Maino Vieytes, Christian (NIH/NIA/IRP) [F]" w:date="2023-11-16T08:34:00Z">
                                    <w:rPr>
                                      <w:rFonts w:ascii="Calibri" w:hAnsi="Calibri" w:cs="Calibri"/>
                                      <w:color w:val="000000"/>
                                    </w:rPr>
                                  </w:rPrChange>
                                </w:rPr>
                                <w:t>0.24</w:t>
                              </w:r>
                            </w:ins>
                            <w:del w:id="2158" w:author="Maino Vieytes, Christian (NIH/NIA/IRP) [F]" w:date="2023-11-15T15:22:00Z">
                              <w:r w:rsidRPr="005E1339" w:rsidDel="00C92AAD">
                                <w:rPr>
                                  <w:rFonts w:ascii="Times New Roman" w:hAnsi="Times New Roman" w:cs="Times New Roman"/>
                                  <w:b/>
                                  <w:bCs/>
                                  <w:color w:val="000000"/>
                                  <w:sz w:val="18"/>
                                  <w:szCs w:val="18"/>
                                  <w:rPrChange w:id="2159"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216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6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216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63"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2164"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2165" w:author="Maino Vieytes, Christian (NIH/NIA/IRP) [F]" w:date="2023-11-16T08:30:00Z">
                                  <w:rPr>
                                    <w:rFonts w:ascii="Times New Roman" w:hAnsi="Times New Roman" w:cs="Times New Roman"/>
                                    <w:b/>
                                    <w:bCs/>
                                    <w:sz w:val="20"/>
                                    <w:szCs w:val="20"/>
                                  </w:rPr>
                                </w:rPrChange>
                              </w:rPr>
                            </w:pPr>
                            <w:ins w:id="2166" w:author="Maino Vieytes, Christian (NIH/NIA/IRP) [F]" w:date="2023-11-16T08:30:00Z">
                              <w:r w:rsidRPr="00E260F1">
                                <w:rPr>
                                  <w:rFonts w:ascii="Times New Roman" w:hAnsi="Times New Roman" w:cs="Times New Roman"/>
                                  <w:color w:val="000000"/>
                                  <w:sz w:val="18"/>
                                  <w:szCs w:val="18"/>
                                  <w:rPrChange w:id="2167" w:author="Maino Vieytes, Christian (NIH/NIA/IRP) [F]" w:date="2023-11-16T08:30:00Z">
                                    <w:rPr>
                                      <w:rFonts w:ascii="Calibri" w:hAnsi="Calibri" w:cs="Calibri"/>
                                      <w:color w:val="000000"/>
                                    </w:rPr>
                                  </w:rPrChange>
                                </w:rPr>
                                <w:t>0.030</w:t>
                              </w:r>
                            </w:ins>
                            <w:del w:id="2168" w:author="Maino Vieytes, Christian (NIH/NIA/IRP) [F]" w:date="2023-11-15T15:22:00Z">
                              <w:r w:rsidRPr="00E260F1" w:rsidDel="00C92AAD">
                                <w:rPr>
                                  <w:rFonts w:ascii="Times New Roman" w:hAnsi="Times New Roman" w:cs="Times New Roman"/>
                                  <w:b/>
                                  <w:bCs/>
                                  <w:color w:val="000000"/>
                                  <w:sz w:val="18"/>
                                  <w:szCs w:val="18"/>
                                  <w:rPrChange w:id="2169"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2170"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2171" w:author="Maino Vieytes, Christian (NIH/NIA/IRP) [F]" w:date="2023-11-16T08:30:00Z">
                                  <w:rPr>
                                    <w:rFonts w:ascii="Times New Roman" w:hAnsi="Times New Roman" w:cs="Times New Roman"/>
                                    <w:sz w:val="20"/>
                                    <w:szCs w:val="20"/>
                                  </w:rPr>
                                </w:rPrChange>
                              </w:rPr>
                            </w:pPr>
                            <w:ins w:id="2172" w:author="Maino Vieytes, Christian (NIH/NIA/IRP) [F]" w:date="2023-11-16T08:30:00Z">
                              <w:r w:rsidRPr="00E260F1">
                                <w:rPr>
                                  <w:rFonts w:ascii="Times New Roman" w:hAnsi="Times New Roman" w:cs="Times New Roman"/>
                                  <w:color w:val="000000"/>
                                  <w:sz w:val="18"/>
                                  <w:szCs w:val="18"/>
                                  <w:rPrChange w:id="2173" w:author="Maino Vieytes, Christian (NIH/NIA/IRP) [F]" w:date="2023-11-16T08:30:00Z">
                                    <w:rPr>
                                      <w:rFonts w:ascii="Calibri" w:hAnsi="Calibri" w:cs="Calibri"/>
                                      <w:color w:val="000000"/>
                                    </w:rPr>
                                  </w:rPrChange>
                                </w:rPr>
                                <w:t>-0.19</w:t>
                              </w:r>
                            </w:ins>
                            <w:del w:id="2174" w:author="Maino Vieytes, Christian (NIH/NIA/IRP) [F]" w:date="2023-11-15T15:22:00Z">
                              <w:r w:rsidRPr="00E260F1" w:rsidDel="00C92AAD">
                                <w:rPr>
                                  <w:rFonts w:ascii="Times New Roman" w:hAnsi="Times New Roman" w:cs="Times New Roman"/>
                                  <w:color w:val="000000"/>
                                  <w:sz w:val="18"/>
                                  <w:szCs w:val="18"/>
                                  <w:rPrChange w:id="2175"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176"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2177" w:author="Maino Vieytes, Christian (NIH/NIA/IRP) [F]" w:date="2023-11-16T08:33:00Z">
                                  <w:rPr>
                                    <w:rFonts w:ascii="Times New Roman" w:hAnsi="Times New Roman" w:cs="Times New Roman"/>
                                    <w:sz w:val="20"/>
                                    <w:szCs w:val="20"/>
                                  </w:rPr>
                                </w:rPrChange>
                              </w:rPr>
                            </w:pPr>
                            <w:ins w:id="2178" w:author="Maino Vieytes, Christian (NIH/NIA/IRP) [F]" w:date="2023-11-16T08:30:00Z">
                              <w:r w:rsidRPr="005E1339">
                                <w:rPr>
                                  <w:rFonts w:ascii="Times New Roman" w:hAnsi="Times New Roman" w:cs="Times New Roman"/>
                                  <w:b/>
                                  <w:bCs/>
                                  <w:color w:val="000000"/>
                                  <w:sz w:val="18"/>
                                  <w:szCs w:val="18"/>
                                  <w:rPrChange w:id="2179" w:author="Maino Vieytes, Christian (NIH/NIA/IRP) [F]" w:date="2023-11-16T08:33:00Z">
                                    <w:rPr>
                                      <w:rFonts w:ascii="Calibri" w:hAnsi="Calibri" w:cs="Calibri"/>
                                      <w:color w:val="000000"/>
                                    </w:rPr>
                                  </w:rPrChange>
                                </w:rPr>
                                <w:t>0.24</w:t>
                              </w:r>
                            </w:ins>
                            <w:del w:id="2180" w:author="Maino Vieytes, Christian (NIH/NIA/IRP) [F]" w:date="2023-11-15T15:22:00Z">
                              <w:r w:rsidRPr="005E1339" w:rsidDel="00C92AAD">
                                <w:rPr>
                                  <w:rFonts w:ascii="Times New Roman" w:hAnsi="Times New Roman" w:cs="Times New Roman"/>
                                  <w:b/>
                                  <w:bCs/>
                                  <w:color w:val="000000"/>
                                  <w:sz w:val="18"/>
                                  <w:szCs w:val="18"/>
                                  <w:rPrChange w:id="2181"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182"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2183" w:author="Maino Vieytes, Christian (NIH/NIA/IRP) [F]" w:date="2023-11-16T08:30:00Z">
                                  <w:rPr>
                                    <w:rFonts w:ascii="Times New Roman" w:hAnsi="Times New Roman" w:cs="Times New Roman"/>
                                    <w:color w:val="000000"/>
                                    <w:sz w:val="20"/>
                                    <w:szCs w:val="20"/>
                                  </w:rPr>
                                </w:rPrChange>
                              </w:rPr>
                            </w:pPr>
                            <w:ins w:id="2184" w:author="Maino Vieytes, Christian (NIH/NIA/IRP) [F]" w:date="2023-11-16T08:30:00Z">
                              <w:r w:rsidRPr="00E260F1">
                                <w:rPr>
                                  <w:rFonts w:ascii="Times New Roman" w:hAnsi="Times New Roman" w:cs="Times New Roman"/>
                                  <w:color w:val="000000"/>
                                  <w:sz w:val="18"/>
                                  <w:szCs w:val="18"/>
                                  <w:rPrChange w:id="2185" w:author="Maino Vieytes, Christian (NIH/NIA/IRP) [F]" w:date="2023-11-16T08:30:00Z">
                                    <w:rPr>
                                      <w:rFonts w:ascii="Calibri" w:hAnsi="Calibri" w:cs="Calibri"/>
                                      <w:color w:val="000000"/>
                                    </w:rPr>
                                  </w:rPrChange>
                                </w:rPr>
                                <w:t>-0.020</w:t>
                              </w:r>
                            </w:ins>
                            <w:del w:id="2186" w:author="Maino Vieytes, Christian (NIH/NIA/IRP) [F]" w:date="2023-11-15T15:22:00Z">
                              <w:r w:rsidRPr="00E260F1" w:rsidDel="00C92AAD">
                                <w:rPr>
                                  <w:rFonts w:ascii="Times New Roman" w:hAnsi="Times New Roman" w:cs="Times New Roman"/>
                                  <w:color w:val="000000"/>
                                  <w:sz w:val="18"/>
                                  <w:szCs w:val="18"/>
                                  <w:rPrChange w:id="2187"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218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8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219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91"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2192"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2193" w:author="Maino Vieytes, Christian (NIH/NIA/IRP) [F]" w:date="2023-11-16T08:30:00Z">
                                  <w:rPr>
                                    <w:rFonts w:ascii="Times New Roman" w:hAnsi="Times New Roman" w:cs="Times New Roman"/>
                                    <w:sz w:val="20"/>
                                    <w:szCs w:val="20"/>
                                  </w:rPr>
                                </w:rPrChange>
                              </w:rPr>
                            </w:pPr>
                            <w:ins w:id="2194" w:author="Maino Vieytes, Christian (NIH/NIA/IRP) [F]" w:date="2023-11-16T08:30:00Z">
                              <w:r w:rsidRPr="00E260F1">
                                <w:rPr>
                                  <w:rFonts w:ascii="Times New Roman" w:hAnsi="Times New Roman" w:cs="Times New Roman"/>
                                  <w:color w:val="000000"/>
                                  <w:sz w:val="18"/>
                                  <w:szCs w:val="18"/>
                                  <w:rPrChange w:id="2195" w:author="Maino Vieytes, Christian (NIH/NIA/IRP) [F]" w:date="2023-11-16T08:30:00Z">
                                    <w:rPr>
                                      <w:rFonts w:ascii="Calibri" w:hAnsi="Calibri" w:cs="Calibri"/>
                                      <w:color w:val="000000"/>
                                    </w:rPr>
                                  </w:rPrChange>
                                </w:rPr>
                                <w:t>-0.030</w:t>
                              </w:r>
                            </w:ins>
                            <w:del w:id="2196" w:author="Maino Vieytes, Christian (NIH/NIA/IRP) [F]" w:date="2023-11-15T15:22:00Z">
                              <w:r w:rsidRPr="00E260F1" w:rsidDel="00C92AAD">
                                <w:rPr>
                                  <w:rFonts w:ascii="Times New Roman" w:hAnsi="Times New Roman" w:cs="Times New Roman"/>
                                  <w:color w:val="000000"/>
                                  <w:sz w:val="18"/>
                                  <w:szCs w:val="18"/>
                                  <w:rPrChange w:id="2197"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198"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2199" w:author="Maino Vieytes, Christian (NIH/NIA/IRP) [F]" w:date="2023-11-16T08:30:00Z">
                                  <w:rPr>
                                    <w:rFonts w:ascii="Times New Roman" w:hAnsi="Times New Roman" w:cs="Times New Roman"/>
                                    <w:sz w:val="20"/>
                                    <w:szCs w:val="20"/>
                                  </w:rPr>
                                </w:rPrChange>
                              </w:rPr>
                            </w:pPr>
                            <w:ins w:id="2200" w:author="Maino Vieytes, Christian (NIH/NIA/IRP) [F]" w:date="2023-11-16T08:30:00Z">
                              <w:r w:rsidRPr="00E260F1">
                                <w:rPr>
                                  <w:rFonts w:ascii="Times New Roman" w:hAnsi="Times New Roman" w:cs="Times New Roman"/>
                                  <w:color w:val="000000"/>
                                  <w:sz w:val="18"/>
                                  <w:szCs w:val="18"/>
                                  <w:rPrChange w:id="2201" w:author="Maino Vieytes, Christian (NIH/NIA/IRP) [F]" w:date="2023-11-16T08:30:00Z">
                                    <w:rPr>
                                      <w:rFonts w:ascii="Calibri" w:hAnsi="Calibri" w:cs="Calibri"/>
                                      <w:color w:val="000000"/>
                                    </w:rPr>
                                  </w:rPrChange>
                                </w:rPr>
                                <w:t>-0.020</w:t>
                              </w:r>
                            </w:ins>
                            <w:del w:id="2202" w:author="Maino Vieytes, Christian (NIH/NIA/IRP) [F]" w:date="2023-11-15T15:22:00Z">
                              <w:r w:rsidRPr="00E260F1" w:rsidDel="00C92AAD">
                                <w:rPr>
                                  <w:rFonts w:ascii="Times New Roman" w:hAnsi="Times New Roman" w:cs="Times New Roman"/>
                                  <w:color w:val="000000"/>
                                  <w:sz w:val="18"/>
                                  <w:szCs w:val="18"/>
                                  <w:rPrChange w:id="2203"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2204"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2205" w:author="Maino Vieytes, Christian (NIH/NIA/IRP) [F]" w:date="2023-11-16T08:33:00Z">
                                  <w:rPr>
                                    <w:rFonts w:ascii="Times New Roman" w:hAnsi="Times New Roman" w:cs="Times New Roman"/>
                                    <w:sz w:val="20"/>
                                    <w:szCs w:val="20"/>
                                  </w:rPr>
                                </w:rPrChange>
                              </w:rPr>
                            </w:pPr>
                            <w:ins w:id="2206" w:author="Maino Vieytes, Christian (NIH/NIA/IRP) [F]" w:date="2023-11-16T08:30:00Z">
                              <w:r w:rsidRPr="005E1339">
                                <w:rPr>
                                  <w:rFonts w:ascii="Times New Roman" w:hAnsi="Times New Roman" w:cs="Times New Roman"/>
                                  <w:b/>
                                  <w:bCs/>
                                  <w:color w:val="000000"/>
                                  <w:sz w:val="18"/>
                                  <w:szCs w:val="18"/>
                                  <w:rPrChange w:id="2207" w:author="Maino Vieytes, Christian (NIH/NIA/IRP) [F]" w:date="2023-11-16T08:33:00Z">
                                    <w:rPr>
                                      <w:rFonts w:ascii="Calibri" w:hAnsi="Calibri" w:cs="Calibri"/>
                                      <w:color w:val="000000"/>
                                    </w:rPr>
                                  </w:rPrChange>
                                </w:rPr>
                                <w:t>-0.28</w:t>
                              </w:r>
                            </w:ins>
                            <w:del w:id="2208" w:author="Maino Vieytes, Christian (NIH/NIA/IRP) [F]" w:date="2023-11-15T15:22:00Z">
                              <w:r w:rsidRPr="005E1339" w:rsidDel="00C92AAD">
                                <w:rPr>
                                  <w:rFonts w:ascii="Times New Roman" w:hAnsi="Times New Roman" w:cs="Times New Roman"/>
                                  <w:b/>
                                  <w:bCs/>
                                  <w:color w:val="000000"/>
                                  <w:sz w:val="18"/>
                                  <w:szCs w:val="18"/>
                                  <w:rPrChange w:id="2209"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210"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2211" w:author="Maino Vieytes, Christian (NIH/NIA/IRP) [F]" w:date="2023-11-16T08:30:00Z">
                                  <w:rPr>
                                    <w:rFonts w:ascii="Times New Roman" w:hAnsi="Times New Roman" w:cs="Times New Roman"/>
                                    <w:color w:val="000000"/>
                                    <w:sz w:val="20"/>
                                    <w:szCs w:val="20"/>
                                  </w:rPr>
                                </w:rPrChange>
                              </w:rPr>
                            </w:pPr>
                            <w:ins w:id="2212" w:author="Maino Vieytes, Christian (NIH/NIA/IRP) [F]" w:date="2023-11-16T08:30:00Z">
                              <w:r w:rsidRPr="00E260F1">
                                <w:rPr>
                                  <w:rFonts w:ascii="Times New Roman" w:hAnsi="Times New Roman" w:cs="Times New Roman"/>
                                  <w:color w:val="000000"/>
                                  <w:sz w:val="18"/>
                                  <w:szCs w:val="18"/>
                                  <w:rPrChange w:id="2213" w:author="Maino Vieytes, Christian (NIH/NIA/IRP) [F]" w:date="2023-11-16T08:30:00Z">
                                    <w:rPr>
                                      <w:rFonts w:ascii="Calibri" w:hAnsi="Calibri" w:cs="Calibri"/>
                                      <w:color w:val="000000"/>
                                    </w:rPr>
                                  </w:rPrChange>
                                </w:rPr>
                                <w:t>0.020</w:t>
                              </w:r>
                            </w:ins>
                            <w:del w:id="2214" w:author="Maino Vieytes, Christian (NIH/NIA/IRP) [F]" w:date="2023-11-15T15:22:00Z">
                              <w:r w:rsidRPr="00E260F1" w:rsidDel="00C92AAD">
                                <w:rPr>
                                  <w:rFonts w:ascii="Times New Roman" w:hAnsi="Times New Roman" w:cs="Times New Roman"/>
                                  <w:color w:val="000000"/>
                                  <w:sz w:val="18"/>
                                  <w:szCs w:val="18"/>
                                  <w:rPrChange w:id="2215"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221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17"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2218"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19"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2220"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2221" w:author="Maino Vieytes, Christian (NIH/NIA/IRP) [F]" w:date="2023-11-16T08:30:00Z">
                                  <w:rPr>
                                    <w:rFonts w:ascii="Times New Roman" w:hAnsi="Times New Roman" w:cs="Times New Roman"/>
                                    <w:sz w:val="20"/>
                                    <w:szCs w:val="20"/>
                                  </w:rPr>
                                </w:rPrChange>
                              </w:rPr>
                            </w:pPr>
                            <w:ins w:id="2222" w:author="Maino Vieytes, Christian (NIH/NIA/IRP) [F]" w:date="2023-11-16T08:30:00Z">
                              <w:r w:rsidRPr="00E260F1">
                                <w:rPr>
                                  <w:rFonts w:ascii="Times New Roman" w:hAnsi="Times New Roman" w:cs="Times New Roman"/>
                                  <w:color w:val="000000"/>
                                  <w:sz w:val="18"/>
                                  <w:szCs w:val="18"/>
                                  <w:rPrChange w:id="2223" w:author="Maino Vieytes, Christian (NIH/NIA/IRP) [F]" w:date="2023-11-16T08:30:00Z">
                                    <w:rPr>
                                      <w:rFonts w:ascii="Calibri" w:hAnsi="Calibri" w:cs="Calibri"/>
                                      <w:color w:val="000000"/>
                                    </w:rPr>
                                  </w:rPrChange>
                                </w:rPr>
                                <w:t>-0.040</w:t>
                              </w:r>
                            </w:ins>
                            <w:del w:id="2224" w:author="Maino Vieytes, Christian (NIH/NIA/IRP) [F]" w:date="2023-11-15T15:22:00Z">
                              <w:r w:rsidRPr="00E260F1" w:rsidDel="00C92AAD">
                                <w:rPr>
                                  <w:rFonts w:ascii="Times New Roman" w:hAnsi="Times New Roman" w:cs="Times New Roman"/>
                                  <w:color w:val="000000"/>
                                  <w:sz w:val="18"/>
                                  <w:szCs w:val="18"/>
                                  <w:rPrChange w:id="2225"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2226"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2227" w:author="Maino Vieytes, Christian (NIH/NIA/IRP) [F]" w:date="2023-11-16T08:30:00Z">
                                  <w:rPr>
                                    <w:rFonts w:ascii="Times New Roman" w:hAnsi="Times New Roman" w:cs="Times New Roman"/>
                                    <w:sz w:val="20"/>
                                    <w:szCs w:val="20"/>
                                  </w:rPr>
                                </w:rPrChange>
                              </w:rPr>
                            </w:pPr>
                            <w:ins w:id="2228" w:author="Maino Vieytes, Christian (NIH/NIA/IRP) [F]" w:date="2023-11-16T08:30:00Z">
                              <w:r w:rsidRPr="00E260F1">
                                <w:rPr>
                                  <w:rFonts w:ascii="Times New Roman" w:hAnsi="Times New Roman" w:cs="Times New Roman"/>
                                  <w:color w:val="000000"/>
                                  <w:sz w:val="18"/>
                                  <w:szCs w:val="18"/>
                                  <w:rPrChange w:id="2229" w:author="Maino Vieytes, Christian (NIH/NIA/IRP) [F]" w:date="2023-11-16T08:30:00Z">
                                    <w:rPr>
                                      <w:rFonts w:ascii="Calibri" w:hAnsi="Calibri" w:cs="Calibri"/>
                                      <w:color w:val="000000"/>
                                    </w:rPr>
                                  </w:rPrChange>
                                </w:rPr>
                                <w:t>0.010</w:t>
                              </w:r>
                            </w:ins>
                            <w:del w:id="2230" w:author="Maino Vieytes, Christian (NIH/NIA/IRP) [F]" w:date="2023-11-15T15:22:00Z">
                              <w:r w:rsidRPr="00E260F1" w:rsidDel="00C92AAD">
                                <w:rPr>
                                  <w:rFonts w:ascii="Times New Roman" w:hAnsi="Times New Roman" w:cs="Times New Roman"/>
                                  <w:color w:val="000000"/>
                                  <w:sz w:val="18"/>
                                  <w:szCs w:val="18"/>
                                  <w:rPrChange w:id="2231"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232"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2233" w:author="Maino Vieytes, Christian (NIH/NIA/IRP) [F]" w:date="2023-11-16T08:30:00Z">
                                  <w:rPr>
                                    <w:rFonts w:ascii="Times New Roman" w:hAnsi="Times New Roman" w:cs="Times New Roman"/>
                                    <w:sz w:val="20"/>
                                    <w:szCs w:val="20"/>
                                  </w:rPr>
                                </w:rPrChange>
                              </w:rPr>
                            </w:pPr>
                            <w:ins w:id="2234" w:author="Maino Vieytes, Christian (NIH/NIA/IRP) [F]" w:date="2023-11-16T08:30:00Z">
                              <w:r w:rsidRPr="00E260F1">
                                <w:rPr>
                                  <w:rFonts w:ascii="Times New Roman" w:hAnsi="Times New Roman" w:cs="Times New Roman"/>
                                  <w:color w:val="000000"/>
                                  <w:sz w:val="18"/>
                                  <w:szCs w:val="18"/>
                                  <w:rPrChange w:id="2235" w:author="Maino Vieytes, Christian (NIH/NIA/IRP) [F]" w:date="2023-11-16T08:30:00Z">
                                    <w:rPr>
                                      <w:rFonts w:ascii="Calibri" w:hAnsi="Calibri" w:cs="Calibri"/>
                                      <w:color w:val="000000"/>
                                    </w:rPr>
                                  </w:rPrChange>
                                </w:rPr>
                                <w:t>0.11</w:t>
                              </w:r>
                            </w:ins>
                            <w:del w:id="2236" w:author="Maino Vieytes, Christian (NIH/NIA/IRP) [F]" w:date="2023-11-15T15:22:00Z">
                              <w:r w:rsidRPr="00E260F1" w:rsidDel="00C92AAD">
                                <w:rPr>
                                  <w:rFonts w:ascii="Times New Roman" w:hAnsi="Times New Roman" w:cs="Times New Roman"/>
                                  <w:color w:val="000000"/>
                                  <w:sz w:val="18"/>
                                  <w:szCs w:val="18"/>
                                  <w:rPrChange w:id="2237"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238"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2239" w:author="Maino Vieytes, Christian (NIH/NIA/IRP) [F]" w:date="2023-11-16T08:30:00Z">
                                  <w:rPr>
                                    <w:rFonts w:ascii="Times New Roman" w:hAnsi="Times New Roman" w:cs="Times New Roman"/>
                                    <w:color w:val="000000"/>
                                    <w:sz w:val="20"/>
                                    <w:szCs w:val="20"/>
                                  </w:rPr>
                                </w:rPrChange>
                              </w:rPr>
                            </w:pPr>
                            <w:ins w:id="2240" w:author="Maino Vieytes, Christian (NIH/NIA/IRP) [F]" w:date="2023-11-16T08:30:00Z">
                              <w:r w:rsidRPr="00E260F1">
                                <w:rPr>
                                  <w:rFonts w:ascii="Times New Roman" w:hAnsi="Times New Roman" w:cs="Times New Roman"/>
                                  <w:color w:val="000000"/>
                                  <w:sz w:val="18"/>
                                  <w:szCs w:val="18"/>
                                  <w:rPrChange w:id="2241" w:author="Maino Vieytes, Christian (NIH/NIA/IRP) [F]" w:date="2023-11-16T08:30:00Z">
                                    <w:rPr>
                                      <w:rFonts w:ascii="Calibri" w:hAnsi="Calibri" w:cs="Calibri"/>
                                      <w:color w:val="000000"/>
                                    </w:rPr>
                                  </w:rPrChange>
                                </w:rPr>
                                <w:t>0.14</w:t>
                              </w:r>
                            </w:ins>
                            <w:del w:id="2242" w:author="Maino Vieytes, Christian (NIH/NIA/IRP) [F]" w:date="2023-11-15T15:22:00Z">
                              <w:r w:rsidRPr="00E260F1" w:rsidDel="00C92AAD">
                                <w:rPr>
                                  <w:rFonts w:ascii="Times New Roman" w:hAnsi="Times New Roman" w:cs="Times New Roman"/>
                                  <w:color w:val="000000"/>
                                  <w:sz w:val="18"/>
                                  <w:szCs w:val="18"/>
                                  <w:rPrChange w:id="2243"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224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45"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224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47"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2248"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2249" w:author="Maino Vieytes, Christian (NIH/NIA/IRP) [F]" w:date="2023-11-16T08:30:00Z">
                                  <w:rPr>
                                    <w:rFonts w:ascii="Times New Roman" w:hAnsi="Times New Roman" w:cs="Times New Roman"/>
                                    <w:sz w:val="20"/>
                                    <w:szCs w:val="20"/>
                                  </w:rPr>
                                </w:rPrChange>
                              </w:rPr>
                            </w:pPr>
                            <w:ins w:id="2250" w:author="Maino Vieytes, Christian (NIH/NIA/IRP) [F]" w:date="2023-11-16T08:30:00Z">
                              <w:r w:rsidRPr="00E260F1">
                                <w:rPr>
                                  <w:rFonts w:ascii="Times New Roman" w:hAnsi="Times New Roman" w:cs="Times New Roman"/>
                                  <w:color w:val="000000"/>
                                  <w:sz w:val="18"/>
                                  <w:szCs w:val="18"/>
                                  <w:rPrChange w:id="2251" w:author="Maino Vieytes, Christian (NIH/NIA/IRP) [F]" w:date="2023-11-16T08:30:00Z">
                                    <w:rPr>
                                      <w:rFonts w:ascii="Calibri" w:hAnsi="Calibri" w:cs="Calibri"/>
                                      <w:color w:val="000000"/>
                                    </w:rPr>
                                  </w:rPrChange>
                                </w:rPr>
                                <w:t>-0.12</w:t>
                              </w:r>
                            </w:ins>
                            <w:del w:id="2252" w:author="Maino Vieytes, Christian (NIH/NIA/IRP) [F]" w:date="2023-11-15T15:22:00Z">
                              <w:r w:rsidRPr="00E260F1" w:rsidDel="00C92AAD">
                                <w:rPr>
                                  <w:rFonts w:ascii="Times New Roman" w:hAnsi="Times New Roman" w:cs="Times New Roman"/>
                                  <w:color w:val="000000"/>
                                  <w:sz w:val="18"/>
                                  <w:szCs w:val="18"/>
                                  <w:rPrChange w:id="2253"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254"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2255" w:author="Maino Vieytes, Christian (NIH/NIA/IRP) [F]" w:date="2023-11-16T08:30:00Z">
                                  <w:rPr>
                                    <w:rFonts w:ascii="Times New Roman" w:hAnsi="Times New Roman" w:cs="Times New Roman"/>
                                    <w:sz w:val="20"/>
                                    <w:szCs w:val="20"/>
                                  </w:rPr>
                                </w:rPrChange>
                              </w:rPr>
                            </w:pPr>
                            <w:ins w:id="2256" w:author="Maino Vieytes, Christian (NIH/NIA/IRP) [F]" w:date="2023-11-16T08:30:00Z">
                              <w:r w:rsidRPr="00E260F1">
                                <w:rPr>
                                  <w:rFonts w:ascii="Times New Roman" w:hAnsi="Times New Roman" w:cs="Times New Roman"/>
                                  <w:color w:val="000000"/>
                                  <w:sz w:val="18"/>
                                  <w:szCs w:val="18"/>
                                  <w:rPrChange w:id="2257" w:author="Maino Vieytes, Christian (NIH/NIA/IRP) [F]" w:date="2023-11-16T08:30:00Z">
                                    <w:rPr>
                                      <w:rFonts w:ascii="Calibri" w:hAnsi="Calibri" w:cs="Calibri"/>
                                      <w:color w:val="000000"/>
                                    </w:rPr>
                                  </w:rPrChange>
                                </w:rPr>
                                <w:t>-0.010</w:t>
                              </w:r>
                            </w:ins>
                            <w:del w:id="2258" w:author="Maino Vieytes, Christian (NIH/NIA/IRP) [F]" w:date="2023-11-15T15:22:00Z">
                              <w:r w:rsidRPr="00E260F1" w:rsidDel="00C92AAD">
                                <w:rPr>
                                  <w:rFonts w:ascii="Times New Roman" w:hAnsi="Times New Roman" w:cs="Times New Roman"/>
                                  <w:color w:val="000000"/>
                                  <w:sz w:val="18"/>
                                  <w:szCs w:val="18"/>
                                  <w:rPrChange w:id="2259"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2260"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2261" w:author="Maino Vieytes, Christian (NIH/NIA/IRP) [F]" w:date="2023-11-16T08:30:00Z">
                                  <w:rPr>
                                    <w:rFonts w:ascii="Times New Roman" w:hAnsi="Times New Roman" w:cs="Times New Roman"/>
                                    <w:sz w:val="20"/>
                                    <w:szCs w:val="20"/>
                                  </w:rPr>
                                </w:rPrChange>
                              </w:rPr>
                            </w:pPr>
                            <w:ins w:id="2262" w:author="Maino Vieytes, Christian (NIH/NIA/IRP) [F]" w:date="2023-11-16T08:30:00Z">
                              <w:r w:rsidRPr="00E260F1">
                                <w:rPr>
                                  <w:rFonts w:ascii="Times New Roman" w:hAnsi="Times New Roman" w:cs="Times New Roman"/>
                                  <w:color w:val="000000"/>
                                  <w:sz w:val="18"/>
                                  <w:szCs w:val="18"/>
                                  <w:rPrChange w:id="2263" w:author="Maino Vieytes, Christian (NIH/NIA/IRP) [F]" w:date="2023-11-16T08:30:00Z">
                                    <w:rPr>
                                      <w:rFonts w:ascii="Calibri" w:hAnsi="Calibri" w:cs="Calibri"/>
                                      <w:color w:val="000000"/>
                                    </w:rPr>
                                  </w:rPrChange>
                                </w:rPr>
                                <w:t>0.15</w:t>
                              </w:r>
                            </w:ins>
                            <w:del w:id="2264" w:author="Maino Vieytes, Christian (NIH/NIA/IRP) [F]" w:date="2023-11-15T15:22:00Z">
                              <w:r w:rsidRPr="00E260F1" w:rsidDel="00C92AAD">
                                <w:rPr>
                                  <w:rFonts w:ascii="Times New Roman" w:hAnsi="Times New Roman" w:cs="Times New Roman"/>
                                  <w:color w:val="000000"/>
                                  <w:sz w:val="18"/>
                                  <w:szCs w:val="18"/>
                                  <w:rPrChange w:id="2265"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2266"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2267" w:author="Maino Vieytes, Christian (NIH/NIA/IRP) [F]" w:date="2023-11-16T08:30:00Z">
                                  <w:rPr>
                                    <w:rFonts w:ascii="Times New Roman" w:hAnsi="Times New Roman" w:cs="Times New Roman"/>
                                    <w:color w:val="000000"/>
                                    <w:sz w:val="20"/>
                                    <w:szCs w:val="20"/>
                                  </w:rPr>
                                </w:rPrChange>
                              </w:rPr>
                            </w:pPr>
                            <w:ins w:id="2268" w:author="Maino Vieytes, Christian (NIH/NIA/IRP) [F]" w:date="2023-11-16T08:30:00Z">
                              <w:r w:rsidRPr="00E260F1">
                                <w:rPr>
                                  <w:rFonts w:ascii="Times New Roman" w:hAnsi="Times New Roman" w:cs="Times New Roman"/>
                                  <w:color w:val="000000"/>
                                  <w:sz w:val="18"/>
                                  <w:szCs w:val="18"/>
                                  <w:rPrChange w:id="2269" w:author="Maino Vieytes, Christian (NIH/NIA/IRP) [F]" w:date="2023-11-16T08:30:00Z">
                                    <w:rPr>
                                      <w:rFonts w:ascii="Calibri" w:hAnsi="Calibri" w:cs="Calibri"/>
                                      <w:color w:val="000000"/>
                                    </w:rPr>
                                  </w:rPrChange>
                                </w:rPr>
                                <w:t>0.12</w:t>
                              </w:r>
                            </w:ins>
                            <w:del w:id="2270" w:author="Maino Vieytes, Christian (NIH/NIA/IRP) [F]" w:date="2023-11-15T15:22:00Z">
                              <w:r w:rsidRPr="00E260F1" w:rsidDel="00C92AAD">
                                <w:rPr>
                                  <w:rFonts w:ascii="Times New Roman" w:hAnsi="Times New Roman" w:cs="Times New Roman"/>
                                  <w:color w:val="000000"/>
                                  <w:sz w:val="18"/>
                                  <w:szCs w:val="18"/>
                                  <w:rPrChange w:id="2271"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227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7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2274"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75"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2276"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2277" w:author="Maino Vieytes, Christian (NIH/NIA/IRP) [F]" w:date="2023-11-16T08:30:00Z">
                                  <w:rPr>
                                    <w:rFonts w:ascii="Times New Roman" w:hAnsi="Times New Roman" w:cs="Times New Roman"/>
                                    <w:sz w:val="20"/>
                                    <w:szCs w:val="20"/>
                                  </w:rPr>
                                </w:rPrChange>
                              </w:rPr>
                            </w:pPr>
                            <w:ins w:id="2278" w:author="Maino Vieytes, Christian (NIH/NIA/IRP) [F]" w:date="2023-11-16T08:30:00Z">
                              <w:r w:rsidRPr="00E260F1">
                                <w:rPr>
                                  <w:rFonts w:ascii="Times New Roman" w:hAnsi="Times New Roman" w:cs="Times New Roman"/>
                                  <w:color w:val="000000"/>
                                  <w:sz w:val="18"/>
                                  <w:szCs w:val="18"/>
                                  <w:rPrChange w:id="2279" w:author="Maino Vieytes, Christian (NIH/NIA/IRP) [F]" w:date="2023-11-16T08:30:00Z">
                                    <w:rPr>
                                      <w:rFonts w:ascii="Calibri" w:hAnsi="Calibri" w:cs="Calibri"/>
                                      <w:color w:val="000000"/>
                                    </w:rPr>
                                  </w:rPrChange>
                                </w:rPr>
                                <w:t>0.11</w:t>
                              </w:r>
                            </w:ins>
                            <w:del w:id="2280" w:author="Maino Vieytes, Christian (NIH/NIA/IRP) [F]" w:date="2023-11-15T15:22:00Z">
                              <w:r w:rsidRPr="00E260F1" w:rsidDel="00C92AAD">
                                <w:rPr>
                                  <w:rFonts w:ascii="Times New Roman" w:hAnsi="Times New Roman" w:cs="Times New Roman"/>
                                  <w:color w:val="000000"/>
                                  <w:sz w:val="18"/>
                                  <w:szCs w:val="18"/>
                                  <w:rPrChange w:id="2281"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2282"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2283" w:author="Maino Vieytes, Christian (NIH/NIA/IRP) [F]" w:date="2023-11-16T08:30:00Z">
                                  <w:rPr>
                                    <w:rFonts w:ascii="Times New Roman" w:hAnsi="Times New Roman" w:cs="Times New Roman"/>
                                    <w:sz w:val="20"/>
                                    <w:szCs w:val="20"/>
                                  </w:rPr>
                                </w:rPrChange>
                              </w:rPr>
                            </w:pPr>
                            <w:ins w:id="2284" w:author="Maino Vieytes, Christian (NIH/NIA/IRP) [F]" w:date="2023-11-16T08:30:00Z">
                              <w:r w:rsidRPr="00E260F1">
                                <w:rPr>
                                  <w:rFonts w:ascii="Times New Roman" w:hAnsi="Times New Roman" w:cs="Times New Roman"/>
                                  <w:color w:val="000000"/>
                                  <w:sz w:val="18"/>
                                  <w:szCs w:val="18"/>
                                  <w:rPrChange w:id="2285" w:author="Maino Vieytes, Christian (NIH/NIA/IRP) [F]" w:date="2023-11-16T08:30:00Z">
                                    <w:rPr>
                                      <w:rFonts w:ascii="Calibri" w:hAnsi="Calibri" w:cs="Calibri"/>
                                      <w:color w:val="000000"/>
                                    </w:rPr>
                                  </w:rPrChange>
                                </w:rPr>
                                <w:t>-0.12</w:t>
                              </w:r>
                            </w:ins>
                            <w:del w:id="2286" w:author="Maino Vieytes, Christian (NIH/NIA/IRP) [F]" w:date="2023-11-15T15:22:00Z">
                              <w:r w:rsidRPr="00E260F1" w:rsidDel="00C92AAD">
                                <w:rPr>
                                  <w:rFonts w:ascii="Times New Roman" w:hAnsi="Times New Roman" w:cs="Times New Roman"/>
                                  <w:color w:val="000000"/>
                                  <w:sz w:val="18"/>
                                  <w:szCs w:val="18"/>
                                  <w:rPrChange w:id="2287"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288"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2289" w:author="Maino Vieytes, Christian (NIH/NIA/IRP) [F]" w:date="2023-11-16T08:30:00Z">
                                  <w:rPr>
                                    <w:rFonts w:ascii="Times New Roman" w:hAnsi="Times New Roman" w:cs="Times New Roman"/>
                                    <w:b/>
                                    <w:bCs/>
                                    <w:sz w:val="20"/>
                                    <w:szCs w:val="20"/>
                                  </w:rPr>
                                </w:rPrChange>
                              </w:rPr>
                            </w:pPr>
                            <w:ins w:id="2290" w:author="Maino Vieytes, Christian (NIH/NIA/IRP) [F]" w:date="2023-11-16T08:30:00Z">
                              <w:r w:rsidRPr="00E260F1">
                                <w:rPr>
                                  <w:rFonts w:ascii="Times New Roman" w:hAnsi="Times New Roman" w:cs="Times New Roman"/>
                                  <w:color w:val="000000"/>
                                  <w:sz w:val="18"/>
                                  <w:szCs w:val="18"/>
                                  <w:rPrChange w:id="2291" w:author="Maino Vieytes, Christian (NIH/NIA/IRP) [F]" w:date="2023-11-16T08:30:00Z">
                                    <w:rPr>
                                      <w:rFonts w:ascii="Calibri" w:hAnsi="Calibri" w:cs="Calibri"/>
                                      <w:color w:val="000000"/>
                                    </w:rPr>
                                  </w:rPrChange>
                                </w:rPr>
                                <w:t>-0.020</w:t>
                              </w:r>
                            </w:ins>
                            <w:del w:id="2292" w:author="Maino Vieytes, Christian (NIH/NIA/IRP) [F]" w:date="2023-11-15T15:22:00Z">
                              <w:r w:rsidRPr="00E260F1" w:rsidDel="00C92AAD">
                                <w:rPr>
                                  <w:rFonts w:ascii="Times New Roman" w:hAnsi="Times New Roman" w:cs="Times New Roman"/>
                                  <w:b/>
                                  <w:bCs/>
                                  <w:color w:val="000000"/>
                                  <w:sz w:val="18"/>
                                  <w:szCs w:val="18"/>
                                  <w:rPrChange w:id="2293"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2294"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2295" w:author="Maino Vieytes, Christian (NIH/NIA/IRP) [F]" w:date="2023-11-16T08:34:00Z">
                                  <w:rPr>
                                    <w:rFonts w:ascii="Times New Roman" w:hAnsi="Times New Roman" w:cs="Times New Roman"/>
                                    <w:b/>
                                    <w:bCs/>
                                    <w:color w:val="000000"/>
                                    <w:sz w:val="20"/>
                                    <w:szCs w:val="20"/>
                                  </w:rPr>
                                </w:rPrChange>
                              </w:rPr>
                            </w:pPr>
                            <w:ins w:id="2296" w:author="Maino Vieytes, Christian (NIH/NIA/IRP) [F]" w:date="2023-11-16T08:30:00Z">
                              <w:r w:rsidRPr="005E1339">
                                <w:rPr>
                                  <w:rFonts w:ascii="Times New Roman" w:hAnsi="Times New Roman" w:cs="Times New Roman"/>
                                  <w:b/>
                                  <w:bCs/>
                                  <w:color w:val="000000"/>
                                  <w:sz w:val="18"/>
                                  <w:szCs w:val="18"/>
                                  <w:rPrChange w:id="2297" w:author="Maino Vieytes, Christian (NIH/NIA/IRP) [F]" w:date="2023-11-16T08:34:00Z">
                                    <w:rPr>
                                      <w:rFonts w:ascii="Calibri" w:hAnsi="Calibri" w:cs="Calibri"/>
                                      <w:color w:val="000000"/>
                                    </w:rPr>
                                  </w:rPrChange>
                                </w:rPr>
                                <w:t>-0.36</w:t>
                              </w:r>
                            </w:ins>
                            <w:del w:id="2298" w:author="Maino Vieytes, Christian (NIH/NIA/IRP) [F]" w:date="2023-11-15T15:22:00Z">
                              <w:r w:rsidRPr="005E1339" w:rsidDel="00C92AAD">
                                <w:rPr>
                                  <w:rFonts w:ascii="Times New Roman" w:hAnsi="Times New Roman" w:cs="Times New Roman"/>
                                  <w:b/>
                                  <w:bCs/>
                                  <w:color w:val="000000"/>
                                  <w:sz w:val="18"/>
                                  <w:szCs w:val="18"/>
                                  <w:rPrChange w:id="2299"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2300"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01"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2302"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03"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2304"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2305" w:author="Maino Vieytes, Christian (NIH/NIA/IRP) [F]" w:date="2023-11-16T08:32:00Z">
                                  <w:rPr>
                                    <w:rFonts w:ascii="Times New Roman" w:hAnsi="Times New Roman" w:cs="Times New Roman"/>
                                    <w:sz w:val="20"/>
                                    <w:szCs w:val="20"/>
                                  </w:rPr>
                                </w:rPrChange>
                              </w:rPr>
                            </w:pPr>
                            <w:ins w:id="2306" w:author="Maino Vieytes, Christian (NIH/NIA/IRP) [F]" w:date="2023-11-16T08:30:00Z">
                              <w:r w:rsidRPr="005E1339">
                                <w:rPr>
                                  <w:rFonts w:ascii="Times New Roman" w:hAnsi="Times New Roman" w:cs="Times New Roman"/>
                                  <w:b/>
                                  <w:bCs/>
                                  <w:color w:val="000000"/>
                                  <w:sz w:val="18"/>
                                  <w:szCs w:val="18"/>
                                  <w:rPrChange w:id="2307" w:author="Maino Vieytes, Christian (NIH/NIA/IRP) [F]" w:date="2023-11-16T08:32:00Z">
                                    <w:rPr>
                                      <w:rFonts w:ascii="Calibri" w:hAnsi="Calibri" w:cs="Calibri"/>
                                      <w:color w:val="000000"/>
                                    </w:rPr>
                                  </w:rPrChange>
                                </w:rPr>
                                <w:t>-0.20</w:t>
                              </w:r>
                            </w:ins>
                            <w:del w:id="2308" w:author="Maino Vieytes, Christian (NIH/NIA/IRP) [F]" w:date="2023-11-15T15:22:00Z">
                              <w:r w:rsidRPr="005E1339" w:rsidDel="00C92AAD">
                                <w:rPr>
                                  <w:rFonts w:ascii="Times New Roman" w:hAnsi="Times New Roman" w:cs="Times New Roman"/>
                                  <w:b/>
                                  <w:bCs/>
                                  <w:color w:val="000000"/>
                                  <w:sz w:val="18"/>
                                  <w:szCs w:val="18"/>
                                  <w:rPrChange w:id="2309"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2310"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2311" w:author="Maino Vieytes, Christian (NIH/NIA/IRP) [F]" w:date="2023-11-16T08:30:00Z">
                                  <w:rPr>
                                    <w:rFonts w:ascii="Times New Roman" w:hAnsi="Times New Roman" w:cs="Times New Roman"/>
                                    <w:sz w:val="20"/>
                                    <w:szCs w:val="20"/>
                                  </w:rPr>
                                </w:rPrChange>
                              </w:rPr>
                            </w:pPr>
                            <w:ins w:id="2312" w:author="Maino Vieytes, Christian (NIH/NIA/IRP) [F]" w:date="2023-11-16T08:30:00Z">
                              <w:r w:rsidRPr="00E260F1">
                                <w:rPr>
                                  <w:rFonts w:ascii="Times New Roman" w:hAnsi="Times New Roman" w:cs="Times New Roman"/>
                                  <w:color w:val="000000"/>
                                  <w:sz w:val="18"/>
                                  <w:szCs w:val="18"/>
                                  <w:rPrChange w:id="2313" w:author="Maino Vieytes, Christian (NIH/NIA/IRP) [F]" w:date="2023-11-16T08:30:00Z">
                                    <w:rPr>
                                      <w:rFonts w:ascii="Calibri" w:hAnsi="Calibri" w:cs="Calibri"/>
                                      <w:color w:val="000000"/>
                                    </w:rPr>
                                  </w:rPrChange>
                                </w:rPr>
                                <w:t>-0.10</w:t>
                              </w:r>
                            </w:ins>
                            <w:del w:id="2314" w:author="Maino Vieytes, Christian (NIH/NIA/IRP) [F]" w:date="2023-11-15T15:22:00Z">
                              <w:r w:rsidRPr="00E260F1" w:rsidDel="00C92AAD">
                                <w:rPr>
                                  <w:rFonts w:ascii="Times New Roman" w:hAnsi="Times New Roman" w:cs="Times New Roman"/>
                                  <w:color w:val="000000"/>
                                  <w:sz w:val="18"/>
                                  <w:szCs w:val="18"/>
                                  <w:rPrChange w:id="2315"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316"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2317" w:author="Maino Vieytes, Christian (NIH/NIA/IRP) [F]" w:date="2023-11-16T08:30:00Z">
                                  <w:rPr>
                                    <w:rFonts w:ascii="Times New Roman" w:hAnsi="Times New Roman" w:cs="Times New Roman"/>
                                    <w:b/>
                                    <w:bCs/>
                                    <w:sz w:val="20"/>
                                    <w:szCs w:val="20"/>
                                  </w:rPr>
                                </w:rPrChange>
                              </w:rPr>
                            </w:pPr>
                            <w:ins w:id="2318" w:author="Maino Vieytes, Christian (NIH/NIA/IRP) [F]" w:date="2023-11-16T08:30:00Z">
                              <w:r w:rsidRPr="00E260F1">
                                <w:rPr>
                                  <w:rFonts w:ascii="Times New Roman" w:hAnsi="Times New Roman" w:cs="Times New Roman"/>
                                  <w:color w:val="000000"/>
                                  <w:sz w:val="18"/>
                                  <w:szCs w:val="18"/>
                                  <w:rPrChange w:id="2319" w:author="Maino Vieytes, Christian (NIH/NIA/IRP) [F]" w:date="2023-11-16T08:30:00Z">
                                    <w:rPr>
                                      <w:rFonts w:ascii="Calibri" w:hAnsi="Calibri" w:cs="Calibri"/>
                                      <w:color w:val="000000"/>
                                    </w:rPr>
                                  </w:rPrChange>
                                </w:rPr>
                                <w:t>-0.11</w:t>
                              </w:r>
                            </w:ins>
                            <w:del w:id="2320" w:author="Maino Vieytes, Christian (NIH/NIA/IRP) [F]" w:date="2023-11-15T15:22:00Z">
                              <w:r w:rsidRPr="00E260F1" w:rsidDel="00C92AAD">
                                <w:rPr>
                                  <w:rFonts w:ascii="Times New Roman" w:hAnsi="Times New Roman" w:cs="Times New Roman"/>
                                  <w:color w:val="000000"/>
                                  <w:sz w:val="18"/>
                                  <w:szCs w:val="18"/>
                                  <w:rPrChange w:id="2321"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322"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2323" w:author="Maino Vieytes, Christian (NIH/NIA/IRP) [F]" w:date="2023-11-16T08:33:00Z">
                                  <w:rPr>
                                    <w:rFonts w:ascii="Times New Roman" w:hAnsi="Times New Roman" w:cs="Times New Roman"/>
                                    <w:b/>
                                    <w:bCs/>
                                    <w:color w:val="000000"/>
                                    <w:sz w:val="20"/>
                                    <w:szCs w:val="20"/>
                                  </w:rPr>
                                </w:rPrChange>
                              </w:rPr>
                            </w:pPr>
                            <w:ins w:id="2324" w:author="Maino Vieytes, Christian (NIH/NIA/IRP) [F]" w:date="2023-11-16T08:30:00Z">
                              <w:r w:rsidRPr="005E1339">
                                <w:rPr>
                                  <w:rFonts w:ascii="Times New Roman" w:hAnsi="Times New Roman" w:cs="Times New Roman"/>
                                  <w:b/>
                                  <w:bCs/>
                                  <w:color w:val="000000"/>
                                  <w:sz w:val="18"/>
                                  <w:szCs w:val="18"/>
                                  <w:rPrChange w:id="2325" w:author="Maino Vieytes, Christian (NIH/NIA/IRP) [F]" w:date="2023-11-16T08:33:00Z">
                                    <w:rPr>
                                      <w:rFonts w:ascii="Calibri" w:hAnsi="Calibri" w:cs="Calibri"/>
                                      <w:color w:val="000000"/>
                                    </w:rPr>
                                  </w:rPrChange>
                                </w:rPr>
                                <w:t>0.45</w:t>
                              </w:r>
                            </w:ins>
                            <w:del w:id="2326" w:author="Maino Vieytes, Christian (NIH/NIA/IRP) [F]" w:date="2023-11-15T15:22:00Z">
                              <w:r w:rsidRPr="005E1339" w:rsidDel="00C92AAD">
                                <w:rPr>
                                  <w:rFonts w:ascii="Times New Roman" w:hAnsi="Times New Roman" w:cs="Times New Roman"/>
                                  <w:b/>
                                  <w:bCs/>
                                  <w:color w:val="000000"/>
                                  <w:sz w:val="18"/>
                                  <w:szCs w:val="18"/>
                                  <w:rPrChange w:id="2327"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2328"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29"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2330"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31"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2332"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2333" w:author="Maino Vieytes, Christian (NIH/NIA/IRP) [F]" w:date="2023-11-16T08:31:00Z">
                                  <w:rPr>
                                    <w:rFonts w:ascii="Times New Roman" w:hAnsi="Times New Roman" w:cs="Times New Roman"/>
                                    <w:sz w:val="20"/>
                                    <w:szCs w:val="20"/>
                                  </w:rPr>
                                </w:rPrChange>
                              </w:rPr>
                            </w:pPr>
                            <w:ins w:id="2334" w:author="Maino Vieytes, Christian (NIH/NIA/IRP) [F]" w:date="2023-11-16T08:30:00Z">
                              <w:r w:rsidRPr="00E260F1">
                                <w:rPr>
                                  <w:rFonts w:ascii="Times New Roman" w:hAnsi="Times New Roman" w:cs="Times New Roman"/>
                                  <w:b/>
                                  <w:bCs/>
                                  <w:color w:val="000000"/>
                                  <w:sz w:val="18"/>
                                  <w:szCs w:val="18"/>
                                  <w:rPrChange w:id="2335" w:author="Maino Vieytes, Christian (NIH/NIA/IRP) [F]" w:date="2023-11-16T08:31:00Z">
                                    <w:rPr>
                                      <w:rFonts w:ascii="Calibri" w:hAnsi="Calibri" w:cs="Calibri"/>
                                      <w:color w:val="000000"/>
                                    </w:rPr>
                                  </w:rPrChange>
                                </w:rPr>
                                <w:t>-0.49</w:t>
                              </w:r>
                            </w:ins>
                            <w:del w:id="2336" w:author="Maino Vieytes, Christian (NIH/NIA/IRP) [F]" w:date="2023-11-15T15:22:00Z">
                              <w:r w:rsidRPr="00E260F1" w:rsidDel="00C92AAD">
                                <w:rPr>
                                  <w:rFonts w:ascii="Times New Roman" w:hAnsi="Times New Roman" w:cs="Times New Roman"/>
                                  <w:b/>
                                  <w:bCs/>
                                  <w:color w:val="000000"/>
                                  <w:sz w:val="18"/>
                                  <w:szCs w:val="18"/>
                                  <w:rPrChange w:id="2337"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338"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2339" w:author="Maino Vieytes, Christian (NIH/NIA/IRP) [F]" w:date="2023-11-16T08:30:00Z">
                                  <w:rPr>
                                    <w:rFonts w:ascii="Times New Roman" w:hAnsi="Times New Roman" w:cs="Times New Roman"/>
                                    <w:sz w:val="20"/>
                                    <w:szCs w:val="20"/>
                                  </w:rPr>
                                </w:rPrChange>
                              </w:rPr>
                            </w:pPr>
                            <w:ins w:id="2340" w:author="Maino Vieytes, Christian (NIH/NIA/IRP) [F]" w:date="2023-11-16T08:30:00Z">
                              <w:r w:rsidRPr="00E260F1">
                                <w:rPr>
                                  <w:rFonts w:ascii="Times New Roman" w:hAnsi="Times New Roman" w:cs="Times New Roman"/>
                                  <w:color w:val="000000"/>
                                  <w:sz w:val="18"/>
                                  <w:szCs w:val="18"/>
                                  <w:rPrChange w:id="2341" w:author="Maino Vieytes, Christian (NIH/NIA/IRP) [F]" w:date="2023-11-16T08:30:00Z">
                                    <w:rPr>
                                      <w:rFonts w:ascii="Calibri" w:hAnsi="Calibri" w:cs="Calibri"/>
                                      <w:color w:val="000000"/>
                                    </w:rPr>
                                  </w:rPrChange>
                                </w:rPr>
                                <w:t>-0.090</w:t>
                              </w:r>
                            </w:ins>
                            <w:del w:id="2342" w:author="Maino Vieytes, Christian (NIH/NIA/IRP) [F]" w:date="2023-11-15T15:22:00Z">
                              <w:r w:rsidRPr="00E260F1" w:rsidDel="00C92AAD">
                                <w:rPr>
                                  <w:rFonts w:ascii="Times New Roman" w:hAnsi="Times New Roman" w:cs="Times New Roman"/>
                                  <w:b/>
                                  <w:bCs/>
                                  <w:color w:val="000000"/>
                                  <w:sz w:val="18"/>
                                  <w:szCs w:val="18"/>
                                  <w:rPrChange w:id="2343"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2344"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2345" w:author="Maino Vieytes, Christian (NIH/NIA/IRP) [F]" w:date="2023-11-16T08:30:00Z">
                                  <w:rPr>
                                    <w:rFonts w:ascii="Times New Roman" w:hAnsi="Times New Roman" w:cs="Times New Roman"/>
                                    <w:sz w:val="20"/>
                                    <w:szCs w:val="20"/>
                                  </w:rPr>
                                </w:rPrChange>
                              </w:rPr>
                            </w:pPr>
                            <w:ins w:id="2346" w:author="Maino Vieytes, Christian (NIH/NIA/IRP) [F]" w:date="2023-11-16T08:30:00Z">
                              <w:r w:rsidRPr="00E260F1">
                                <w:rPr>
                                  <w:rFonts w:ascii="Times New Roman" w:hAnsi="Times New Roman" w:cs="Times New Roman"/>
                                  <w:color w:val="000000"/>
                                  <w:sz w:val="18"/>
                                  <w:szCs w:val="18"/>
                                  <w:rPrChange w:id="2347" w:author="Maino Vieytes, Christian (NIH/NIA/IRP) [F]" w:date="2023-11-16T08:30:00Z">
                                    <w:rPr>
                                      <w:rFonts w:ascii="Calibri" w:hAnsi="Calibri" w:cs="Calibri"/>
                                      <w:color w:val="000000"/>
                                    </w:rPr>
                                  </w:rPrChange>
                                </w:rPr>
                                <w:t>-0.090</w:t>
                              </w:r>
                            </w:ins>
                            <w:del w:id="2348" w:author="Maino Vieytes, Christian (NIH/NIA/IRP) [F]" w:date="2023-11-15T15:22:00Z">
                              <w:r w:rsidRPr="00E260F1" w:rsidDel="00C92AAD">
                                <w:rPr>
                                  <w:rFonts w:ascii="Times New Roman" w:hAnsi="Times New Roman" w:cs="Times New Roman"/>
                                  <w:color w:val="000000"/>
                                  <w:sz w:val="18"/>
                                  <w:szCs w:val="18"/>
                                  <w:rPrChange w:id="2349"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2350"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2351" w:author="Maino Vieytes, Christian (NIH/NIA/IRP) [F]" w:date="2023-11-16T08:33:00Z">
                                  <w:rPr>
                                    <w:rFonts w:ascii="Times New Roman" w:hAnsi="Times New Roman" w:cs="Times New Roman"/>
                                    <w:b/>
                                    <w:bCs/>
                                    <w:color w:val="000000"/>
                                    <w:sz w:val="20"/>
                                    <w:szCs w:val="20"/>
                                  </w:rPr>
                                </w:rPrChange>
                              </w:rPr>
                            </w:pPr>
                            <w:ins w:id="2352" w:author="Maino Vieytes, Christian (NIH/NIA/IRP) [F]" w:date="2023-11-16T08:30:00Z">
                              <w:r w:rsidRPr="005E1339">
                                <w:rPr>
                                  <w:rFonts w:ascii="Times New Roman" w:hAnsi="Times New Roman" w:cs="Times New Roman"/>
                                  <w:b/>
                                  <w:bCs/>
                                  <w:color w:val="000000"/>
                                  <w:sz w:val="18"/>
                                  <w:szCs w:val="18"/>
                                  <w:rPrChange w:id="2353" w:author="Maino Vieytes, Christian (NIH/NIA/IRP) [F]" w:date="2023-11-16T08:33:00Z">
                                    <w:rPr>
                                      <w:rFonts w:ascii="Calibri" w:hAnsi="Calibri" w:cs="Calibri"/>
                                      <w:color w:val="000000"/>
                                    </w:rPr>
                                  </w:rPrChange>
                                </w:rPr>
                                <w:t>0.38</w:t>
                              </w:r>
                            </w:ins>
                            <w:del w:id="2354" w:author="Maino Vieytes, Christian (NIH/NIA/IRP) [F]" w:date="2023-11-15T15:22:00Z">
                              <w:r w:rsidRPr="005E1339" w:rsidDel="00C92AAD">
                                <w:rPr>
                                  <w:rFonts w:ascii="Times New Roman" w:hAnsi="Times New Roman" w:cs="Times New Roman"/>
                                  <w:b/>
                                  <w:bCs/>
                                  <w:color w:val="000000"/>
                                  <w:sz w:val="18"/>
                                  <w:szCs w:val="18"/>
                                  <w:rPrChange w:id="2355"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2356"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357"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235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2359"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2360"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2361" w:author="Maino Vieytes, Christian (NIH/NIA/IRP) [F]" w:date="2023-11-16T08:31:00Z">
                                  <w:rPr>
                                    <w:rFonts w:ascii="Times New Roman" w:hAnsi="Times New Roman" w:cs="Times New Roman"/>
                                    <w:b/>
                                    <w:bCs/>
                                    <w:sz w:val="20"/>
                                    <w:szCs w:val="20"/>
                                  </w:rPr>
                                </w:rPrChange>
                              </w:rPr>
                            </w:pPr>
                            <w:ins w:id="2362" w:author="Maino Vieytes, Christian (NIH/NIA/IRP) [F]" w:date="2023-11-16T08:30:00Z">
                              <w:r w:rsidRPr="00E260F1">
                                <w:rPr>
                                  <w:rFonts w:ascii="Times New Roman" w:hAnsi="Times New Roman" w:cs="Times New Roman"/>
                                  <w:b/>
                                  <w:bCs/>
                                  <w:color w:val="000000"/>
                                  <w:sz w:val="18"/>
                                  <w:szCs w:val="18"/>
                                  <w:rPrChange w:id="2363" w:author="Maino Vieytes, Christian (NIH/NIA/IRP) [F]" w:date="2023-11-16T08:31:00Z">
                                    <w:rPr>
                                      <w:rFonts w:ascii="Calibri" w:hAnsi="Calibri" w:cs="Calibri"/>
                                      <w:color w:val="000000"/>
                                    </w:rPr>
                                  </w:rPrChange>
                                </w:rPr>
                                <w:t>0.71</w:t>
                              </w:r>
                            </w:ins>
                            <w:del w:id="2364" w:author="Maino Vieytes, Christian (NIH/NIA/IRP) [F]" w:date="2023-11-15T15:22:00Z">
                              <w:r w:rsidRPr="00E260F1" w:rsidDel="00C92AAD">
                                <w:rPr>
                                  <w:rFonts w:ascii="Times New Roman" w:hAnsi="Times New Roman" w:cs="Times New Roman"/>
                                  <w:b/>
                                  <w:bCs/>
                                  <w:color w:val="000000"/>
                                  <w:sz w:val="18"/>
                                  <w:szCs w:val="18"/>
                                  <w:rPrChange w:id="2365"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2366"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2367" w:author="Maino Vieytes, Christian (NIH/NIA/IRP) [F]" w:date="2023-11-16T08:32:00Z">
                                  <w:rPr>
                                    <w:rFonts w:ascii="Times New Roman" w:hAnsi="Times New Roman" w:cs="Times New Roman"/>
                                    <w:b/>
                                    <w:bCs/>
                                    <w:sz w:val="20"/>
                                    <w:szCs w:val="20"/>
                                  </w:rPr>
                                </w:rPrChange>
                              </w:rPr>
                            </w:pPr>
                            <w:ins w:id="2368" w:author="Maino Vieytes, Christian (NIH/NIA/IRP) [F]" w:date="2023-11-16T08:30:00Z">
                              <w:r w:rsidRPr="005E1339">
                                <w:rPr>
                                  <w:rFonts w:ascii="Times New Roman" w:hAnsi="Times New Roman" w:cs="Times New Roman"/>
                                  <w:b/>
                                  <w:bCs/>
                                  <w:color w:val="000000"/>
                                  <w:sz w:val="18"/>
                                  <w:szCs w:val="18"/>
                                  <w:rPrChange w:id="2369" w:author="Maino Vieytes, Christian (NIH/NIA/IRP) [F]" w:date="2023-11-16T08:32:00Z">
                                    <w:rPr>
                                      <w:rFonts w:ascii="Calibri" w:hAnsi="Calibri" w:cs="Calibri"/>
                                      <w:color w:val="000000"/>
                                    </w:rPr>
                                  </w:rPrChange>
                                </w:rPr>
                                <w:t>0.23</w:t>
                              </w:r>
                            </w:ins>
                            <w:del w:id="2370" w:author="Maino Vieytes, Christian (NIH/NIA/IRP) [F]" w:date="2023-11-15T15:22:00Z">
                              <w:r w:rsidRPr="005E1339" w:rsidDel="00C92AAD">
                                <w:rPr>
                                  <w:rFonts w:ascii="Times New Roman" w:hAnsi="Times New Roman" w:cs="Times New Roman"/>
                                  <w:b/>
                                  <w:bCs/>
                                  <w:color w:val="000000"/>
                                  <w:sz w:val="18"/>
                                  <w:szCs w:val="18"/>
                                  <w:rPrChange w:id="2371"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2372"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2373" w:author="Maino Vieytes, Christian (NIH/NIA/IRP) [F]" w:date="2023-11-16T08:30:00Z">
                                  <w:rPr>
                                    <w:rFonts w:ascii="Times New Roman" w:hAnsi="Times New Roman" w:cs="Times New Roman"/>
                                    <w:b/>
                                    <w:bCs/>
                                    <w:sz w:val="20"/>
                                    <w:szCs w:val="20"/>
                                  </w:rPr>
                                </w:rPrChange>
                              </w:rPr>
                            </w:pPr>
                            <w:ins w:id="2374" w:author="Maino Vieytes, Christian (NIH/NIA/IRP) [F]" w:date="2023-11-16T08:30:00Z">
                              <w:r w:rsidRPr="00E260F1">
                                <w:rPr>
                                  <w:rFonts w:ascii="Times New Roman" w:hAnsi="Times New Roman" w:cs="Times New Roman"/>
                                  <w:color w:val="000000"/>
                                  <w:sz w:val="18"/>
                                  <w:szCs w:val="18"/>
                                  <w:rPrChange w:id="2375" w:author="Maino Vieytes, Christian (NIH/NIA/IRP) [F]" w:date="2023-11-16T08:30:00Z">
                                    <w:rPr>
                                      <w:rFonts w:ascii="Calibri" w:hAnsi="Calibri" w:cs="Calibri"/>
                                      <w:color w:val="000000"/>
                                    </w:rPr>
                                  </w:rPrChange>
                                </w:rPr>
                                <w:t>0.030</w:t>
                              </w:r>
                            </w:ins>
                            <w:del w:id="2376" w:author="Maino Vieytes, Christian (NIH/NIA/IRP) [F]" w:date="2023-11-15T15:22:00Z">
                              <w:r w:rsidRPr="00E260F1" w:rsidDel="00C92AAD">
                                <w:rPr>
                                  <w:rFonts w:ascii="Times New Roman" w:hAnsi="Times New Roman" w:cs="Times New Roman"/>
                                  <w:b/>
                                  <w:bCs/>
                                  <w:color w:val="000000"/>
                                  <w:sz w:val="18"/>
                                  <w:szCs w:val="18"/>
                                  <w:rPrChange w:id="2377"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2378"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2379" w:author="Maino Vieytes, Christian (NIH/NIA/IRP) [F]" w:date="2023-11-16T08:33:00Z">
                                  <w:rPr>
                                    <w:rFonts w:ascii="Times New Roman" w:hAnsi="Times New Roman" w:cs="Times New Roman"/>
                                    <w:b/>
                                    <w:bCs/>
                                    <w:color w:val="000000"/>
                                    <w:sz w:val="20"/>
                                    <w:szCs w:val="20"/>
                                  </w:rPr>
                                </w:rPrChange>
                              </w:rPr>
                            </w:pPr>
                            <w:ins w:id="2380" w:author="Maino Vieytes, Christian (NIH/NIA/IRP) [F]" w:date="2023-11-16T08:30:00Z">
                              <w:r w:rsidRPr="005E1339">
                                <w:rPr>
                                  <w:rFonts w:ascii="Times New Roman" w:hAnsi="Times New Roman" w:cs="Times New Roman"/>
                                  <w:b/>
                                  <w:bCs/>
                                  <w:color w:val="000000"/>
                                  <w:sz w:val="18"/>
                                  <w:szCs w:val="18"/>
                                  <w:rPrChange w:id="2381" w:author="Maino Vieytes, Christian (NIH/NIA/IRP) [F]" w:date="2023-11-16T08:33:00Z">
                                    <w:rPr>
                                      <w:rFonts w:ascii="Calibri" w:hAnsi="Calibri" w:cs="Calibri"/>
                                      <w:color w:val="000000"/>
                                    </w:rPr>
                                  </w:rPrChange>
                                </w:rPr>
                                <w:t>-0.40</w:t>
                              </w:r>
                            </w:ins>
                            <w:del w:id="2382" w:author="Maino Vieytes, Christian (NIH/NIA/IRP) [F]" w:date="2023-11-15T15:22:00Z">
                              <w:r w:rsidRPr="005E1339" w:rsidDel="00C92AAD">
                                <w:rPr>
                                  <w:rFonts w:ascii="Times New Roman" w:hAnsi="Times New Roman" w:cs="Times New Roman"/>
                                  <w:b/>
                                  <w:bCs/>
                                  <w:color w:val="000000"/>
                                  <w:sz w:val="18"/>
                                  <w:szCs w:val="18"/>
                                  <w:rPrChange w:id="2383"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238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385"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23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87"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2388"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2389"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2390" w:author="Maino Vieytes, Christian (NIH/NIA/IRP) [F]" w:date="2023-11-16T08:36:00Z">
                                  <w:rPr>
                                    <w:rFonts w:ascii="Times New Roman" w:hAnsi="Times New Roman" w:cs="Times New Roman"/>
                                    <w:sz w:val="20"/>
                                    <w:szCs w:val="20"/>
                                  </w:rPr>
                                </w:rPrChange>
                              </w:rPr>
                            </w:pPr>
                            <w:ins w:id="2391" w:author="Maino Vieytes, Christian (NIH/NIA/IRP) [F]" w:date="2023-11-16T08:36:00Z">
                              <w:r w:rsidRPr="005E1339">
                                <w:rPr>
                                  <w:rFonts w:ascii="Times New Roman" w:hAnsi="Times New Roman" w:cs="Times New Roman"/>
                                  <w:color w:val="000000"/>
                                  <w:sz w:val="18"/>
                                  <w:szCs w:val="18"/>
                                  <w:rPrChange w:id="2392" w:author="Maino Vieytes, Christian (NIH/NIA/IRP) [F]" w:date="2023-11-16T08:36:00Z">
                                    <w:rPr>
                                      <w:rFonts w:ascii="Calibri" w:hAnsi="Calibri" w:cs="Calibri"/>
                                      <w:color w:val="000000"/>
                                    </w:rPr>
                                  </w:rPrChange>
                                </w:rPr>
                                <w:t>--</w:t>
                              </w:r>
                            </w:ins>
                            <w:del w:id="2393" w:author="Maino Vieytes, Christian (NIH/NIA/IRP) [F]" w:date="2023-11-16T08:36:00Z">
                              <w:r w:rsidRPr="005E1339" w:rsidDel="00306AE6">
                                <w:rPr>
                                  <w:rFonts w:ascii="Times New Roman" w:hAnsi="Times New Roman" w:cs="Times New Roman"/>
                                  <w:sz w:val="18"/>
                                  <w:szCs w:val="18"/>
                                  <w:rPrChange w:id="2394"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2395"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2396"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2397"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2398"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2399"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2400"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240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40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403"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2404" w:author="Maino Vieytes, Christian (NIH/NIA/IRP) [F]" w:date="2023-11-15T14:42:00Z"/>
                                <w:rFonts w:ascii="Times New Roman" w:hAnsi="Times New Roman" w:cs="Times New Roman"/>
                                <w:sz w:val="18"/>
                                <w:szCs w:val="18"/>
                                <w:rPrChange w:id="2405" w:author="Maino Vieytes, Christian (NIH/NIA/IRP) [F]" w:date="2023-11-15T15:31:00Z">
                                  <w:rPr>
                                    <w:del w:id="2406" w:author="Maino Vieytes, Christian (NIH/NIA/IRP) [F]" w:date="2023-11-15T14:42:00Z"/>
                                    <w:rFonts w:ascii="Times New Roman" w:hAnsi="Times New Roman" w:cs="Times New Roman"/>
                                    <w:sz w:val="20"/>
                                    <w:szCs w:val="20"/>
                                  </w:rPr>
                                </w:rPrChange>
                              </w:rPr>
                            </w:pPr>
                            <w:del w:id="2407" w:author="Maino Vieytes, Christian (NIH/NIA/IRP) [F]" w:date="2023-11-15T14:42:00Z">
                              <w:r w:rsidRPr="00972A4F" w:rsidDel="008104EE">
                                <w:rPr>
                                  <w:rFonts w:ascii="Times New Roman" w:hAnsi="Times New Roman" w:cs="Times New Roman"/>
                                  <w:sz w:val="18"/>
                                  <w:szCs w:val="18"/>
                                  <w:rPrChange w:id="2408"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2409"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410"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2411" w:author="Maino Vieytes, Christian (NIH/NIA/IRP) [F]" w:date="2023-11-15T14:42:00Z"/>
                                <w:rFonts w:ascii="Times New Roman" w:hAnsi="Times New Roman" w:cs="Times New Roman"/>
                                <w:sz w:val="18"/>
                                <w:szCs w:val="18"/>
                                <w:rPrChange w:id="2412" w:author="Maino Vieytes, Christian (NIH/NIA/IRP) [F]" w:date="2023-11-16T08:36:00Z">
                                  <w:rPr>
                                    <w:del w:id="2413" w:author="Maino Vieytes, Christian (NIH/NIA/IRP) [F]" w:date="2023-11-15T14:42:00Z"/>
                                    <w:rFonts w:ascii="Times New Roman" w:hAnsi="Times New Roman" w:cs="Times New Roman"/>
                                    <w:sz w:val="20"/>
                                    <w:szCs w:val="20"/>
                                  </w:rPr>
                                </w:rPrChange>
                              </w:rPr>
                            </w:pPr>
                            <w:ins w:id="2414" w:author="Maino Vieytes, Christian (NIH/NIA/IRP) [F]" w:date="2023-11-16T08:36:00Z">
                              <w:r w:rsidRPr="005E1339">
                                <w:rPr>
                                  <w:rFonts w:ascii="Times New Roman" w:hAnsi="Times New Roman" w:cs="Times New Roman"/>
                                  <w:color w:val="000000"/>
                                  <w:sz w:val="18"/>
                                  <w:szCs w:val="18"/>
                                  <w:rPrChange w:id="2415" w:author="Maino Vieytes, Christian (NIH/NIA/IRP) [F]" w:date="2023-11-16T08:36:00Z">
                                    <w:rPr>
                                      <w:rFonts w:ascii="Calibri" w:hAnsi="Calibri" w:cs="Calibri"/>
                                      <w:color w:val="000000"/>
                                    </w:rPr>
                                  </w:rPrChange>
                                </w:rPr>
                                <w:t>0.40</w:t>
                              </w:r>
                            </w:ins>
                            <w:del w:id="2416" w:author="Maino Vieytes, Christian (NIH/NIA/IRP) [F]" w:date="2023-11-15T14:42:00Z">
                              <w:r w:rsidRPr="005E1339" w:rsidDel="008104EE">
                                <w:rPr>
                                  <w:rFonts w:ascii="Times New Roman" w:hAnsi="Times New Roman" w:cs="Times New Roman"/>
                                  <w:color w:val="000000"/>
                                  <w:sz w:val="18"/>
                                  <w:szCs w:val="18"/>
                                  <w:rPrChange w:id="2417"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2418"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2419" w:author="Maino Vieytes, Christian (NIH/NIA/IRP) [F]" w:date="2023-11-15T14:42:00Z"/>
                                <w:rFonts w:ascii="Times New Roman" w:hAnsi="Times New Roman" w:cs="Times New Roman"/>
                                <w:sz w:val="18"/>
                                <w:szCs w:val="18"/>
                                <w:rPrChange w:id="2420" w:author="Maino Vieytes, Christian (NIH/NIA/IRP) [F]" w:date="2023-11-16T08:36:00Z">
                                  <w:rPr>
                                    <w:del w:id="2421" w:author="Maino Vieytes, Christian (NIH/NIA/IRP) [F]" w:date="2023-11-15T14:42:00Z"/>
                                    <w:rFonts w:ascii="Times New Roman" w:hAnsi="Times New Roman" w:cs="Times New Roman"/>
                                    <w:sz w:val="20"/>
                                    <w:szCs w:val="20"/>
                                  </w:rPr>
                                </w:rPrChange>
                              </w:rPr>
                            </w:pPr>
                            <w:ins w:id="2422" w:author="Maino Vieytes, Christian (NIH/NIA/IRP) [F]" w:date="2023-11-16T08:36:00Z">
                              <w:r w:rsidRPr="005E1339">
                                <w:rPr>
                                  <w:rFonts w:ascii="Times New Roman" w:hAnsi="Times New Roman" w:cs="Times New Roman"/>
                                  <w:color w:val="000000"/>
                                  <w:sz w:val="18"/>
                                  <w:szCs w:val="18"/>
                                  <w:rPrChange w:id="2423"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2424"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2425" w:author="Maino Vieytes, Christian (NIH/NIA/IRP) [F]" w:date="2023-11-15T14:42:00Z"/>
                                <w:rFonts w:ascii="Times New Roman" w:hAnsi="Times New Roman" w:cs="Times New Roman"/>
                                <w:sz w:val="18"/>
                                <w:szCs w:val="18"/>
                                <w:rPrChange w:id="2426" w:author="Maino Vieytes, Christian (NIH/NIA/IRP) [F]" w:date="2023-11-16T08:36:00Z">
                                  <w:rPr>
                                    <w:del w:id="2427"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428"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2429" w:author="Maino Vieytes, Christian (NIH/NIA/IRP) [F]" w:date="2023-11-15T14:42:00Z"/>
                                <w:rFonts w:ascii="Times New Roman" w:hAnsi="Times New Roman" w:cs="Times New Roman"/>
                                <w:sz w:val="18"/>
                                <w:szCs w:val="18"/>
                                <w:rPrChange w:id="2430" w:author="Maino Vieytes, Christian (NIH/NIA/IRP) [F]" w:date="2023-11-16T08:36:00Z">
                                  <w:rPr>
                                    <w:del w:id="2431"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2432"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433"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434"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2435" w:author="Maino Vieytes, Christian (NIH/NIA/IRP) [F]" w:date="2023-11-15T14:42:00Z"/>
                                <w:rFonts w:ascii="Times New Roman" w:hAnsi="Times New Roman" w:cs="Times New Roman"/>
                                <w:sz w:val="18"/>
                                <w:szCs w:val="18"/>
                                <w:rPrChange w:id="2436" w:author="Maino Vieytes, Christian (NIH/NIA/IRP) [F]" w:date="2023-11-15T15:31:00Z">
                                  <w:rPr>
                                    <w:del w:id="2437" w:author="Maino Vieytes, Christian (NIH/NIA/IRP) [F]" w:date="2023-11-15T14:42:00Z"/>
                                    <w:rFonts w:ascii="Times New Roman" w:hAnsi="Times New Roman" w:cs="Times New Roman"/>
                                    <w:sz w:val="20"/>
                                    <w:szCs w:val="20"/>
                                  </w:rPr>
                                </w:rPrChange>
                              </w:rPr>
                              <w:pPrChange w:id="2438" w:author="Maino Vieytes, Christian (NIH/NIA/IRP) [F]" w:date="2023-11-16T08:36:00Z">
                                <w:pPr>
                                  <w:spacing w:line="360" w:lineRule="auto"/>
                                </w:pPr>
                              </w:pPrChange>
                            </w:pPr>
                            <w:del w:id="2439" w:author="Maino Vieytes, Christian (NIH/NIA/IRP) [F]" w:date="2023-11-15T14:42:00Z">
                              <w:r w:rsidRPr="00972A4F" w:rsidDel="008104EE">
                                <w:rPr>
                                  <w:rFonts w:ascii="Times New Roman" w:hAnsi="Times New Roman" w:cs="Times New Roman"/>
                                  <w:sz w:val="18"/>
                                  <w:szCs w:val="18"/>
                                  <w:rPrChange w:id="2440"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2441"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442"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2443" w:author="Maino Vieytes, Christian (NIH/NIA/IRP) [F]" w:date="2023-11-15T14:42:00Z"/>
                                <w:rFonts w:ascii="Times New Roman" w:hAnsi="Times New Roman" w:cs="Times New Roman"/>
                                <w:b/>
                                <w:bCs/>
                                <w:sz w:val="18"/>
                                <w:szCs w:val="18"/>
                                <w:rPrChange w:id="2444" w:author="Maino Vieytes, Christian (NIH/NIA/IRP) [F]" w:date="2023-11-16T08:36:00Z">
                                  <w:rPr>
                                    <w:del w:id="2445" w:author="Maino Vieytes, Christian (NIH/NIA/IRP) [F]" w:date="2023-11-15T14:42:00Z"/>
                                    <w:rFonts w:ascii="Times New Roman" w:hAnsi="Times New Roman" w:cs="Times New Roman"/>
                                    <w:b/>
                                    <w:bCs/>
                                    <w:sz w:val="20"/>
                                    <w:szCs w:val="20"/>
                                  </w:rPr>
                                </w:rPrChange>
                              </w:rPr>
                            </w:pPr>
                            <w:ins w:id="2446" w:author="Maino Vieytes, Christian (NIH/NIA/IRP) [F]" w:date="2023-11-16T08:36:00Z">
                              <w:r w:rsidRPr="005E1339">
                                <w:rPr>
                                  <w:rFonts w:ascii="Times New Roman" w:hAnsi="Times New Roman" w:cs="Times New Roman"/>
                                  <w:color w:val="000000"/>
                                  <w:sz w:val="18"/>
                                  <w:szCs w:val="18"/>
                                  <w:rPrChange w:id="2447" w:author="Maino Vieytes, Christian (NIH/NIA/IRP) [F]" w:date="2023-11-16T08:36:00Z">
                                    <w:rPr>
                                      <w:rFonts w:ascii="Calibri" w:hAnsi="Calibri" w:cs="Calibri"/>
                                      <w:color w:val="000000"/>
                                    </w:rPr>
                                  </w:rPrChange>
                                </w:rPr>
                                <w:t>0.090</w:t>
                              </w:r>
                            </w:ins>
                            <w:del w:id="2448" w:author="Maino Vieytes, Christian (NIH/NIA/IRP) [F]" w:date="2023-11-15T14:42:00Z">
                              <w:r w:rsidRPr="005E1339" w:rsidDel="008104EE">
                                <w:rPr>
                                  <w:rFonts w:ascii="Times New Roman" w:hAnsi="Times New Roman" w:cs="Times New Roman"/>
                                  <w:b/>
                                  <w:bCs/>
                                  <w:color w:val="000000"/>
                                  <w:sz w:val="18"/>
                                  <w:szCs w:val="18"/>
                                  <w:rPrChange w:id="2449"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2450"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2451" w:author="Maino Vieytes, Christian (NIH/NIA/IRP) [F]" w:date="2023-11-15T14:42:00Z"/>
                                <w:rFonts w:ascii="Times New Roman" w:hAnsi="Times New Roman" w:cs="Times New Roman"/>
                                <w:sz w:val="18"/>
                                <w:szCs w:val="18"/>
                                <w:rPrChange w:id="2452" w:author="Maino Vieytes, Christian (NIH/NIA/IRP) [F]" w:date="2023-11-16T08:36:00Z">
                                  <w:rPr>
                                    <w:del w:id="2453" w:author="Maino Vieytes, Christian (NIH/NIA/IRP) [F]" w:date="2023-11-15T14:42:00Z"/>
                                    <w:rFonts w:ascii="Times New Roman" w:hAnsi="Times New Roman" w:cs="Times New Roman"/>
                                    <w:sz w:val="20"/>
                                    <w:szCs w:val="20"/>
                                  </w:rPr>
                                </w:rPrChange>
                              </w:rPr>
                            </w:pPr>
                            <w:ins w:id="2454" w:author="Maino Vieytes, Christian (NIH/NIA/IRP) [F]" w:date="2023-11-16T08:36:00Z">
                              <w:r w:rsidRPr="005E1339">
                                <w:rPr>
                                  <w:rFonts w:ascii="Times New Roman" w:hAnsi="Times New Roman" w:cs="Times New Roman"/>
                                  <w:color w:val="000000"/>
                                  <w:sz w:val="18"/>
                                  <w:szCs w:val="18"/>
                                  <w:rPrChange w:id="2455"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2456"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2457" w:author="Maino Vieytes, Christian (NIH/NIA/IRP) [F]" w:date="2023-11-15T14:42:00Z"/>
                                <w:rFonts w:ascii="Times New Roman" w:hAnsi="Times New Roman" w:cs="Times New Roman"/>
                                <w:sz w:val="18"/>
                                <w:szCs w:val="18"/>
                                <w:rPrChange w:id="2458" w:author="Maino Vieytes, Christian (NIH/NIA/IRP) [F]" w:date="2023-11-16T08:36:00Z">
                                  <w:rPr>
                                    <w:del w:id="2459" w:author="Maino Vieytes, Christian (NIH/NIA/IRP) [F]" w:date="2023-11-15T14:42:00Z"/>
                                    <w:rFonts w:ascii="Times New Roman" w:hAnsi="Times New Roman" w:cs="Times New Roman"/>
                                    <w:sz w:val="20"/>
                                    <w:szCs w:val="20"/>
                                  </w:rPr>
                                </w:rPrChange>
                              </w:rPr>
                            </w:pPr>
                            <w:ins w:id="2460" w:author="Maino Vieytes, Christian (NIH/NIA/IRP) [F]" w:date="2023-11-16T08:36:00Z">
                              <w:r w:rsidRPr="005E1339">
                                <w:rPr>
                                  <w:rFonts w:ascii="Times New Roman" w:hAnsi="Times New Roman" w:cs="Times New Roman"/>
                                  <w:color w:val="000000"/>
                                  <w:sz w:val="18"/>
                                  <w:szCs w:val="18"/>
                                  <w:rPrChange w:id="2461"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2462"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2463" w:author="Maino Vieytes, Christian (NIH/NIA/IRP) [F]" w:date="2023-11-15T14:42:00Z"/>
                                <w:rFonts w:ascii="Times New Roman" w:hAnsi="Times New Roman" w:cs="Times New Roman"/>
                                <w:sz w:val="18"/>
                                <w:szCs w:val="18"/>
                                <w:rPrChange w:id="2464" w:author="Maino Vieytes, Christian (NIH/NIA/IRP) [F]" w:date="2023-11-16T08:36:00Z">
                                  <w:rPr>
                                    <w:del w:id="2465"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2466"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467"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468"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2469" w:author="Maino Vieytes, Christian (NIH/NIA/IRP) [F]" w:date="2023-11-15T14:42:00Z"/>
                                <w:rFonts w:ascii="Times New Roman" w:hAnsi="Times New Roman" w:cs="Times New Roman"/>
                                <w:sz w:val="18"/>
                                <w:szCs w:val="18"/>
                                <w:rPrChange w:id="2470" w:author="Maino Vieytes, Christian (NIH/NIA/IRP) [F]" w:date="2023-11-15T15:31:00Z">
                                  <w:rPr>
                                    <w:del w:id="2471" w:author="Maino Vieytes, Christian (NIH/NIA/IRP) [F]" w:date="2023-11-15T14:42:00Z"/>
                                    <w:rFonts w:ascii="Times New Roman" w:hAnsi="Times New Roman" w:cs="Times New Roman"/>
                                    <w:sz w:val="20"/>
                                    <w:szCs w:val="20"/>
                                  </w:rPr>
                                </w:rPrChange>
                              </w:rPr>
                              <w:pPrChange w:id="2472" w:author="Maino Vieytes, Christian (NIH/NIA/IRP) [F]" w:date="2023-11-16T08:36:00Z">
                                <w:pPr>
                                  <w:spacing w:line="360" w:lineRule="auto"/>
                                </w:pPr>
                              </w:pPrChange>
                            </w:pPr>
                            <w:del w:id="2473" w:author="Maino Vieytes, Christian (NIH/NIA/IRP) [F]" w:date="2023-11-15T14:42:00Z">
                              <w:r w:rsidRPr="00972A4F" w:rsidDel="008104EE">
                                <w:rPr>
                                  <w:rFonts w:ascii="Times New Roman" w:hAnsi="Times New Roman" w:cs="Times New Roman"/>
                                  <w:sz w:val="18"/>
                                  <w:szCs w:val="18"/>
                                  <w:rPrChange w:id="2474"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2475"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476"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2477" w:author="Maino Vieytes, Christian (NIH/NIA/IRP) [F]" w:date="2023-11-15T14:42:00Z"/>
                                <w:rFonts w:ascii="Times New Roman" w:hAnsi="Times New Roman" w:cs="Times New Roman"/>
                                <w:b/>
                                <w:bCs/>
                                <w:sz w:val="18"/>
                                <w:szCs w:val="18"/>
                                <w:rPrChange w:id="2478" w:author="Maino Vieytes, Christian (NIH/NIA/IRP) [F]" w:date="2023-11-16T08:36:00Z">
                                  <w:rPr>
                                    <w:del w:id="2479" w:author="Maino Vieytes, Christian (NIH/NIA/IRP) [F]" w:date="2023-11-15T14:42:00Z"/>
                                    <w:rFonts w:ascii="Times New Roman" w:hAnsi="Times New Roman" w:cs="Times New Roman"/>
                                    <w:b/>
                                    <w:bCs/>
                                    <w:sz w:val="20"/>
                                    <w:szCs w:val="20"/>
                                  </w:rPr>
                                </w:rPrChange>
                              </w:rPr>
                            </w:pPr>
                            <w:ins w:id="2480" w:author="Maino Vieytes, Christian (NIH/NIA/IRP) [F]" w:date="2023-11-16T08:36:00Z">
                              <w:r w:rsidRPr="005E1339">
                                <w:rPr>
                                  <w:rFonts w:ascii="Times New Roman" w:hAnsi="Times New Roman" w:cs="Times New Roman"/>
                                  <w:color w:val="000000"/>
                                  <w:sz w:val="18"/>
                                  <w:szCs w:val="18"/>
                                  <w:rPrChange w:id="2481" w:author="Maino Vieytes, Christian (NIH/NIA/IRP) [F]" w:date="2023-11-16T08:36:00Z">
                                    <w:rPr>
                                      <w:rFonts w:ascii="Calibri" w:hAnsi="Calibri" w:cs="Calibri"/>
                                      <w:color w:val="000000"/>
                                    </w:rPr>
                                  </w:rPrChange>
                                </w:rPr>
                                <w:t>-0.64</w:t>
                              </w:r>
                            </w:ins>
                            <w:del w:id="2482" w:author="Maino Vieytes, Christian (NIH/NIA/IRP) [F]" w:date="2023-11-15T14:42:00Z">
                              <w:r w:rsidRPr="005E1339" w:rsidDel="008104EE">
                                <w:rPr>
                                  <w:rFonts w:ascii="Times New Roman" w:hAnsi="Times New Roman" w:cs="Times New Roman"/>
                                  <w:b/>
                                  <w:bCs/>
                                  <w:color w:val="000000"/>
                                  <w:sz w:val="18"/>
                                  <w:szCs w:val="18"/>
                                  <w:rPrChange w:id="2483"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2484"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2485" w:author="Maino Vieytes, Christian (NIH/NIA/IRP) [F]" w:date="2023-11-15T14:42:00Z"/>
                                <w:rFonts w:ascii="Times New Roman" w:hAnsi="Times New Roman" w:cs="Times New Roman"/>
                                <w:sz w:val="18"/>
                                <w:szCs w:val="18"/>
                                <w:rPrChange w:id="2486" w:author="Maino Vieytes, Christian (NIH/NIA/IRP) [F]" w:date="2023-11-16T08:36:00Z">
                                  <w:rPr>
                                    <w:del w:id="2487" w:author="Maino Vieytes, Christian (NIH/NIA/IRP) [F]" w:date="2023-11-15T14:42:00Z"/>
                                    <w:rFonts w:ascii="Times New Roman" w:hAnsi="Times New Roman" w:cs="Times New Roman"/>
                                    <w:sz w:val="20"/>
                                    <w:szCs w:val="20"/>
                                  </w:rPr>
                                </w:rPrChange>
                              </w:rPr>
                            </w:pPr>
                            <w:ins w:id="2488" w:author="Maino Vieytes, Christian (NIH/NIA/IRP) [F]" w:date="2023-11-16T08:36:00Z">
                              <w:r w:rsidRPr="005E1339">
                                <w:rPr>
                                  <w:rFonts w:ascii="Times New Roman" w:hAnsi="Times New Roman" w:cs="Times New Roman"/>
                                  <w:color w:val="000000"/>
                                  <w:sz w:val="18"/>
                                  <w:szCs w:val="18"/>
                                  <w:rPrChange w:id="2489"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2490"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2491" w:author="Maino Vieytes, Christian (NIH/NIA/IRP) [F]" w:date="2023-11-15T14:42:00Z"/>
                                <w:rFonts w:ascii="Times New Roman" w:hAnsi="Times New Roman" w:cs="Times New Roman"/>
                                <w:sz w:val="18"/>
                                <w:szCs w:val="18"/>
                                <w:rPrChange w:id="2492" w:author="Maino Vieytes, Christian (NIH/NIA/IRP) [F]" w:date="2023-11-16T08:36:00Z">
                                  <w:rPr>
                                    <w:del w:id="2493" w:author="Maino Vieytes, Christian (NIH/NIA/IRP) [F]" w:date="2023-11-15T14:42:00Z"/>
                                    <w:rFonts w:ascii="Times New Roman" w:hAnsi="Times New Roman" w:cs="Times New Roman"/>
                                    <w:sz w:val="20"/>
                                    <w:szCs w:val="20"/>
                                  </w:rPr>
                                </w:rPrChange>
                              </w:rPr>
                            </w:pPr>
                            <w:ins w:id="2494" w:author="Maino Vieytes, Christian (NIH/NIA/IRP) [F]" w:date="2023-11-16T08:36:00Z">
                              <w:r w:rsidRPr="005E1339">
                                <w:rPr>
                                  <w:rFonts w:ascii="Times New Roman" w:hAnsi="Times New Roman" w:cs="Times New Roman"/>
                                  <w:color w:val="000000"/>
                                  <w:sz w:val="18"/>
                                  <w:szCs w:val="18"/>
                                  <w:rPrChange w:id="2495"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2496"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2497" w:author="Maino Vieytes, Christian (NIH/NIA/IRP) [F]" w:date="2023-11-15T14:42:00Z"/>
                                <w:rFonts w:ascii="Times New Roman" w:hAnsi="Times New Roman" w:cs="Times New Roman"/>
                                <w:sz w:val="18"/>
                                <w:szCs w:val="18"/>
                                <w:rPrChange w:id="2498" w:author="Maino Vieytes, Christian (NIH/NIA/IRP) [F]" w:date="2023-11-16T08:36:00Z">
                                  <w:rPr>
                                    <w:del w:id="2499" w:author="Maino Vieytes, Christian (NIH/NIA/IRP) [F]" w:date="2023-11-15T14:42:00Z"/>
                                    <w:rFonts w:ascii="Times New Roman" w:hAnsi="Times New Roman" w:cs="Times New Roman"/>
                                    <w:sz w:val="20"/>
                                    <w:szCs w:val="20"/>
                                  </w:rPr>
                                </w:rPrChange>
                              </w:rPr>
                            </w:pPr>
                            <w:ins w:id="2500" w:author="Maino Vieytes, Christian (NIH/NIA/IRP) [F]" w:date="2023-11-16T08:36:00Z">
                              <w:r w:rsidRPr="005E1339">
                                <w:rPr>
                                  <w:rFonts w:ascii="Times New Roman" w:hAnsi="Times New Roman" w:cs="Times New Roman"/>
                                  <w:color w:val="000000"/>
                                  <w:sz w:val="18"/>
                                  <w:szCs w:val="18"/>
                                  <w:rPrChange w:id="2501"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2502"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03"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2504" w:author="Maino Vieytes, Christian (NIH/NIA/IRP) [F]" w:date="2023-11-15T15:31:00Z">
                                  <w:rPr>
                                    <w:rFonts w:ascii="Times New Roman" w:hAnsi="Times New Roman" w:cs="Times New Roman"/>
                                    <w:sz w:val="20"/>
                                    <w:szCs w:val="20"/>
                                    <w:vertAlign w:val="superscript"/>
                                  </w:rPr>
                                </w:rPrChange>
                              </w:rPr>
                              <w:pPrChange w:id="2505" w:author="Maino Vieytes, Christian (NIH/NIA/IRP) [F]" w:date="2023-11-16T08:37:00Z">
                                <w:pPr>
                                  <w:spacing w:line="360" w:lineRule="auto"/>
                                  <w:jc w:val="center"/>
                                </w:pPr>
                              </w:pPrChange>
                            </w:pPr>
                            <w:r w:rsidRPr="00972A4F">
                              <w:rPr>
                                <w:rFonts w:ascii="Times New Roman" w:hAnsi="Times New Roman" w:cs="Times New Roman"/>
                                <w:sz w:val="18"/>
                                <w:szCs w:val="18"/>
                                <w:rPrChange w:id="2506"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2507"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2508"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2509" w:author="Maino Vieytes, Christian (NIH/NIA/IRP) [F]" w:date="2023-11-16T08:37:00Z">
                                  <w:rPr>
                                    <w:rFonts w:ascii="Times New Roman" w:hAnsi="Times New Roman" w:cs="Times New Roman"/>
                                    <w:sz w:val="20"/>
                                    <w:szCs w:val="20"/>
                                  </w:rPr>
                                </w:rPrChange>
                              </w:rPr>
                            </w:pPr>
                            <w:ins w:id="2510" w:author="Maino Vieytes, Christian (NIH/NIA/IRP) [F]" w:date="2023-11-16T08:36:00Z">
                              <w:r w:rsidRPr="005E1339">
                                <w:rPr>
                                  <w:rFonts w:ascii="Times New Roman" w:hAnsi="Times New Roman" w:cs="Times New Roman"/>
                                  <w:b/>
                                  <w:bCs/>
                                  <w:color w:val="000000"/>
                                  <w:sz w:val="18"/>
                                  <w:szCs w:val="18"/>
                                  <w:rPrChange w:id="2511" w:author="Maino Vieytes, Christian (NIH/NIA/IRP) [F]" w:date="2023-11-16T08:37:00Z">
                                    <w:rPr>
                                      <w:rFonts w:ascii="Calibri" w:hAnsi="Calibri" w:cs="Calibri"/>
                                      <w:color w:val="000000"/>
                                    </w:rPr>
                                  </w:rPrChange>
                                </w:rPr>
                                <w:t>0.40</w:t>
                              </w:r>
                            </w:ins>
                            <w:del w:id="2512" w:author="Maino Vieytes, Christian (NIH/NIA/IRP) [F]" w:date="2023-11-15T15:26:00Z">
                              <w:r w:rsidRPr="005E1339" w:rsidDel="004C76B5">
                                <w:rPr>
                                  <w:rFonts w:ascii="Times New Roman" w:hAnsi="Times New Roman" w:cs="Times New Roman"/>
                                  <w:b/>
                                  <w:bCs/>
                                  <w:color w:val="000000"/>
                                  <w:sz w:val="18"/>
                                  <w:szCs w:val="18"/>
                                  <w:rPrChange w:id="2513"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2514"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2515" w:author="Maino Vieytes, Christian (NIH/NIA/IRP) [F]" w:date="2023-11-16T08:36:00Z">
                                  <w:rPr>
                                    <w:rFonts w:ascii="Times New Roman" w:hAnsi="Times New Roman" w:cs="Times New Roman"/>
                                    <w:sz w:val="20"/>
                                    <w:szCs w:val="20"/>
                                  </w:rPr>
                                </w:rPrChange>
                              </w:rPr>
                            </w:pPr>
                            <w:ins w:id="2516" w:author="Maino Vieytes, Christian (NIH/NIA/IRP) [F]" w:date="2023-11-16T08:36:00Z">
                              <w:r w:rsidRPr="005E1339">
                                <w:rPr>
                                  <w:rFonts w:ascii="Times New Roman" w:hAnsi="Times New Roman" w:cs="Times New Roman"/>
                                  <w:color w:val="000000"/>
                                  <w:sz w:val="18"/>
                                  <w:szCs w:val="18"/>
                                  <w:rPrChange w:id="2517" w:author="Maino Vieytes, Christian (NIH/NIA/IRP) [F]" w:date="2023-11-16T08:36:00Z">
                                    <w:rPr>
                                      <w:rFonts w:ascii="Calibri" w:hAnsi="Calibri" w:cs="Calibri"/>
                                      <w:color w:val="000000"/>
                                    </w:rPr>
                                  </w:rPrChange>
                                </w:rPr>
                                <w:t>--</w:t>
                              </w:r>
                            </w:ins>
                            <w:del w:id="2518" w:author="Maino Vieytes, Christian (NIH/NIA/IRP) [F]" w:date="2023-11-15T15:26:00Z">
                              <w:r w:rsidRPr="005E1339" w:rsidDel="004C76B5">
                                <w:rPr>
                                  <w:rFonts w:ascii="Times New Roman" w:hAnsi="Times New Roman" w:cs="Times New Roman"/>
                                  <w:sz w:val="18"/>
                                  <w:szCs w:val="18"/>
                                  <w:rPrChange w:id="2519"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2520"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2521"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522"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2523"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2524"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25"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2526"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2527" w:author="Maino Vieytes, Christian (NIH/NIA/IRP) [F]" w:date="2023-11-16T08:36:00Z">
                              <w:r w:rsidRPr="005E1339">
                                <w:rPr>
                                  <w:rFonts w:ascii="Times New Roman" w:hAnsi="Times New Roman" w:cs="Times New Roman"/>
                                  <w:color w:val="000000"/>
                                  <w:sz w:val="18"/>
                                  <w:szCs w:val="18"/>
                                  <w:rPrChange w:id="2528" w:author="Maino Vieytes, Christian (NIH/NIA/IRP) [F]" w:date="2023-11-16T08:36:00Z">
                                    <w:rPr>
                                      <w:rFonts w:ascii="Calibri" w:hAnsi="Calibri" w:cs="Calibri"/>
                                      <w:color w:val="000000"/>
                                    </w:rPr>
                                  </w:rPrChange>
                                </w:rPr>
                                <w:t>0.090</w:t>
                              </w:r>
                            </w:ins>
                            <w:del w:id="2529"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2530"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2531" w:author="Maino Vieytes, Christian (NIH/NIA/IRP) [F]" w:date="2023-11-16T08:36:00Z">
                              <w:r w:rsidRPr="005E1339">
                                <w:rPr>
                                  <w:rFonts w:ascii="Times New Roman" w:hAnsi="Times New Roman" w:cs="Times New Roman"/>
                                  <w:color w:val="000000"/>
                                  <w:sz w:val="18"/>
                                  <w:szCs w:val="18"/>
                                  <w:rPrChange w:id="2532" w:author="Maino Vieytes, Christian (NIH/NIA/IRP) [F]" w:date="2023-11-16T08:36:00Z">
                                    <w:rPr>
                                      <w:rFonts w:ascii="Calibri" w:hAnsi="Calibri" w:cs="Calibri"/>
                                      <w:color w:val="000000"/>
                                    </w:rPr>
                                  </w:rPrChange>
                                </w:rPr>
                                <w:t>-0.080</w:t>
                              </w:r>
                            </w:ins>
                            <w:del w:id="2533"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2534"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2535" w:author="Maino Vieytes, Christian (NIH/NIA/IRP) [F]" w:date="2023-11-16T08:36:00Z">
                              <w:r w:rsidRPr="005E1339">
                                <w:rPr>
                                  <w:rFonts w:ascii="Times New Roman" w:hAnsi="Times New Roman" w:cs="Times New Roman"/>
                                  <w:color w:val="000000"/>
                                  <w:sz w:val="18"/>
                                  <w:szCs w:val="18"/>
                                  <w:rPrChange w:id="2536" w:author="Maino Vieytes, Christian (NIH/NIA/IRP) [F]" w:date="2023-11-16T08:36:00Z">
                                    <w:rPr>
                                      <w:rFonts w:ascii="Calibri" w:hAnsi="Calibri" w:cs="Calibri"/>
                                      <w:color w:val="000000"/>
                                    </w:rPr>
                                  </w:rPrChange>
                                </w:rPr>
                                <w:t>--</w:t>
                              </w:r>
                            </w:ins>
                            <w:del w:id="2537"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2538"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2539"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540"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2541"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2542" w:author="Maino Vieytes, Christian (NIH/NIA/IRP) [F]" w:date="2023-11-16T08:36:00Z">
                              <w:r w:rsidRPr="005E1339">
                                <w:rPr>
                                  <w:rFonts w:ascii="Times New Roman" w:hAnsi="Times New Roman" w:cs="Times New Roman"/>
                                  <w:b/>
                                  <w:bCs/>
                                  <w:color w:val="000000"/>
                                  <w:sz w:val="18"/>
                                  <w:szCs w:val="18"/>
                                  <w:rPrChange w:id="2543" w:author="Maino Vieytes, Christian (NIH/NIA/IRP) [F]" w:date="2023-11-16T08:37:00Z">
                                    <w:rPr>
                                      <w:rFonts w:ascii="Calibri" w:hAnsi="Calibri" w:cs="Calibri"/>
                                      <w:color w:val="000000"/>
                                    </w:rPr>
                                  </w:rPrChange>
                                </w:rPr>
                                <w:t>-0.64</w:t>
                              </w:r>
                            </w:ins>
                            <w:del w:id="2544"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2545"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2546" w:author="Maino Vieytes, Christian (NIH/NIA/IRP) [F]" w:date="2023-11-16T08:36:00Z">
                                  <w:rPr>
                                    <w:rFonts w:ascii="Times New Roman" w:hAnsi="Times New Roman" w:cs="Times New Roman"/>
                                    <w:sz w:val="20"/>
                                    <w:szCs w:val="20"/>
                                  </w:rPr>
                                </w:rPrChange>
                              </w:rPr>
                            </w:pPr>
                            <w:ins w:id="2547" w:author="Maino Vieytes, Christian (NIH/NIA/IRP) [F]" w:date="2023-11-16T08:36:00Z">
                              <w:r w:rsidRPr="005E1339">
                                <w:rPr>
                                  <w:rFonts w:ascii="Times New Roman" w:hAnsi="Times New Roman" w:cs="Times New Roman"/>
                                  <w:color w:val="000000"/>
                                  <w:sz w:val="18"/>
                                  <w:szCs w:val="18"/>
                                  <w:rPrChange w:id="2548" w:author="Maino Vieytes, Christian (NIH/NIA/IRP) [F]" w:date="2023-11-16T08:36:00Z">
                                    <w:rPr>
                                      <w:rFonts w:ascii="Calibri" w:hAnsi="Calibri" w:cs="Calibri"/>
                                      <w:color w:val="000000"/>
                                    </w:rPr>
                                  </w:rPrChange>
                                </w:rPr>
                                <w:t>-0.19</w:t>
                              </w:r>
                            </w:ins>
                            <w:del w:id="2549" w:author="Maino Vieytes, Christian (NIH/NIA/IRP) [F]" w:date="2023-11-15T15:26:00Z">
                              <w:r w:rsidRPr="005E1339" w:rsidDel="004C76B5">
                                <w:rPr>
                                  <w:rFonts w:ascii="Times New Roman" w:hAnsi="Times New Roman" w:cs="Times New Roman"/>
                                  <w:b/>
                                  <w:bCs/>
                                  <w:color w:val="000000"/>
                                  <w:sz w:val="18"/>
                                  <w:szCs w:val="18"/>
                                  <w:rPrChange w:id="2550"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2551"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2552" w:author="Maino Vieytes, Christian (NIH/NIA/IRP) [F]" w:date="2023-11-16T08:36:00Z">
                              <w:r w:rsidRPr="005E1339">
                                <w:rPr>
                                  <w:rFonts w:ascii="Times New Roman" w:hAnsi="Times New Roman" w:cs="Times New Roman"/>
                                  <w:b/>
                                  <w:bCs/>
                                  <w:color w:val="000000"/>
                                  <w:sz w:val="18"/>
                                  <w:szCs w:val="18"/>
                                  <w:rPrChange w:id="2553" w:author="Maino Vieytes, Christian (NIH/NIA/IRP) [F]" w:date="2023-11-16T08:37:00Z">
                                    <w:rPr>
                                      <w:rFonts w:ascii="Calibri" w:hAnsi="Calibri" w:cs="Calibri"/>
                                      <w:color w:val="000000"/>
                                    </w:rPr>
                                  </w:rPrChange>
                                </w:rPr>
                                <w:t>-0.25</w:t>
                              </w:r>
                            </w:ins>
                            <w:del w:id="2554"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2555"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2556" w:author="Maino Vieytes, Christian (NIH/NIA/IRP) [F]" w:date="2023-11-16T08:36:00Z">
                              <w:r w:rsidRPr="005E1339">
                                <w:rPr>
                                  <w:rFonts w:ascii="Times New Roman" w:hAnsi="Times New Roman" w:cs="Times New Roman"/>
                                  <w:color w:val="000000"/>
                                  <w:sz w:val="18"/>
                                  <w:szCs w:val="18"/>
                                  <w:rPrChange w:id="2557" w:author="Maino Vieytes, Christian (NIH/NIA/IRP) [F]" w:date="2023-11-16T08:36:00Z">
                                    <w:rPr>
                                      <w:rFonts w:ascii="Calibri" w:hAnsi="Calibri" w:cs="Calibri"/>
                                      <w:color w:val="000000"/>
                                    </w:rPr>
                                  </w:rPrChange>
                                </w:rPr>
                                <w:t>--</w:t>
                              </w:r>
                            </w:ins>
                            <w:del w:id="2558"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2559"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2560"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2561" w:author="Maino Vieytes, Christian (NIH/NIA/IRP) [F]" w:date="2023-11-16T17:10:00Z"/>
                                <w:rFonts w:ascii="Times New Roman" w:hAnsi="Times New Roman" w:cs="Times New Roman"/>
                                <w:sz w:val="18"/>
                                <w:szCs w:val="18"/>
                                <w:lang w:bidi="en-US"/>
                              </w:rPr>
                            </w:pPr>
                            <w:ins w:id="2562" w:author="Maino Vieytes, Christian (NIH/NIA/IRP) [F]" w:date="2023-11-15T15:34:00Z">
                              <w:r w:rsidRPr="002B301C">
                                <w:rPr>
                                  <w:rFonts w:ascii="Times New Roman" w:hAnsi="Times New Roman" w:cs="Times New Roman"/>
                                  <w:sz w:val="18"/>
                                  <w:szCs w:val="18"/>
                                  <w:lang w:bidi="en-US"/>
                                  <w:rPrChange w:id="2563"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Pr="002B301C" w:rsidRDefault="002B301C" w:rsidP="00972A4F">
                            <w:pPr>
                              <w:rPr>
                                <w:ins w:id="2564" w:author="Maino Vieytes, Christian (NIH/NIA/IRP) [F]" w:date="2023-11-16T17:10:00Z"/>
                                <w:rFonts w:ascii="Times New Roman" w:hAnsi="Times New Roman" w:cs="Times New Roman"/>
                                <w:sz w:val="18"/>
                                <w:szCs w:val="18"/>
                                <w:vertAlign w:val="superscript"/>
                                <w:lang w:bidi="en-US"/>
                                <w:rPrChange w:id="2565" w:author="Maino Vieytes, Christian (NIH/NIA/IRP) [F]" w:date="2023-11-16T17:10:00Z">
                                  <w:rPr>
                                    <w:ins w:id="2566" w:author="Maino Vieytes, Christian (NIH/NIA/IRP) [F]" w:date="2023-11-16T17:10:00Z"/>
                                    <w:rFonts w:ascii="Times New Roman" w:hAnsi="Times New Roman" w:cs="Times New Roman"/>
                                    <w:sz w:val="18"/>
                                    <w:szCs w:val="18"/>
                                    <w:lang w:bidi="en-US"/>
                                  </w:rPr>
                                </w:rPrChange>
                              </w:rPr>
                            </w:pPr>
                            <w:ins w:id="2567"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041E4BBA" w14:textId="77777777" w:rsidR="002B301C" w:rsidRDefault="00972A4F" w:rsidP="00972A4F">
                            <w:pPr>
                              <w:rPr>
                                <w:ins w:id="2568" w:author="Maino Vieytes, Christian (NIH/NIA/IRP) [F]" w:date="2023-11-16T17:10:00Z"/>
                                <w:rFonts w:ascii="Times New Roman" w:hAnsi="Times New Roman" w:cs="Times New Roman"/>
                                <w:sz w:val="18"/>
                                <w:szCs w:val="18"/>
                                <w:lang w:bidi="en-US"/>
                              </w:rPr>
                            </w:pPr>
                            <w:ins w:id="2569" w:author="Maino Vieytes, Christian (NIH/NIA/IRP) [F]" w:date="2023-11-15T15:34:00Z">
                              <w:r w:rsidRPr="002B301C">
                                <w:rPr>
                                  <w:rFonts w:ascii="Times New Roman" w:hAnsi="Times New Roman" w:cs="Times New Roman"/>
                                  <w:sz w:val="18"/>
                                  <w:szCs w:val="18"/>
                                  <w:lang w:bidi="en-US"/>
                                  <w:rPrChange w:id="2570"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2571"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2572" w:author="Maino Vieytes, Christian (NIH/NIA/IRP) [F]" w:date="2023-11-16T17:10:00Z">
                                    <w:rPr>
                                      <w:rFonts w:ascii="Times New Roman" w:hAnsi="Times New Roman" w:cs="Times New Roman"/>
                                      <w:sz w:val="20"/>
                                      <w:szCs w:val="20"/>
                                      <w:lang w:bidi="en-US"/>
                                    </w:rPr>
                                  </w:rPrChange>
                                </w:rPr>
                                <w:t>) ≥ |0.</w:t>
                              </w:r>
                            </w:ins>
                            <w:ins w:id="2573" w:author="Maino Vieytes, Christian (NIH/NIA/IRP) [F]" w:date="2023-11-16T08:32:00Z">
                              <w:r w:rsidR="005E1339" w:rsidRPr="002B301C">
                                <w:rPr>
                                  <w:rFonts w:ascii="Times New Roman" w:hAnsi="Times New Roman" w:cs="Times New Roman"/>
                                  <w:sz w:val="18"/>
                                  <w:szCs w:val="18"/>
                                  <w:lang w:bidi="en-US"/>
                                  <w:rPrChange w:id="2574" w:author="Maino Vieytes, Christian (NIH/NIA/IRP) [F]" w:date="2023-11-16T17:10:00Z">
                                    <w:rPr>
                                      <w:rFonts w:ascii="Times New Roman" w:hAnsi="Times New Roman" w:cs="Times New Roman"/>
                                      <w:sz w:val="20"/>
                                      <w:szCs w:val="20"/>
                                      <w:lang w:bidi="en-US"/>
                                    </w:rPr>
                                  </w:rPrChange>
                                </w:rPr>
                                <w:t>2</w:t>
                              </w:r>
                            </w:ins>
                            <w:ins w:id="2575" w:author="Maino Vieytes, Christian (NIH/NIA/IRP) [F]" w:date="2023-11-15T15:34:00Z">
                              <w:r w:rsidRPr="002B301C">
                                <w:rPr>
                                  <w:rFonts w:ascii="Times New Roman" w:hAnsi="Times New Roman" w:cs="Times New Roman"/>
                                  <w:sz w:val="18"/>
                                  <w:szCs w:val="18"/>
                                  <w:lang w:bidi="en-US"/>
                                  <w:rPrChange w:id="2576"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577" w:author="Maino Vieytes, Christian (NIH/NIA/IRP) [F]" w:date="2023-11-15T15:34:00Z"/>
                                <w:rFonts w:ascii="Times New Roman" w:hAnsi="Times New Roman" w:cs="Times New Roman"/>
                                <w:sz w:val="18"/>
                                <w:szCs w:val="18"/>
                                <w:lang w:bidi="en-US"/>
                                <w:rPrChange w:id="2578" w:author="Maino Vieytes, Christian (NIH/NIA/IRP) [F]" w:date="2023-11-16T17:10:00Z">
                                  <w:rPr>
                                    <w:ins w:id="2579" w:author="Maino Vieytes, Christian (NIH/NIA/IRP) [F]" w:date="2023-11-15T15:34:00Z"/>
                                    <w:rFonts w:ascii="Times New Roman" w:hAnsi="Times New Roman" w:cs="Times New Roman"/>
                                    <w:sz w:val="20"/>
                                    <w:szCs w:val="20"/>
                                    <w:lang w:bidi="en-US"/>
                                  </w:rPr>
                                </w:rPrChange>
                              </w:rPr>
                            </w:pPr>
                            <w:ins w:id="2580" w:author="Maino Vieytes, Christian (NIH/NIA/IRP) [F]" w:date="2023-11-15T15:34:00Z">
                              <w:r w:rsidRPr="002B301C">
                                <w:rPr>
                                  <w:rFonts w:ascii="Times New Roman" w:hAnsi="Times New Roman" w:cs="Times New Roman"/>
                                  <w:sz w:val="18"/>
                                  <w:szCs w:val="18"/>
                                  <w:lang w:bidi="en-US"/>
                                  <w:rPrChange w:id="2581" w:author="Maino Vieytes, Christian (NIH/NIA/IRP) [F]" w:date="2023-11-16T17:10:00Z">
                                    <w:rPr>
                                      <w:rFonts w:ascii="Times New Roman" w:hAnsi="Times New Roman" w:cs="Times New Roman"/>
                                      <w:sz w:val="20"/>
                                      <w:szCs w:val="20"/>
                                      <w:lang w:bidi="en-US"/>
                                    </w:rPr>
                                  </w:rPrChange>
                                </w:rPr>
                                <w:t xml:space="preserve">This </w:t>
                              </w:r>
                            </w:ins>
                            <w:ins w:id="2582" w:author="Maino Vieytes, Christian (NIH/NIA/IRP) [F]" w:date="2023-11-15T15:36:00Z">
                              <w:r w:rsidRPr="002B301C">
                                <w:rPr>
                                  <w:rFonts w:ascii="Times New Roman" w:hAnsi="Times New Roman" w:cs="Times New Roman"/>
                                  <w:sz w:val="18"/>
                                  <w:szCs w:val="18"/>
                                  <w:lang w:bidi="en-US"/>
                                  <w:rPrChange w:id="2583" w:author="Maino Vieytes, Christian (NIH/NIA/IRP) [F]" w:date="2023-11-16T17:10:00Z">
                                    <w:rPr>
                                      <w:rFonts w:ascii="Times New Roman" w:hAnsi="Times New Roman" w:cs="Times New Roman"/>
                                      <w:sz w:val="20"/>
                                      <w:szCs w:val="20"/>
                                      <w:lang w:bidi="en-US"/>
                                    </w:rPr>
                                  </w:rPrChange>
                                </w:rPr>
                                <w:t xml:space="preserve">correlation </w:t>
                              </w:r>
                            </w:ins>
                            <w:ins w:id="2584" w:author="Maino Vieytes, Christian (NIH/NIA/IRP) [F]" w:date="2023-11-15T15:34:00Z">
                              <w:r w:rsidRPr="002B301C">
                                <w:rPr>
                                  <w:rFonts w:ascii="Times New Roman" w:hAnsi="Times New Roman" w:cs="Times New Roman"/>
                                  <w:sz w:val="18"/>
                                  <w:szCs w:val="18"/>
                                  <w:lang w:bidi="en-US"/>
                                  <w:rPrChange w:id="2585" w:author="Maino Vieytes, Christian (NIH/NIA/IRP) [F]" w:date="2023-11-16T17:10:00Z">
                                    <w:rPr>
                                      <w:rFonts w:ascii="Times New Roman" w:hAnsi="Times New Roman" w:cs="Times New Roman"/>
                                      <w:sz w:val="20"/>
                                      <w:szCs w:val="20"/>
                                      <w:lang w:bidi="en-US"/>
                                    </w:rPr>
                                  </w:rPrChange>
                                </w:rPr>
                                <w:t>analysis was performed on the testing sample d</w:t>
                              </w:r>
                            </w:ins>
                            <w:ins w:id="2586" w:author="Maino Vieytes, Christian (NIH/NIA/IRP) [F]" w:date="2023-11-15T15:35:00Z">
                              <w:r w:rsidRPr="002B301C">
                                <w:rPr>
                                  <w:rFonts w:ascii="Times New Roman" w:hAnsi="Times New Roman" w:cs="Times New Roman"/>
                                  <w:sz w:val="18"/>
                                  <w:szCs w:val="18"/>
                                  <w:lang w:bidi="en-US"/>
                                  <w:rPrChange w:id="2587" w:author="Maino Vieytes, Christian (NIH/NIA/IRP) [F]" w:date="2023-11-16T17:10:00Z">
                                    <w:rPr>
                                      <w:rFonts w:ascii="Times New Roman" w:hAnsi="Times New Roman" w:cs="Times New Roman"/>
                                      <w:sz w:val="20"/>
                                      <w:szCs w:val="20"/>
                                      <w:lang w:bidi="en-US"/>
                                    </w:rPr>
                                  </w:rPrChange>
                                </w:rPr>
                                <w:t>escribed in the</w:t>
                              </w:r>
                            </w:ins>
                            <w:ins w:id="2588" w:author="Maino Vieytes, Christian (NIH/NIA/IRP) [F]" w:date="2023-11-15T15:36:00Z">
                              <w:r w:rsidRPr="002B301C">
                                <w:rPr>
                                  <w:rFonts w:ascii="Times New Roman" w:hAnsi="Times New Roman" w:cs="Times New Roman"/>
                                  <w:sz w:val="18"/>
                                  <w:szCs w:val="18"/>
                                  <w:lang w:bidi="en-US"/>
                                  <w:rPrChange w:id="2589" w:author="Maino Vieytes, Christian (NIH/NIA/IRP) [F]" w:date="2023-11-16T17:10:00Z">
                                    <w:rPr>
                                      <w:rFonts w:ascii="Times New Roman" w:hAnsi="Times New Roman" w:cs="Times New Roman"/>
                                      <w:sz w:val="20"/>
                                      <w:szCs w:val="20"/>
                                      <w:lang w:bidi="en-US"/>
                                    </w:rPr>
                                  </w:rPrChange>
                                </w:rPr>
                                <w:t xml:space="preserve"> main</w:t>
                              </w:r>
                            </w:ins>
                            <w:ins w:id="2590" w:author="Maino Vieytes, Christian (NIH/NIA/IRP) [F]" w:date="2023-11-15T15:35:00Z">
                              <w:r w:rsidRPr="002B301C">
                                <w:rPr>
                                  <w:rFonts w:ascii="Times New Roman" w:hAnsi="Times New Roman" w:cs="Times New Roman"/>
                                  <w:sz w:val="18"/>
                                  <w:szCs w:val="18"/>
                                  <w:lang w:bidi="en-US"/>
                                  <w:rPrChange w:id="2591" w:author="Maino Vieytes, Christian (NIH/NIA/IRP) [F]" w:date="2023-11-16T17:10:00Z">
                                    <w:rPr>
                                      <w:rFonts w:ascii="Times New Roman" w:hAnsi="Times New Roman" w:cs="Times New Roman"/>
                                      <w:sz w:val="20"/>
                                      <w:szCs w:val="20"/>
                                      <w:lang w:bidi="en-US"/>
                                    </w:rPr>
                                  </w:rPrChange>
                                </w:rPr>
                                <w:t xml:space="preserve"> text</w:t>
                              </w:r>
                            </w:ins>
                            <w:ins w:id="2592" w:author="Maino Vieytes, Christian (NIH/NIA/IRP) [F]" w:date="2023-11-15T15:34:00Z">
                              <w:r w:rsidRPr="002B301C">
                                <w:rPr>
                                  <w:rFonts w:ascii="Times New Roman" w:hAnsi="Times New Roman" w:cs="Times New Roman"/>
                                  <w:sz w:val="18"/>
                                  <w:szCs w:val="18"/>
                                  <w:lang w:bidi="en-US"/>
                                  <w:rPrChange w:id="2593"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2594"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595" w:author="Maino Vieytes, Christian (NIH/NIA/IRP) [F]" w:date="2023-11-16T17:10:00Z">
                                    <w:rPr>
                                      <w:rFonts w:ascii="Times New Roman" w:hAnsi="Times New Roman" w:cs="Times New Roman"/>
                                      <w:sz w:val="20"/>
                                      <w:szCs w:val="20"/>
                                      <w:lang w:bidi="en-US"/>
                                    </w:rPr>
                                  </w:rPrChange>
                                </w:rPr>
                                <w:t xml:space="preserve">= </w:t>
                              </w:r>
                            </w:ins>
                            <w:ins w:id="2596" w:author="Maino Vieytes, Christian (NIH/NIA/IRP) [F]" w:date="2023-11-16T08:27:00Z">
                              <w:r w:rsidR="00E260F1" w:rsidRPr="002B301C">
                                <w:rPr>
                                  <w:rFonts w:ascii="Times New Roman" w:hAnsi="Times New Roman" w:cs="Times New Roman"/>
                                  <w:sz w:val="18"/>
                                  <w:szCs w:val="18"/>
                                  <w:lang w:bidi="en-US"/>
                                  <w:rPrChange w:id="2597" w:author="Maino Vieytes, Christian (NIH/NIA/IRP) [F]" w:date="2023-11-16T17:10:00Z">
                                    <w:rPr>
                                      <w:rFonts w:ascii="Times New Roman" w:hAnsi="Times New Roman" w:cs="Times New Roman"/>
                                      <w:sz w:val="20"/>
                                      <w:szCs w:val="20"/>
                                      <w:lang w:bidi="en-US"/>
                                    </w:rPr>
                                  </w:rPrChange>
                                </w:rPr>
                                <w:t>1745</w:t>
                              </w:r>
                            </w:ins>
                            <w:ins w:id="2598" w:author="Maino Vieytes, Christian (NIH/NIA/IRP) [F]" w:date="2023-11-15T15:34:00Z">
                              <w:r w:rsidRPr="002B301C">
                                <w:rPr>
                                  <w:rFonts w:ascii="Times New Roman" w:hAnsi="Times New Roman" w:cs="Times New Roman"/>
                                  <w:sz w:val="18"/>
                                  <w:szCs w:val="18"/>
                                  <w:lang w:bidi="en-US"/>
                                  <w:rPrChange w:id="2599"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2600" w:author="Maino Vieytes, Christian (NIH/NIA/IRP) [F]" w:date="2023-11-15T15:34:00Z"/>
                                <w:rFonts w:ascii="Times New Roman" w:hAnsi="Times New Roman" w:cs="Times New Roman"/>
                                <w:sz w:val="18"/>
                                <w:szCs w:val="18"/>
                                <w:lang w:bidi="en-US"/>
                                <w:rPrChange w:id="2601" w:author="Maino Vieytes, Christian (NIH/NIA/IRP) [F]" w:date="2023-11-16T17:10:00Z">
                                  <w:rPr>
                                    <w:ins w:id="2602" w:author="Maino Vieytes, Christian (NIH/NIA/IRP) [F]" w:date="2023-11-15T15:34:00Z"/>
                                    <w:rFonts w:ascii="Times New Roman" w:hAnsi="Times New Roman" w:cs="Times New Roman"/>
                                    <w:sz w:val="20"/>
                                    <w:szCs w:val="20"/>
                                    <w:lang w:bidi="en-US"/>
                                  </w:rPr>
                                </w:rPrChange>
                              </w:rPr>
                            </w:pPr>
                            <w:ins w:id="2603" w:author="Maino Vieytes, Christian (NIH/NIA/IRP) [F]" w:date="2023-11-15T15:34:00Z">
                              <w:r w:rsidRPr="002B301C">
                                <w:rPr>
                                  <w:rFonts w:ascii="Times New Roman" w:hAnsi="Times New Roman" w:cs="Times New Roman"/>
                                  <w:sz w:val="18"/>
                                  <w:szCs w:val="18"/>
                                  <w:lang w:bidi="en-US"/>
                                  <w:rPrChange w:id="2604"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2605" w:author="Maino Vieytes, Christian (NIH/NIA/IRP) [F]" w:date="2023-11-15T15:35:00Z">
                              <w:r w:rsidRPr="002B301C">
                                <w:rPr>
                                  <w:rFonts w:ascii="Times New Roman" w:hAnsi="Times New Roman" w:cs="Times New Roman"/>
                                  <w:sz w:val="18"/>
                                  <w:szCs w:val="18"/>
                                  <w:lang w:bidi="en-US"/>
                                  <w:rPrChange w:id="2606"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2607" w:author="Maino Vieytes, Christian (NIH/NIA/IRP) [F]" w:date="2023-11-15T15:36:00Z">
                              <w:r w:rsidRPr="002B301C">
                                <w:rPr>
                                  <w:rFonts w:ascii="Times New Roman" w:hAnsi="Times New Roman" w:cs="Times New Roman"/>
                                  <w:sz w:val="18"/>
                                  <w:szCs w:val="18"/>
                                  <w:lang w:bidi="en-US"/>
                                  <w:rPrChange w:id="2608"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2609"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610" w:author="Maino Vieytes, Christian (NIH/NIA/IRP) [F]" w:date="2023-11-16T17:10:00Z">
                                    <w:rPr>
                                      <w:rFonts w:ascii="Times New Roman" w:hAnsi="Times New Roman" w:cs="Times New Roman"/>
                                      <w:sz w:val="20"/>
                                      <w:szCs w:val="20"/>
                                      <w:lang w:bidi="en-US"/>
                                    </w:rPr>
                                  </w:rPrChange>
                                </w:rPr>
                                <w:t xml:space="preserve">= </w:t>
                              </w:r>
                            </w:ins>
                            <w:ins w:id="2611" w:author="Maino Vieytes, Christian (NIH/NIA/IRP) [F]" w:date="2023-11-16T08:27:00Z">
                              <w:r w:rsidR="00E260F1" w:rsidRPr="002B301C">
                                <w:rPr>
                                  <w:rFonts w:ascii="Times New Roman" w:hAnsi="Times New Roman" w:cs="Times New Roman"/>
                                  <w:sz w:val="18"/>
                                  <w:szCs w:val="18"/>
                                  <w:lang w:bidi="en-US"/>
                                  <w:rPrChange w:id="2612" w:author="Maino Vieytes, Christian (NIH/NIA/IRP) [F]" w:date="2023-11-16T17:10:00Z">
                                    <w:rPr>
                                      <w:rFonts w:ascii="Times New Roman" w:hAnsi="Times New Roman" w:cs="Times New Roman"/>
                                      <w:sz w:val="20"/>
                                      <w:szCs w:val="20"/>
                                      <w:lang w:bidi="en-US"/>
                                    </w:rPr>
                                  </w:rPrChange>
                                </w:rPr>
                                <w:t>748</w:t>
                              </w:r>
                            </w:ins>
                            <w:ins w:id="2613" w:author="Maino Vieytes, Christian (NIH/NIA/IRP) [F]" w:date="2023-11-15T15:36:00Z">
                              <w:r w:rsidRPr="002B301C">
                                <w:rPr>
                                  <w:rFonts w:ascii="Times New Roman" w:hAnsi="Times New Roman" w:cs="Times New Roman"/>
                                  <w:sz w:val="18"/>
                                  <w:szCs w:val="18"/>
                                  <w:lang w:bidi="en-US"/>
                                  <w:rPrChange w:id="2614"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2615"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2616"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77777777" w:rsidR="00B717EF" w:rsidRDefault="00B717EF" w:rsidP="00CA04BD">
      <w:pPr>
        <w:spacing w:line="360" w:lineRule="auto"/>
        <w:ind w:firstLine="720"/>
        <w:rPr>
          <w:rFonts w:ascii="Times New Roman" w:hAnsi="Times New Roman" w:cs="Times New Roman"/>
        </w:rPr>
      </w:pPr>
    </w:p>
    <w:p w14:paraId="442FEA65" w14:textId="77777777" w:rsidR="00B717EF" w:rsidRDefault="00B717EF" w:rsidP="00CA04BD">
      <w:pPr>
        <w:spacing w:line="360" w:lineRule="auto"/>
        <w:ind w:firstLine="720"/>
        <w:rPr>
          <w:rFonts w:ascii="Times New Roman" w:hAnsi="Times New Roman" w:cs="Times New Roman"/>
        </w:rPr>
      </w:pPr>
    </w:p>
    <w:p w14:paraId="024E452D" w14:textId="77777777" w:rsidR="00B717EF" w:rsidRDefault="00B717EF" w:rsidP="00CA04BD">
      <w:pPr>
        <w:spacing w:line="360" w:lineRule="auto"/>
        <w:ind w:firstLine="720"/>
        <w:rPr>
          <w:rFonts w:ascii="Times New Roman" w:hAnsi="Times New Roman" w:cs="Times New Roman"/>
        </w:rPr>
      </w:pPr>
    </w:p>
    <w:p w14:paraId="6019630E" w14:textId="77777777" w:rsidR="00B717EF" w:rsidRDefault="00B717EF" w:rsidP="00CA04BD">
      <w:pPr>
        <w:spacing w:line="360" w:lineRule="auto"/>
        <w:ind w:firstLine="720"/>
        <w:rPr>
          <w:rFonts w:ascii="Times New Roman" w:hAnsi="Times New Roman" w:cs="Times New Roman"/>
        </w:rPr>
      </w:pPr>
    </w:p>
    <w:p w14:paraId="43355937" w14:textId="77777777"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6D66060B" w:rsidR="008E210F" w:rsidRDefault="00FE4615" w:rsidP="00CA04BD">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2B413E2A" wp14:editId="40747A34">
                <wp:simplePos x="0" y="0"/>
                <wp:positionH relativeFrom="column">
                  <wp:posOffset>-119270</wp:posOffset>
                </wp:positionH>
                <wp:positionV relativeFrom="paragraph">
                  <wp:posOffset>174432</wp:posOffset>
                </wp:positionV>
                <wp:extent cx="6186170" cy="2639833"/>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639833"/>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2617">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261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2619"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2620"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2621"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622"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262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624"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262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2626"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2627"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628" w:author="Maino Vieytes, Christian (NIH/NIA/IRP) [F]" w:date="2023-11-15T16:32:00Z">
                                        <w:rPr>
                                          <w:rFonts w:ascii="Times New Roman" w:hAnsi="Times New Roman" w:cs="Times New Roman"/>
                                          <w:sz w:val="20"/>
                                          <w:szCs w:val="20"/>
                                        </w:rPr>
                                      </w:rPrChange>
                                    </w:rPr>
                                    <w:t xml:space="preserve"> = </w:t>
                                  </w:r>
                                  <w:del w:id="2629" w:author="Maino Vieytes, Christian (NIH/NIA/IRP) [F]" w:date="2023-11-15T15:46:00Z">
                                    <w:r w:rsidRPr="00BA33A1" w:rsidDel="00FE4615">
                                      <w:rPr>
                                        <w:rFonts w:ascii="Times New Roman" w:hAnsi="Times New Roman" w:cs="Times New Roman"/>
                                        <w:sz w:val="18"/>
                                        <w:szCs w:val="18"/>
                                        <w:rPrChange w:id="2630" w:author="Maino Vieytes, Christian (NIH/NIA/IRP) [F]" w:date="2023-11-15T16:32:00Z">
                                          <w:rPr>
                                            <w:rFonts w:ascii="Times New Roman" w:hAnsi="Times New Roman" w:cs="Times New Roman"/>
                                            <w:sz w:val="20"/>
                                            <w:szCs w:val="20"/>
                                          </w:rPr>
                                        </w:rPrChange>
                                      </w:rPr>
                                      <w:delText>2493</w:delText>
                                    </w:r>
                                  </w:del>
                                  <w:ins w:id="2631" w:author="Maino Vieytes, Christian (NIH/NIA/IRP) [F]" w:date="2023-11-15T15:46:00Z">
                                    <w:r w:rsidR="00FE4615" w:rsidRPr="00BA33A1">
                                      <w:rPr>
                                        <w:rFonts w:ascii="Times New Roman" w:hAnsi="Times New Roman" w:cs="Times New Roman"/>
                                        <w:sz w:val="18"/>
                                        <w:szCs w:val="18"/>
                                        <w:rPrChange w:id="2632" w:author="Maino Vieytes, Christian (NIH/NIA/IRP) [F]" w:date="2023-11-15T16:32:00Z">
                                          <w:rPr>
                                            <w:rFonts w:ascii="Times New Roman" w:hAnsi="Times New Roman" w:cs="Times New Roman"/>
                                            <w:sz w:val="20"/>
                                            <w:szCs w:val="20"/>
                                          </w:rPr>
                                        </w:rPrChange>
                                      </w:rPr>
                                      <w:t>1</w:t>
                                    </w:r>
                                  </w:ins>
                                  <w:ins w:id="2633"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2634"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263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636"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2637"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2638"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263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640" w:author="Maino Vieytes, Christian (NIH/NIA/IRP) [F]" w:date="2023-11-15T16:32:00Z">
                                        <w:rPr>
                                          <w:rFonts w:ascii="Times New Roman" w:hAnsi="Times New Roman" w:cs="Times New Roman"/>
                                          <w:sz w:val="20"/>
                                          <w:szCs w:val="20"/>
                                        </w:rPr>
                                      </w:rPrChange>
                                    </w:rPr>
                                    <w:t xml:space="preserve"> = </w:t>
                                  </w:r>
                                  <w:ins w:id="2641" w:author="Maino Vieytes, Christian (NIH/NIA/IRP) [F]" w:date="2023-11-16T09:33:00Z">
                                    <w:r w:rsidR="00BF7D18">
                                      <w:rPr>
                                        <w:rFonts w:ascii="Times New Roman" w:hAnsi="Times New Roman" w:cs="Times New Roman"/>
                                        <w:sz w:val="18"/>
                                        <w:szCs w:val="18"/>
                                      </w:rPr>
                                      <w:t>213</w:t>
                                    </w:r>
                                  </w:ins>
                                  <w:del w:id="2642" w:author="Maino Vieytes, Christian (NIH/NIA/IRP) [F]" w:date="2023-11-15T15:47:00Z">
                                    <w:r w:rsidRPr="00BA33A1" w:rsidDel="00FE4615">
                                      <w:rPr>
                                        <w:rFonts w:ascii="Times New Roman" w:hAnsi="Times New Roman" w:cs="Times New Roman"/>
                                        <w:sz w:val="18"/>
                                        <w:szCs w:val="18"/>
                                        <w:rPrChange w:id="2643"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2644"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264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2646"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2647"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2648"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264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2650" w:author="Maino Vieytes, Christian (NIH/NIA/IRP) [F]" w:date="2023-11-15T16:32:00Z">
                                        <w:rPr>
                                          <w:rFonts w:ascii="Times New Roman" w:hAnsi="Times New Roman" w:cs="Times New Roman"/>
                                          <w:sz w:val="20"/>
                                          <w:szCs w:val="20"/>
                                        </w:rPr>
                                      </w:rPrChange>
                                    </w:rPr>
                                    <w:t xml:space="preserve"> = </w:t>
                                  </w:r>
                                  <w:ins w:id="2651" w:author="Maino Vieytes, Christian (NIH/NIA/IRP) [F]" w:date="2023-11-15T15:47:00Z">
                                    <w:r w:rsidR="00FE4615" w:rsidRPr="00BA33A1">
                                      <w:rPr>
                                        <w:rFonts w:ascii="Times New Roman" w:hAnsi="Times New Roman" w:cs="Times New Roman"/>
                                        <w:sz w:val="18"/>
                                        <w:szCs w:val="18"/>
                                        <w:rPrChange w:id="2652" w:author="Maino Vieytes, Christian (NIH/NIA/IRP) [F]" w:date="2023-11-15T16:32:00Z">
                                          <w:rPr>
                                            <w:rFonts w:ascii="Times New Roman" w:hAnsi="Times New Roman" w:cs="Times New Roman"/>
                                            <w:sz w:val="20"/>
                                            <w:szCs w:val="20"/>
                                          </w:rPr>
                                        </w:rPrChange>
                                      </w:rPr>
                                      <w:t>1</w:t>
                                    </w:r>
                                  </w:ins>
                                  <w:ins w:id="2653" w:author="Maino Vieytes, Christian (NIH/NIA/IRP) [F]" w:date="2023-11-16T09:34:00Z">
                                    <w:r w:rsidR="00BF7D18">
                                      <w:rPr>
                                        <w:rFonts w:ascii="Times New Roman" w:hAnsi="Times New Roman" w:cs="Times New Roman"/>
                                        <w:sz w:val="18"/>
                                        <w:szCs w:val="18"/>
                                      </w:rPr>
                                      <w:t>532</w:t>
                                    </w:r>
                                  </w:ins>
                                  <w:del w:id="2654" w:author="Maino Vieytes, Christian (NIH/NIA/IRP) [F]" w:date="2023-11-15T15:47:00Z">
                                    <w:r w:rsidRPr="00BA33A1" w:rsidDel="00FE4615">
                                      <w:rPr>
                                        <w:rFonts w:ascii="Times New Roman" w:hAnsi="Times New Roman" w:cs="Times New Roman"/>
                                        <w:sz w:val="18"/>
                                        <w:szCs w:val="18"/>
                                        <w:rPrChange w:id="2655"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2656"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2657"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2658"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2659"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266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2661"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2662" w:author="Maino Vieytes, Christian (NIH/NIA/IRP) [F]" w:date="2023-11-16T09:32:00Z">
                                  <w:tblPrEx>
                                    <w:tblW w:w="0" w:type="auto"/>
                                  </w:tblPrEx>
                                </w:tblPrExChange>
                              </w:tblPrEx>
                              <w:trPr>
                                <w:trHeight w:val="320"/>
                                <w:trPrChange w:id="2663" w:author="Maino Vieytes, Christian (NIH/NIA/IRP) [F]" w:date="2023-11-16T09:32:00Z">
                                  <w:trPr>
                                    <w:trHeight w:val="320"/>
                                  </w:trPr>
                                </w:trPrChange>
                              </w:trPr>
                              <w:tc>
                                <w:tcPr>
                                  <w:tcW w:w="2456" w:type="dxa"/>
                                  <w:noWrap/>
                                  <w:vAlign w:val="center"/>
                                  <w:hideMark/>
                                  <w:tcPrChange w:id="2664"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266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666" w:author="Maino Vieytes, Christian (NIH/NIA/IRP) [F]" w:date="2023-11-15T16:32:00Z">
                                        <w:rPr>
                                          <w:rFonts w:ascii="Times New Roman" w:hAnsi="Times New Roman" w:cs="Times New Roman"/>
                                          <w:sz w:val="20"/>
                                          <w:szCs w:val="20"/>
                                        </w:rPr>
                                      </w:rPrChange>
                                    </w:rPr>
                                    <w:t xml:space="preserve">Food </w:t>
                                  </w:r>
                                  <w:ins w:id="2667" w:author="Maino Vieytes, Christian (NIH/NIA/IRP) [F]" w:date="2023-11-15T15:48:00Z">
                                    <w:r w:rsidRPr="00BA33A1">
                                      <w:rPr>
                                        <w:rFonts w:ascii="Times New Roman" w:hAnsi="Times New Roman" w:cs="Times New Roman"/>
                                        <w:sz w:val="18"/>
                                        <w:szCs w:val="18"/>
                                        <w:rPrChange w:id="2668" w:author="Maino Vieytes, Christian (NIH/NIA/IRP) [F]" w:date="2023-11-15T16:32:00Z">
                                          <w:rPr>
                                            <w:rFonts w:ascii="Times New Roman" w:hAnsi="Times New Roman" w:cs="Times New Roman"/>
                                            <w:sz w:val="20"/>
                                            <w:szCs w:val="20"/>
                                          </w:rPr>
                                        </w:rPrChange>
                                      </w:rPr>
                                      <w:t>Ins</w:t>
                                    </w:r>
                                  </w:ins>
                                  <w:del w:id="2669" w:author="Maino Vieytes, Christian (NIH/NIA/IRP) [F]" w:date="2023-11-15T15:48:00Z">
                                    <w:r w:rsidRPr="00BA33A1" w:rsidDel="00FE4615">
                                      <w:rPr>
                                        <w:rFonts w:ascii="Times New Roman" w:hAnsi="Times New Roman" w:cs="Times New Roman"/>
                                        <w:sz w:val="18"/>
                                        <w:szCs w:val="18"/>
                                        <w:rPrChange w:id="2670"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2671"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2672"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2673"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267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675"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676"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2677" w:author="Maino Vieytes, Christian (NIH/NIA/IRP) [F]" w:date="2023-11-15T16:31:00Z"/>
                                      <w:rFonts w:ascii="Times New Roman" w:hAnsi="Times New Roman" w:cs="Times New Roman"/>
                                      <w:sz w:val="18"/>
                                      <w:szCs w:val="18"/>
                                      <w:rPrChange w:id="2678" w:author="Maino Vieytes, Christian (NIH/NIA/IRP) [F]" w:date="2023-11-16T09:31:00Z">
                                        <w:rPr>
                                          <w:del w:id="2679" w:author="Maino Vieytes, Christian (NIH/NIA/IRP) [F]" w:date="2023-11-15T16:31:00Z"/>
                                          <w:rFonts w:ascii="Times New Roman" w:hAnsi="Times New Roman" w:cs="Times New Roman"/>
                                          <w:sz w:val="20"/>
                                          <w:szCs w:val="20"/>
                                        </w:rPr>
                                      </w:rPrChange>
                                    </w:rPr>
                                  </w:pPr>
                                  <w:ins w:id="2680" w:author="Maino Vieytes, Christian (NIH/NIA/IRP) [F]" w:date="2023-11-16T09:30:00Z">
                                    <w:r w:rsidRPr="00BF7D18">
                                      <w:rPr>
                                        <w:rFonts w:ascii="Times New Roman" w:hAnsi="Times New Roman" w:cs="Times New Roman"/>
                                        <w:color w:val="000000"/>
                                        <w:sz w:val="18"/>
                                        <w:szCs w:val="18"/>
                                        <w:rPrChange w:id="2681"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2682" w:author="Maino Vieytes, Christian (NIH/NIA/IRP) [F]" w:date="2023-11-16T09:31:00Z">
                                        <w:rPr>
                                          <w:rFonts w:ascii="Times New Roman" w:hAnsi="Times New Roman" w:cs="Times New Roman"/>
                                          <w:sz w:val="20"/>
                                          <w:szCs w:val="20"/>
                                        </w:rPr>
                                      </w:rPrChange>
                                    </w:rPr>
                                  </w:pPr>
                                  <w:del w:id="2683" w:author="Maino Vieytes, Christian (NIH/NIA/IRP) [F]" w:date="2023-11-15T16:31:00Z">
                                    <w:r w:rsidRPr="00BF7D18" w:rsidDel="000E04CE">
                                      <w:rPr>
                                        <w:rFonts w:ascii="Times New Roman" w:hAnsi="Times New Roman" w:cs="Times New Roman"/>
                                        <w:sz w:val="18"/>
                                        <w:szCs w:val="18"/>
                                        <w:rPrChange w:id="2684"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2685"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2686" w:author="Maino Vieytes, Christian (NIH/NIA/IRP) [F]" w:date="2023-11-15T16:31:00Z"/>
                                      <w:rFonts w:ascii="Times New Roman" w:hAnsi="Times New Roman" w:cs="Times New Roman"/>
                                      <w:sz w:val="18"/>
                                      <w:szCs w:val="18"/>
                                      <w:rPrChange w:id="2687" w:author="Maino Vieytes, Christian (NIH/NIA/IRP) [F]" w:date="2023-11-16T09:31:00Z">
                                        <w:rPr>
                                          <w:del w:id="2688" w:author="Maino Vieytes, Christian (NIH/NIA/IRP) [F]" w:date="2023-11-15T16:31:00Z"/>
                                          <w:rFonts w:ascii="Times New Roman" w:hAnsi="Times New Roman" w:cs="Times New Roman"/>
                                          <w:sz w:val="20"/>
                                          <w:szCs w:val="20"/>
                                        </w:rPr>
                                      </w:rPrChange>
                                    </w:rPr>
                                  </w:pPr>
                                  <w:ins w:id="2689" w:author="Maino Vieytes, Christian (NIH/NIA/IRP) [F]" w:date="2023-11-16T09:30:00Z">
                                    <w:r w:rsidRPr="00BF7D18">
                                      <w:rPr>
                                        <w:rFonts w:ascii="Times New Roman" w:hAnsi="Times New Roman" w:cs="Times New Roman"/>
                                        <w:color w:val="000000"/>
                                        <w:sz w:val="18"/>
                                        <w:szCs w:val="18"/>
                                        <w:rPrChange w:id="2690"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2691" w:author="Maino Vieytes, Christian (NIH/NIA/IRP) [F]" w:date="2023-11-16T09:31:00Z">
                                        <w:rPr>
                                          <w:rFonts w:ascii="Times New Roman" w:hAnsi="Times New Roman" w:cs="Times New Roman"/>
                                          <w:sz w:val="20"/>
                                          <w:szCs w:val="20"/>
                                        </w:rPr>
                                      </w:rPrChange>
                                    </w:rPr>
                                  </w:pPr>
                                  <w:del w:id="2692" w:author="Maino Vieytes, Christian (NIH/NIA/IRP) [F]" w:date="2023-11-15T16:31:00Z">
                                    <w:r w:rsidRPr="00BF7D18" w:rsidDel="000E04CE">
                                      <w:rPr>
                                        <w:rFonts w:ascii="Times New Roman" w:hAnsi="Times New Roman" w:cs="Times New Roman"/>
                                        <w:sz w:val="18"/>
                                        <w:szCs w:val="18"/>
                                        <w:rPrChange w:id="2693"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2694"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2695" w:author="Maino Vieytes, Christian (NIH/NIA/IRP) [F]" w:date="2023-11-15T16:31:00Z"/>
                                      <w:rFonts w:ascii="Times New Roman" w:hAnsi="Times New Roman" w:cs="Times New Roman"/>
                                      <w:sz w:val="18"/>
                                      <w:szCs w:val="18"/>
                                      <w:rPrChange w:id="2696" w:author="Maino Vieytes, Christian (NIH/NIA/IRP) [F]" w:date="2023-11-16T09:31:00Z">
                                        <w:rPr>
                                          <w:del w:id="2697" w:author="Maino Vieytes, Christian (NIH/NIA/IRP) [F]" w:date="2023-11-15T16:31:00Z"/>
                                          <w:rFonts w:ascii="Times New Roman" w:hAnsi="Times New Roman" w:cs="Times New Roman"/>
                                          <w:sz w:val="20"/>
                                          <w:szCs w:val="20"/>
                                        </w:rPr>
                                      </w:rPrChange>
                                    </w:rPr>
                                  </w:pPr>
                                  <w:ins w:id="2698" w:author="Maino Vieytes, Christian (NIH/NIA/IRP) [F]" w:date="2023-11-16T09:30:00Z">
                                    <w:r w:rsidRPr="00BF7D18">
                                      <w:rPr>
                                        <w:rFonts w:ascii="Times New Roman" w:hAnsi="Times New Roman" w:cs="Times New Roman"/>
                                        <w:color w:val="000000"/>
                                        <w:sz w:val="18"/>
                                        <w:szCs w:val="18"/>
                                        <w:rPrChange w:id="2699"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2700" w:author="Maino Vieytes, Christian (NIH/NIA/IRP) [F]" w:date="2023-11-16T09:31:00Z">
                                        <w:rPr>
                                          <w:rFonts w:ascii="Times New Roman" w:hAnsi="Times New Roman" w:cs="Times New Roman"/>
                                          <w:sz w:val="20"/>
                                          <w:szCs w:val="20"/>
                                        </w:rPr>
                                      </w:rPrChange>
                                    </w:rPr>
                                  </w:pPr>
                                  <w:del w:id="2701" w:author="Maino Vieytes, Christian (NIH/NIA/IRP) [F]" w:date="2023-11-15T16:31:00Z">
                                    <w:r w:rsidRPr="00BF7D18" w:rsidDel="000E04CE">
                                      <w:rPr>
                                        <w:rFonts w:ascii="Times New Roman" w:hAnsi="Times New Roman" w:cs="Times New Roman"/>
                                        <w:sz w:val="18"/>
                                        <w:szCs w:val="18"/>
                                        <w:rPrChange w:id="2702"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2703"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2704" w:author="Maino Vieytes, Christian (NIH/NIA/IRP) [F]" w:date="2023-11-16T09:31:00Z">
                                        <w:rPr>
                                          <w:rFonts w:ascii="Times New Roman" w:hAnsi="Times New Roman" w:cs="Times New Roman"/>
                                          <w:sz w:val="20"/>
                                          <w:szCs w:val="20"/>
                                        </w:rPr>
                                      </w:rPrChange>
                                    </w:rPr>
                                  </w:pPr>
                                  <w:ins w:id="2705" w:author="Maino Vieytes, Christian (NIH/NIA/IRP) [F]" w:date="2023-11-16T09:30:00Z">
                                    <w:r w:rsidRPr="00BF7D18">
                                      <w:rPr>
                                        <w:rFonts w:ascii="Times New Roman" w:hAnsi="Times New Roman" w:cs="Times New Roman"/>
                                        <w:color w:val="000000"/>
                                        <w:sz w:val="18"/>
                                        <w:szCs w:val="18"/>
                                        <w:rPrChange w:id="2706" w:author="Maino Vieytes, Christian (NIH/NIA/IRP) [F]" w:date="2023-11-16T09:31:00Z">
                                          <w:rPr>
                                            <w:rFonts w:ascii="Calibri" w:hAnsi="Calibri" w:cs="Calibri"/>
                                            <w:color w:val="000000"/>
                                          </w:rPr>
                                        </w:rPrChange>
                                      </w:rPr>
                                      <w:t>0.23</w:t>
                                    </w:r>
                                  </w:ins>
                                  <w:del w:id="2707" w:author="Maino Vieytes, Christian (NIH/NIA/IRP) [F]" w:date="2023-11-15T16:31:00Z">
                                    <w:r w:rsidRPr="00BF7D18" w:rsidDel="000E04CE">
                                      <w:rPr>
                                        <w:rFonts w:ascii="Times New Roman" w:hAnsi="Times New Roman" w:cs="Times New Roman"/>
                                        <w:sz w:val="18"/>
                                        <w:szCs w:val="18"/>
                                        <w:rPrChange w:id="2708"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2709"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2710" w:author="Maino Vieytes, Christian (NIH/NIA/IRP) [F]" w:date="2023-11-16T09:31:00Z">
                                        <w:rPr>
                                          <w:rFonts w:ascii="Times New Roman" w:hAnsi="Times New Roman" w:cs="Times New Roman"/>
                                          <w:sz w:val="20"/>
                                          <w:szCs w:val="20"/>
                                        </w:rPr>
                                      </w:rPrChange>
                                    </w:rPr>
                                  </w:pPr>
                                  <w:ins w:id="2711" w:author="Maino Vieytes, Christian (NIH/NIA/IRP) [F]" w:date="2023-11-16T09:30:00Z">
                                    <w:r w:rsidRPr="00BF7D18">
                                      <w:rPr>
                                        <w:rFonts w:ascii="Times New Roman" w:hAnsi="Times New Roman" w:cs="Times New Roman"/>
                                        <w:color w:val="000000"/>
                                        <w:sz w:val="18"/>
                                        <w:szCs w:val="18"/>
                                        <w:rPrChange w:id="2712" w:author="Maino Vieytes, Christian (NIH/NIA/IRP) [F]" w:date="2023-11-16T09:31:00Z">
                                          <w:rPr>
                                            <w:rFonts w:ascii="Calibri" w:hAnsi="Calibri" w:cs="Calibri"/>
                                            <w:color w:val="000000"/>
                                          </w:rPr>
                                        </w:rPrChange>
                                      </w:rPr>
                                      <w:t>&lt; 0.01</w:t>
                                    </w:r>
                                  </w:ins>
                                  <w:del w:id="2713" w:author="Maino Vieytes, Christian (NIH/NIA/IRP) [F]" w:date="2023-11-15T16:31:00Z">
                                    <w:r w:rsidRPr="00BF7D18" w:rsidDel="000E04CE">
                                      <w:rPr>
                                        <w:rFonts w:ascii="Times New Roman" w:hAnsi="Times New Roman" w:cs="Times New Roman"/>
                                        <w:sz w:val="18"/>
                                        <w:szCs w:val="18"/>
                                        <w:rPrChange w:id="2714"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2715" w:author="Maino Vieytes, Christian (NIH/NIA/IRP) [F]" w:date="2023-11-16T09:32:00Z">
                                  <w:tblPrEx>
                                    <w:tblW w:w="0" w:type="auto"/>
                                  </w:tblPrEx>
                                </w:tblPrExChange>
                              </w:tblPrEx>
                              <w:trPr>
                                <w:trHeight w:val="320"/>
                                <w:del w:id="2716" w:author="Maino Vieytes, Christian (NIH/NIA/IRP) [F]" w:date="2023-11-15T15:46:00Z"/>
                                <w:trPrChange w:id="2717" w:author="Maino Vieytes, Christian (NIH/NIA/IRP) [F]" w:date="2023-11-16T09:32:00Z">
                                  <w:trPr>
                                    <w:trHeight w:val="320"/>
                                  </w:trPr>
                                </w:trPrChange>
                              </w:trPr>
                              <w:tc>
                                <w:tcPr>
                                  <w:tcW w:w="2456" w:type="dxa"/>
                                  <w:noWrap/>
                                  <w:vAlign w:val="center"/>
                                  <w:hideMark/>
                                  <w:tcPrChange w:id="2718"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2719" w:author="Maino Vieytes, Christian (NIH/NIA/IRP) [F]" w:date="2023-11-15T15:46:00Z"/>
                                      <w:rFonts w:ascii="Times New Roman" w:hAnsi="Times New Roman" w:cs="Times New Roman"/>
                                      <w:sz w:val="18"/>
                                      <w:szCs w:val="18"/>
                                      <w:rPrChange w:id="2720" w:author="Maino Vieytes, Christian (NIH/NIA/IRP) [F]" w:date="2023-11-15T16:32:00Z">
                                        <w:rPr>
                                          <w:del w:id="2721" w:author="Maino Vieytes, Christian (NIH/NIA/IRP) [F]" w:date="2023-11-15T15:46:00Z"/>
                                          <w:rFonts w:ascii="Times New Roman" w:hAnsi="Times New Roman" w:cs="Times New Roman"/>
                                          <w:sz w:val="20"/>
                                          <w:szCs w:val="20"/>
                                        </w:rPr>
                                      </w:rPrChange>
                                    </w:rPr>
                                  </w:pPr>
                                  <w:del w:id="2722" w:author="Maino Vieytes, Christian (NIH/NIA/IRP) [F]" w:date="2023-11-15T15:46:00Z">
                                    <w:r w:rsidRPr="00BA33A1" w:rsidDel="00FE4615">
                                      <w:rPr>
                                        <w:rFonts w:ascii="Times New Roman" w:hAnsi="Times New Roman" w:cs="Times New Roman"/>
                                        <w:sz w:val="18"/>
                                        <w:szCs w:val="18"/>
                                        <w:rPrChange w:id="2723"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2724"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2725" w:author="Maino Vieytes, Christian (NIH/NIA/IRP) [F]" w:date="2023-11-15T15:46:00Z"/>
                                      <w:rFonts w:ascii="Times New Roman" w:hAnsi="Times New Roman" w:cs="Times New Roman"/>
                                      <w:sz w:val="18"/>
                                      <w:szCs w:val="18"/>
                                      <w:rPrChange w:id="2726" w:author="Maino Vieytes, Christian (NIH/NIA/IRP) [F]" w:date="2023-11-15T16:32:00Z">
                                        <w:rPr>
                                          <w:del w:id="2727" w:author="Maino Vieytes, Christian (NIH/NIA/IRP) [F]" w:date="2023-11-15T15:46:00Z"/>
                                          <w:rFonts w:ascii="Times New Roman" w:hAnsi="Times New Roman" w:cs="Times New Roman"/>
                                          <w:sz w:val="20"/>
                                          <w:szCs w:val="20"/>
                                        </w:rPr>
                                      </w:rPrChange>
                                    </w:rPr>
                                  </w:pPr>
                                  <w:del w:id="2728" w:author="Maino Vieytes, Christian (NIH/NIA/IRP) [F]" w:date="2023-11-15T15:46:00Z">
                                    <w:r w:rsidRPr="00BA33A1" w:rsidDel="00FE4615">
                                      <w:rPr>
                                        <w:rFonts w:ascii="Times New Roman" w:hAnsi="Times New Roman" w:cs="Times New Roman"/>
                                        <w:sz w:val="18"/>
                                        <w:szCs w:val="18"/>
                                        <w:rPrChange w:id="2729"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730"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2731" w:author="Maino Vieytes, Christian (NIH/NIA/IRP) [F]" w:date="2023-11-15T15:46:00Z"/>
                                      <w:rFonts w:ascii="Times New Roman" w:hAnsi="Times New Roman" w:cs="Times New Roman"/>
                                      <w:sz w:val="18"/>
                                      <w:szCs w:val="18"/>
                                      <w:rPrChange w:id="2732" w:author="Maino Vieytes, Christian (NIH/NIA/IRP) [F]" w:date="2023-11-16T09:31:00Z">
                                        <w:rPr>
                                          <w:del w:id="2733"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2734" w:author="Maino Vieytes, Christian (NIH/NIA/IRP) [F]" w:date="2023-11-15T15:46:00Z"/>
                                      <w:rFonts w:ascii="Times New Roman" w:hAnsi="Times New Roman" w:cs="Times New Roman"/>
                                      <w:sz w:val="18"/>
                                      <w:szCs w:val="18"/>
                                      <w:rPrChange w:id="2735" w:author="Maino Vieytes, Christian (NIH/NIA/IRP) [F]" w:date="2023-11-16T09:31:00Z">
                                        <w:rPr>
                                          <w:del w:id="2736" w:author="Maino Vieytes, Christian (NIH/NIA/IRP) [F]" w:date="2023-11-15T15:46:00Z"/>
                                          <w:rFonts w:ascii="Times New Roman" w:hAnsi="Times New Roman" w:cs="Times New Roman"/>
                                          <w:sz w:val="20"/>
                                          <w:szCs w:val="20"/>
                                        </w:rPr>
                                      </w:rPrChange>
                                    </w:rPr>
                                  </w:pPr>
                                  <w:del w:id="2737" w:author="Maino Vieytes, Christian (NIH/NIA/IRP) [F]" w:date="2023-11-15T15:46:00Z">
                                    <w:r w:rsidRPr="00BF7D18" w:rsidDel="00FE4615">
                                      <w:rPr>
                                        <w:rFonts w:ascii="Times New Roman" w:hAnsi="Times New Roman" w:cs="Times New Roman"/>
                                        <w:sz w:val="18"/>
                                        <w:szCs w:val="18"/>
                                        <w:rPrChange w:id="2738"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2739"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2740" w:author="Maino Vieytes, Christian (NIH/NIA/IRP) [F]" w:date="2023-11-15T15:46:00Z"/>
                                      <w:rFonts w:ascii="Times New Roman" w:hAnsi="Times New Roman" w:cs="Times New Roman"/>
                                      <w:sz w:val="18"/>
                                      <w:szCs w:val="18"/>
                                      <w:rPrChange w:id="2741" w:author="Maino Vieytes, Christian (NIH/NIA/IRP) [F]" w:date="2023-11-16T09:31:00Z">
                                        <w:rPr>
                                          <w:del w:id="2742"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2743" w:author="Maino Vieytes, Christian (NIH/NIA/IRP) [F]" w:date="2023-11-15T15:46:00Z"/>
                                      <w:rFonts w:ascii="Times New Roman" w:hAnsi="Times New Roman" w:cs="Times New Roman"/>
                                      <w:sz w:val="18"/>
                                      <w:szCs w:val="18"/>
                                      <w:rPrChange w:id="2744" w:author="Maino Vieytes, Christian (NIH/NIA/IRP) [F]" w:date="2023-11-16T09:31:00Z">
                                        <w:rPr>
                                          <w:del w:id="2745" w:author="Maino Vieytes, Christian (NIH/NIA/IRP) [F]" w:date="2023-11-15T15:46:00Z"/>
                                          <w:rFonts w:ascii="Times New Roman" w:hAnsi="Times New Roman" w:cs="Times New Roman"/>
                                          <w:sz w:val="20"/>
                                          <w:szCs w:val="20"/>
                                        </w:rPr>
                                      </w:rPrChange>
                                    </w:rPr>
                                  </w:pPr>
                                  <w:del w:id="2746" w:author="Maino Vieytes, Christian (NIH/NIA/IRP) [F]" w:date="2023-11-15T15:46:00Z">
                                    <w:r w:rsidRPr="00BF7D18" w:rsidDel="00FE4615">
                                      <w:rPr>
                                        <w:rFonts w:ascii="Times New Roman" w:hAnsi="Times New Roman" w:cs="Times New Roman"/>
                                        <w:sz w:val="18"/>
                                        <w:szCs w:val="18"/>
                                        <w:rPrChange w:id="2747"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2748"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2749" w:author="Maino Vieytes, Christian (NIH/NIA/IRP) [F]" w:date="2023-11-15T15:46:00Z"/>
                                      <w:rFonts w:ascii="Times New Roman" w:hAnsi="Times New Roman" w:cs="Times New Roman"/>
                                      <w:sz w:val="18"/>
                                      <w:szCs w:val="18"/>
                                      <w:rPrChange w:id="2750" w:author="Maino Vieytes, Christian (NIH/NIA/IRP) [F]" w:date="2023-11-16T09:31:00Z">
                                        <w:rPr>
                                          <w:del w:id="2751"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2752" w:author="Maino Vieytes, Christian (NIH/NIA/IRP) [F]" w:date="2023-11-15T15:46:00Z"/>
                                      <w:rFonts w:ascii="Times New Roman" w:hAnsi="Times New Roman" w:cs="Times New Roman"/>
                                      <w:sz w:val="18"/>
                                      <w:szCs w:val="18"/>
                                      <w:rPrChange w:id="2753" w:author="Maino Vieytes, Christian (NIH/NIA/IRP) [F]" w:date="2023-11-16T09:31:00Z">
                                        <w:rPr>
                                          <w:del w:id="2754" w:author="Maino Vieytes, Christian (NIH/NIA/IRP) [F]" w:date="2023-11-15T15:46:00Z"/>
                                          <w:rFonts w:ascii="Times New Roman" w:hAnsi="Times New Roman" w:cs="Times New Roman"/>
                                          <w:sz w:val="20"/>
                                          <w:szCs w:val="20"/>
                                        </w:rPr>
                                      </w:rPrChange>
                                    </w:rPr>
                                  </w:pPr>
                                  <w:del w:id="2755" w:author="Maino Vieytes, Christian (NIH/NIA/IRP) [F]" w:date="2023-11-15T15:46:00Z">
                                    <w:r w:rsidRPr="00BF7D18" w:rsidDel="00FE4615">
                                      <w:rPr>
                                        <w:rFonts w:ascii="Times New Roman" w:hAnsi="Times New Roman" w:cs="Times New Roman"/>
                                        <w:sz w:val="18"/>
                                        <w:szCs w:val="18"/>
                                        <w:rPrChange w:id="2756"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2757" w:author="Maino Vieytes, Christian (NIH/NIA/IRP) [F]" w:date="2023-11-16T09:32:00Z">
                                    <w:tcPr>
                                      <w:tcW w:w="1004" w:type="dxa"/>
                                      <w:vAlign w:val="bottom"/>
                                    </w:tcPr>
                                  </w:tcPrChange>
                                </w:tcPr>
                                <w:p w14:paraId="59DEC370" w14:textId="59CF73D3" w:rsidR="008E210F" w:rsidRPr="00BF7D18" w:rsidDel="00FE4615" w:rsidRDefault="008E210F">
                                  <w:pPr>
                                    <w:jc w:val="center"/>
                                    <w:rPr>
                                      <w:del w:id="2758" w:author="Maino Vieytes, Christian (NIH/NIA/IRP) [F]" w:date="2023-11-15T15:46:00Z"/>
                                      <w:rFonts w:ascii="Times New Roman" w:hAnsi="Times New Roman" w:cs="Times New Roman"/>
                                      <w:sz w:val="18"/>
                                      <w:szCs w:val="18"/>
                                      <w:rPrChange w:id="2759" w:author="Maino Vieytes, Christian (NIH/NIA/IRP) [F]" w:date="2023-11-16T09:31:00Z">
                                        <w:rPr>
                                          <w:del w:id="2760" w:author="Maino Vieytes, Christian (NIH/NIA/IRP) [F]" w:date="2023-11-15T15:46:00Z"/>
                                          <w:rFonts w:ascii="Times New Roman" w:hAnsi="Times New Roman" w:cs="Times New Roman"/>
                                          <w:sz w:val="20"/>
                                          <w:szCs w:val="20"/>
                                        </w:rPr>
                                      </w:rPrChange>
                                    </w:rPr>
                                  </w:pPr>
                                  <w:del w:id="2761" w:author="Maino Vieytes, Christian (NIH/NIA/IRP) [F]" w:date="2023-11-15T15:46:00Z">
                                    <w:r w:rsidRPr="00BF7D18" w:rsidDel="00FE4615">
                                      <w:rPr>
                                        <w:rFonts w:ascii="Times New Roman" w:hAnsi="Times New Roman" w:cs="Times New Roman"/>
                                        <w:sz w:val="18"/>
                                        <w:szCs w:val="18"/>
                                        <w:rPrChange w:id="2762"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2763"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2764" w:author="Maino Vieytes, Christian (NIH/NIA/IRP) [F]" w:date="2023-11-15T15:46:00Z"/>
                                      <w:rFonts w:ascii="Times New Roman" w:hAnsi="Times New Roman" w:cs="Times New Roman"/>
                                      <w:sz w:val="18"/>
                                      <w:szCs w:val="18"/>
                                      <w:rPrChange w:id="2765" w:author="Maino Vieytes, Christian (NIH/NIA/IRP) [F]" w:date="2023-11-16T09:31:00Z">
                                        <w:rPr>
                                          <w:del w:id="2766" w:author="Maino Vieytes, Christian (NIH/NIA/IRP) [F]" w:date="2023-11-15T15:46:00Z"/>
                                          <w:rFonts w:ascii="Times New Roman" w:hAnsi="Times New Roman" w:cs="Times New Roman"/>
                                          <w:sz w:val="20"/>
                                          <w:szCs w:val="20"/>
                                        </w:rPr>
                                      </w:rPrChange>
                                    </w:rPr>
                                  </w:pPr>
                                  <w:del w:id="2767" w:author="Maino Vieytes, Christian (NIH/NIA/IRP) [F]" w:date="2023-11-15T15:46:00Z">
                                    <w:r w:rsidRPr="00BF7D18" w:rsidDel="00FE4615">
                                      <w:rPr>
                                        <w:rFonts w:ascii="Times New Roman" w:hAnsi="Times New Roman" w:cs="Times New Roman"/>
                                        <w:sz w:val="18"/>
                                        <w:szCs w:val="18"/>
                                        <w:rPrChange w:id="2768"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2769" w:author="Maino Vieytes, Christian (NIH/NIA/IRP) [F]" w:date="2023-11-16T09:32:00Z">
                                  <w:tblPrEx>
                                    <w:tblW w:w="0" w:type="auto"/>
                                  </w:tblPrEx>
                                </w:tblPrExChange>
                              </w:tblPrEx>
                              <w:trPr>
                                <w:trHeight w:val="320"/>
                                <w:del w:id="2770" w:author="Maino Vieytes, Christian (NIH/NIA/IRP) [F]" w:date="2023-11-15T15:46:00Z"/>
                                <w:trPrChange w:id="2771" w:author="Maino Vieytes, Christian (NIH/NIA/IRP) [F]" w:date="2023-11-16T09:32:00Z">
                                  <w:trPr>
                                    <w:trHeight w:val="320"/>
                                  </w:trPr>
                                </w:trPrChange>
                              </w:trPr>
                              <w:tc>
                                <w:tcPr>
                                  <w:tcW w:w="2456" w:type="dxa"/>
                                  <w:noWrap/>
                                  <w:vAlign w:val="center"/>
                                  <w:hideMark/>
                                  <w:tcPrChange w:id="2772"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2773" w:author="Maino Vieytes, Christian (NIH/NIA/IRP) [F]" w:date="2023-11-15T15:46:00Z"/>
                                      <w:rFonts w:ascii="Times New Roman" w:hAnsi="Times New Roman" w:cs="Times New Roman"/>
                                      <w:sz w:val="18"/>
                                      <w:szCs w:val="18"/>
                                      <w:rPrChange w:id="2774" w:author="Maino Vieytes, Christian (NIH/NIA/IRP) [F]" w:date="2023-11-15T16:32:00Z">
                                        <w:rPr>
                                          <w:del w:id="2775" w:author="Maino Vieytes, Christian (NIH/NIA/IRP) [F]" w:date="2023-11-15T15:46:00Z"/>
                                          <w:rFonts w:ascii="Times New Roman" w:hAnsi="Times New Roman" w:cs="Times New Roman"/>
                                          <w:sz w:val="20"/>
                                          <w:szCs w:val="20"/>
                                        </w:rPr>
                                      </w:rPrChange>
                                    </w:rPr>
                                    <w:pPrChange w:id="2776" w:author="Maino Vieytes, Christian (NIH/NIA/IRP) [F]" w:date="2023-11-16T09:32:00Z">
                                      <w:pPr/>
                                    </w:pPrChange>
                                  </w:pPr>
                                  <w:del w:id="2777" w:author="Maino Vieytes, Christian (NIH/NIA/IRP) [F]" w:date="2023-11-15T15:46:00Z">
                                    <w:r w:rsidRPr="00BA33A1" w:rsidDel="00FE4615">
                                      <w:rPr>
                                        <w:rFonts w:ascii="Times New Roman" w:hAnsi="Times New Roman" w:cs="Times New Roman"/>
                                        <w:sz w:val="18"/>
                                        <w:szCs w:val="18"/>
                                        <w:rPrChange w:id="2778"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2779"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2780" w:author="Maino Vieytes, Christian (NIH/NIA/IRP) [F]" w:date="2023-11-15T15:46:00Z"/>
                                      <w:rFonts w:ascii="Times New Roman" w:hAnsi="Times New Roman" w:cs="Times New Roman"/>
                                      <w:sz w:val="18"/>
                                      <w:szCs w:val="18"/>
                                      <w:rPrChange w:id="2781" w:author="Maino Vieytes, Christian (NIH/NIA/IRP) [F]" w:date="2023-11-15T16:32:00Z">
                                        <w:rPr>
                                          <w:del w:id="2782" w:author="Maino Vieytes, Christian (NIH/NIA/IRP) [F]" w:date="2023-11-15T15:46:00Z"/>
                                          <w:rFonts w:ascii="Times New Roman" w:hAnsi="Times New Roman" w:cs="Times New Roman"/>
                                          <w:sz w:val="20"/>
                                          <w:szCs w:val="20"/>
                                        </w:rPr>
                                      </w:rPrChange>
                                    </w:rPr>
                                    <w:pPrChange w:id="2783" w:author="Maino Vieytes, Christian (NIH/NIA/IRP) [F]" w:date="2023-11-16T09:32:00Z">
                                      <w:pPr/>
                                    </w:pPrChange>
                                  </w:pPr>
                                  <w:del w:id="2784" w:author="Maino Vieytes, Christian (NIH/NIA/IRP) [F]" w:date="2023-11-15T15:46:00Z">
                                    <w:r w:rsidRPr="00BA33A1" w:rsidDel="00FE4615">
                                      <w:rPr>
                                        <w:rFonts w:ascii="Times New Roman" w:hAnsi="Times New Roman" w:cs="Times New Roman"/>
                                        <w:sz w:val="18"/>
                                        <w:szCs w:val="18"/>
                                        <w:rPrChange w:id="2785"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786"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2787" w:author="Maino Vieytes, Christian (NIH/NIA/IRP) [F]" w:date="2023-11-15T15:46:00Z"/>
                                      <w:rFonts w:ascii="Times New Roman" w:hAnsi="Times New Roman" w:cs="Times New Roman"/>
                                      <w:sz w:val="18"/>
                                      <w:szCs w:val="18"/>
                                      <w:rPrChange w:id="2788" w:author="Maino Vieytes, Christian (NIH/NIA/IRP) [F]" w:date="2023-11-16T09:31:00Z">
                                        <w:rPr>
                                          <w:del w:id="2789"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2790" w:author="Maino Vieytes, Christian (NIH/NIA/IRP) [F]" w:date="2023-11-15T15:46:00Z"/>
                                      <w:rFonts w:ascii="Times New Roman" w:hAnsi="Times New Roman" w:cs="Times New Roman"/>
                                      <w:sz w:val="18"/>
                                      <w:szCs w:val="18"/>
                                      <w:rPrChange w:id="2791" w:author="Maino Vieytes, Christian (NIH/NIA/IRP) [F]" w:date="2023-11-16T09:31:00Z">
                                        <w:rPr>
                                          <w:del w:id="2792" w:author="Maino Vieytes, Christian (NIH/NIA/IRP) [F]" w:date="2023-11-15T15:46:00Z"/>
                                          <w:rFonts w:ascii="Times New Roman" w:hAnsi="Times New Roman" w:cs="Times New Roman"/>
                                          <w:sz w:val="20"/>
                                          <w:szCs w:val="20"/>
                                        </w:rPr>
                                      </w:rPrChange>
                                    </w:rPr>
                                  </w:pPr>
                                  <w:del w:id="2793" w:author="Maino Vieytes, Christian (NIH/NIA/IRP) [F]" w:date="2023-11-15T15:46:00Z">
                                    <w:r w:rsidRPr="00BF7D18" w:rsidDel="00FE4615">
                                      <w:rPr>
                                        <w:rFonts w:ascii="Times New Roman" w:hAnsi="Times New Roman" w:cs="Times New Roman"/>
                                        <w:sz w:val="18"/>
                                        <w:szCs w:val="18"/>
                                        <w:rPrChange w:id="2794"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2795"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2796" w:author="Maino Vieytes, Christian (NIH/NIA/IRP) [F]" w:date="2023-11-15T15:46:00Z"/>
                                      <w:rFonts w:ascii="Times New Roman" w:hAnsi="Times New Roman" w:cs="Times New Roman"/>
                                      <w:sz w:val="18"/>
                                      <w:szCs w:val="18"/>
                                      <w:rPrChange w:id="2797" w:author="Maino Vieytes, Christian (NIH/NIA/IRP) [F]" w:date="2023-11-16T09:31:00Z">
                                        <w:rPr>
                                          <w:del w:id="2798"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2799" w:author="Maino Vieytes, Christian (NIH/NIA/IRP) [F]" w:date="2023-11-15T15:46:00Z"/>
                                      <w:rFonts w:ascii="Times New Roman" w:hAnsi="Times New Roman" w:cs="Times New Roman"/>
                                      <w:sz w:val="18"/>
                                      <w:szCs w:val="18"/>
                                      <w:rPrChange w:id="2800" w:author="Maino Vieytes, Christian (NIH/NIA/IRP) [F]" w:date="2023-11-16T09:31:00Z">
                                        <w:rPr>
                                          <w:del w:id="2801" w:author="Maino Vieytes, Christian (NIH/NIA/IRP) [F]" w:date="2023-11-15T15:46:00Z"/>
                                          <w:rFonts w:ascii="Times New Roman" w:hAnsi="Times New Roman" w:cs="Times New Roman"/>
                                          <w:sz w:val="20"/>
                                          <w:szCs w:val="20"/>
                                        </w:rPr>
                                      </w:rPrChange>
                                    </w:rPr>
                                  </w:pPr>
                                  <w:del w:id="2802" w:author="Maino Vieytes, Christian (NIH/NIA/IRP) [F]" w:date="2023-11-15T15:46:00Z">
                                    <w:r w:rsidRPr="00BF7D18" w:rsidDel="00FE4615">
                                      <w:rPr>
                                        <w:rFonts w:ascii="Times New Roman" w:hAnsi="Times New Roman" w:cs="Times New Roman"/>
                                        <w:sz w:val="18"/>
                                        <w:szCs w:val="18"/>
                                        <w:rPrChange w:id="2803"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2804"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2805" w:author="Maino Vieytes, Christian (NIH/NIA/IRP) [F]" w:date="2023-11-15T15:46:00Z"/>
                                      <w:rFonts w:ascii="Times New Roman" w:hAnsi="Times New Roman" w:cs="Times New Roman"/>
                                      <w:sz w:val="18"/>
                                      <w:szCs w:val="18"/>
                                      <w:rPrChange w:id="2806" w:author="Maino Vieytes, Christian (NIH/NIA/IRP) [F]" w:date="2023-11-16T09:31:00Z">
                                        <w:rPr>
                                          <w:del w:id="2807"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2808" w:author="Maino Vieytes, Christian (NIH/NIA/IRP) [F]" w:date="2023-11-15T15:46:00Z"/>
                                      <w:rFonts w:ascii="Times New Roman" w:hAnsi="Times New Roman" w:cs="Times New Roman"/>
                                      <w:sz w:val="18"/>
                                      <w:szCs w:val="18"/>
                                      <w:rPrChange w:id="2809" w:author="Maino Vieytes, Christian (NIH/NIA/IRP) [F]" w:date="2023-11-16T09:31:00Z">
                                        <w:rPr>
                                          <w:del w:id="2810" w:author="Maino Vieytes, Christian (NIH/NIA/IRP) [F]" w:date="2023-11-15T15:46:00Z"/>
                                          <w:rFonts w:ascii="Times New Roman" w:hAnsi="Times New Roman" w:cs="Times New Roman"/>
                                          <w:sz w:val="20"/>
                                          <w:szCs w:val="20"/>
                                        </w:rPr>
                                      </w:rPrChange>
                                    </w:rPr>
                                  </w:pPr>
                                  <w:del w:id="2811" w:author="Maino Vieytes, Christian (NIH/NIA/IRP) [F]" w:date="2023-11-15T15:46:00Z">
                                    <w:r w:rsidRPr="00BF7D18" w:rsidDel="00FE4615">
                                      <w:rPr>
                                        <w:rFonts w:ascii="Times New Roman" w:hAnsi="Times New Roman" w:cs="Times New Roman"/>
                                        <w:sz w:val="18"/>
                                        <w:szCs w:val="18"/>
                                        <w:rPrChange w:id="2812"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2813" w:author="Maino Vieytes, Christian (NIH/NIA/IRP) [F]" w:date="2023-11-16T09:32:00Z">
                                    <w:tcPr>
                                      <w:tcW w:w="1004" w:type="dxa"/>
                                      <w:vAlign w:val="bottom"/>
                                    </w:tcPr>
                                  </w:tcPrChange>
                                </w:tcPr>
                                <w:p w14:paraId="3B010A2F" w14:textId="1A1DABAF" w:rsidR="008E210F" w:rsidRPr="00BF7D18" w:rsidDel="00FE4615" w:rsidRDefault="008E210F">
                                  <w:pPr>
                                    <w:jc w:val="center"/>
                                    <w:rPr>
                                      <w:del w:id="2814" w:author="Maino Vieytes, Christian (NIH/NIA/IRP) [F]" w:date="2023-11-15T15:46:00Z"/>
                                      <w:rFonts w:ascii="Times New Roman" w:hAnsi="Times New Roman" w:cs="Times New Roman"/>
                                      <w:sz w:val="18"/>
                                      <w:szCs w:val="18"/>
                                      <w:rPrChange w:id="2815" w:author="Maino Vieytes, Christian (NIH/NIA/IRP) [F]" w:date="2023-11-16T09:31:00Z">
                                        <w:rPr>
                                          <w:del w:id="2816" w:author="Maino Vieytes, Christian (NIH/NIA/IRP) [F]" w:date="2023-11-15T15:46:00Z"/>
                                          <w:rFonts w:ascii="Times New Roman" w:hAnsi="Times New Roman" w:cs="Times New Roman"/>
                                          <w:sz w:val="20"/>
                                          <w:szCs w:val="20"/>
                                        </w:rPr>
                                      </w:rPrChange>
                                    </w:rPr>
                                  </w:pPr>
                                  <w:del w:id="2817" w:author="Maino Vieytes, Christian (NIH/NIA/IRP) [F]" w:date="2023-11-15T15:46:00Z">
                                    <w:r w:rsidRPr="00BF7D18" w:rsidDel="00FE4615">
                                      <w:rPr>
                                        <w:rFonts w:ascii="Times New Roman" w:hAnsi="Times New Roman" w:cs="Times New Roman"/>
                                        <w:sz w:val="18"/>
                                        <w:szCs w:val="18"/>
                                        <w:rPrChange w:id="2818"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2819"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2820" w:author="Maino Vieytes, Christian (NIH/NIA/IRP) [F]" w:date="2023-11-15T15:46:00Z"/>
                                      <w:rFonts w:ascii="Times New Roman" w:hAnsi="Times New Roman" w:cs="Times New Roman"/>
                                      <w:sz w:val="18"/>
                                      <w:szCs w:val="18"/>
                                      <w:rPrChange w:id="2821" w:author="Maino Vieytes, Christian (NIH/NIA/IRP) [F]" w:date="2023-11-16T09:31:00Z">
                                        <w:rPr>
                                          <w:del w:id="2822" w:author="Maino Vieytes, Christian (NIH/NIA/IRP) [F]" w:date="2023-11-15T15:46:00Z"/>
                                          <w:rFonts w:ascii="Times New Roman" w:hAnsi="Times New Roman" w:cs="Times New Roman"/>
                                          <w:sz w:val="20"/>
                                          <w:szCs w:val="20"/>
                                        </w:rPr>
                                      </w:rPrChange>
                                    </w:rPr>
                                  </w:pPr>
                                  <w:del w:id="2823" w:author="Maino Vieytes, Christian (NIH/NIA/IRP) [F]" w:date="2023-11-15T15:46:00Z">
                                    <w:r w:rsidRPr="00BF7D18" w:rsidDel="00FE4615">
                                      <w:rPr>
                                        <w:rFonts w:ascii="Times New Roman" w:hAnsi="Times New Roman" w:cs="Times New Roman"/>
                                        <w:sz w:val="18"/>
                                        <w:szCs w:val="18"/>
                                        <w:rPrChange w:id="2824"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2825" w:author="Maino Vieytes, Christian (NIH/NIA/IRP) [F]" w:date="2023-11-16T09:32:00Z">
                                  <w:tblPrEx>
                                    <w:tblW w:w="0" w:type="auto"/>
                                  </w:tblPrEx>
                                </w:tblPrExChange>
                              </w:tblPrEx>
                              <w:trPr>
                                <w:trHeight w:val="320"/>
                                <w:del w:id="2826" w:author="Maino Vieytes, Christian (NIH/NIA/IRP) [F]" w:date="2023-11-15T15:46:00Z"/>
                                <w:trPrChange w:id="2827" w:author="Maino Vieytes, Christian (NIH/NIA/IRP) [F]" w:date="2023-11-16T09:32:00Z">
                                  <w:trPr>
                                    <w:trHeight w:val="320"/>
                                  </w:trPr>
                                </w:trPrChange>
                              </w:trPr>
                              <w:tc>
                                <w:tcPr>
                                  <w:tcW w:w="2456" w:type="dxa"/>
                                  <w:noWrap/>
                                  <w:vAlign w:val="center"/>
                                  <w:hideMark/>
                                  <w:tcPrChange w:id="2828"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2829" w:author="Maino Vieytes, Christian (NIH/NIA/IRP) [F]" w:date="2023-11-15T15:46:00Z"/>
                                      <w:rFonts w:ascii="Times New Roman" w:hAnsi="Times New Roman" w:cs="Times New Roman"/>
                                      <w:sz w:val="18"/>
                                      <w:szCs w:val="18"/>
                                      <w:rPrChange w:id="2830" w:author="Maino Vieytes, Christian (NIH/NIA/IRP) [F]" w:date="2023-11-15T16:32:00Z">
                                        <w:rPr>
                                          <w:del w:id="2831" w:author="Maino Vieytes, Christian (NIH/NIA/IRP) [F]" w:date="2023-11-15T15:46:00Z"/>
                                          <w:rFonts w:ascii="Times New Roman" w:hAnsi="Times New Roman" w:cs="Times New Roman"/>
                                          <w:sz w:val="20"/>
                                          <w:szCs w:val="20"/>
                                        </w:rPr>
                                      </w:rPrChange>
                                    </w:rPr>
                                    <w:pPrChange w:id="2832" w:author="Maino Vieytes, Christian (NIH/NIA/IRP) [F]" w:date="2023-11-16T09:32:00Z">
                                      <w:pPr/>
                                    </w:pPrChange>
                                  </w:pPr>
                                  <w:del w:id="2833" w:author="Maino Vieytes, Christian (NIH/NIA/IRP) [F]" w:date="2023-11-15T15:46:00Z">
                                    <w:r w:rsidRPr="00BA33A1" w:rsidDel="00FE4615">
                                      <w:rPr>
                                        <w:rFonts w:ascii="Times New Roman" w:hAnsi="Times New Roman" w:cs="Times New Roman"/>
                                        <w:sz w:val="18"/>
                                        <w:szCs w:val="18"/>
                                        <w:rPrChange w:id="2834"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2835"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2836" w:author="Maino Vieytes, Christian (NIH/NIA/IRP) [F]" w:date="2023-11-15T15:46:00Z"/>
                                      <w:rFonts w:ascii="Times New Roman" w:hAnsi="Times New Roman" w:cs="Times New Roman"/>
                                      <w:sz w:val="18"/>
                                      <w:szCs w:val="18"/>
                                      <w:rPrChange w:id="2837" w:author="Maino Vieytes, Christian (NIH/NIA/IRP) [F]" w:date="2023-11-15T16:32:00Z">
                                        <w:rPr>
                                          <w:del w:id="2838" w:author="Maino Vieytes, Christian (NIH/NIA/IRP) [F]" w:date="2023-11-15T15:46:00Z"/>
                                          <w:rFonts w:ascii="Times New Roman" w:hAnsi="Times New Roman" w:cs="Times New Roman"/>
                                          <w:sz w:val="20"/>
                                          <w:szCs w:val="20"/>
                                        </w:rPr>
                                      </w:rPrChange>
                                    </w:rPr>
                                    <w:pPrChange w:id="2839" w:author="Maino Vieytes, Christian (NIH/NIA/IRP) [F]" w:date="2023-11-16T09:32:00Z">
                                      <w:pPr/>
                                    </w:pPrChange>
                                  </w:pPr>
                                  <w:del w:id="2840" w:author="Maino Vieytes, Christian (NIH/NIA/IRP) [F]" w:date="2023-11-15T15:46:00Z">
                                    <w:r w:rsidRPr="00BA33A1" w:rsidDel="00FE4615">
                                      <w:rPr>
                                        <w:rFonts w:ascii="Times New Roman" w:hAnsi="Times New Roman" w:cs="Times New Roman"/>
                                        <w:sz w:val="18"/>
                                        <w:szCs w:val="18"/>
                                        <w:rPrChange w:id="284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2842"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2843" w:author="Maino Vieytes, Christian (NIH/NIA/IRP) [F]" w:date="2023-11-15T15:46:00Z"/>
                                      <w:rFonts w:ascii="Times New Roman" w:hAnsi="Times New Roman" w:cs="Times New Roman"/>
                                      <w:sz w:val="18"/>
                                      <w:szCs w:val="18"/>
                                      <w:rPrChange w:id="2844" w:author="Maino Vieytes, Christian (NIH/NIA/IRP) [F]" w:date="2023-11-16T09:31:00Z">
                                        <w:rPr>
                                          <w:del w:id="2845"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2846" w:author="Maino Vieytes, Christian (NIH/NIA/IRP) [F]" w:date="2023-11-15T15:46:00Z"/>
                                      <w:rFonts w:ascii="Times New Roman" w:hAnsi="Times New Roman" w:cs="Times New Roman"/>
                                      <w:sz w:val="18"/>
                                      <w:szCs w:val="18"/>
                                      <w:rPrChange w:id="2847" w:author="Maino Vieytes, Christian (NIH/NIA/IRP) [F]" w:date="2023-11-16T09:31:00Z">
                                        <w:rPr>
                                          <w:del w:id="2848" w:author="Maino Vieytes, Christian (NIH/NIA/IRP) [F]" w:date="2023-11-15T15:46:00Z"/>
                                          <w:rFonts w:ascii="Times New Roman" w:hAnsi="Times New Roman" w:cs="Times New Roman"/>
                                          <w:sz w:val="20"/>
                                          <w:szCs w:val="20"/>
                                        </w:rPr>
                                      </w:rPrChange>
                                    </w:rPr>
                                  </w:pPr>
                                  <w:del w:id="2849" w:author="Maino Vieytes, Christian (NIH/NIA/IRP) [F]" w:date="2023-11-15T15:46:00Z">
                                    <w:r w:rsidRPr="00BF7D18" w:rsidDel="00FE4615">
                                      <w:rPr>
                                        <w:rFonts w:ascii="Times New Roman" w:hAnsi="Times New Roman" w:cs="Times New Roman"/>
                                        <w:sz w:val="18"/>
                                        <w:szCs w:val="18"/>
                                        <w:rPrChange w:id="2850"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2851"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2852" w:author="Maino Vieytes, Christian (NIH/NIA/IRP) [F]" w:date="2023-11-15T15:46:00Z"/>
                                      <w:rFonts w:ascii="Times New Roman" w:hAnsi="Times New Roman" w:cs="Times New Roman"/>
                                      <w:sz w:val="18"/>
                                      <w:szCs w:val="18"/>
                                      <w:rPrChange w:id="2853" w:author="Maino Vieytes, Christian (NIH/NIA/IRP) [F]" w:date="2023-11-16T09:31:00Z">
                                        <w:rPr>
                                          <w:del w:id="2854"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2855" w:author="Maino Vieytes, Christian (NIH/NIA/IRP) [F]" w:date="2023-11-15T15:46:00Z"/>
                                      <w:rFonts w:ascii="Times New Roman" w:hAnsi="Times New Roman" w:cs="Times New Roman"/>
                                      <w:sz w:val="18"/>
                                      <w:szCs w:val="18"/>
                                      <w:rPrChange w:id="2856" w:author="Maino Vieytes, Christian (NIH/NIA/IRP) [F]" w:date="2023-11-16T09:31:00Z">
                                        <w:rPr>
                                          <w:del w:id="2857" w:author="Maino Vieytes, Christian (NIH/NIA/IRP) [F]" w:date="2023-11-15T15:46:00Z"/>
                                          <w:rFonts w:ascii="Times New Roman" w:hAnsi="Times New Roman" w:cs="Times New Roman"/>
                                          <w:sz w:val="20"/>
                                          <w:szCs w:val="20"/>
                                        </w:rPr>
                                      </w:rPrChange>
                                    </w:rPr>
                                  </w:pPr>
                                  <w:del w:id="2858" w:author="Maino Vieytes, Christian (NIH/NIA/IRP) [F]" w:date="2023-11-15T15:46:00Z">
                                    <w:r w:rsidRPr="00BF7D18" w:rsidDel="00FE4615">
                                      <w:rPr>
                                        <w:rFonts w:ascii="Times New Roman" w:hAnsi="Times New Roman" w:cs="Times New Roman"/>
                                        <w:sz w:val="18"/>
                                        <w:szCs w:val="18"/>
                                        <w:rPrChange w:id="2859"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2860"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2861" w:author="Maino Vieytes, Christian (NIH/NIA/IRP) [F]" w:date="2023-11-15T15:46:00Z"/>
                                      <w:rFonts w:ascii="Times New Roman" w:hAnsi="Times New Roman" w:cs="Times New Roman"/>
                                      <w:sz w:val="18"/>
                                      <w:szCs w:val="18"/>
                                      <w:rPrChange w:id="2862" w:author="Maino Vieytes, Christian (NIH/NIA/IRP) [F]" w:date="2023-11-16T09:31:00Z">
                                        <w:rPr>
                                          <w:del w:id="2863"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2864" w:author="Maino Vieytes, Christian (NIH/NIA/IRP) [F]" w:date="2023-11-15T15:46:00Z"/>
                                      <w:rFonts w:ascii="Times New Roman" w:hAnsi="Times New Roman" w:cs="Times New Roman"/>
                                      <w:sz w:val="18"/>
                                      <w:szCs w:val="18"/>
                                      <w:rPrChange w:id="2865" w:author="Maino Vieytes, Christian (NIH/NIA/IRP) [F]" w:date="2023-11-16T09:31:00Z">
                                        <w:rPr>
                                          <w:del w:id="2866" w:author="Maino Vieytes, Christian (NIH/NIA/IRP) [F]" w:date="2023-11-15T15:46:00Z"/>
                                          <w:rFonts w:ascii="Times New Roman" w:hAnsi="Times New Roman" w:cs="Times New Roman"/>
                                          <w:sz w:val="20"/>
                                          <w:szCs w:val="20"/>
                                        </w:rPr>
                                      </w:rPrChange>
                                    </w:rPr>
                                  </w:pPr>
                                  <w:del w:id="2867" w:author="Maino Vieytes, Christian (NIH/NIA/IRP) [F]" w:date="2023-11-15T15:46:00Z">
                                    <w:r w:rsidRPr="00BF7D18" w:rsidDel="00FE4615">
                                      <w:rPr>
                                        <w:rFonts w:ascii="Times New Roman" w:hAnsi="Times New Roman" w:cs="Times New Roman"/>
                                        <w:sz w:val="18"/>
                                        <w:szCs w:val="18"/>
                                        <w:rPrChange w:id="2868"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2869" w:author="Maino Vieytes, Christian (NIH/NIA/IRP) [F]" w:date="2023-11-16T09:32:00Z">
                                    <w:tcPr>
                                      <w:tcW w:w="1004" w:type="dxa"/>
                                      <w:vAlign w:val="bottom"/>
                                    </w:tcPr>
                                  </w:tcPrChange>
                                </w:tcPr>
                                <w:p w14:paraId="1B033E99" w14:textId="2F905DBD" w:rsidR="008E210F" w:rsidRPr="00BF7D18" w:rsidDel="00FE4615" w:rsidRDefault="008E210F">
                                  <w:pPr>
                                    <w:jc w:val="center"/>
                                    <w:rPr>
                                      <w:del w:id="2870" w:author="Maino Vieytes, Christian (NIH/NIA/IRP) [F]" w:date="2023-11-15T15:46:00Z"/>
                                      <w:rFonts w:ascii="Times New Roman" w:hAnsi="Times New Roman" w:cs="Times New Roman"/>
                                      <w:sz w:val="18"/>
                                      <w:szCs w:val="18"/>
                                      <w:rPrChange w:id="2871" w:author="Maino Vieytes, Christian (NIH/NIA/IRP) [F]" w:date="2023-11-16T09:31:00Z">
                                        <w:rPr>
                                          <w:del w:id="2872" w:author="Maino Vieytes, Christian (NIH/NIA/IRP) [F]" w:date="2023-11-15T15:46:00Z"/>
                                          <w:rFonts w:ascii="Times New Roman" w:hAnsi="Times New Roman" w:cs="Times New Roman"/>
                                          <w:sz w:val="20"/>
                                          <w:szCs w:val="20"/>
                                        </w:rPr>
                                      </w:rPrChange>
                                    </w:rPr>
                                  </w:pPr>
                                  <w:del w:id="2873" w:author="Maino Vieytes, Christian (NIH/NIA/IRP) [F]" w:date="2023-11-15T15:46:00Z">
                                    <w:r w:rsidRPr="00BF7D18" w:rsidDel="00FE4615">
                                      <w:rPr>
                                        <w:rFonts w:ascii="Times New Roman" w:hAnsi="Times New Roman" w:cs="Times New Roman"/>
                                        <w:sz w:val="18"/>
                                        <w:szCs w:val="18"/>
                                        <w:rPrChange w:id="2874"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2875"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2876" w:author="Maino Vieytes, Christian (NIH/NIA/IRP) [F]" w:date="2023-11-15T15:46:00Z"/>
                                      <w:rFonts w:ascii="Times New Roman" w:hAnsi="Times New Roman" w:cs="Times New Roman"/>
                                      <w:sz w:val="18"/>
                                      <w:szCs w:val="18"/>
                                      <w:rPrChange w:id="2877" w:author="Maino Vieytes, Christian (NIH/NIA/IRP) [F]" w:date="2023-11-16T09:31:00Z">
                                        <w:rPr>
                                          <w:del w:id="2878" w:author="Maino Vieytes, Christian (NIH/NIA/IRP) [F]" w:date="2023-11-15T15:46:00Z"/>
                                          <w:rFonts w:ascii="Times New Roman" w:hAnsi="Times New Roman" w:cs="Times New Roman"/>
                                          <w:sz w:val="20"/>
                                          <w:szCs w:val="20"/>
                                        </w:rPr>
                                      </w:rPrChange>
                                    </w:rPr>
                                  </w:pPr>
                                  <w:del w:id="2879" w:author="Maino Vieytes, Christian (NIH/NIA/IRP) [F]" w:date="2023-11-15T15:46:00Z">
                                    <w:r w:rsidRPr="00BF7D18" w:rsidDel="00FE4615">
                                      <w:rPr>
                                        <w:rFonts w:ascii="Times New Roman" w:hAnsi="Times New Roman" w:cs="Times New Roman"/>
                                        <w:sz w:val="18"/>
                                        <w:szCs w:val="18"/>
                                        <w:rPrChange w:id="2880"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2881" w:author="Maino Vieytes, Christian (NIH/NIA/IRP) [F]" w:date="2023-11-16T09:32:00Z">
                                  <w:tblPrEx>
                                    <w:tblW w:w="0" w:type="auto"/>
                                  </w:tblPrEx>
                                </w:tblPrExChange>
                              </w:tblPrEx>
                              <w:trPr>
                                <w:trHeight w:val="320"/>
                                <w:trPrChange w:id="2882" w:author="Maino Vieytes, Christian (NIH/NIA/IRP) [F]" w:date="2023-11-16T09:32:00Z">
                                  <w:trPr>
                                    <w:trHeight w:val="320"/>
                                  </w:trPr>
                                </w:trPrChange>
                              </w:trPr>
                              <w:tc>
                                <w:tcPr>
                                  <w:tcW w:w="2456" w:type="dxa"/>
                                  <w:noWrap/>
                                  <w:vAlign w:val="center"/>
                                  <w:hideMark/>
                                  <w:tcPrChange w:id="2883"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288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885"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2886"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288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888"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2889"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2890" w:author="Maino Vieytes, Christian (NIH/NIA/IRP) [F]" w:date="2023-11-15T16:31:00Z"/>
                                      <w:rFonts w:ascii="Times New Roman" w:hAnsi="Times New Roman" w:cs="Times New Roman"/>
                                      <w:sz w:val="18"/>
                                      <w:szCs w:val="18"/>
                                      <w:rPrChange w:id="2891" w:author="Maino Vieytes, Christian (NIH/NIA/IRP) [F]" w:date="2023-11-16T09:31:00Z">
                                        <w:rPr>
                                          <w:del w:id="2892" w:author="Maino Vieytes, Christian (NIH/NIA/IRP) [F]" w:date="2023-11-15T16:31:00Z"/>
                                          <w:rFonts w:ascii="Times New Roman" w:hAnsi="Times New Roman" w:cs="Times New Roman"/>
                                          <w:sz w:val="20"/>
                                          <w:szCs w:val="20"/>
                                        </w:rPr>
                                      </w:rPrChange>
                                    </w:rPr>
                                  </w:pPr>
                                  <w:ins w:id="2893" w:author="Maino Vieytes, Christian (NIH/NIA/IRP) [F]" w:date="2023-11-16T09:31:00Z">
                                    <w:r w:rsidRPr="00BF7D18">
                                      <w:rPr>
                                        <w:rFonts w:ascii="Times New Roman" w:hAnsi="Times New Roman" w:cs="Times New Roman"/>
                                        <w:color w:val="000000"/>
                                        <w:sz w:val="18"/>
                                        <w:szCs w:val="18"/>
                                        <w:rPrChange w:id="2894"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2895" w:author="Maino Vieytes, Christian (NIH/NIA/IRP) [F]" w:date="2023-11-16T09:31:00Z">
                                        <w:rPr>
                                          <w:rFonts w:ascii="Times New Roman" w:hAnsi="Times New Roman" w:cs="Times New Roman"/>
                                          <w:sz w:val="20"/>
                                          <w:szCs w:val="20"/>
                                        </w:rPr>
                                      </w:rPrChange>
                                    </w:rPr>
                                  </w:pPr>
                                  <w:del w:id="2896" w:author="Maino Vieytes, Christian (NIH/NIA/IRP) [F]" w:date="2023-11-15T16:31:00Z">
                                    <w:r w:rsidRPr="00BF7D18" w:rsidDel="008D619F">
                                      <w:rPr>
                                        <w:rFonts w:ascii="Times New Roman" w:hAnsi="Times New Roman" w:cs="Times New Roman"/>
                                        <w:sz w:val="18"/>
                                        <w:szCs w:val="18"/>
                                        <w:rPrChange w:id="2897"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2898"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2899" w:author="Maino Vieytes, Christian (NIH/NIA/IRP) [F]" w:date="2023-11-15T16:31:00Z"/>
                                      <w:rFonts w:ascii="Times New Roman" w:hAnsi="Times New Roman" w:cs="Times New Roman"/>
                                      <w:sz w:val="18"/>
                                      <w:szCs w:val="18"/>
                                      <w:rPrChange w:id="2900" w:author="Maino Vieytes, Christian (NIH/NIA/IRP) [F]" w:date="2023-11-16T09:31:00Z">
                                        <w:rPr>
                                          <w:del w:id="2901" w:author="Maino Vieytes, Christian (NIH/NIA/IRP) [F]" w:date="2023-11-15T16:31:00Z"/>
                                          <w:rFonts w:ascii="Times New Roman" w:hAnsi="Times New Roman" w:cs="Times New Roman"/>
                                          <w:sz w:val="20"/>
                                          <w:szCs w:val="20"/>
                                        </w:rPr>
                                      </w:rPrChange>
                                    </w:rPr>
                                  </w:pPr>
                                  <w:ins w:id="2902" w:author="Maino Vieytes, Christian (NIH/NIA/IRP) [F]" w:date="2023-11-16T09:31:00Z">
                                    <w:r w:rsidRPr="00BF7D18">
                                      <w:rPr>
                                        <w:rFonts w:ascii="Times New Roman" w:hAnsi="Times New Roman" w:cs="Times New Roman"/>
                                        <w:color w:val="000000"/>
                                        <w:sz w:val="18"/>
                                        <w:szCs w:val="18"/>
                                        <w:rPrChange w:id="2903" w:author="Maino Vieytes, Christian (NIH/NIA/IRP) [F]" w:date="2023-11-16T09:31:00Z">
                                          <w:rPr>
                                            <w:rFonts w:ascii="Calibri" w:hAnsi="Calibri" w:cs="Calibri"/>
                                            <w:color w:val="000000"/>
                                          </w:rPr>
                                        </w:rPrChange>
                                      </w:rPr>
                                      <w:t>0.1</w:t>
                                    </w:r>
                                  </w:ins>
                                  <w:ins w:id="2904" w:author="Maino Vieytes, Christian (NIH/NIA/IRP) [F]" w:date="2023-11-16T09:32:00Z">
                                    <w:r>
                                      <w:rPr>
                                        <w:rFonts w:ascii="Times New Roman" w:hAnsi="Times New Roman" w:cs="Times New Roman"/>
                                        <w:color w:val="000000"/>
                                        <w:sz w:val="18"/>
                                        <w:szCs w:val="18"/>
                                      </w:rPr>
                                      <w:t>0</w:t>
                                    </w:r>
                                  </w:ins>
                                  <w:ins w:id="2905" w:author="Maino Vieytes, Christian (NIH/NIA/IRP) [F]" w:date="2023-11-16T09:31:00Z">
                                    <w:r w:rsidRPr="00BF7D18">
                                      <w:rPr>
                                        <w:rFonts w:ascii="Times New Roman" w:hAnsi="Times New Roman" w:cs="Times New Roman"/>
                                        <w:color w:val="000000"/>
                                        <w:sz w:val="18"/>
                                        <w:szCs w:val="18"/>
                                        <w:rPrChange w:id="2906"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2907" w:author="Maino Vieytes, Christian (NIH/NIA/IRP) [F]" w:date="2023-11-16T09:31:00Z">
                                        <w:rPr>
                                          <w:rFonts w:ascii="Times New Roman" w:hAnsi="Times New Roman" w:cs="Times New Roman"/>
                                          <w:sz w:val="20"/>
                                          <w:szCs w:val="20"/>
                                        </w:rPr>
                                      </w:rPrChange>
                                    </w:rPr>
                                  </w:pPr>
                                  <w:del w:id="2908" w:author="Maino Vieytes, Christian (NIH/NIA/IRP) [F]" w:date="2023-11-15T16:31:00Z">
                                    <w:r w:rsidRPr="00BF7D18" w:rsidDel="008D619F">
                                      <w:rPr>
                                        <w:rFonts w:ascii="Times New Roman" w:hAnsi="Times New Roman" w:cs="Times New Roman"/>
                                        <w:sz w:val="18"/>
                                        <w:szCs w:val="18"/>
                                        <w:rPrChange w:id="2909"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2910"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2911" w:author="Maino Vieytes, Christian (NIH/NIA/IRP) [F]" w:date="2023-11-15T16:31:00Z"/>
                                      <w:rFonts w:ascii="Times New Roman" w:hAnsi="Times New Roman" w:cs="Times New Roman"/>
                                      <w:sz w:val="18"/>
                                      <w:szCs w:val="18"/>
                                      <w:rPrChange w:id="2912" w:author="Maino Vieytes, Christian (NIH/NIA/IRP) [F]" w:date="2023-11-16T09:31:00Z">
                                        <w:rPr>
                                          <w:del w:id="2913" w:author="Maino Vieytes, Christian (NIH/NIA/IRP) [F]" w:date="2023-11-15T16:31:00Z"/>
                                          <w:rFonts w:ascii="Times New Roman" w:hAnsi="Times New Roman" w:cs="Times New Roman"/>
                                          <w:sz w:val="20"/>
                                          <w:szCs w:val="20"/>
                                        </w:rPr>
                                      </w:rPrChange>
                                    </w:rPr>
                                  </w:pPr>
                                  <w:ins w:id="2914" w:author="Maino Vieytes, Christian (NIH/NIA/IRP) [F]" w:date="2023-11-16T09:31:00Z">
                                    <w:r w:rsidRPr="00BF7D18">
                                      <w:rPr>
                                        <w:rFonts w:ascii="Times New Roman" w:hAnsi="Times New Roman" w:cs="Times New Roman"/>
                                        <w:color w:val="000000"/>
                                        <w:sz w:val="18"/>
                                        <w:szCs w:val="18"/>
                                        <w:rPrChange w:id="2915"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2916" w:author="Maino Vieytes, Christian (NIH/NIA/IRP) [F]" w:date="2023-11-16T09:31:00Z">
                                        <w:rPr>
                                          <w:rFonts w:ascii="Times New Roman" w:hAnsi="Times New Roman" w:cs="Times New Roman"/>
                                          <w:sz w:val="20"/>
                                          <w:szCs w:val="20"/>
                                        </w:rPr>
                                      </w:rPrChange>
                                    </w:rPr>
                                  </w:pPr>
                                  <w:del w:id="2917" w:author="Maino Vieytes, Christian (NIH/NIA/IRP) [F]" w:date="2023-11-15T16:31:00Z">
                                    <w:r w:rsidRPr="00BF7D18" w:rsidDel="008D619F">
                                      <w:rPr>
                                        <w:rFonts w:ascii="Times New Roman" w:hAnsi="Times New Roman" w:cs="Times New Roman"/>
                                        <w:sz w:val="18"/>
                                        <w:szCs w:val="18"/>
                                        <w:rPrChange w:id="2918"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2919"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2920" w:author="Maino Vieytes, Christian (NIH/NIA/IRP) [F]" w:date="2023-11-16T09:31:00Z">
                                        <w:rPr>
                                          <w:rFonts w:ascii="Times New Roman" w:hAnsi="Times New Roman" w:cs="Times New Roman"/>
                                          <w:sz w:val="20"/>
                                          <w:szCs w:val="20"/>
                                        </w:rPr>
                                      </w:rPrChange>
                                    </w:rPr>
                                  </w:pPr>
                                  <w:ins w:id="2921" w:author="Maino Vieytes, Christian (NIH/NIA/IRP) [F]" w:date="2023-11-16T09:31:00Z">
                                    <w:r w:rsidRPr="00BF7D18">
                                      <w:rPr>
                                        <w:rFonts w:ascii="Times New Roman" w:hAnsi="Times New Roman" w:cs="Times New Roman"/>
                                        <w:color w:val="000000"/>
                                        <w:sz w:val="18"/>
                                        <w:szCs w:val="18"/>
                                        <w:rPrChange w:id="2922" w:author="Maino Vieytes, Christian (NIH/NIA/IRP) [F]" w:date="2023-11-16T09:31:00Z">
                                          <w:rPr>
                                            <w:rFonts w:ascii="Calibri" w:hAnsi="Calibri" w:cs="Calibri"/>
                                            <w:color w:val="000000"/>
                                          </w:rPr>
                                        </w:rPrChange>
                                      </w:rPr>
                                      <w:t>0.18</w:t>
                                    </w:r>
                                  </w:ins>
                                  <w:del w:id="2923" w:author="Maino Vieytes, Christian (NIH/NIA/IRP) [F]" w:date="2023-11-15T16:31:00Z">
                                    <w:r w:rsidRPr="00BF7D18" w:rsidDel="008D619F">
                                      <w:rPr>
                                        <w:rFonts w:ascii="Times New Roman" w:hAnsi="Times New Roman" w:cs="Times New Roman"/>
                                        <w:sz w:val="18"/>
                                        <w:szCs w:val="18"/>
                                        <w:rPrChange w:id="2924"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2925"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2926" w:author="Maino Vieytes, Christian (NIH/NIA/IRP) [F]" w:date="2023-11-16T09:31:00Z">
                                        <w:rPr>
                                          <w:rFonts w:ascii="Times New Roman" w:hAnsi="Times New Roman" w:cs="Times New Roman"/>
                                          <w:sz w:val="20"/>
                                          <w:szCs w:val="20"/>
                                        </w:rPr>
                                      </w:rPrChange>
                                    </w:rPr>
                                  </w:pPr>
                                  <w:ins w:id="2927" w:author="Maino Vieytes, Christian (NIH/NIA/IRP) [F]" w:date="2023-11-16T09:31:00Z">
                                    <w:r w:rsidRPr="00BF7D18">
                                      <w:rPr>
                                        <w:rFonts w:ascii="Times New Roman" w:hAnsi="Times New Roman" w:cs="Times New Roman"/>
                                        <w:color w:val="000000"/>
                                        <w:sz w:val="18"/>
                                        <w:szCs w:val="18"/>
                                        <w:rPrChange w:id="2928" w:author="Maino Vieytes, Christian (NIH/NIA/IRP) [F]" w:date="2023-11-16T09:31:00Z">
                                          <w:rPr>
                                            <w:rFonts w:ascii="Calibri" w:hAnsi="Calibri" w:cs="Calibri"/>
                                            <w:color w:val="000000"/>
                                          </w:rPr>
                                        </w:rPrChange>
                                      </w:rPr>
                                      <w:t>&lt; 0.01</w:t>
                                    </w:r>
                                  </w:ins>
                                  <w:del w:id="2929" w:author="Maino Vieytes, Christian (NIH/NIA/IRP) [F]" w:date="2023-11-15T16:31:00Z">
                                    <w:r w:rsidRPr="00BF7D18" w:rsidDel="008D619F">
                                      <w:rPr>
                                        <w:rFonts w:ascii="Times New Roman" w:hAnsi="Times New Roman" w:cs="Times New Roman"/>
                                        <w:sz w:val="18"/>
                                        <w:szCs w:val="18"/>
                                        <w:rPrChange w:id="2930"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2931" w:author="Maino Vieytes, Christian (NIH/NIA/IRP) [F]" w:date="2023-11-16T09:32:00Z">
                                  <w:tblPrEx>
                                    <w:tblW w:w="0" w:type="auto"/>
                                  </w:tblPrEx>
                                </w:tblPrExChange>
                              </w:tblPrEx>
                              <w:trPr>
                                <w:trHeight w:val="320"/>
                                <w:trPrChange w:id="2932" w:author="Maino Vieytes, Christian (NIH/NIA/IRP) [F]" w:date="2023-11-16T09:32:00Z">
                                  <w:trPr>
                                    <w:trHeight w:val="320"/>
                                  </w:trPr>
                                </w:trPrChange>
                              </w:trPr>
                              <w:tc>
                                <w:tcPr>
                                  <w:tcW w:w="2456" w:type="dxa"/>
                                  <w:tcBorders>
                                    <w:bottom w:val="single" w:sz="4" w:space="0" w:color="auto"/>
                                  </w:tcBorders>
                                  <w:noWrap/>
                                  <w:vAlign w:val="center"/>
                                  <w:hideMark/>
                                  <w:tcPrChange w:id="2933"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293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35"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2936"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293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38"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2939"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2940" w:author="Maino Vieytes, Christian (NIH/NIA/IRP) [F]" w:date="2023-11-15T16:32:00Z"/>
                                      <w:rFonts w:ascii="Times New Roman" w:hAnsi="Times New Roman" w:cs="Times New Roman"/>
                                      <w:sz w:val="18"/>
                                      <w:szCs w:val="18"/>
                                      <w:rPrChange w:id="2941" w:author="Maino Vieytes, Christian (NIH/NIA/IRP) [F]" w:date="2023-11-16T09:31:00Z">
                                        <w:rPr>
                                          <w:del w:id="2942" w:author="Maino Vieytes, Christian (NIH/NIA/IRP) [F]" w:date="2023-11-15T16:32:00Z"/>
                                          <w:rFonts w:ascii="Times New Roman" w:hAnsi="Times New Roman" w:cs="Times New Roman"/>
                                          <w:sz w:val="20"/>
                                          <w:szCs w:val="20"/>
                                        </w:rPr>
                                      </w:rPrChange>
                                    </w:rPr>
                                  </w:pPr>
                                  <w:ins w:id="2943" w:author="Maino Vieytes, Christian (NIH/NIA/IRP) [F]" w:date="2023-11-16T09:31:00Z">
                                    <w:r w:rsidRPr="00BF7D18">
                                      <w:rPr>
                                        <w:rFonts w:ascii="Times New Roman" w:hAnsi="Times New Roman" w:cs="Times New Roman"/>
                                        <w:color w:val="000000"/>
                                        <w:sz w:val="18"/>
                                        <w:szCs w:val="18"/>
                                        <w:rPrChange w:id="2944"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2945" w:author="Maino Vieytes, Christian (NIH/NIA/IRP) [F]" w:date="2023-11-16T09:31:00Z">
                                        <w:rPr>
                                          <w:rFonts w:ascii="Times New Roman" w:hAnsi="Times New Roman" w:cs="Times New Roman"/>
                                          <w:sz w:val="20"/>
                                          <w:szCs w:val="20"/>
                                        </w:rPr>
                                      </w:rPrChange>
                                    </w:rPr>
                                  </w:pPr>
                                  <w:del w:id="2946" w:author="Maino Vieytes, Christian (NIH/NIA/IRP) [F]" w:date="2023-11-15T16:32:00Z">
                                    <w:r w:rsidRPr="00BF7D18" w:rsidDel="00B06118">
                                      <w:rPr>
                                        <w:rFonts w:ascii="Times New Roman" w:hAnsi="Times New Roman" w:cs="Times New Roman"/>
                                        <w:sz w:val="18"/>
                                        <w:szCs w:val="18"/>
                                        <w:rPrChange w:id="2947"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2948"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2949" w:author="Maino Vieytes, Christian (NIH/NIA/IRP) [F]" w:date="2023-11-15T16:32:00Z"/>
                                      <w:rFonts w:ascii="Times New Roman" w:hAnsi="Times New Roman" w:cs="Times New Roman"/>
                                      <w:sz w:val="18"/>
                                      <w:szCs w:val="18"/>
                                      <w:rPrChange w:id="2950" w:author="Maino Vieytes, Christian (NIH/NIA/IRP) [F]" w:date="2023-11-16T09:31:00Z">
                                        <w:rPr>
                                          <w:del w:id="2951" w:author="Maino Vieytes, Christian (NIH/NIA/IRP) [F]" w:date="2023-11-15T16:32:00Z"/>
                                          <w:rFonts w:ascii="Times New Roman" w:hAnsi="Times New Roman" w:cs="Times New Roman"/>
                                          <w:sz w:val="20"/>
                                          <w:szCs w:val="20"/>
                                        </w:rPr>
                                      </w:rPrChange>
                                    </w:rPr>
                                  </w:pPr>
                                  <w:ins w:id="2952" w:author="Maino Vieytes, Christian (NIH/NIA/IRP) [F]" w:date="2023-11-16T09:31:00Z">
                                    <w:r w:rsidRPr="00BF7D18">
                                      <w:rPr>
                                        <w:rFonts w:ascii="Times New Roman" w:hAnsi="Times New Roman" w:cs="Times New Roman"/>
                                        <w:color w:val="000000"/>
                                        <w:sz w:val="18"/>
                                        <w:szCs w:val="18"/>
                                        <w:rPrChange w:id="2953"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2954" w:author="Maino Vieytes, Christian (NIH/NIA/IRP) [F]" w:date="2023-11-16T09:31:00Z">
                                        <w:rPr>
                                          <w:rFonts w:ascii="Times New Roman" w:hAnsi="Times New Roman" w:cs="Times New Roman"/>
                                          <w:sz w:val="20"/>
                                          <w:szCs w:val="20"/>
                                        </w:rPr>
                                      </w:rPrChange>
                                    </w:rPr>
                                  </w:pPr>
                                  <w:del w:id="2955" w:author="Maino Vieytes, Christian (NIH/NIA/IRP) [F]" w:date="2023-11-15T16:32:00Z">
                                    <w:r w:rsidRPr="00BF7D18" w:rsidDel="00B06118">
                                      <w:rPr>
                                        <w:rFonts w:ascii="Times New Roman" w:hAnsi="Times New Roman" w:cs="Times New Roman"/>
                                        <w:sz w:val="18"/>
                                        <w:szCs w:val="18"/>
                                        <w:rPrChange w:id="2956"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2957"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2958" w:author="Maino Vieytes, Christian (NIH/NIA/IRP) [F]" w:date="2023-11-15T16:32:00Z"/>
                                      <w:rFonts w:ascii="Times New Roman" w:hAnsi="Times New Roman" w:cs="Times New Roman"/>
                                      <w:sz w:val="18"/>
                                      <w:szCs w:val="18"/>
                                      <w:rPrChange w:id="2959" w:author="Maino Vieytes, Christian (NIH/NIA/IRP) [F]" w:date="2023-11-16T09:31:00Z">
                                        <w:rPr>
                                          <w:del w:id="2960" w:author="Maino Vieytes, Christian (NIH/NIA/IRP) [F]" w:date="2023-11-15T16:32:00Z"/>
                                          <w:rFonts w:ascii="Times New Roman" w:hAnsi="Times New Roman" w:cs="Times New Roman"/>
                                          <w:sz w:val="20"/>
                                          <w:szCs w:val="20"/>
                                        </w:rPr>
                                      </w:rPrChange>
                                    </w:rPr>
                                  </w:pPr>
                                  <w:ins w:id="2961" w:author="Maino Vieytes, Christian (NIH/NIA/IRP) [F]" w:date="2023-11-16T09:31:00Z">
                                    <w:r w:rsidRPr="00BF7D18">
                                      <w:rPr>
                                        <w:rFonts w:ascii="Times New Roman" w:hAnsi="Times New Roman" w:cs="Times New Roman"/>
                                        <w:color w:val="000000"/>
                                        <w:sz w:val="18"/>
                                        <w:szCs w:val="18"/>
                                        <w:rPrChange w:id="2962"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2963" w:author="Maino Vieytes, Christian (NIH/NIA/IRP) [F]" w:date="2023-11-16T09:31:00Z">
                                        <w:rPr>
                                          <w:rFonts w:ascii="Times New Roman" w:hAnsi="Times New Roman" w:cs="Times New Roman"/>
                                          <w:sz w:val="20"/>
                                          <w:szCs w:val="20"/>
                                        </w:rPr>
                                      </w:rPrChange>
                                    </w:rPr>
                                  </w:pPr>
                                  <w:del w:id="2964" w:author="Maino Vieytes, Christian (NIH/NIA/IRP) [F]" w:date="2023-11-15T16:32:00Z">
                                    <w:r w:rsidRPr="00BF7D18" w:rsidDel="00B06118">
                                      <w:rPr>
                                        <w:rFonts w:ascii="Times New Roman" w:hAnsi="Times New Roman" w:cs="Times New Roman"/>
                                        <w:sz w:val="18"/>
                                        <w:szCs w:val="18"/>
                                        <w:rPrChange w:id="2965"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2966"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2967" w:author="Maino Vieytes, Christian (NIH/NIA/IRP) [F]" w:date="2023-11-16T09:31:00Z">
                                        <w:rPr>
                                          <w:rFonts w:ascii="Times New Roman" w:hAnsi="Times New Roman" w:cs="Times New Roman"/>
                                          <w:sz w:val="20"/>
                                          <w:szCs w:val="20"/>
                                        </w:rPr>
                                      </w:rPrChange>
                                    </w:rPr>
                                  </w:pPr>
                                  <w:ins w:id="2968" w:author="Maino Vieytes, Christian (NIH/NIA/IRP) [F]" w:date="2023-11-16T09:31:00Z">
                                    <w:r w:rsidRPr="00BF7D18">
                                      <w:rPr>
                                        <w:rFonts w:ascii="Times New Roman" w:hAnsi="Times New Roman" w:cs="Times New Roman"/>
                                        <w:color w:val="000000"/>
                                        <w:sz w:val="18"/>
                                        <w:szCs w:val="18"/>
                                        <w:rPrChange w:id="2969" w:author="Maino Vieytes, Christian (NIH/NIA/IRP) [F]" w:date="2023-11-16T09:31:00Z">
                                          <w:rPr>
                                            <w:rFonts w:ascii="Calibri" w:hAnsi="Calibri" w:cs="Calibri"/>
                                            <w:color w:val="000000"/>
                                          </w:rPr>
                                        </w:rPrChange>
                                      </w:rPr>
                                      <w:t>0.12</w:t>
                                    </w:r>
                                  </w:ins>
                                  <w:del w:id="2970" w:author="Maino Vieytes, Christian (NIH/NIA/IRP) [F]" w:date="2023-11-15T16:32:00Z">
                                    <w:r w:rsidRPr="00BF7D18" w:rsidDel="00B06118">
                                      <w:rPr>
                                        <w:rFonts w:ascii="Times New Roman" w:hAnsi="Times New Roman" w:cs="Times New Roman"/>
                                        <w:sz w:val="18"/>
                                        <w:szCs w:val="18"/>
                                        <w:rPrChange w:id="2971"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2972"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2973" w:author="Maino Vieytes, Christian (NIH/NIA/IRP) [F]" w:date="2023-11-16T09:31:00Z">
                                        <w:rPr>
                                          <w:rFonts w:ascii="Times New Roman" w:hAnsi="Times New Roman" w:cs="Times New Roman"/>
                                          <w:sz w:val="20"/>
                                          <w:szCs w:val="20"/>
                                        </w:rPr>
                                      </w:rPrChange>
                                    </w:rPr>
                                  </w:pPr>
                                  <w:ins w:id="2974" w:author="Maino Vieytes, Christian (NIH/NIA/IRP) [F]" w:date="2023-11-16T09:31:00Z">
                                    <w:r w:rsidRPr="00BF7D18">
                                      <w:rPr>
                                        <w:rFonts w:ascii="Times New Roman" w:hAnsi="Times New Roman" w:cs="Times New Roman"/>
                                        <w:color w:val="000000"/>
                                        <w:sz w:val="18"/>
                                        <w:szCs w:val="18"/>
                                        <w:rPrChange w:id="2975" w:author="Maino Vieytes, Christian (NIH/NIA/IRP) [F]" w:date="2023-11-16T09:31:00Z">
                                          <w:rPr>
                                            <w:rFonts w:ascii="Calibri" w:hAnsi="Calibri" w:cs="Calibri"/>
                                            <w:color w:val="000000"/>
                                          </w:rPr>
                                        </w:rPrChange>
                                      </w:rPr>
                                      <w:t>0.1</w:t>
                                    </w:r>
                                  </w:ins>
                                  <w:ins w:id="2976" w:author="Maino Vieytes, Christian (NIH/NIA/IRP) [F]" w:date="2023-11-16T09:32:00Z">
                                    <w:r>
                                      <w:rPr>
                                        <w:rFonts w:ascii="Times New Roman" w:hAnsi="Times New Roman" w:cs="Times New Roman"/>
                                        <w:color w:val="000000"/>
                                        <w:sz w:val="18"/>
                                        <w:szCs w:val="18"/>
                                      </w:rPr>
                                      <w:t>0</w:t>
                                    </w:r>
                                  </w:ins>
                                  <w:del w:id="2977" w:author="Maino Vieytes, Christian (NIH/NIA/IRP) [F]" w:date="2023-11-15T16:32:00Z">
                                    <w:r w:rsidRPr="00BF7D18" w:rsidDel="00B06118">
                                      <w:rPr>
                                        <w:rFonts w:ascii="Times New Roman" w:hAnsi="Times New Roman" w:cs="Times New Roman"/>
                                        <w:sz w:val="18"/>
                                        <w:szCs w:val="18"/>
                                        <w:rPrChange w:id="2978"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2979" w:author="Maino Vieytes, Christian (NIH/NIA/IRP) [F]" w:date="2023-11-16T09:32:00Z">
                                  <w:tblPrEx>
                                    <w:tblW w:w="0" w:type="auto"/>
                                  </w:tblPrEx>
                                </w:tblPrExChange>
                              </w:tblPrEx>
                              <w:trPr>
                                <w:trHeight w:val="320"/>
                                <w:trPrChange w:id="2980" w:author="Maino Vieytes, Christian (NIH/NIA/IRP) [F]" w:date="2023-11-16T09:32:00Z">
                                  <w:trPr>
                                    <w:trHeight w:val="320"/>
                                  </w:trPr>
                                </w:trPrChange>
                              </w:trPr>
                              <w:tc>
                                <w:tcPr>
                                  <w:tcW w:w="2456" w:type="dxa"/>
                                  <w:tcBorders>
                                    <w:bottom w:val="single" w:sz="4" w:space="0" w:color="auto"/>
                                  </w:tcBorders>
                                  <w:noWrap/>
                                  <w:vAlign w:val="center"/>
                                  <w:tcPrChange w:id="2981"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298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83"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2984"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298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2986"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2987"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2988" w:author="Maino Vieytes, Christian (NIH/NIA/IRP) [F]" w:date="2023-11-16T09:31:00Z">
                                        <w:rPr>
                                          <w:rFonts w:ascii="Times New Roman" w:hAnsi="Times New Roman" w:cs="Times New Roman"/>
                                          <w:sz w:val="20"/>
                                          <w:szCs w:val="20"/>
                                        </w:rPr>
                                      </w:rPrChange>
                                    </w:rPr>
                                  </w:pPr>
                                  <w:ins w:id="2989" w:author="Maino Vieytes, Christian (NIH/NIA/IRP) [F]" w:date="2023-11-16T09:31:00Z">
                                    <w:r w:rsidRPr="00BF7D18">
                                      <w:rPr>
                                        <w:rFonts w:ascii="Times New Roman" w:hAnsi="Times New Roman" w:cs="Times New Roman"/>
                                        <w:color w:val="000000"/>
                                        <w:sz w:val="18"/>
                                        <w:szCs w:val="18"/>
                                        <w:rPrChange w:id="2990" w:author="Maino Vieytes, Christian (NIH/NIA/IRP) [F]" w:date="2023-11-16T09:31:00Z">
                                          <w:rPr>
                                            <w:rFonts w:ascii="Calibri" w:hAnsi="Calibri" w:cs="Calibri"/>
                                            <w:color w:val="000000"/>
                                          </w:rPr>
                                        </w:rPrChange>
                                      </w:rPr>
                                      <w:t>55.13 (14.3)</w:t>
                                    </w:r>
                                  </w:ins>
                                  <w:del w:id="2991" w:author="Maino Vieytes, Christian (NIH/NIA/IRP) [F]" w:date="2023-11-15T16:32:00Z">
                                    <w:r w:rsidRPr="00BF7D18" w:rsidDel="00E90C92">
                                      <w:rPr>
                                        <w:rFonts w:ascii="Times New Roman" w:hAnsi="Times New Roman" w:cs="Times New Roman"/>
                                        <w:color w:val="000000"/>
                                        <w:sz w:val="18"/>
                                        <w:szCs w:val="18"/>
                                        <w:rPrChange w:id="2992"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2993"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2994" w:author="Maino Vieytes, Christian (NIH/NIA/IRP) [F]" w:date="2023-11-16T09:31:00Z">
                                        <w:rPr>
                                          <w:rFonts w:ascii="Times New Roman" w:hAnsi="Times New Roman" w:cs="Times New Roman"/>
                                          <w:sz w:val="20"/>
                                          <w:szCs w:val="20"/>
                                        </w:rPr>
                                      </w:rPrChange>
                                    </w:rPr>
                                  </w:pPr>
                                  <w:ins w:id="2995" w:author="Maino Vieytes, Christian (NIH/NIA/IRP) [F]" w:date="2023-11-16T09:31:00Z">
                                    <w:r w:rsidRPr="00BF7D18">
                                      <w:rPr>
                                        <w:rFonts w:ascii="Times New Roman" w:hAnsi="Times New Roman" w:cs="Times New Roman"/>
                                        <w:color w:val="000000"/>
                                        <w:sz w:val="18"/>
                                        <w:szCs w:val="18"/>
                                        <w:rPrChange w:id="2996" w:author="Maino Vieytes, Christian (NIH/NIA/IRP) [F]" w:date="2023-11-16T09:31:00Z">
                                          <w:rPr>
                                            <w:rFonts w:ascii="Calibri" w:hAnsi="Calibri" w:cs="Calibri"/>
                                            <w:color w:val="000000"/>
                                          </w:rPr>
                                        </w:rPrChange>
                                      </w:rPr>
                                      <w:t>50.84 (12.44)</w:t>
                                    </w:r>
                                  </w:ins>
                                  <w:del w:id="2997" w:author="Maino Vieytes, Christian (NIH/NIA/IRP) [F]" w:date="2023-11-15T16:32:00Z">
                                    <w:r w:rsidRPr="00BF7D18" w:rsidDel="00E90C92">
                                      <w:rPr>
                                        <w:rFonts w:ascii="Times New Roman" w:hAnsi="Times New Roman" w:cs="Times New Roman"/>
                                        <w:color w:val="000000"/>
                                        <w:sz w:val="18"/>
                                        <w:szCs w:val="18"/>
                                        <w:rPrChange w:id="2998"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2999"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000" w:author="Maino Vieytes, Christian (NIH/NIA/IRP) [F]" w:date="2023-11-16T09:31:00Z">
                                        <w:rPr>
                                          <w:rFonts w:ascii="Times New Roman" w:hAnsi="Times New Roman" w:cs="Times New Roman"/>
                                          <w:sz w:val="20"/>
                                          <w:szCs w:val="20"/>
                                        </w:rPr>
                                      </w:rPrChange>
                                    </w:rPr>
                                  </w:pPr>
                                  <w:ins w:id="3001" w:author="Maino Vieytes, Christian (NIH/NIA/IRP) [F]" w:date="2023-11-16T09:31:00Z">
                                    <w:r w:rsidRPr="00BF7D18">
                                      <w:rPr>
                                        <w:rFonts w:ascii="Times New Roman" w:hAnsi="Times New Roman" w:cs="Times New Roman"/>
                                        <w:color w:val="000000"/>
                                        <w:sz w:val="18"/>
                                        <w:szCs w:val="18"/>
                                        <w:rPrChange w:id="3002" w:author="Maino Vieytes, Christian (NIH/NIA/IRP) [F]" w:date="2023-11-16T09:31:00Z">
                                          <w:rPr>
                                            <w:rFonts w:ascii="Calibri" w:hAnsi="Calibri" w:cs="Calibri"/>
                                            <w:color w:val="000000"/>
                                          </w:rPr>
                                        </w:rPrChange>
                                      </w:rPr>
                                      <w:t>55.61 (14.42)</w:t>
                                    </w:r>
                                  </w:ins>
                                  <w:del w:id="3003" w:author="Maino Vieytes, Christian (NIH/NIA/IRP) [F]" w:date="2023-11-15T16:32:00Z">
                                    <w:r w:rsidRPr="00BF7D18" w:rsidDel="00E90C92">
                                      <w:rPr>
                                        <w:rFonts w:ascii="Times New Roman" w:hAnsi="Times New Roman" w:cs="Times New Roman"/>
                                        <w:color w:val="000000"/>
                                        <w:sz w:val="18"/>
                                        <w:szCs w:val="18"/>
                                        <w:rPrChange w:id="3004"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005"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006" w:author="Maino Vieytes, Christian (NIH/NIA/IRP) [F]" w:date="2023-11-16T09:31:00Z">
                                        <w:rPr>
                                          <w:rFonts w:ascii="Times New Roman" w:hAnsi="Times New Roman" w:cs="Times New Roman"/>
                                          <w:sz w:val="20"/>
                                          <w:szCs w:val="20"/>
                                        </w:rPr>
                                      </w:rPrChange>
                                    </w:rPr>
                                  </w:pPr>
                                  <w:ins w:id="3007" w:author="Maino Vieytes, Christian (NIH/NIA/IRP) [F]" w:date="2023-11-16T09:31:00Z">
                                    <w:r w:rsidRPr="00BF7D18">
                                      <w:rPr>
                                        <w:rFonts w:ascii="Times New Roman" w:hAnsi="Times New Roman" w:cs="Times New Roman"/>
                                        <w:color w:val="000000"/>
                                        <w:sz w:val="18"/>
                                        <w:szCs w:val="18"/>
                                        <w:rPrChange w:id="3008" w:author="Maino Vieytes, Christian (NIH/NIA/IRP) [F]" w:date="2023-11-16T09:31:00Z">
                                          <w:rPr>
                                            <w:rFonts w:ascii="Calibri" w:hAnsi="Calibri" w:cs="Calibri"/>
                                            <w:color w:val="000000"/>
                                          </w:rPr>
                                        </w:rPrChange>
                                      </w:rPr>
                                      <w:t>-1.3</w:t>
                                    </w:r>
                                  </w:ins>
                                  <w:ins w:id="3009" w:author="Maino Vieytes, Christian (NIH/NIA/IRP) [F]" w:date="2023-11-16T09:32:00Z">
                                    <w:r>
                                      <w:rPr>
                                        <w:rFonts w:ascii="Times New Roman" w:hAnsi="Times New Roman" w:cs="Times New Roman"/>
                                        <w:color w:val="000000"/>
                                        <w:sz w:val="18"/>
                                        <w:szCs w:val="18"/>
                                      </w:rPr>
                                      <w:t>0</w:t>
                                    </w:r>
                                  </w:ins>
                                  <w:del w:id="3010" w:author="Maino Vieytes, Christian (NIH/NIA/IRP) [F]" w:date="2023-11-15T16:32:00Z">
                                    <w:r w:rsidRPr="00BF7D18" w:rsidDel="00E90C92">
                                      <w:rPr>
                                        <w:rFonts w:ascii="Times New Roman" w:hAnsi="Times New Roman" w:cs="Times New Roman"/>
                                        <w:color w:val="000000"/>
                                        <w:sz w:val="18"/>
                                        <w:szCs w:val="18"/>
                                        <w:rPrChange w:id="3011"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012"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013" w:author="Maino Vieytes, Christian (NIH/NIA/IRP) [F]" w:date="2023-11-16T09:31:00Z">
                                        <w:rPr>
                                          <w:rFonts w:ascii="Times New Roman" w:hAnsi="Times New Roman" w:cs="Times New Roman"/>
                                          <w:sz w:val="20"/>
                                          <w:szCs w:val="20"/>
                                        </w:rPr>
                                      </w:rPrChange>
                                    </w:rPr>
                                  </w:pPr>
                                  <w:ins w:id="3014" w:author="Maino Vieytes, Christian (NIH/NIA/IRP) [F]" w:date="2023-11-16T09:31:00Z">
                                    <w:r w:rsidRPr="00BF7D18">
                                      <w:rPr>
                                        <w:rFonts w:ascii="Times New Roman" w:hAnsi="Times New Roman" w:cs="Times New Roman"/>
                                        <w:color w:val="000000"/>
                                        <w:sz w:val="18"/>
                                        <w:szCs w:val="18"/>
                                        <w:rPrChange w:id="3015" w:author="Maino Vieytes, Christian (NIH/NIA/IRP) [F]" w:date="2023-11-16T09:31:00Z">
                                          <w:rPr>
                                            <w:rFonts w:ascii="Calibri" w:hAnsi="Calibri" w:cs="Calibri"/>
                                            <w:color w:val="000000"/>
                                          </w:rPr>
                                        </w:rPrChange>
                                      </w:rPr>
                                      <w:t>&lt; 0.01</w:t>
                                    </w:r>
                                  </w:ins>
                                  <w:del w:id="3016" w:author="Maino Vieytes, Christian (NIH/NIA/IRP) [F]" w:date="2023-11-15T16:32:00Z">
                                    <w:r w:rsidRPr="00BF7D18" w:rsidDel="00E90C92">
                                      <w:rPr>
                                        <w:rFonts w:ascii="Times New Roman" w:hAnsi="Times New Roman" w:cs="Times New Roman"/>
                                        <w:color w:val="000000"/>
                                        <w:sz w:val="18"/>
                                        <w:szCs w:val="18"/>
                                        <w:rPrChange w:id="3017"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01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019"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020"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021" w:author="Maino Vieytes, Christian (NIH/NIA/IRP) [F]" w:date="2023-11-15T15:46:00Z">
                                    <w:r w:rsidR="00FE4615" w:rsidRPr="00BA33A1">
                                      <w:rPr>
                                        <w:rFonts w:ascii="Times New Roman" w:hAnsi="Times New Roman" w:cs="Times New Roman"/>
                                        <w:sz w:val="18"/>
                                        <w:szCs w:val="18"/>
                                        <w:rPrChange w:id="3022" w:author="Maino Vieytes, Christian (NIH/NIA/IRP) [F]" w:date="2023-11-15T16:32:00Z">
                                          <w:rPr>
                                            <w:rFonts w:ascii="Times New Roman" w:hAnsi="Times New Roman" w:cs="Times New Roman"/>
                                            <w:sz w:val="20"/>
                                            <w:szCs w:val="20"/>
                                          </w:rPr>
                                        </w:rPrChange>
                                      </w:rPr>
                                      <w:t xml:space="preserve"> from the testing subsam</w:t>
                                    </w:r>
                                  </w:ins>
                                  <w:ins w:id="3023" w:author="Maino Vieytes, Christian (NIH/NIA/IRP) [F]" w:date="2023-11-15T15:47:00Z">
                                    <w:r w:rsidR="00FE4615" w:rsidRPr="00BA33A1">
                                      <w:rPr>
                                        <w:rFonts w:ascii="Times New Roman" w:hAnsi="Times New Roman" w:cs="Times New Roman"/>
                                        <w:sz w:val="18"/>
                                        <w:szCs w:val="18"/>
                                        <w:rPrChange w:id="3024"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025"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026" w:author="Maino Vieytes, Christian (NIH/NIA/IRP) [F]" w:date="2023-11-15T16:32:00Z">
                                          <w:rPr>
                                            <w:rFonts w:ascii="Times New Roman" w:hAnsi="Times New Roman" w:cs="Times New Roman"/>
                                            <w:sz w:val="20"/>
                                            <w:szCs w:val="20"/>
                                          </w:rPr>
                                        </w:rPrChange>
                                      </w:rPr>
                                      <w:t xml:space="preserve">= </w:t>
                                    </w:r>
                                  </w:ins>
                                  <w:ins w:id="3027" w:author="Maino Vieytes, Christian (NIH/NIA/IRP) [F]" w:date="2023-11-16T08:27:00Z">
                                    <w:r w:rsidR="00E260F1">
                                      <w:rPr>
                                        <w:rFonts w:ascii="Times New Roman" w:hAnsi="Times New Roman" w:cs="Times New Roman"/>
                                        <w:sz w:val="18"/>
                                        <w:szCs w:val="18"/>
                                      </w:rPr>
                                      <w:t>1745</w:t>
                                    </w:r>
                                  </w:ins>
                                  <w:ins w:id="3028" w:author="Maino Vieytes, Christian (NIH/NIA/IRP) [F]" w:date="2023-11-15T15:47:00Z">
                                    <w:r w:rsidR="00FE4615" w:rsidRPr="00BA33A1">
                                      <w:rPr>
                                        <w:rFonts w:ascii="Times New Roman" w:hAnsi="Times New Roman" w:cs="Times New Roman"/>
                                        <w:sz w:val="18"/>
                                        <w:szCs w:val="18"/>
                                        <w:rPrChange w:id="3029"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030"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031"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032"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033"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034"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035" w:author="Maino Vieytes, Christian (NIH/NIA/IRP) [F]" w:date="2023-11-15T15:49:00Z">
                                    <w:r w:rsidR="00891441" w:rsidRPr="00BA33A1">
                                      <w:rPr>
                                        <w:rFonts w:ascii="Times New Roman" w:hAnsi="Times New Roman" w:cs="Times New Roman"/>
                                        <w:sz w:val="18"/>
                                        <w:szCs w:val="18"/>
                                        <w:lang w:bidi="en-US"/>
                                        <w:rPrChange w:id="3036"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037"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038" w:author="Maino Vieytes, Christian (NIH/NIA/IRP) [F]" w:date="2023-11-15T16:32:00Z">
                                          <w:rPr>
                                            <w:rFonts w:ascii="Times New Roman" w:hAnsi="Times New Roman" w:cs="Times New Roman"/>
                                            <w:sz w:val="20"/>
                                            <w:szCs w:val="20"/>
                                            <w:lang w:bidi="en-US"/>
                                          </w:rPr>
                                        </w:rPrChange>
                                      </w:rPr>
                                      <w:t xml:space="preserve">= </w:t>
                                    </w:r>
                                  </w:ins>
                                  <w:ins w:id="3039" w:author="Maino Vieytes, Christian (NIH/NIA/IRP) [F]" w:date="2023-11-16T08:27:00Z">
                                    <w:r w:rsidR="00E260F1">
                                      <w:rPr>
                                        <w:rFonts w:ascii="Times New Roman" w:hAnsi="Times New Roman" w:cs="Times New Roman"/>
                                        <w:sz w:val="18"/>
                                        <w:szCs w:val="18"/>
                                        <w:lang w:bidi="en-US"/>
                                      </w:rPr>
                                      <w:t>748</w:t>
                                    </w:r>
                                  </w:ins>
                                  <w:ins w:id="3040" w:author="Maino Vieytes, Christian (NIH/NIA/IRP) [F]" w:date="2023-11-15T15:49:00Z">
                                    <w:r w:rsidR="00891441" w:rsidRPr="00BA33A1">
                                      <w:rPr>
                                        <w:rFonts w:ascii="Times New Roman" w:hAnsi="Times New Roman" w:cs="Times New Roman"/>
                                        <w:sz w:val="18"/>
                                        <w:szCs w:val="18"/>
                                        <w:lang w:bidi="en-US"/>
                                        <w:rPrChange w:id="3041"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042"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043"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044"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045"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046"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30" type="#_x0000_t202" style="position:absolute;left:0;text-align:left;margin-left:-9.4pt;margin-top:13.75pt;width:487.1pt;height:20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3047">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77777777" w:rsidR="008E210F" w:rsidRPr="00BA33A1" w:rsidRDefault="008E210F" w:rsidP="00371B03">
                            <w:pPr>
                              <w:rPr>
                                <w:rFonts w:ascii="Times New Roman" w:hAnsi="Times New Roman" w:cs="Times New Roman"/>
                                <w:sz w:val="18"/>
                                <w:szCs w:val="18"/>
                                <w:rPrChange w:id="304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3049"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3050" w:author="Maino Vieytes, Christian (NIH/NIA/IRP) [F]" w:date="2023-11-15T16:32:00Z">
                                  <w:rPr>
                                    <w:rFonts w:ascii="Times New Roman" w:hAnsi="Times New Roman" w:cs="Times New Roman"/>
                                    <w:sz w:val="20"/>
                                    <w:szCs w:val="20"/>
                                  </w:rPr>
                                </w:rPrChange>
                              </w:rPr>
                              <w:t>. Means and standard deviations of the extracted dietary patterns across levels of food 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3051"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52"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305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54"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305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3056"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3057"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58" w:author="Maino Vieytes, Christian (NIH/NIA/IRP) [F]" w:date="2023-11-15T16:32:00Z">
                                  <w:rPr>
                                    <w:rFonts w:ascii="Times New Roman" w:hAnsi="Times New Roman" w:cs="Times New Roman"/>
                                    <w:sz w:val="20"/>
                                    <w:szCs w:val="20"/>
                                  </w:rPr>
                                </w:rPrChange>
                              </w:rPr>
                              <w:t xml:space="preserve"> = </w:t>
                            </w:r>
                            <w:del w:id="3059" w:author="Maino Vieytes, Christian (NIH/NIA/IRP) [F]" w:date="2023-11-15T15:46:00Z">
                              <w:r w:rsidRPr="00BA33A1" w:rsidDel="00FE4615">
                                <w:rPr>
                                  <w:rFonts w:ascii="Times New Roman" w:hAnsi="Times New Roman" w:cs="Times New Roman"/>
                                  <w:sz w:val="18"/>
                                  <w:szCs w:val="18"/>
                                  <w:rPrChange w:id="3060" w:author="Maino Vieytes, Christian (NIH/NIA/IRP) [F]" w:date="2023-11-15T16:32:00Z">
                                    <w:rPr>
                                      <w:rFonts w:ascii="Times New Roman" w:hAnsi="Times New Roman" w:cs="Times New Roman"/>
                                      <w:sz w:val="20"/>
                                      <w:szCs w:val="20"/>
                                    </w:rPr>
                                  </w:rPrChange>
                                </w:rPr>
                                <w:delText>2493</w:delText>
                              </w:r>
                            </w:del>
                            <w:ins w:id="3061" w:author="Maino Vieytes, Christian (NIH/NIA/IRP) [F]" w:date="2023-11-15T15:46:00Z">
                              <w:r w:rsidR="00FE4615" w:rsidRPr="00BA33A1">
                                <w:rPr>
                                  <w:rFonts w:ascii="Times New Roman" w:hAnsi="Times New Roman" w:cs="Times New Roman"/>
                                  <w:sz w:val="18"/>
                                  <w:szCs w:val="18"/>
                                  <w:rPrChange w:id="3062" w:author="Maino Vieytes, Christian (NIH/NIA/IRP) [F]" w:date="2023-11-15T16:32:00Z">
                                    <w:rPr>
                                      <w:rFonts w:ascii="Times New Roman" w:hAnsi="Times New Roman" w:cs="Times New Roman"/>
                                      <w:sz w:val="20"/>
                                      <w:szCs w:val="20"/>
                                    </w:rPr>
                                  </w:rPrChange>
                                </w:rPr>
                                <w:t>1</w:t>
                              </w:r>
                            </w:ins>
                            <w:ins w:id="3063"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3064"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306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66"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3067"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68"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6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70" w:author="Maino Vieytes, Christian (NIH/NIA/IRP) [F]" w:date="2023-11-15T16:32:00Z">
                                  <w:rPr>
                                    <w:rFonts w:ascii="Times New Roman" w:hAnsi="Times New Roman" w:cs="Times New Roman"/>
                                    <w:sz w:val="20"/>
                                    <w:szCs w:val="20"/>
                                  </w:rPr>
                                </w:rPrChange>
                              </w:rPr>
                              <w:t xml:space="preserve"> = </w:t>
                            </w:r>
                            <w:ins w:id="3071" w:author="Maino Vieytes, Christian (NIH/NIA/IRP) [F]" w:date="2023-11-16T09:33:00Z">
                              <w:r w:rsidR="00BF7D18">
                                <w:rPr>
                                  <w:rFonts w:ascii="Times New Roman" w:hAnsi="Times New Roman" w:cs="Times New Roman"/>
                                  <w:sz w:val="18"/>
                                  <w:szCs w:val="18"/>
                                </w:rPr>
                                <w:t>213</w:t>
                              </w:r>
                            </w:ins>
                            <w:del w:id="3072" w:author="Maino Vieytes, Christian (NIH/NIA/IRP) [F]" w:date="2023-11-15T15:47:00Z">
                              <w:r w:rsidRPr="00BA33A1" w:rsidDel="00FE4615">
                                <w:rPr>
                                  <w:rFonts w:ascii="Times New Roman" w:hAnsi="Times New Roman" w:cs="Times New Roman"/>
                                  <w:sz w:val="18"/>
                                  <w:szCs w:val="18"/>
                                  <w:rPrChange w:id="3073"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3074"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307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76"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3077"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78"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7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80" w:author="Maino Vieytes, Christian (NIH/NIA/IRP) [F]" w:date="2023-11-15T16:32:00Z">
                                  <w:rPr>
                                    <w:rFonts w:ascii="Times New Roman" w:hAnsi="Times New Roman" w:cs="Times New Roman"/>
                                    <w:sz w:val="20"/>
                                    <w:szCs w:val="20"/>
                                  </w:rPr>
                                </w:rPrChange>
                              </w:rPr>
                              <w:t xml:space="preserve"> = </w:t>
                            </w:r>
                            <w:ins w:id="3081" w:author="Maino Vieytes, Christian (NIH/NIA/IRP) [F]" w:date="2023-11-15T15:47:00Z">
                              <w:r w:rsidR="00FE4615" w:rsidRPr="00BA33A1">
                                <w:rPr>
                                  <w:rFonts w:ascii="Times New Roman" w:hAnsi="Times New Roman" w:cs="Times New Roman"/>
                                  <w:sz w:val="18"/>
                                  <w:szCs w:val="18"/>
                                  <w:rPrChange w:id="3082" w:author="Maino Vieytes, Christian (NIH/NIA/IRP) [F]" w:date="2023-11-15T16:32:00Z">
                                    <w:rPr>
                                      <w:rFonts w:ascii="Times New Roman" w:hAnsi="Times New Roman" w:cs="Times New Roman"/>
                                      <w:sz w:val="20"/>
                                      <w:szCs w:val="20"/>
                                    </w:rPr>
                                  </w:rPrChange>
                                </w:rPr>
                                <w:t>1</w:t>
                              </w:r>
                            </w:ins>
                            <w:ins w:id="3083" w:author="Maino Vieytes, Christian (NIH/NIA/IRP) [F]" w:date="2023-11-16T09:34:00Z">
                              <w:r w:rsidR="00BF7D18">
                                <w:rPr>
                                  <w:rFonts w:ascii="Times New Roman" w:hAnsi="Times New Roman" w:cs="Times New Roman"/>
                                  <w:sz w:val="18"/>
                                  <w:szCs w:val="18"/>
                                </w:rPr>
                                <w:t>532</w:t>
                              </w:r>
                            </w:ins>
                            <w:del w:id="3084" w:author="Maino Vieytes, Christian (NIH/NIA/IRP) [F]" w:date="2023-11-15T15:47:00Z">
                              <w:r w:rsidRPr="00BA33A1" w:rsidDel="00FE4615">
                                <w:rPr>
                                  <w:rFonts w:ascii="Times New Roman" w:hAnsi="Times New Roman" w:cs="Times New Roman"/>
                                  <w:sz w:val="18"/>
                                  <w:szCs w:val="18"/>
                                  <w:rPrChange w:id="3085"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086"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087"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088"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089"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090"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091"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092" w:author="Maino Vieytes, Christian (NIH/NIA/IRP) [F]" w:date="2023-11-16T09:32:00Z">
                            <w:tblPrEx>
                              <w:tblW w:w="0" w:type="auto"/>
                            </w:tblPrEx>
                          </w:tblPrExChange>
                        </w:tblPrEx>
                        <w:trPr>
                          <w:trHeight w:val="320"/>
                          <w:trPrChange w:id="3093" w:author="Maino Vieytes, Christian (NIH/NIA/IRP) [F]" w:date="2023-11-16T09:32:00Z">
                            <w:trPr>
                              <w:trHeight w:val="320"/>
                            </w:trPr>
                          </w:trPrChange>
                        </w:trPr>
                        <w:tc>
                          <w:tcPr>
                            <w:tcW w:w="2456" w:type="dxa"/>
                            <w:noWrap/>
                            <w:vAlign w:val="center"/>
                            <w:hideMark/>
                            <w:tcPrChange w:id="3094"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09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96" w:author="Maino Vieytes, Christian (NIH/NIA/IRP) [F]" w:date="2023-11-15T16:32:00Z">
                                  <w:rPr>
                                    <w:rFonts w:ascii="Times New Roman" w:hAnsi="Times New Roman" w:cs="Times New Roman"/>
                                    <w:sz w:val="20"/>
                                    <w:szCs w:val="20"/>
                                  </w:rPr>
                                </w:rPrChange>
                              </w:rPr>
                              <w:t xml:space="preserve">Food </w:t>
                            </w:r>
                            <w:ins w:id="3097" w:author="Maino Vieytes, Christian (NIH/NIA/IRP) [F]" w:date="2023-11-15T15:48:00Z">
                              <w:r w:rsidRPr="00BA33A1">
                                <w:rPr>
                                  <w:rFonts w:ascii="Times New Roman" w:hAnsi="Times New Roman" w:cs="Times New Roman"/>
                                  <w:sz w:val="18"/>
                                  <w:szCs w:val="18"/>
                                  <w:rPrChange w:id="3098" w:author="Maino Vieytes, Christian (NIH/NIA/IRP) [F]" w:date="2023-11-15T16:32:00Z">
                                    <w:rPr>
                                      <w:rFonts w:ascii="Times New Roman" w:hAnsi="Times New Roman" w:cs="Times New Roman"/>
                                      <w:sz w:val="20"/>
                                      <w:szCs w:val="20"/>
                                    </w:rPr>
                                  </w:rPrChange>
                                </w:rPr>
                                <w:t>Ins</w:t>
                              </w:r>
                            </w:ins>
                            <w:del w:id="3099" w:author="Maino Vieytes, Christian (NIH/NIA/IRP) [F]" w:date="2023-11-15T15:48:00Z">
                              <w:r w:rsidRPr="00BA33A1" w:rsidDel="00FE4615">
                                <w:rPr>
                                  <w:rFonts w:ascii="Times New Roman" w:hAnsi="Times New Roman" w:cs="Times New Roman"/>
                                  <w:sz w:val="18"/>
                                  <w:szCs w:val="18"/>
                                  <w:rPrChange w:id="3100"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101"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102"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103"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10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105"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106"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3107" w:author="Maino Vieytes, Christian (NIH/NIA/IRP) [F]" w:date="2023-11-15T16:31:00Z"/>
                                <w:rFonts w:ascii="Times New Roman" w:hAnsi="Times New Roman" w:cs="Times New Roman"/>
                                <w:sz w:val="18"/>
                                <w:szCs w:val="18"/>
                                <w:rPrChange w:id="3108" w:author="Maino Vieytes, Christian (NIH/NIA/IRP) [F]" w:date="2023-11-16T09:31:00Z">
                                  <w:rPr>
                                    <w:del w:id="3109" w:author="Maino Vieytes, Christian (NIH/NIA/IRP) [F]" w:date="2023-11-15T16:31:00Z"/>
                                    <w:rFonts w:ascii="Times New Roman" w:hAnsi="Times New Roman" w:cs="Times New Roman"/>
                                    <w:sz w:val="20"/>
                                    <w:szCs w:val="20"/>
                                  </w:rPr>
                                </w:rPrChange>
                              </w:rPr>
                            </w:pPr>
                            <w:ins w:id="3110" w:author="Maino Vieytes, Christian (NIH/NIA/IRP) [F]" w:date="2023-11-16T09:30:00Z">
                              <w:r w:rsidRPr="00BF7D18">
                                <w:rPr>
                                  <w:rFonts w:ascii="Times New Roman" w:hAnsi="Times New Roman" w:cs="Times New Roman"/>
                                  <w:color w:val="000000"/>
                                  <w:sz w:val="18"/>
                                  <w:szCs w:val="18"/>
                                  <w:rPrChange w:id="3111"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112" w:author="Maino Vieytes, Christian (NIH/NIA/IRP) [F]" w:date="2023-11-16T09:31:00Z">
                                  <w:rPr>
                                    <w:rFonts w:ascii="Times New Roman" w:hAnsi="Times New Roman" w:cs="Times New Roman"/>
                                    <w:sz w:val="20"/>
                                    <w:szCs w:val="20"/>
                                  </w:rPr>
                                </w:rPrChange>
                              </w:rPr>
                            </w:pPr>
                            <w:del w:id="3113" w:author="Maino Vieytes, Christian (NIH/NIA/IRP) [F]" w:date="2023-11-15T16:31:00Z">
                              <w:r w:rsidRPr="00BF7D18" w:rsidDel="000E04CE">
                                <w:rPr>
                                  <w:rFonts w:ascii="Times New Roman" w:hAnsi="Times New Roman" w:cs="Times New Roman"/>
                                  <w:sz w:val="18"/>
                                  <w:szCs w:val="18"/>
                                  <w:rPrChange w:id="3114"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115"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3116" w:author="Maino Vieytes, Christian (NIH/NIA/IRP) [F]" w:date="2023-11-15T16:31:00Z"/>
                                <w:rFonts w:ascii="Times New Roman" w:hAnsi="Times New Roman" w:cs="Times New Roman"/>
                                <w:sz w:val="18"/>
                                <w:szCs w:val="18"/>
                                <w:rPrChange w:id="3117" w:author="Maino Vieytes, Christian (NIH/NIA/IRP) [F]" w:date="2023-11-16T09:31:00Z">
                                  <w:rPr>
                                    <w:del w:id="3118" w:author="Maino Vieytes, Christian (NIH/NIA/IRP) [F]" w:date="2023-11-15T16:31:00Z"/>
                                    <w:rFonts w:ascii="Times New Roman" w:hAnsi="Times New Roman" w:cs="Times New Roman"/>
                                    <w:sz w:val="20"/>
                                    <w:szCs w:val="20"/>
                                  </w:rPr>
                                </w:rPrChange>
                              </w:rPr>
                            </w:pPr>
                            <w:ins w:id="3119" w:author="Maino Vieytes, Christian (NIH/NIA/IRP) [F]" w:date="2023-11-16T09:30:00Z">
                              <w:r w:rsidRPr="00BF7D18">
                                <w:rPr>
                                  <w:rFonts w:ascii="Times New Roman" w:hAnsi="Times New Roman" w:cs="Times New Roman"/>
                                  <w:color w:val="000000"/>
                                  <w:sz w:val="18"/>
                                  <w:szCs w:val="18"/>
                                  <w:rPrChange w:id="3120"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121" w:author="Maino Vieytes, Christian (NIH/NIA/IRP) [F]" w:date="2023-11-16T09:31:00Z">
                                  <w:rPr>
                                    <w:rFonts w:ascii="Times New Roman" w:hAnsi="Times New Roman" w:cs="Times New Roman"/>
                                    <w:sz w:val="20"/>
                                    <w:szCs w:val="20"/>
                                  </w:rPr>
                                </w:rPrChange>
                              </w:rPr>
                            </w:pPr>
                            <w:del w:id="3122" w:author="Maino Vieytes, Christian (NIH/NIA/IRP) [F]" w:date="2023-11-15T16:31:00Z">
                              <w:r w:rsidRPr="00BF7D18" w:rsidDel="000E04CE">
                                <w:rPr>
                                  <w:rFonts w:ascii="Times New Roman" w:hAnsi="Times New Roman" w:cs="Times New Roman"/>
                                  <w:sz w:val="18"/>
                                  <w:szCs w:val="18"/>
                                  <w:rPrChange w:id="3123"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124"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3125" w:author="Maino Vieytes, Christian (NIH/NIA/IRP) [F]" w:date="2023-11-15T16:31:00Z"/>
                                <w:rFonts w:ascii="Times New Roman" w:hAnsi="Times New Roman" w:cs="Times New Roman"/>
                                <w:sz w:val="18"/>
                                <w:szCs w:val="18"/>
                                <w:rPrChange w:id="3126" w:author="Maino Vieytes, Christian (NIH/NIA/IRP) [F]" w:date="2023-11-16T09:31:00Z">
                                  <w:rPr>
                                    <w:del w:id="3127" w:author="Maino Vieytes, Christian (NIH/NIA/IRP) [F]" w:date="2023-11-15T16:31:00Z"/>
                                    <w:rFonts w:ascii="Times New Roman" w:hAnsi="Times New Roman" w:cs="Times New Roman"/>
                                    <w:sz w:val="20"/>
                                    <w:szCs w:val="20"/>
                                  </w:rPr>
                                </w:rPrChange>
                              </w:rPr>
                            </w:pPr>
                            <w:ins w:id="3128" w:author="Maino Vieytes, Christian (NIH/NIA/IRP) [F]" w:date="2023-11-16T09:30:00Z">
                              <w:r w:rsidRPr="00BF7D18">
                                <w:rPr>
                                  <w:rFonts w:ascii="Times New Roman" w:hAnsi="Times New Roman" w:cs="Times New Roman"/>
                                  <w:color w:val="000000"/>
                                  <w:sz w:val="18"/>
                                  <w:szCs w:val="18"/>
                                  <w:rPrChange w:id="3129"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130" w:author="Maino Vieytes, Christian (NIH/NIA/IRP) [F]" w:date="2023-11-16T09:31:00Z">
                                  <w:rPr>
                                    <w:rFonts w:ascii="Times New Roman" w:hAnsi="Times New Roman" w:cs="Times New Roman"/>
                                    <w:sz w:val="20"/>
                                    <w:szCs w:val="20"/>
                                  </w:rPr>
                                </w:rPrChange>
                              </w:rPr>
                            </w:pPr>
                            <w:del w:id="3131" w:author="Maino Vieytes, Christian (NIH/NIA/IRP) [F]" w:date="2023-11-15T16:31:00Z">
                              <w:r w:rsidRPr="00BF7D18" w:rsidDel="000E04CE">
                                <w:rPr>
                                  <w:rFonts w:ascii="Times New Roman" w:hAnsi="Times New Roman" w:cs="Times New Roman"/>
                                  <w:sz w:val="18"/>
                                  <w:szCs w:val="18"/>
                                  <w:rPrChange w:id="3132"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133"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134" w:author="Maino Vieytes, Christian (NIH/NIA/IRP) [F]" w:date="2023-11-16T09:31:00Z">
                                  <w:rPr>
                                    <w:rFonts w:ascii="Times New Roman" w:hAnsi="Times New Roman" w:cs="Times New Roman"/>
                                    <w:sz w:val="20"/>
                                    <w:szCs w:val="20"/>
                                  </w:rPr>
                                </w:rPrChange>
                              </w:rPr>
                            </w:pPr>
                            <w:ins w:id="3135" w:author="Maino Vieytes, Christian (NIH/NIA/IRP) [F]" w:date="2023-11-16T09:30:00Z">
                              <w:r w:rsidRPr="00BF7D18">
                                <w:rPr>
                                  <w:rFonts w:ascii="Times New Roman" w:hAnsi="Times New Roman" w:cs="Times New Roman"/>
                                  <w:color w:val="000000"/>
                                  <w:sz w:val="18"/>
                                  <w:szCs w:val="18"/>
                                  <w:rPrChange w:id="3136" w:author="Maino Vieytes, Christian (NIH/NIA/IRP) [F]" w:date="2023-11-16T09:31:00Z">
                                    <w:rPr>
                                      <w:rFonts w:ascii="Calibri" w:hAnsi="Calibri" w:cs="Calibri"/>
                                      <w:color w:val="000000"/>
                                    </w:rPr>
                                  </w:rPrChange>
                                </w:rPr>
                                <w:t>0.23</w:t>
                              </w:r>
                            </w:ins>
                            <w:del w:id="3137" w:author="Maino Vieytes, Christian (NIH/NIA/IRP) [F]" w:date="2023-11-15T16:31:00Z">
                              <w:r w:rsidRPr="00BF7D18" w:rsidDel="000E04CE">
                                <w:rPr>
                                  <w:rFonts w:ascii="Times New Roman" w:hAnsi="Times New Roman" w:cs="Times New Roman"/>
                                  <w:sz w:val="18"/>
                                  <w:szCs w:val="18"/>
                                  <w:rPrChange w:id="3138"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139"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140" w:author="Maino Vieytes, Christian (NIH/NIA/IRP) [F]" w:date="2023-11-16T09:31:00Z">
                                  <w:rPr>
                                    <w:rFonts w:ascii="Times New Roman" w:hAnsi="Times New Roman" w:cs="Times New Roman"/>
                                    <w:sz w:val="20"/>
                                    <w:szCs w:val="20"/>
                                  </w:rPr>
                                </w:rPrChange>
                              </w:rPr>
                            </w:pPr>
                            <w:ins w:id="3141" w:author="Maino Vieytes, Christian (NIH/NIA/IRP) [F]" w:date="2023-11-16T09:30:00Z">
                              <w:r w:rsidRPr="00BF7D18">
                                <w:rPr>
                                  <w:rFonts w:ascii="Times New Roman" w:hAnsi="Times New Roman" w:cs="Times New Roman"/>
                                  <w:color w:val="000000"/>
                                  <w:sz w:val="18"/>
                                  <w:szCs w:val="18"/>
                                  <w:rPrChange w:id="3142" w:author="Maino Vieytes, Christian (NIH/NIA/IRP) [F]" w:date="2023-11-16T09:31:00Z">
                                    <w:rPr>
                                      <w:rFonts w:ascii="Calibri" w:hAnsi="Calibri" w:cs="Calibri"/>
                                      <w:color w:val="000000"/>
                                    </w:rPr>
                                  </w:rPrChange>
                                </w:rPr>
                                <w:t>&lt; 0.01</w:t>
                              </w:r>
                            </w:ins>
                            <w:del w:id="3143" w:author="Maino Vieytes, Christian (NIH/NIA/IRP) [F]" w:date="2023-11-15T16:31:00Z">
                              <w:r w:rsidRPr="00BF7D18" w:rsidDel="000E04CE">
                                <w:rPr>
                                  <w:rFonts w:ascii="Times New Roman" w:hAnsi="Times New Roman" w:cs="Times New Roman"/>
                                  <w:sz w:val="18"/>
                                  <w:szCs w:val="18"/>
                                  <w:rPrChange w:id="3144"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145" w:author="Maino Vieytes, Christian (NIH/NIA/IRP) [F]" w:date="2023-11-16T09:32:00Z">
                            <w:tblPrEx>
                              <w:tblW w:w="0" w:type="auto"/>
                            </w:tblPrEx>
                          </w:tblPrExChange>
                        </w:tblPrEx>
                        <w:trPr>
                          <w:trHeight w:val="320"/>
                          <w:del w:id="3146" w:author="Maino Vieytes, Christian (NIH/NIA/IRP) [F]" w:date="2023-11-15T15:46:00Z"/>
                          <w:trPrChange w:id="3147" w:author="Maino Vieytes, Christian (NIH/NIA/IRP) [F]" w:date="2023-11-16T09:32:00Z">
                            <w:trPr>
                              <w:trHeight w:val="320"/>
                            </w:trPr>
                          </w:trPrChange>
                        </w:trPr>
                        <w:tc>
                          <w:tcPr>
                            <w:tcW w:w="2456" w:type="dxa"/>
                            <w:noWrap/>
                            <w:vAlign w:val="center"/>
                            <w:hideMark/>
                            <w:tcPrChange w:id="3148"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149" w:author="Maino Vieytes, Christian (NIH/NIA/IRP) [F]" w:date="2023-11-15T15:46:00Z"/>
                                <w:rFonts w:ascii="Times New Roman" w:hAnsi="Times New Roman" w:cs="Times New Roman"/>
                                <w:sz w:val="18"/>
                                <w:szCs w:val="18"/>
                                <w:rPrChange w:id="3150" w:author="Maino Vieytes, Christian (NIH/NIA/IRP) [F]" w:date="2023-11-15T16:32:00Z">
                                  <w:rPr>
                                    <w:del w:id="3151" w:author="Maino Vieytes, Christian (NIH/NIA/IRP) [F]" w:date="2023-11-15T15:46:00Z"/>
                                    <w:rFonts w:ascii="Times New Roman" w:hAnsi="Times New Roman" w:cs="Times New Roman"/>
                                    <w:sz w:val="20"/>
                                    <w:szCs w:val="20"/>
                                  </w:rPr>
                                </w:rPrChange>
                              </w:rPr>
                            </w:pPr>
                            <w:del w:id="3152" w:author="Maino Vieytes, Christian (NIH/NIA/IRP) [F]" w:date="2023-11-15T15:46:00Z">
                              <w:r w:rsidRPr="00BA33A1" w:rsidDel="00FE4615">
                                <w:rPr>
                                  <w:rFonts w:ascii="Times New Roman" w:hAnsi="Times New Roman" w:cs="Times New Roman"/>
                                  <w:sz w:val="18"/>
                                  <w:szCs w:val="18"/>
                                  <w:rPrChange w:id="3153"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154"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155" w:author="Maino Vieytes, Christian (NIH/NIA/IRP) [F]" w:date="2023-11-15T15:46:00Z"/>
                                <w:rFonts w:ascii="Times New Roman" w:hAnsi="Times New Roman" w:cs="Times New Roman"/>
                                <w:sz w:val="18"/>
                                <w:szCs w:val="18"/>
                                <w:rPrChange w:id="3156" w:author="Maino Vieytes, Christian (NIH/NIA/IRP) [F]" w:date="2023-11-15T16:32:00Z">
                                  <w:rPr>
                                    <w:del w:id="3157" w:author="Maino Vieytes, Christian (NIH/NIA/IRP) [F]" w:date="2023-11-15T15:46:00Z"/>
                                    <w:rFonts w:ascii="Times New Roman" w:hAnsi="Times New Roman" w:cs="Times New Roman"/>
                                    <w:sz w:val="20"/>
                                    <w:szCs w:val="20"/>
                                  </w:rPr>
                                </w:rPrChange>
                              </w:rPr>
                            </w:pPr>
                            <w:del w:id="3158" w:author="Maino Vieytes, Christian (NIH/NIA/IRP) [F]" w:date="2023-11-15T15:46:00Z">
                              <w:r w:rsidRPr="00BA33A1" w:rsidDel="00FE4615">
                                <w:rPr>
                                  <w:rFonts w:ascii="Times New Roman" w:hAnsi="Times New Roman" w:cs="Times New Roman"/>
                                  <w:sz w:val="18"/>
                                  <w:szCs w:val="18"/>
                                  <w:rPrChange w:id="3159"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160"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3161" w:author="Maino Vieytes, Christian (NIH/NIA/IRP) [F]" w:date="2023-11-15T15:46:00Z"/>
                                <w:rFonts w:ascii="Times New Roman" w:hAnsi="Times New Roman" w:cs="Times New Roman"/>
                                <w:sz w:val="18"/>
                                <w:szCs w:val="18"/>
                                <w:rPrChange w:id="3162" w:author="Maino Vieytes, Christian (NIH/NIA/IRP) [F]" w:date="2023-11-16T09:31:00Z">
                                  <w:rPr>
                                    <w:del w:id="3163"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3164" w:author="Maino Vieytes, Christian (NIH/NIA/IRP) [F]" w:date="2023-11-15T15:46:00Z"/>
                                <w:rFonts w:ascii="Times New Roman" w:hAnsi="Times New Roman" w:cs="Times New Roman"/>
                                <w:sz w:val="18"/>
                                <w:szCs w:val="18"/>
                                <w:rPrChange w:id="3165" w:author="Maino Vieytes, Christian (NIH/NIA/IRP) [F]" w:date="2023-11-16T09:31:00Z">
                                  <w:rPr>
                                    <w:del w:id="3166" w:author="Maino Vieytes, Christian (NIH/NIA/IRP) [F]" w:date="2023-11-15T15:46:00Z"/>
                                    <w:rFonts w:ascii="Times New Roman" w:hAnsi="Times New Roman" w:cs="Times New Roman"/>
                                    <w:sz w:val="20"/>
                                    <w:szCs w:val="20"/>
                                  </w:rPr>
                                </w:rPrChange>
                              </w:rPr>
                            </w:pPr>
                            <w:del w:id="3167" w:author="Maino Vieytes, Christian (NIH/NIA/IRP) [F]" w:date="2023-11-15T15:46:00Z">
                              <w:r w:rsidRPr="00BF7D18" w:rsidDel="00FE4615">
                                <w:rPr>
                                  <w:rFonts w:ascii="Times New Roman" w:hAnsi="Times New Roman" w:cs="Times New Roman"/>
                                  <w:sz w:val="18"/>
                                  <w:szCs w:val="18"/>
                                  <w:rPrChange w:id="3168"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169"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3170" w:author="Maino Vieytes, Christian (NIH/NIA/IRP) [F]" w:date="2023-11-15T15:46:00Z"/>
                                <w:rFonts w:ascii="Times New Roman" w:hAnsi="Times New Roman" w:cs="Times New Roman"/>
                                <w:sz w:val="18"/>
                                <w:szCs w:val="18"/>
                                <w:rPrChange w:id="3171" w:author="Maino Vieytes, Christian (NIH/NIA/IRP) [F]" w:date="2023-11-16T09:31:00Z">
                                  <w:rPr>
                                    <w:del w:id="3172"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3173" w:author="Maino Vieytes, Christian (NIH/NIA/IRP) [F]" w:date="2023-11-15T15:46:00Z"/>
                                <w:rFonts w:ascii="Times New Roman" w:hAnsi="Times New Roman" w:cs="Times New Roman"/>
                                <w:sz w:val="18"/>
                                <w:szCs w:val="18"/>
                                <w:rPrChange w:id="3174" w:author="Maino Vieytes, Christian (NIH/NIA/IRP) [F]" w:date="2023-11-16T09:31:00Z">
                                  <w:rPr>
                                    <w:del w:id="3175" w:author="Maino Vieytes, Christian (NIH/NIA/IRP) [F]" w:date="2023-11-15T15:46:00Z"/>
                                    <w:rFonts w:ascii="Times New Roman" w:hAnsi="Times New Roman" w:cs="Times New Roman"/>
                                    <w:sz w:val="20"/>
                                    <w:szCs w:val="20"/>
                                  </w:rPr>
                                </w:rPrChange>
                              </w:rPr>
                            </w:pPr>
                            <w:del w:id="3176" w:author="Maino Vieytes, Christian (NIH/NIA/IRP) [F]" w:date="2023-11-15T15:46:00Z">
                              <w:r w:rsidRPr="00BF7D18" w:rsidDel="00FE4615">
                                <w:rPr>
                                  <w:rFonts w:ascii="Times New Roman" w:hAnsi="Times New Roman" w:cs="Times New Roman"/>
                                  <w:sz w:val="18"/>
                                  <w:szCs w:val="18"/>
                                  <w:rPrChange w:id="3177"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178"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3179" w:author="Maino Vieytes, Christian (NIH/NIA/IRP) [F]" w:date="2023-11-15T15:46:00Z"/>
                                <w:rFonts w:ascii="Times New Roman" w:hAnsi="Times New Roman" w:cs="Times New Roman"/>
                                <w:sz w:val="18"/>
                                <w:szCs w:val="18"/>
                                <w:rPrChange w:id="3180" w:author="Maino Vieytes, Christian (NIH/NIA/IRP) [F]" w:date="2023-11-16T09:31:00Z">
                                  <w:rPr>
                                    <w:del w:id="3181"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3182" w:author="Maino Vieytes, Christian (NIH/NIA/IRP) [F]" w:date="2023-11-15T15:46:00Z"/>
                                <w:rFonts w:ascii="Times New Roman" w:hAnsi="Times New Roman" w:cs="Times New Roman"/>
                                <w:sz w:val="18"/>
                                <w:szCs w:val="18"/>
                                <w:rPrChange w:id="3183" w:author="Maino Vieytes, Christian (NIH/NIA/IRP) [F]" w:date="2023-11-16T09:31:00Z">
                                  <w:rPr>
                                    <w:del w:id="3184" w:author="Maino Vieytes, Christian (NIH/NIA/IRP) [F]" w:date="2023-11-15T15:46:00Z"/>
                                    <w:rFonts w:ascii="Times New Roman" w:hAnsi="Times New Roman" w:cs="Times New Roman"/>
                                    <w:sz w:val="20"/>
                                    <w:szCs w:val="20"/>
                                  </w:rPr>
                                </w:rPrChange>
                              </w:rPr>
                            </w:pPr>
                            <w:del w:id="3185" w:author="Maino Vieytes, Christian (NIH/NIA/IRP) [F]" w:date="2023-11-15T15:46:00Z">
                              <w:r w:rsidRPr="00BF7D18" w:rsidDel="00FE4615">
                                <w:rPr>
                                  <w:rFonts w:ascii="Times New Roman" w:hAnsi="Times New Roman" w:cs="Times New Roman"/>
                                  <w:sz w:val="18"/>
                                  <w:szCs w:val="18"/>
                                  <w:rPrChange w:id="3186"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187" w:author="Maino Vieytes, Christian (NIH/NIA/IRP) [F]" w:date="2023-11-16T09:32:00Z">
                              <w:tcPr>
                                <w:tcW w:w="1004" w:type="dxa"/>
                                <w:vAlign w:val="bottom"/>
                              </w:tcPr>
                            </w:tcPrChange>
                          </w:tcPr>
                          <w:p w14:paraId="59DEC370" w14:textId="59CF73D3" w:rsidR="008E210F" w:rsidRPr="00BF7D18" w:rsidDel="00FE4615" w:rsidRDefault="008E210F">
                            <w:pPr>
                              <w:jc w:val="center"/>
                              <w:rPr>
                                <w:del w:id="3188" w:author="Maino Vieytes, Christian (NIH/NIA/IRP) [F]" w:date="2023-11-15T15:46:00Z"/>
                                <w:rFonts w:ascii="Times New Roman" w:hAnsi="Times New Roman" w:cs="Times New Roman"/>
                                <w:sz w:val="18"/>
                                <w:szCs w:val="18"/>
                                <w:rPrChange w:id="3189" w:author="Maino Vieytes, Christian (NIH/NIA/IRP) [F]" w:date="2023-11-16T09:31:00Z">
                                  <w:rPr>
                                    <w:del w:id="3190" w:author="Maino Vieytes, Christian (NIH/NIA/IRP) [F]" w:date="2023-11-15T15:46:00Z"/>
                                    <w:rFonts w:ascii="Times New Roman" w:hAnsi="Times New Roman" w:cs="Times New Roman"/>
                                    <w:sz w:val="20"/>
                                    <w:szCs w:val="20"/>
                                  </w:rPr>
                                </w:rPrChange>
                              </w:rPr>
                            </w:pPr>
                            <w:del w:id="3191" w:author="Maino Vieytes, Christian (NIH/NIA/IRP) [F]" w:date="2023-11-15T15:46:00Z">
                              <w:r w:rsidRPr="00BF7D18" w:rsidDel="00FE4615">
                                <w:rPr>
                                  <w:rFonts w:ascii="Times New Roman" w:hAnsi="Times New Roman" w:cs="Times New Roman"/>
                                  <w:sz w:val="18"/>
                                  <w:szCs w:val="18"/>
                                  <w:rPrChange w:id="3192"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193"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3194" w:author="Maino Vieytes, Christian (NIH/NIA/IRP) [F]" w:date="2023-11-15T15:46:00Z"/>
                                <w:rFonts w:ascii="Times New Roman" w:hAnsi="Times New Roman" w:cs="Times New Roman"/>
                                <w:sz w:val="18"/>
                                <w:szCs w:val="18"/>
                                <w:rPrChange w:id="3195" w:author="Maino Vieytes, Christian (NIH/NIA/IRP) [F]" w:date="2023-11-16T09:31:00Z">
                                  <w:rPr>
                                    <w:del w:id="3196" w:author="Maino Vieytes, Christian (NIH/NIA/IRP) [F]" w:date="2023-11-15T15:46:00Z"/>
                                    <w:rFonts w:ascii="Times New Roman" w:hAnsi="Times New Roman" w:cs="Times New Roman"/>
                                    <w:sz w:val="20"/>
                                    <w:szCs w:val="20"/>
                                  </w:rPr>
                                </w:rPrChange>
                              </w:rPr>
                            </w:pPr>
                            <w:del w:id="3197" w:author="Maino Vieytes, Christian (NIH/NIA/IRP) [F]" w:date="2023-11-15T15:46:00Z">
                              <w:r w:rsidRPr="00BF7D18" w:rsidDel="00FE4615">
                                <w:rPr>
                                  <w:rFonts w:ascii="Times New Roman" w:hAnsi="Times New Roman" w:cs="Times New Roman"/>
                                  <w:sz w:val="18"/>
                                  <w:szCs w:val="18"/>
                                  <w:rPrChange w:id="3198"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199" w:author="Maino Vieytes, Christian (NIH/NIA/IRP) [F]" w:date="2023-11-16T09:32:00Z">
                            <w:tblPrEx>
                              <w:tblW w:w="0" w:type="auto"/>
                            </w:tblPrEx>
                          </w:tblPrExChange>
                        </w:tblPrEx>
                        <w:trPr>
                          <w:trHeight w:val="320"/>
                          <w:del w:id="3200" w:author="Maino Vieytes, Christian (NIH/NIA/IRP) [F]" w:date="2023-11-15T15:46:00Z"/>
                          <w:trPrChange w:id="3201" w:author="Maino Vieytes, Christian (NIH/NIA/IRP) [F]" w:date="2023-11-16T09:32:00Z">
                            <w:trPr>
                              <w:trHeight w:val="320"/>
                            </w:trPr>
                          </w:trPrChange>
                        </w:trPr>
                        <w:tc>
                          <w:tcPr>
                            <w:tcW w:w="2456" w:type="dxa"/>
                            <w:noWrap/>
                            <w:vAlign w:val="center"/>
                            <w:hideMark/>
                            <w:tcPrChange w:id="3202"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3203" w:author="Maino Vieytes, Christian (NIH/NIA/IRP) [F]" w:date="2023-11-15T15:46:00Z"/>
                                <w:rFonts w:ascii="Times New Roman" w:hAnsi="Times New Roman" w:cs="Times New Roman"/>
                                <w:sz w:val="18"/>
                                <w:szCs w:val="18"/>
                                <w:rPrChange w:id="3204" w:author="Maino Vieytes, Christian (NIH/NIA/IRP) [F]" w:date="2023-11-15T16:32:00Z">
                                  <w:rPr>
                                    <w:del w:id="3205" w:author="Maino Vieytes, Christian (NIH/NIA/IRP) [F]" w:date="2023-11-15T15:46:00Z"/>
                                    <w:rFonts w:ascii="Times New Roman" w:hAnsi="Times New Roman" w:cs="Times New Roman"/>
                                    <w:sz w:val="20"/>
                                    <w:szCs w:val="20"/>
                                  </w:rPr>
                                </w:rPrChange>
                              </w:rPr>
                              <w:pPrChange w:id="3206" w:author="Maino Vieytes, Christian (NIH/NIA/IRP) [F]" w:date="2023-11-16T09:32:00Z">
                                <w:pPr/>
                              </w:pPrChange>
                            </w:pPr>
                            <w:del w:id="3207" w:author="Maino Vieytes, Christian (NIH/NIA/IRP) [F]" w:date="2023-11-15T15:46:00Z">
                              <w:r w:rsidRPr="00BA33A1" w:rsidDel="00FE4615">
                                <w:rPr>
                                  <w:rFonts w:ascii="Times New Roman" w:hAnsi="Times New Roman" w:cs="Times New Roman"/>
                                  <w:sz w:val="18"/>
                                  <w:szCs w:val="18"/>
                                  <w:rPrChange w:id="3208"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209"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3210" w:author="Maino Vieytes, Christian (NIH/NIA/IRP) [F]" w:date="2023-11-15T15:46:00Z"/>
                                <w:rFonts w:ascii="Times New Roman" w:hAnsi="Times New Roman" w:cs="Times New Roman"/>
                                <w:sz w:val="18"/>
                                <w:szCs w:val="18"/>
                                <w:rPrChange w:id="3211" w:author="Maino Vieytes, Christian (NIH/NIA/IRP) [F]" w:date="2023-11-15T16:32:00Z">
                                  <w:rPr>
                                    <w:del w:id="3212" w:author="Maino Vieytes, Christian (NIH/NIA/IRP) [F]" w:date="2023-11-15T15:46:00Z"/>
                                    <w:rFonts w:ascii="Times New Roman" w:hAnsi="Times New Roman" w:cs="Times New Roman"/>
                                    <w:sz w:val="20"/>
                                    <w:szCs w:val="20"/>
                                  </w:rPr>
                                </w:rPrChange>
                              </w:rPr>
                              <w:pPrChange w:id="3213" w:author="Maino Vieytes, Christian (NIH/NIA/IRP) [F]" w:date="2023-11-16T09:32:00Z">
                                <w:pPr/>
                              </w:pPrChange>
                            </w:pPr>
                            <w:del w:id="3214" w:author="Maino Vieytes, Christian (NIH/NIA/IRP) [F]" w:date="2023-11-15T15:46:00Z">
                              <w:r w:rsidRPr="00BA33A1" w:rsidDel="00FE4615">
                                <w:rPr>
                                  <w:rFonts w:ascii="Times New Roman" w:hAnsi="Times New Roman" w:cs="Times New Roman"/>
                                  <w:sz w:val="18"/>
                                  <w:szCs w:val="18"/>
                                  <w:rPrChange w:id="3215"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16"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3217" w:author="Maino Vieytes, Christian (NIH/NIA/IRP) [F]" w:date="2023-11-15T15:46:00Z"/>
                                <w:rFonts w:ascii="Times New Roman" w:hAnsi="Times New Roman" w:cs="Times New Roman"/>
                                <w:sz w:val="18"/>
                                <w:szCs w:val="18"/>
                                <w:rPrChange w:id="3218" w:author="Maino Vieytes, Christian (NIH/NIA/IRP) [F]" w:date="2023-11-16T09:31:00Z">
                                  <w:rPr>
                                    <w:del w:id="3219"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3220" w:author="Maino Vieytes, Christian (NIH/NIA/IRP) [F]" w:date="2023-11-15T15:46:00Z"/>
                                <w:rFonts w:ascii="Times New Roman" w:hAnsi="Times New Roman" w:cs="Times New Roman"/>
                                <w:sz w:val="18"/>
                                <w:szCs w:val="18"/>
                                <w:rPrChange w:id="3221" w:author="Maino Vieytes, Christian (NIH/NIA/IRP) [F]" w:date="2023-11-16T09:31:00Z">
                                  <w:rPr>
                                    <w:del w:id="3222" w:author="Maino Vieytes, Christian (NIH/NIA/IRP) [F]" w:date="2023-11-15T15:46:00Z"/>
                                    <w:rFonts w:ascii="Times New Roman" w:hAnsi="Times New Roman" w:cs="Times New Roman"/>
                                    <w:sz w:val="20"/>
                                    <w:szCs w:val="20"/>
                                  </w:rPr>
                                </w:rPrChange>
                              </w:rPr>
                            </w:pPr>
                            <w:del w:id="3223" w:author="Maino Vieytes, Christian (NIH/NIA/IRP) [F]" w:date="2023-11-15T15:46:00Z">
                              <w:r w:rsidRPr="00BF7D18" w:rsidDel="00FE4615">
                                <w:rPr>
                                  <w:rFonts w:ascii="Times New Roman" w:hAnsi="Times New Roman" w:cs="Times New Roman"/>
                                  <w:sz w:val="18"/>
                                  <w:szCs w:val="18"/>
                                  <w:rPrChange w:id="3224"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225"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3226" w:author="Maino Vieytes, Christian (NIH/NIA/IRP) [F]" w:date="2023-11-15T15:46:00Z"/>
                                <w:rFonts w:ascii="Times New Roman" w:hAnsi="Times New Roman" w:cs="Times New Roman"/>
                                <w:sz w:val="18"/>
                                <w:szCs w:val="18"/>
                                <w:rPrChange w:id="3227" w:author="Maino Vieytes, Christian (NIH/NIA/IRP) [F]" w:date="2023-11-16T09:31:00Z">
                                  <w:rPr>
                                    <w:del w:id="3228"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3229" w:author="Maino Vieytes, Christian (NIH/NIA/IRP) [F]" w:date="2023-11-15T15:46:00Z"/>
                                <w:rFonts w:ascii="Times New Roman" w:hAnsi="Times New Roman" w:cs="Times New Roman"/>
                                <w:sz w:val="18"/>
                                <w:szCs w:val="18"/>
                                <w:rPrChange w:id="3230" w:author="Maino Vieytes, Christian (NIH/NIA/IRP) [F]" w:date="2023-11-16T09:31:00Z">
                                  <w:rPr>
                                    <w:del w:id="3231" w:author="Maino Vieytes, Christian (NIH/NIA/IRP) [F]" w:date="2023-11-15T15:46:00Z"/>
                                    <w:rFonts w:ascii="Times New Roman" w:hAnsi="Times New Roman" w:cs="Times New Roman"/>
                                    <w:sz w:val="20"/>
                                    <w:szCs w:val="20"/>
                                  </w:rPr>
                                </w:rPrChange>
                              </w:rPr>
                            </w:pPr>
                            <w:del w:id="3232" w:author="Maino Vieytes, Christian (NIH/NIA/IRP) [F]" w:date="2023-11-15T15:46:00Z">
                              <w:r w:rsidRPr="00BF7D18" w:rsidDel="00FE4615">
                                <w:rPr>
                                  <w:rFonts w:ascii="Times New Roman" w:hAnsi="Times New Roman" w:cs="Times New Roman"/>
                                  <w:sz w:val="18"/>
                                  <w:szCs w:val="18"/>
                                  <w:rPrChange w:id="3233"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234"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3235" w:author="Maino Vieytes, Christian (NIH/NIA/IRP) [F]" w:date="2023-11-15T15:46:00Z"/>
                                <w:rFonts w:ascii="Times New Roman" w:hAnsi="Times New Roman" w:cs="Times New Roman"/>
                                <w:sz w:val="18"/>
                                <w:szCs w:val="18"/>
                                <w:rPrChange w:id="3236" w:author="Maino Vieytes, Christian (NIH/NIA/IRP) [F]" w:date="2023-11-16T09:31:00Z">
                                  <w:rPr>
                                    <w:del w:id="3237"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3238" w:author="Maino Vieytes, Christian (NIH/NIA/IRP) [F]" w:date="2023-11-15T15:46:00Z"/>
                                <w:rFonts w:ascii="Times New Roman" w:hAnsi="Times New Roman" w:cs="Times New Roman"/>
                                <w:sz w:val="18"/>
                                <w:szCs w:val="18"/>
                                <w:rPrChange w:id="3239" w:author="Maino Vieytes, Christian (NIH/NIA/IRP) [F]" w:date="2023-11-16T09:31:00Z">
                                  <w:rPr>
                                    <w:del w:id="3240" w:author="Maino Vieytes, Christian (NIH/NIA/IRP) [F]" w:date="2023-11-15T15:46:00Z"/>
                                    <w:rFonts w:ascii="Times New Roman" w:hAnsi="Times New Roman" w:cs="Times New Roman"/>
                                    <w:sz w:val="20"/>
                                    <w:szCs w:val="20"/>
                                  </w:rPr>
                                </w:rPrChange>
                              </w:rPr>
                            </w:pPr>
                            <w:del w:id="3241" w:author="Maino Vieytes, Christian (NIH/NIA/IRP) [F]" w:date="2023-11-15T15:46:00Z">
                              <w:r w:rsidRPr="00BF7D18" w:rsidDel="00FE4615">
                                <w:rPr>
                                  <w:rFonts w:ascii="Times New Roman" w:hAnsi="Times New Roman" w:cs="Times New Roman"/>
                                  <w:sz w:val="18"/>
                                  <w:szCs w:val="18"/>
                                  <w:rPrChange w:id="3242"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243" w:author="Maino Vieytes, Christian (NIH/NIA/IRP) [F]" w:date="2023-11-16T09:32:00Z">
                              <w:tcPr>
                                <w:tcW w:w="1004" w:type="dxa"/>
                                <w:vAlign w:val="bottom"/>
                              </w:tcPr>
                            </w:tcPrChange>
                          </w:tcPr>
                          <w:p w14:paraId="3B010A2F" w14:textId="1A1DABAF" w:rsidR="008E210F" w:rsidRPr="00BF7D18" w:rsidDel="00FE4615" w:rsidRDefault="008E210F">
                            <w:pPr>
                              <w:jc w:val="center"/>
                              <w:rPr>
                                <w:del w:id="3244" w:author="Maino Vieytes, Christian (NIH/NIA/IRP) [F]" w:date="2023-11-15T15:46:00Z"/>
                                <w:rFonts w:ascii="Times New Roman" w:hAnsi="Times New Roman" w:cs="Times New Roman"/>
                                <w:sz w:val="18"/>
                                <w:szCs w:val="18"/>
                                <w:rPrChange w:id="3245" w:author="Maino Vieytes, Christian (NIH/NIA/IRP) [F]" w:date="2023-11-16T09:31:00Z">
                                  <w:rPr>
                                    <w:del w:id="3246" w:author="Maino Vieytes, Christian (NIH/NIA/IRP) [F]" w:date="2023-11-15T15:46:00Z"/>
                                    <w:rFonts w:ascii="Times New Roman" w:hAnsi="Times New Roman" w:cs="Times New Roman"/>
                                    <w:sz w:val="20"/>
                                    <w:szCs w:val="20"/>
                                  </w:rPr>
                                </w:rPrChange>
                              </w:rPr>
                            </w:pPr>
                            <w:del w:id="3247" w:author="Maino Vieytes, Christian (NIH/NIA/IRP) [F]" w:date="2023-11-15T15:46:00Z">
                              <w:r w:rsidRPr="00BF7D18" w:rsidDel="00FE4615">
                                <w:rPr>
                                  <w:rFonts w:ascii="Times New Roman" w:hAnsi="Times New Roman" w:cs="Times New Roman"/>
                                  <w:sz w:val="18"/>
                                  <w:szCs w:val="18"/>
                                  <w:rPrChange w:id="3248"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249"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3250" w:author="Maino Vieytes, Christian (NIH/NIA/IRP) [F]" w:date="2023-11-15T15:46:00Z"/>
                                <w:rFonts w:ascii="Times New Roman" w:hAnsi="Times New Roman" w:cs="Times New Roman"/>
                                <w:sz w:val="18"/>
                                <w:szCs w:val="18"/>
                                <w:rPrChange w:id="3251" w:author="Maino Vieytes, Christian (NIH/NIA/IRP) [F]" w:date="2023-11-16T09:31:00Z">
                                  <w:rPr>
                                    <w:del w:id="3252" w:author="Maino Vieytes, Christian (NIH/NIA/IRP) [F]" w:date="2023-11-15T15:46:00Z"/>
                                    <w:rFonts w:ascii="Times New Roman" w:hAnsi="Times New Roman" w:cs="Times New Roman"/>
                                    <w:sz w:val="20"/>
                                    <w:szCs w:val="20"/>
                                  </w:rPr>
                                </w:rPrChange>
                              </w:rPr>
                            </w:pPr>
                            <w:del w:id="3253" w:author="Maino Vieytes, Christian (NIH/NIA/IRP) [F]" w:date="2023-11-15T15:46:00Z">
                              <w:r w:rsidRPr="00BF7D18" w:rsidDel="00FE4615">
                                <w:rPr>
                                  <w:rFonts w:ascii="Times New Roman" w:hAnsi="Times New Roman" w:cs="Times New Roman"/>
                                  <w:sz w:val="18"/>
                                  <w:szCs w:val="18"/>
                                  <w:rPrChange w:id="3254"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255" w:author="Maino Vieytes, Christian (NIH/NIA/IRP) [F]" w:date="2023-11-16T09:32:00Z">
                            <w:tblPrEx>
                              <w:tblW w:w="0" w:type="auto"/>
                            </w:tblPrEx>
                          </w:tblPrExChange>
                        </w:tblPrEx>
                        <w:trPr>
                          <w:trHeight w:val="320"/>
                          <w:del w:id="3256" w:author="Maino Vieytes, Christian (NIH/NIA/IRP) [F]" w:date="2023-11-15T15:46:00Z"/>
                          <w:trPrChange w:id="3257" w:author="Maino Vieytes, Christian (NIH/NIA/IRP) [F]" w:date="2023-11-16T09:32:00Z">
                            <w:trPr>
                              <w:trHeight w:val="320"/>
                            </w:trPr>
                          </w:trPrChange>
                        </w:trPr>
                        <w:tc>
                          <w:tcPr>
                            <w:tcW w:w="2456" w:type="dxa"/>
                            <w:noWrap/>
                            <w:vAlign w:val="center"/>
                            <w:hideMark/>
                            <w:tcPrChange w:id="3258"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3259" w:author="Maino Vieytes, Christian (NIH/NIA/IRP) [F]" w:date="2023-11-15T15:46:00Z"/>
                                <w:rFonts w:ascii="Times New Roman" w:hAnsi="Times New Roman" w:cs="Times New Roman"/>
                                <w:sz w:val="18"/>
                                <w:szCs w:val="18"/>
                                <w:rPrChange w:id="3260" w:author="Maino Vieytes, Christian (NIH/NIA/IRP) [F]" w:date="2023-11-15T16:32:00Z">
                                  <w:rPr>
                                    <w:del w:id="3261" w:author="Maino Vieytes, Christian (NIH/NIA/IRP) [F]" w:date="2023-11-15T15:46:00Z"/>
                                    <w:rFonts w:ascii="Times New Roman" w:hAnsi="Times New Roman" w:cs="Times New Roman"/>
                                    <w:sz w:val="20"/>
                                    <w:szCs w:val="20"/>
                                  </w:rPr>
                                </w:rPrChange>
                              </w:rPr>
                              <w:pPrChange w:id="3262" w:author="Maino Vieytes, Christian (NIH/NIA/IRP) [F]" w:date="2023-11-16T09:32:00Z">
                                <w:pPr/>
                              </w:pPrChange>
                            </w:pPr>
                            <w:del w:id="3263" w:author="Maino Vieytes, Christian (NIH/NIA/IRP) [F]" w:date="2023-11-15T15:46:00Z">
                              <w:r w:rsidRPr="00BA33A1" w:rsidDel="00FE4615">
                                <w:rPr>
                                  <w:rFonts w:ascii="Times New Roman" w:hAnsi="Times New Roman" w:cs="Times New Roman"/>
                                  <w:sz w:val="18"/>
                                  <w:szCs w:val="18"/>
                                  <w:rPrChange w:id="3264"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265"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3266" w:author="Maino Vieytes, Christian (NIH/NIA/IRP) [F]" w:date="2023-11-15T15:46:00Z"/>
                                <w:rFonts w:ascii="Times New Roman" w:hAnsi="Times New Roman" w:cs="Times New Roman"/>
                                <w:sz w:val="18"/>
                                <w:szCs w:val="18"/>
                                <w:rPrChange w:id="3267" w:author="Maino Vieytes, Christian (NIH/NIA/IRP) [F]" w:date="2023-11-15T16:32:00Z">
                                  <w:rPr>
                                    <w:del w:id="3268" w:author="Maino Vieytes, Christian (NIH/NIA/IRP) [F]" w:date="2023-11-15T15:46:00Z"/>
                                    <w:rFonts w:ascii="Times New Roman" w:hAnsi="Times New Roman" w:cs="Times New Roman"/>
                                    <w:sz w:val="20"/>
                                    <w:szCs w:val="20"/>
                                  </w:rPr>
                                </w:rPrChange>
                              </w:rPr>
                              <w:pPrChange w:id="3269" w:author="Maino Vieytes, Christian (NIH/NIA/IRP) [F]" w:date="2023-11-16T09:32:00Z">
                                <w:pPr/>
                              </w:pPrChange>
                            </w:pPr>
                            <w:del w:id="3270" w:author="Maino Vieytes, Christian (NIH/NIA/IRP) [F]" w:date="2023-11-15T15:46:00Z">
                              <w:r w:rsidRPr="00BA33A1" w:rsidDel="00FE4615">
                                <w:rPr>
                                  <w:rFonts w:ascii="Times New Roman" w:hAnsi="Times New Roman" w:cs="Times New Roman"/>
                                  <w:sz w:val="18"/>
                                  <w:szCs w:val="18"/>
                                  <w:rPrChange w:id="327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72"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3273" w:author="Maino Vieytes, Christian (NIH/NIA/IRP) [F]" w:date="2023-11-15T15:46:00Z"/>
                                <w:rFonts w:ascii="Times New Roman" w:hAnsi="Times New Roman" w:cs="Times New Roman"/>
                                <w:sz w:val="18"/>
                                <w:szCs w:val="18"/>
                                <w:rPrChange w:id="3274" w:author="Maino Vieytes, Christian (NIH/NIA/IRP) [F]" w:date="2023-11-16T09:31:00Z">
                                  <w:rPr>
                                    <w:del w:id="3275"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3276" w:author="Maino Vieytes, Christian (NIH/NIA/IRP) [F]" w:date="2023-11-15T15:46:00Z"/>
                                <w:rFonts w:ascii="Times New Roman" w:hAnsi="Times New Roman" w:cs="Times New Roman"/>
                                <w:sz w:val="18"/>
                                <w:szCs w:val="18"/>
                                <w:rPrChange w:id="3277" w:author="Maino Vieytes, Christian (NIH/NIA/IRP) [F]" w:date="2023-11-16T09:31:00Z">
                                  <w:rPr>
                                    <w:del w:id="3278" w:author="Maino Vieytes, Christian (NIH/NIA/IRP) [F]" w:date="2023-11-15T15:46:00Z"/>
                                    <w:rFonts w:ascii="Times New Roman" w:hAnsi="Times New Roman" w:cs="Times New Roman"/>
                                    <w:sz w:val="20"/>
                                    <w:szCs w:val="20"/>
                                  </w:rPr>
                                </w:rPrChange>
                              </w:rPr>
                            </w:pPr>
                            <w:del w:id="3279" w:author="Maino Vieytes, Christian (NIH/NIA/IRP) [F]" w:date="2023-11-15T15:46:00Z">
                              <w:r w:rsidRPr="00BF7D18" w:rsidDel="00FE4615">
                                <w:rPr>
                                  <w:rFonts w:ascii="Times New Roman" w:hAnsi="Times New Roman" w:cs="Times New Roman"/>
                                  <w:sz w:val="18"/>
                                  <w:szCs w:val="18"/>
                                  <w:rPrChange w:id="3280"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281"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3282" w:author="Maino Vieytes, Christian (NIH/NIA/IRP) [F]" w:date="2023-11-15T15:46:00Z"/>
                                <w:rFonts w:ascii="Times New Roman" w:hAnsi="Times New Roman" w:cs="Times New Roman"/>
                                <w:sz w:val="18"/>
                                <w:szCs w:val="18"/>
                                <w:rPrChange w:id="3283" w:author="Maino Vieytes, Christian (NIH/NIA/IRP) [F]" w:date="2023-11-16T09:31:00Z">
                                  <w:rPr>
                                    <w:del w:id="3284"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3285" w:author="Maino Vieytes, Christian (NIH/NIA/IRP) [F]" w:date="2023-11-15T15:46:00Z"/>
                                <w:rFonts w:ascii="Times New Roman" w:hAnsi="Times New Roman" w:cs="Times New Roman"/>
                                <w:sz w:val="18"/>
                                <w:szCs w:val="18"/>
                                <w:rPrChange w:id="3286" w:author="Maino Vieytes, Christian (NIH/NIA/IRP) [F]" w:date="2023-11-16T09:31:00Z">
                                  <w:rPr>
                                    <w:del w:id="3287" w:author="Maino Vieytes, Christian (NIH/NIA/IRP) [F]" w:date="2023-11-15T15:46:00Z"/>
                                    <w:rFonts w:ascii="Times New Roman" w:hAnsi="Times New Roman" w:cs="Times New Roman"/>
                                    <w:sz w:val="20"/>
                                    <w:szCs w:val="20"/>
                                  </w:rPr>
                                </w:rPrChange>
                              </w:rPr>
                            </w:pPr>
                            <w:del w:id="3288" w:author="Maino Vieytes, Christian (NIH/NIA/IRP) [F]" w:date="2023-11-15T15:46:00Z">
                              <w:r w:rsidRPr="00BF7D18" w:rsidDel="00FE4615">
                                <w:rPr>
                                  <w:rFonts w:ascii="Times New Roman" w:hAnsi="Times New Roman" w:cs="Times New Roman"/>
                                  <w:sz w:val="18"/>
                                  <w:szCs w:val="18"/>
                                  <w:rPrChange w:id="3289"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290"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3291" w:author="Maino Vieytes, Christian (NIH/NIA/IRP) [F]" w:date="2023-11-15T15:46:00Z"/>
                                <w:rFonts w:ascii="Times New Roman" w:hAnsi="Times New Roman" w:cs="Times New Roman"/>
                                <w:sz w:val="18"/>
                                <w:szCs w:val="18"/>
                                <w:rPrChange w:id="3292" w:author="Maino Vieytes, Christian (NIH/NIA/IRP) [F]" w:date="2023-11-16T09:31:00Z">
                                  <w:rPr>
                                    <w:del w:id="3293"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3294" w:author="Maino Vieytes, Christian (NIH/NIA/IRP) [F]" w:date="2023-11-15T15:46:00Z"/>
                                <w:rFonts w:ascii="Times New Roman" w:hAnsi="Times New Roman" w:cs="Times New Roman"/>
                                <w:sz w:val="18"/>
                                <w:szCs w:val="18"/>
                                <w:rPrChange w:id="3295" w:author="Maino Vieytes, Christian (NIH/NIA/IRP) [F]" w:date="2023-11-16T09:31:00Z">
                                  <w:rPr>
                                    <w:del w:id="3296" w:author="Maino Vieytes, Christian (NIH/NIA/IRP) [F]" w:date="2023-11-15T15:46:00Z"/>
                                    <w:rFonts w:ascii="Times New Roman" w:hAnsi="Times New Roman" w:cs="Times New Roman"/>
                                    <w:sz w:val="20"/>
                                    <w:szCs w:val="20"/>
                                  </w:rPr>
                                </w:rPrChange>
                              </w:rPr>
                            </w:pPr>
                            <w:del w:id="3297" w:author="Maino Vieytes, Christian (NIH/NIA/IRP) [F]" w:date="2023-11-15T15:46:00Z">
                              <w:r w:rsidRPr="00BF7D18" w:rsidDel="00FE4615">
                                <w:rPr>
                                  <w:rFonts w:ascii="Times New Roman" w:hAnsi="Times New Roman" w:cs="Times New Roman"/>
                                  <w:sz w:val="18"/>
                                  <w:szCs w:val="18"/>
                                  <w:rPrChange w:id="3298"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299" w:author="Maino Vieytes, Christian (NIH/NIA/IRP) [F]" w:date="2023-11-16T09:32:00Z">
                              <w:tcPr>
                                <w:tcW w:w="1004" w:type="dxa"/>
                                <w:vAlign w:val="bottom"/>
                              </w:tcPr>
                            </w:tcPrChange>
                          </w:tcPr>
                          <w:p w14:paraId="1B033E99" w14:textId="2F905DBD" w:rsidR="008E210F" w:rsidRPr="00BF7D18" w:rsidDel="00FE4615" w:rsidRDefault="008E210F">
                            <w:pPr>
                              <w:jc w:val="center"/>
                              <w:rPr>
                                <w:del w:id="3300" w:author="Maino Vieytes, Christian (NIH/NIA/IRP) [F]" w:date="2023-11-15T15:46:00Z"/>
                                <w:rFonts w:ascii="Times New Roman" w:hAnsi="Times New Roman" w:cs="Times New Roman"/>
                                <w:sz w:val="18"/>
                                <w:szCs w:val="18"/>
                                <w:rPrChange w:id="3301" w:author="Maino Vieytes, Christian (NIH/NIA/IRP) [F]" w:date="2023-11-16T09:31:00Z">
                                  <w:rPr>
                                    <w:del w:id="3302" w:author="Maino Vieytes, Christian (NIH/NIA/IRP) [F]" w:date="2023-11-15T15:46:00Z"/>
                                    <w:rFonts w:ascii="Times New Roman" w:hAnsi="Times New Roman" w:cs="Times New Roman"/>
                                    <w:sz w:val="20"/>
                                    <w:szCs w:val="20"/>
                                  </w:rPr>
                                </w:rPrChange>
                              </w:rPr>
                            </w:pPr>
                            <w:del w:id="3303" w:author="Maino Vieytes, Christian (NIH/NIA/IRP) [F]" w:date="2023-11-15T15:46:00Z">
                              <w:r w:rsidRPr="00BF7D18" w:rsidDel="00FE4615">
                                <w:rPr>
                                  <w:rFonts w:ascii="Times New Roman" w:hAnsi="Times New Roman" w:cs="Times New Roman"/>
                                  <w:sz w:val="18"/>
                                  <w:szCs w:val="18"/>
                                  <w:rPrChange w:id="3304"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305"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3306" w:author="Maino Vieytes, Christian (NIH/NIA/IRP) [F]" w:date="2023-11-15T15:46:00Z"/>
                                <w:rFonts w:ascii="Times New Roman" w:hAnsi="Times New Roman" w:cs="Times New Roman"/>
                                <w:sz w:val="18"/>
                                <w:szCs w:val="18"/>
                                <w:rPrChange w:id="3307" w:author="Maino Vieytes, Christian (NIH/NIA/IRP) [F]" w:date="2023-11-16T09:31:00Z">
                                  <w:rPr>
                                    <w:del w:id="3308" w:author="Maino Vieytes, Christian (NIH/NIA/IRP) [F]" w:date="2023-11-15T15:46:00Z"/>
                                    <w:rFonts w:ascii="Times New Roman" w:hAnsi="Times New Roman" w:cs="Times New Roman"/>
                                    <w:sz w:val="20"/>
                                    <w:szCs w:val="20"/>
                                  </w:rPr>
                                </w:rPrChange>
                              </w:rPr>
                            </w:pPr>
                            <w:del w:id="3309" w:author="Maino Vieytes, Christian (NIH/NIA/IRP) [F]" w:date="2023-11-15T15:46:00Z">
                              <w:r w:rsidRPr="00BF7D18" w:rsidDel="00FE4615">
                                <w:rPr>
                                  <w:rFonts w:ascii="Times New Roman" w:hAnsi="Times New Roman" w:cs="Times New Roman"/>
                                  <w:sz w:val="18"/>
                                  <w:szCs w:val="18"/>
                                  <w:rPrChange w:id="3310"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311" w:author="Maino Vieytes, Christian (NIH/NIA/IRP) [F]" w:date="2023-11-16T09:32:00Z">
                            <w:tblPrEx>
                              <w:tblW w:w="0" w:type="auto"/>
                            </w:tblPrEx>
                          </w:tblPrExChange>
                        </w:tblPrEx>
                        <w:trPr>
                          <w:trHeight w:val="320"/>
                          <w:trPrChange w:id="3312" w:author="Maino Vieytes, Christian (NIH/NIA/IRP) [F]" w:date="2023-11-16T09:32:00Z">
                            <w:trPr>
                              <w:trHeight w:val="320"/>
                            </w:trPr>
                          </w:trPrChange>
                        </w:trPr>
                        <w:tc>
                          <w:tcPr>
                            <w:tcW w:w="2456" w:type="dxa"/>
                            <w:noWrap/>
                            <w:vAlign w:val="center"/>
                            <w:hideMark/>
                            <w:tcPrChange w:id="3313"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331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15"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316"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31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18"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319"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3320" w:author="Maino Vieytes, Christian (NIH/NIA/IRP) [F]" w:date="2023-11-15T16:31:00Z"/>
                                <w:rFonts w:ascii="Times New Roman" w:hAnsi="Times New Roman" w:cs="Times New Roman"/>
                                <w:sz w:val="18"/>
                                <w:szCs w:val="18"/>
                                <w:rPrChange w:id="3321" w:author="Maino Vieytes, Christian (NIH/NIA/IRP) [F]" w:date="2023-11-16T09:31:00Z">
                                  <w:rPr>
                                    <w:del w:id="3322" w:author="Maino Vieytes, Christian (NIH/NIA/IRP) [F]" w:date="2023-11-15T16:31:00Z"/>
                                    <w:rFonts w:ascii="Times New Roman" w:hAnsi="Times New Roman" w:cs="Times New Roman"/>
                                    <w:sz w:val="20"/>
                                    <w:szCs w:val="20"/>
                                  </w:rPr>
                                </w:rPrChange>
                              </w:rPr>
                            </w:pPr>
                            <w:ins w:id="3323" w:author="Maino Vieytes, Christian (NIH/NIA/IRP) [F]" w:date="2023-11-16T09:31:00Z">
                              <w:r w:rsidRPr="00BF7D18">
                                <w:rPr>
                                  <w:rFonts w:ascii="Times New Roman" w:hAnsi="Times New Roman" w:cs="Times New Roman"/>
                                  <w:color w:val="000000"/>
                                  <w:sz w:val="18"/>
                                  <w:szCs w:val="18"/>
                                  <w:rPrChange w:id="3324"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325" w:author="Maino Vieytes, Christian (NIH/NIA/IRP) [F]" w:date="2023-11-16T09:31:00Z">
                                  <w:rPr>
                                    <w:rFonts w:ascii="Times New Roman" w:hAnsi="Times New Roman" w:cs="Times New Roman"/>
                                    <w:sz w:val="20"/>
                                    <w:szCs w:val="20"/>
                                  </w:rPr>
                                </w:rPrChange>
                              </w:rPr>
                            </w:pPr>
                            <w:del w:id="3326" w:author="Maino Vieytes, Christian (NIH/NIA/IRP) [F]" w:date="2023-11-15T16:31:00Z">
                              <w:r w:rsidRPr="00BF7D18" w:rsidDel="008D619F">
                                <w:rPr>
                                  <w:rFonts w:ascii="Times New Roman" w:hAnsi="Times New Roman" w:cs="Times New Roman"/>
                                  <w:sz w:val="18"/>
                                  <w:szCs w:val="18"/>
                                  <w:rPrChange w:id="3327"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328"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3329" w:author="Maino Vieytes, Christian (NIH/NIA/IRP) [F]" w:date="2023-11-15T16:31:00Z"/>
                                <w:rFonts w:ascii="Times New Roman" w:hAnsi="Times New Roman" w:cs="Times New Roman"/>
                                <w:sz w:val="18"/>
                                <w:szCs w:val="18"/>
                                <w:rPrChange w:id="3330" w:author="Maino Vieytes, Christian (NIH/NIA/IRP) [F]" w:date="2023-11-16T09:31:00Z">
                                  <w:rPr>
                                    <w:del w:id="3331" w:author="Maino Vieytes, Christian (NIH/NIA/IRP) [F]" w:date="2023-11-15T16:31:00Z"/>
                                    <w:rFonts w:ascii="Times New Roman" w:hAnsi="Times New Roman" w:cs="Times New Roman"/>
                                    <w:sz w:val="20"/>
                                    <w:szCs w:val="20"/>
                                  </w:rPr>
                                </w:rPrChange>
                              </w:rPr>
                            </w:pPr>
                            <w:ins w:id="3332" w:author="Maino Vieytes, Christian (NIH/NIA/IRP) [F]" w:date="2023-11-16T09:31:00Z">
                              <w:r w:rsidRPr="00BF7D18">
                                <w:rPr>
                                  <w:rFonts w:ascii="Times New Roman" w:hAnsi="Times New Roman" w:cs="Times New Roman"/>
                                  <w:color w:val="000000"/>
                                  <w:sz w:val="18"/>
                                  <w:szCs w:val="18"/>
                                  <w:rPrChange w:id="3333" w:author="Maino Vieytes, Christian (NIH/NIA/IRP) [F]" w:date="2023-11-16T09:31:00Z">
                                    <w:rPr>
                                      <w:rFonts w:ascii="Calibri" w:hAnsi="Calibri" w:cs="Calibri"/>
                                      <w:color w:val="000000"/>
                                    </w:rPr>
                                  </w:rPrChange>
                                </w:rPr>
                                <w:t>0.1</w:t>
                              </w:r>
                            </w:ins>
                            <w:ins w:id="3334" w:author="Maino Vieytes, Christian (NIH/NIA/IRP) [F]" w:date="2023-11-16T09:32:00Z">
                              <w:r>
                                <w:rPr>
                                  <w:rFonts w:ascii="Times New Roman" w:hAnsi="Times New Roman" w:cs="Times New Roman"/>
                                  <w:color w:val="000000"/>
                                  <w:sz w:val="18"/>
                                  <w:szCs w:val="18"/>
                                </w:rPr>
                                <w:t>0</w:t>
                              </w:r>
                            </w:ins>
                            <w:ins w:id="3335" w:author="Maino Vieytes, Christian (NIH/NIA/IRP) [F]" w:date="2023-11-16T09:31:00Z">
                              <w:r w:rsidRPr="00BF7D18">
                                <w:rPr>
                                  <w:rFonts w:ascii="Times New Roman" w:hAnsi="Times New Roman" w:cs="Times New Roman"/>
                                  <w:color w:val="000000"/>
                                  <w:sz w:val="18"/>
                                  <w:szCs w:val="18"/>
                                  <w:rPrChange w:id="3336"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337" w:author="Maino Vieytes, Christian (NIH/NIA/IRP) [F]" w:date="2023-11-16T09:31:00Z">
                                  <w:rPr>
                                    <w:rFonts w:ascii="Times New Roman" w:hAnsi="Times New Roman" w:cs="Times New Roman"/>
                                    <w:sz w:val="20"/>
                                    <w:szCs w:val="20"/>
                                  </w:rPr>
                                </w:rPrChange>
                              </w:rPr>
                            </w:pPr>
                            <w:del w:id="3338" w:author="Maino Vieytes, Christian (NIH/NIA/IRP) [F]" w:date="2023-11-15T16:31:00Z">
                              <w:r w:rsidRPr="00BF7D18" w:rsidDel="008D619F">
                                <w:rPr>
                                  <w:rFonts w:ascii="Times New Roman" w:hAnsi="Times New Roman" w:cs="Times New Roman"/>
                                  <w:sz w:val="18"/>
                                  <w:szCs w:val="18"/>
                                  <w:rPrChange w:id="3339"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340"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3341" w:author="Maino Vieytes, Christian (NIH/NIA/IRP) [F]" w:date="2023-11-15T16:31:00Z"/>
                                <w:rFonts w:ascii="Times New Roman" w:hAnsi="Times New Roman" w:cs="Times New Roman"/>
                                <w:sz w:val="18"/>
                                <w:szCs w:val="18"/>
                                <w:rPrChange w:id="3342" w:author="Maino Vieytes, Christian (NIH/NIA/IRP) [F]" w:date="2023-11-16T09:31:00Z">
                                  <w:rPr>
                                    <w:del w:id="3343" w:author="Maino Vieytes, Christian (NIH/NIA/IRP) [F]" w:date="2023-11-15T16:31:00Z"/>
                                    <w:rFonts w:ascii="Times New Roman" w:hAnsi="Times New Roman" w:cs="Times New Roman"/>
                                    <w:sz w:val="20"/>
                                    <w:szCs w:val="20"/>
                                  </w:rPr>
                                </w:rPrChange>
                              </w:rPr>
                            </w:pPr>
                            <w:ins w:id="3344" w:author="Maino Vieytes, Christian (NIH/NIA/IRP) [F]" w:date="2023-11-16T09:31:00Z">
                              <w:r w:rsidRPr="00BF7D18">
                                <w:rPr>
                                  <w:rFonts w:ascii="Times New Roman" w:hAnsi="Times New Roman" w:cs="Times New Roman"/>
                                  <w:color w:val="000000"/>
                                  <w:sz w:val="18"/>
                                  <w:szCs w:val="18"/>
                                  <w:rPrChange w:id="3345"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346" w:author="Maino Vieytes, Christian (NIH/NIA/IRP) [F]" w:date="2023-11-16T09:31:00Z">
                                  <w:rPr>
                                    <w:rFonts w:ascii="Times New Roman" w:hAnsi="Times New Roman" w:cs="Times New Roman"/>
                                    <w:sz w:val="20"/>
                                    <w:szCs w:val="20"/>
                                  </w:rPr>
                                </w:rPrChange>
                              </w:rPr>
                            </w:pPr>
                            <w:del w:id="3347" w:author="Maino Vieytes, Christian (NIH/NIA/IRP) [F]" w:date="2023-11-15T16:31:00Z">
                              <w:r w:rsidRPr="00BF7D18" w:rsidDel="008D619F">
                                <w:rPr>
                                  <w:rFonts w:ascii="Times New Roman" w:hAnsi="Times New Roman" w:cs="Times New Roman"/>
                                  <w:sz w:val="18"/>
                                  <w:szCs w:val="18"/>
                                  <w:rPrChange w:id="3348"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349"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350" w:author="Maino Vieytes, Christian (NIH/NIA/IRP) [F]" w:date="2023-11-16T09:31:00Z">
                                  <w:rPr>
                                    <w:rFonts w:ascii="Times New Roman" w:hAnsi="Times New Roman" w:cs="Times New Roman"/>
                                    <w:sz w:val="20"/>
                                    <w:szCs w:val="20"/>
                                  </w:rPr>
                                </w:rPrChange>
                              </w:rPr>
                            </w:pPr>
                            <w:ins w:id="3351" w:author="Maino Vieytes, Christian (NIH/NIA/IRP) [F]" w:date="2023-11-16T09:31:00Z">
                              <w:r w:rsidRPr="00BF7D18">
                                <w:rPr>
                                  <w:rFonts w:ascii="Times New Roman" w:hAnsi="Times New Roman" w:cs="Times New Roman"/>
                                  <w:color w:val="000000"/>
                                  <w:sz w:val="18"/>
                                  <w:szCs w:val="18"/>
                                  <w:rPrChange w:id="3352" w:author="Maino Vieytes, Christian (NIH/NIA/IRP) [F]" w:date="2023-11-16T09:31:00Z">
                                    <w:rPr>
                                      <w:rFonts w:ascii="Calibri" w:hAnsi="Calibri" w:cs="Calibri"/>
                                      <w:color w:val="000000"/>
                                    </w:rPr>
                                  </w:rPrChange>
                                </w:rPr>
                                <w:t>0.18</w:t>
                              </w:r>
                            </w:ins>
                            <w:del w:id="3353" w:author="Maino Vieytes, Christian (NIH/NIA/IRP) [F]" w:date="2023-11-15T16:31:00Z">
                              <w:r w:rsidRPr="00BF7D18" w:rsidDel="008D619F">
                                <w:rPr>
                                  <w:rFonts w:ascii="Times New Roman" w:hAnsi="Times New Roman" w:cs="Times New Roman"/>
                                  <w:sz w:val="18"/>
                                  <w:szCs w:val="18"/>
                                  <w:rPrChange w:id="3354"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355"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356" w:author="Maino Vieytes, Christian (NIH/NIA/IRP) [F]" w:date="2023-11-16T09:31:00Z">
                                  <w:rPr>
                                    <w:rFonts w:ascii="Times New Roman" w:hAnsi="Times New Roman" w:cs="Times New Roman"/>
                                    <w:sz w:val="20"/>
                                    <w:szCs w:val="20"/>
                                  </w:rPr>
                                </w:rPrChange>
                              </w:rPr>
                            </w:pPr>
                            <w:ins w:id="3357" w:author="Maino Vieytes, Christian (NIH/NIA/IRP) [F]" w:date="2023-11-16T09:31:00Z">
                              <w:r w:rsidRPr="00BF7D18">
                                <w:rPr>
                                  <w:rFonts w:ascii="Times New Roman" w:hAnsi="Times New Roman" w:cs="Times New Roman"/>
                                  <w:color w:val="000000"/>
                                  <w:sz w:val="18"/>
                                  <w:szCs w:val="18"/>
                                  <w:rPrChange w:id="3358" w:author="Maino Vieytes, Christian (NIH/NIA/IRP) [F]" w:date="2023-11-16T09:31:00Z">
                                    <w:rPr>
                                      <w:rFonts w:ascii="Calibri" w:hAnsi="Calibri" w:cs="Calibri"/>
                                      <w:color w:val="000000"/>
                                    </w:rPr>
                                  </w:rPrChange>
                                </w:rPr>
                                <w:t>&lt; 0.01</w:t>
                              </w:r>
                            </w:ins>
                            <w:del w:id="3359" w:author="Maino Vieytes, Christian (NIH/NIA/IRP) [F]" w:date="2023-11-15T16:31:00Z">
                              <w:r w:rsidRPr="00BF7D18" w:rsidDel="008D619F">
                                <w:rPr>
                                  <w:rFonts w:ascii="Times New Roman" w:hAnsi="Times New Roman" w:cs="Times New Roman"/>
                                  <w:sz w:val="18"/>
                                  <w:szCs w:val="18"/>
                                  <w:rPrChange w:id="3360"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361" w:author="Maino Vieytes, Christian (NIH/NIA/IRP) [F]" w:date="2023-11-16T09:32:00Z">
                            <w:tblPrEx>
                              <w:tblW w:w="0" w:type="auto"/>
                            </w:tblPrEx>
                          </w:tblPrExChange>
                        </w:tblPrEx>
                        <w:trPr>
                          <w:trHeight w:val="320"/>
                          <w:trPrChange w:id="3362" w:author="Maino Vieytes, Christian (NIH/NIA/IRP) [F]" w:date="2023-11-16T09:32:00Z">
                            <w:trPr>
                              <w:trHeight w:val="320"/>
                            </w:trPr>
                          </w:trPrChange>
                        </w:trPr>
                        <w:tc>
                          <w:tcPr>
                            <w:tcW w:w="2456" w:type="dxa"/>
                            <w:tcBorders>
                              <w:bottom w:val="single" w:sz="4" w:space="0" w:color="auto"/>
                            </w:tcBorders>
                            <w:noWrap/>
                            <w:vAlign w:val="center"/>
                            <w:hideMark/>
                            <w:tcPrChange w:id="3363"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36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65"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366"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36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68"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369"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3370" w:author="Maino Vieytes, Christian (NIH/NIA/IRP) [F]" w:date="2023-11-15T16:32:00Z"/>
                                <w:rFonts w:ascii="Times New Roman" w:hAnsi="Times New Roman" w:cs="Times New Roman"/>
                                <w:sz w:val="18"/>
                                <w:szCs w:val="18"/>
                                <w:rPrChange w:id="3371" w:author="Maino Vieytes, Christian (NIH/NIA/IRP) [F]" w:date="2023-11-16T09:31:00Z">
                                  <w:rPr>
                                    <w:del w:id="3372" w:author="Maino Vieytes, Christian (NIH/NIA/IRP) [F]" w:date="2023-11-15T16:32:00Z"/>
                                    <w:rFonts w:ascii="Times New Roman" w:hAnsi="Times New Roman" w:cs="Times New Roman"/>
                                    <w:sz w:val="20"/>
                                    <w:szCs w:val="20"/>
                                  </w:rPr>
                                </w:rPrChange>
                              </w:rPr>
                            </w:pPr>
                            <w:ins w:id="3373" w:author="Maino Vieytes, Christian (NIH/NIA/IRP) [F]" w:date="2023-11-16T09:31:00Z">
                              <w:r w:rsidRPr="00BF7D18">
                                <w:rPr>
                                  <w:rFonts w:ascii="Times New Roman" w:hAnsi="Times New Roman" w:cs="Times New Roman"/>
                                  <w:color w:val="000000"/>
                                  <w:sz w:val="18"/>
                                  <w:szCs w:val="18"/>
                                  <w:rPrChange w:id="3374"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375" w:author="Maino Vieytes, Christian (NIH/NIA/IRP) [F]" w:date="2023-11-16T09:31:00Z">
                                  <w:rPr>
                                    <w:rFonts w:ascii="Times New Roman" w:hAnsi="Times New Roman" w:cs="Times New Roman"/>
                                    <w:sz w:val="20"/>
                                    <w:szCs w:val="20"/>
                                  </w:rPr>
                                </w:rPrChange>
                              </w:rPr>
                            </w:pPr>
                            <w:del w:id="3376" w:author="Maino Vieytes, Christian (NIH/NIA/IRP) [F]" w:date="2023-11-15T16:32:00Z">
                              <w:r w:rsidRPr="00BF7D18" w:rsidDel="00B06118">
                                <w:rPr>
                                  <w:rFonts w:ascii="Times New Roman" w:hAnsi="Times New Roman" w:cs="Times New Roman"/>
                                  <w:sz w:val="18"/>
                                  <w:szCs w:val="18"/>
                                  <w:rPrChange w:id="3377"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378"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3379" w:author="Maino Vieytes, Christian (NIH/NIA/IRP) [F]" w:date="2023-11-15T16:32:00Z"/>
                                <w:rFonts w:ascii="Times New Roman" w:hAnsi="Times New Roman" w:cs="Times New Roman"/>
                                <w:sz w:val="18"/>
                                <w:szCs w:val="18"/>
                                <w:rPrChange w:id="3380" w:author="Maino Vieytes, Christian (NIH/NIA/IRP) [F]" w:date="2023-11-16T09:31:00Z">
                                  <w:rPr>
                                    <w:del w:id="3381" w:author="Maino Vieytes, Christian (NIH/NIA/IRP) [F]" w:date="2023-11-15T16:32:00Z"/>
                                    <w:rFonts w:ascii="Times New Roman" w:hAnsi="Times New Roman" w:cs="Times New Roman"/>
                                    <w:sz w:val="20"/>
                                    <w:szCs w:val="20"/>
                                  </w:rPr>
                                </w:rPrChange>
                              </w:rPr>
                            </w:pPr>
                            <w:ins w:id="3382" w:author="Maino Vieytes, Christian (NIH/NIA/IRP) [F]" w:date="2023-11-16T09:31:00Z">
                              <w:r w:rsidRPr="00BF7D18">
                                <w:rPr>
                                  <w:rFonts w:ascii="Times New Roman" w:hAnsi="Times New Roman" w:cs="Times New Roman"/>
                                  <w:color w:val="000000"/>
                                  <w:sz w:val="18"/>
                                  <w:szCs w:val="18"/>
                                  <w:rPrChange w:id="3383"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384" w:author="Maino Vieytes, Christian (NIH/NIA/IRP) [F]" w:date="2023-11-16T09:31:00Z">
                                  <w:rPr>
                                    <w:rFonts w:ascii="Times New Roman" w:hAnsi="Times New Roman" w:cs="Times New Roman"/>
                                    <w:sz w:val="20"/>
                                    <w:szCs w:val="20"/>
                                  </w:rPr>
                                </w:rPrChange>
                              </w:rPr>
                            </w:pPr>
                            <w:del w:id="3385" w:author="Maino Vieytes, Christian (NIH/NIA/IRP) [F]" w:date="2023-11-15T16:32:00Z">
                              <w:r w:rsidRPr="00BF7D18" w:rsidDel="00B06118">
                                <w:rPr>
                                  <w:rFonts w:ascii="Times New Roman" w:hAnsi="Times New Roman" w:cs="Times New Roman"/>
                                  <w:sz w:val="18"/>
                                  <w:szCs w:val="18"/>
                                  <w:rPrChange w:id="3386"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387"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3388" w:author="Maino Vieytes, Christian (NIH/NIA/IRP) [F]" w:date="2023-11-15T16:32:00Z"/>
                                <w:rFonts w:ascii="Times New Roman" w:hAnsi="Times New Roman" w:cs="Times New Roman"/>
                                <w:sz w:val="18"/>
                                <w:szCs w:val="18"/>
                                <w:rPrChange w:id="3389" w:author="Maino Vieytes, Christian (NIH/NIA/IRP) [F]" w:date="2023-11-16T09:31:00Z">
                                  <w:rPr>
                                    <w:del w:id="3390" w:author="Maino Vieytes, Christian (NIH/NIA/IRP) [F]" w:date="2023-11-15T16:32:00Z"/>
                                    <w:rFonts w:ascii="Times New Roman" w:hAnsi="Times New Roman" w:cs="Times New Roman"/>
                                    <w:sz w:val="20"/>
                                    <w:szCs w:val="20"/>
                                  </w:rPr>
                                </w:rPrChange>
                              </w:rPr>
                            </w:pPr>
                            <w:ins w:id="3391" w:author="Maino Vieytes, Christian (NIH/NIA/IRP) [F]" w:date="2023-11-16T09:31:00Z">
                              <w:r w:rsidRPr="00BF7D18">
                                <w:rPr>
                                  <w:rFonts w:ascii="Times New Roman" w:hAnsi="Times New Roman" w:cs="Times New Roman"/>
                                  <w:color w:val="000000"/>
                                  <w:sz w:val="18"/>
                                  <w:szCs w:val="18"/>
                                  <w:rPrChange w:id="3392"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393" w:author="Maino Vieytes, Christian (NIH/NIA/IRP) [F]" w:date="2023-11-16T09:31:00Z">
                                  <w:rPr>
                                    <w:rFonts w:ascii="Times New Roman" w:hAnsi="Times New Roman" w:cs="Times New Roman"/>
                                    <w:sz w:val="20"/>
                                    <w:szCs w:val="20"/>
                                  </w:rPr>
                                </w:rPrChange>
                              </w:rPr>
                            </w:pPr>
                            <w:del w:id="3394" w:author="Maino Vieytes, Christian (NIH/NIA/IRP) [F]" w:date="2023-11-15T16:32:00Z">
                              <w:r w:rsidRPr="00BF7D18" w:rsidDel="00B06118">
                                <w:rPr>
                                  <w:rFonts w:ascii="Times New Roman" w:hAnsi="Times New Roman" w:cs="Times New Roman"/>
                                  <w:sz w:val="18"/>
                                  <w:szCs w:val="18"/>
                                  <w:rPrChange w:id="3395"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396"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397" w:author="Maino Vieytes, Christian (NIH/NIA/IRP) [F]" w:date="2023-11-16T09:31:00Z">
                                  <w:rPr>
                                    <w:rFonts w:ascii="Times New Roman" w:hAnsi="Times New Roman" w:cs="Times New Roman"/>
                                    <w:sz w:val="20"/>
                                    <w:szCs w:val="20"/>
                                  </w:rPr>
                                </w:rPrChange>
                              </w:rPr>
                            </w:pPr>
                            <w:ins w:id="3398" w:author="Maino Vieytes, Christian (NIH/NIA/IRP) [F]" w:date="2023-11-16T09:31:00Z">
                              <w:r w:rsidRPr="00BF7D18">
                                <w:rPr>
                                  <w:rFonts w:ascii="Times New Roman" w:hAnsi="Times New Roman" w:cs="Times New Roman"/>
                                  <w:color w:val="000000"/>
                                  <w:sz w:val="18"/>
                                  <w:szCs w:val="18"/>
                                  <w:rPrChange w:id="3399" w:author="Maino Vieytes, Christian (NIH/NIA/IRP) [F]" w:date="2023-11-16T09:31:00Z">
                                    <w:rPr>
                                      <w:rFonts w:ascii="Calibri" w:hAnsi="Calibri" w:cs="Calibri"/>
                                      <w:color w:val="000000"/>
                                    </w:rPr>
                                  </w:rPrChange>
                                </w:rPr>
                                <w:t>0.12</w:t>
                              </w:r>
                            </w:ins>
                            <w:del w:id="3400" w:author="Maino Vieytes, Christian (NIH/NIA/IRP) [F]" w:date="2023-11-15T16:32:00Z">
                              <w:r w:rsidRPr="00BF7D18" w:rsidDel="00B06118">
                                <w:rPr>
                                  <w:rFonts w:ascii="Times New Roman" w:hAnsi="Times New Roman" w:cs="Times New Roman"/>
                                  <w:sz w:val="18"/>
                                  <w:szCs w:val="18"/>
                                  <w:rPrChange w:id="3401"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402"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403" w:author="Maino Vieytes, Christian (NIH/NIA/IRP) [F]" w:date="2023-11-16T09:31:00Z">
                                  <w:rPr>
                                    <w:rFonts w:ascii="Times New Roman" w:hAnsi="Times New Roman" w:cs="Times New Roman"/>
                                    <w:sz w:val="20"/>
                                    <w:szCs w:val="20"/>
                                  </w:rPr>
                                </w:rPrChange>
                              </w:rPr>
                            </w:pPr>
                            <w:ins w:id="3404" w:author="Maino Vieytes, Christian (NIH/NIA/IRP) [F]" w:date="2023-11-16T09:31:00Z">
                              <w:r w:rsidRPr="00BF7D18">
                                <w:rPr>
                                  <w:rFonts w:ascii="Times New Roman" w:hAnsi="Times New Roman" w:cs="Times New Roman"/>
                                  <w:color w:val="000000"/>
                                  <w:sz w:val="18"/>
                                  <w:szCs w:val="18"/>
                                  <w:rPrChange w:id="3405" w:author="Maino Vieytes, Christian (NIH/NIA/IRP) [F]" w:date="2023-11-16T09:31:00Z">
                                    <w:rPr>
                                      <w:rFonts w:ascii="Calibri" w:hAnsi="Calibri" w:cs="Calibri"/>
                                      <w:color w:val="000000"/>
                                    </w:rPr>
                                  </w:rPrChange>
                                </w:rPr>
                                <w:t>0.1</w:t>
                              </w:r>
                            </w:ins>
                            <w:ins w:id="3406" w:author="Maino Vieytes, Christian (NIH/NIA/IRP) [F]" w:date="2023-11-16T09:32:00Z">
                              <w:r>
                                <w:rPr>
                                  <w:rFonts w:ascii="Times New Roman" w:hAnsi="Times New Roman" w:cs="Times New Roman"/>
                                  <w:color w:val="000000"/>
                                  <w:sz w:val="18"/>
                                  <w:szCs w:val="18"/>
                                </w:rPr>
                                <w:t>0</w:t>
                              </w:r>
                            </w:ins>
                            <w:del w:id="3407" w:author="Maino Vieytes, Christian (NIH/NIA/IRP) [F]" w:date="2023-11-15T16:32:00Z">
                              <w:r w:rsidRPr="00BF7D18" w:rsidDel="00B06118">
                                <w:rPr>
                                  <w:rFonts w:ascii="Times New Roman" w:hAnsi="Times New Roman" w:cs="Times New Roman"/>
                                  <w:sz w:val="18"/>
                                  <w:szCs w:val="18"/>
                                  <w:rPrChange w:id="3408"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409" w:author="Maino Vieytes, Christian (NIH/NIA/IRP) [F]" w:date="2023-11-16T09:32:00Z">
                            <w:tblPrEx>
                              <w:tblW w:w="0" w:type="auto"/>
                            </w:tblPrEx>
                          </w:tblPrExChange>
                        </w:tblPrEx>
                        <w:trPr>
                          <w:trHeight w:val="320"/>
                          <w:trPrChange w:id="3410" w:author="Maino Vieytes, Christian (NIH/NIA/IRP) [F]" w:date="2023-11-16T09:32:00Z">
                            <w:trPr>
                              <w:trHeight w:val="320"/>
                            </w:trPr>
                          </w:trPrChange>
                        </w:trPr>
                        <w:tc>
                          <w:tcPr>
                            <w:tcW w:w="2456" w:type="dxa"/>
                            <w:tcBorders>
                              <w:bottom w:val="single" w:sz="4" w:space="0" w:color="auto"/>
                            </w:tcBorders>
                            <w:noWrap/>
                            <w:vAlign w:val="center"/>
                            <w:tcPrChange w:id="3411"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41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13"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414"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415"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16"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417"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418" w:author="Maino Vieytes, Christian (NIH/NIA/IRP) [F]" w:date="2023-11-16T09:31:00Z">
                                  <w:rPr>
                                    <w:rFonts w:ascii="Times New Roman" w:hAnsi="Times New Roman" w:cs="Times New Roman"/>
                                    <w:sz w:val="20"/>
                                    <w:szCs w:val="20"/>
                                  </w:rPr>
                                </w:rPrChange>
                              </w:rPr>
                            </w:pPr>
                            <w:ins w:id="3419" w:author="Maino Vieytes, Christian (NIH/NIA/IRP) [F]" w:date="2023-11-16T09:31:00Z">
                              <w:r w:rsidRPr="00BF7D18">
                                <w:rPr>
                                  <w:rFonts w:ascii="Times New Roman" w:hAnsi="Times New Roman" w:cs="Times New Roman"/>
                                  <w:color w:val="000000"/>
                                  <w:sz w:val="18"/>
                                  <w:szCs w:val="18"/>
                                  <w:rPrChange w:id="3420" w:author="Maino Vieytes, Christian (NIH/NIA/IRP) [F]" w:date="2023-11-16T09:31:00Z">
                                    <w:rPr>
                                      <w:rFonts w:ascii="Calibri" w:hAnsi="Calibri" w:cs="Calibri"/>
                                      <w:color w:val="000000"/>
                                    </w:rPr>
                                  </w:rPrChange>
                                </w:rPr>
                                <w:t>55.13 (14.3)</w:t>
                              </w:r>
                            </w:ins>
                            <w:del w:id="3421" w:author="Maino Vieytes, Christian (NIH/NIA/IRP) [F]" w:date="2023-11-15T16:32:00Z">
                              <w:r w:rsidRPr="00BF7D18" w:rsidDel="00E90C92">
                                <w:rPr>
                                  <w:rFonts w:ascii="Times New Roman" w:hAnsi="Times New Roman" w:cs="Times New Roman"/>
                                  <w:color w:val="000000"/>
                                  <w:sz w:val="18"/>
                                  <w:szCs w:val="18"/>
                                  <w:rPrChange w:id="3422"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423"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424" w:author="Maino Vieytes, Christian (NIH/NIA/IRP) [F]" w:date="2023-11-16T09:31:00Z">
                                  <w:rPr>
                                    <w:rFonts w:ascii="Times New Roman" w:hAnsi="Times New Roman" w:cs="Times New Roman"/>
                                    <w:sz w:val="20"/>
                                    <w:szCs w:val="20"/>
                                  </w:rPr>
                                </w:rPrChange>
                              </w:rPr>
                            </w:pPr>
                            <w:ins w:id="3425" w:author="Maino Vieytes, Christian (NIH/NIA/IRP) [F]" w:date="2023-11-16T09:31:00Z">
                              <w:r w:rsidRPr="00BF7D18">
                                <w:rPr>
                                  <w:rFonts w:ascii="Times New Roman" w:hAnsi="Times New Roman" w:cs="Times New Roman"/>
                                  <w:color w:val="000000"/>
                                  <w:sz w:val="18"/>
                                  <w:szCs w:val="18"/>
                                  <w:rPrChange w:id="3426" w:author="Maino Vieytes, Christian (NIH/NIA/IRP) [F]" w:date="2023-11-16T09:31:00Z">
                                    <w:rPr>
                                      <w:rFonts w:ascii="Calibri" w:hAnsi="Calibri" w:cs="Calibri"/>
                                      <w:color w:val="000000"/>
                                    </w:rPr>
                                  </w:rPrChange>
                                </w:rPr>
                                <w:t>50.84 (12.44)</w:t>
                              </w:r>
                            </w:ins>
                            <w:del w:id="3427" w:author="Maino Vieytes, Christian (NIH/NIA/IRP) [F]" w:date="2023-11-15T16:32:00Z">
                              <w:r w:rsidRPr="00BF7D18" w:rsidDel="00E90C92">
                                <w:rPr>
                                  <w:rFonts w:ascii="Times New Roman" w:hAnsi="Times New Roman" w:cs="Times New Roman"/>
                                  <w:color w:val="000000"/>
                                  <w:sz w:val="18"/>
                                  <w:szCs w:val="18"/>
                                  <w:rPrChange w:id="3428"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429"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430" w:author="Maino Vieytes, Christian (NIH/NIA/IRP) [F]" w:date="2023-11-16T09:31:00Z">
                                  <w:rPr>
                                    <w:rFonts w:ascii="Times New Roman" w:hAnsi="Times New Roman" w:cs="Times New Roman"/>
                                    <w:sz w:val="20"/>
                                    <w:szCs w:val="20"/>
                                  </w:rPr>
                                </w:rPrChange>
                              </w:rPr>
                            </w:pPr>
                            <w:ins w:id="3431" w:author="Maino Vieytes, Christian (NIH/NIA/IRP) [F]" w:date="2023-11-16T09:31:00Z">
                              <w:r w:rsidRPr="00BF7D18">
                                <w:rPr>
                                  <w:rFonts w:ascii="Times New Roman" w:hAnsi="Times New Roman" w:cs="Times New Roman"/>
                                  <w:color w:val="000000"/>
                                  <w:sz w:val="18"/>
                                  <w:szCs w:val="18"/>
                                  <w:rPrChange w:id="3432" w:author="Maino Vieytes, Christian (NIH/NIA/IRP) [F]" w:date="2023-11-16T09:31:00Z">
                                    <w:rPr>
                                      <w:rFonts w:ascii="Calibri" w:hAnsi="Calibri" w:cs="Calibri"/>
                                      <w:color w:val="000000"/>
                                    </w:rPr>
                                  </w:rPrChange>
                                </w:rPr>
                                <w:t>55.61 (14.42)</w:t>
                              </w:r>
                            </w:ins>
                            <w:del w:id="3433" w:author="Maino Vieytes, Christian (NIH/NIA/IRP) [F]" w:date="2023-11-15T16:32:00Z">
                              <w:r w:rsidRPr="00BF7D18" w:rsidDel="00E90C92">
                                <w:rPr>
                                  <w:rFonts w:ascii="Times New Roman" w:hAnsi="Times New Roman" w:cs="Times New Roman"/>
                                  <w:color w:val="000000"/>
                                  <w:sz w:val="18"/>
                                  <w:szCs w:val="18"/>
                                  <w:rPrChange w:id="3434"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435"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436" w:author="Maino Vieytes, Christian (NIH/NIA/IRP) [F]" w:date="2023-11-16T09:31:00Z">
                                  <w:rPr>
                                    <w:rFonts w:ascii="Times New Roman" w:hAnsi="Times New Roman" w:cs="Times New Roman"/>
                                    <w:sz w:val="20"/>
                                    <w:szCs w:val="20"/>
                                  </w:rPr>
                                </w:rPrChange>
                              </w:rPr>
                            </w:pPr>
                            <w:ins w:id="3437" w:author="Maino Vieytes, Christian (NIH/NIA/IRP) [F]" w:date="2023-11-16T09:31:00Z">
                              <w:r w:rsidRPr="00BF7D18">
                                <w:rPr>
                                  <w:rFonts w:ascii="Times New Roman" w:hAnsi="Times New Roman" w:cs="Times New Roman"/>
                                  <w:color w:val="000000"/>
                                  <w:sz w:val="18"/>
                                  <w:szCs w:val="18"/>
                                  <w:rPrChange w:id="3438" w:author="Maino Vieytes, Christian (NIH/NIA/IRP) [F]" w:date="2023-11-16T09:31:00Z">
                                    <w:rPr>
                                      <w:rFonts w:ascii="Calibri" w:hAnsi="Calibri" w:cs="Calibri"/>
                                      <w:color w:val="000000"/>
                                    </w:rPr>
                                  </w:rPrChange>
                                </w:rPr>
                                <w:t>-1.3</w:t>
                              </w:r>
                            </w:ins>
                            <w:ins w:id="3439" w:author="Maino Vieytes, Christian (NIH/NIA/IRP) [F]" w:date="2023-11-16T09:32:00Z">
                              <w:r>
                                <w:rPr>
                                  <w:rFonts w:ascii="Times New Roman" w:hAnsi="Times New Roman" w:cs="Times New Roman"/>
                                  <w:color w:val="000000"/>
                                  <w:sz w:val="18"/>
                                  <w:szCs w:val="18"/>
                                </w:rPr>
                                <w:t>0</w:t>
                              </w:r>
                            </w:ins>
                            <w:del w:id="3440" w:author="Maino Vieytes, Christian (NIH/NIA/IRP) [F]" w:date="2023-11-15T16:32:00Z">
                              <w:r w:rsidRPr="00BF7D18" w:rsidDel="00E90C92">
                                <w:rPr>
                                  <w:rFonts w:ascii="Times New Roman" w:hAnsi="Times New Roman" w:cs="Times New Roman"/>
                                  <w:color w:val="000000"/>
                                  <w:sz w:val="18"/>
                                  <w:szCs w:val="18"/>
                                  <w:rPrChange w:id="3441"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442"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443" w:author="Maino Vieytes, Christian (NIH/NIA/IRP) [F]" w:date="2023-11-16T09:31:00Z">
                                  <w:rPr>
                                    <w:rFonts w:ascii="Times New Roman" w:hAnsi="Times New Roman" w:cs="Times New Roman"/>
                                    <w:sz w:val="20"/>
                                    <w:szCs w:val="20"/>
                                  </w:rPr>
                                </w:rPrChange>
                              </w:rPr>
                            </w:pPr>
                            <w:ins w:id="3444" w:author="Maino Vieytes, Christian (NIH/NIA/IRP) [F]" w:date="2023-11-16T09:31:00Z">
                              <w:r w:rsidRPr="00BF7D18">
                                <w:rPr>
                                  <w:rFonts w:ascii="Times New Roman" w:hAnsi="Times New Roman" w:cs="Times New Roman"/>
                                  <w:color w:val="000000"/>
                                  <w:sz w:val="18"/>
                                  <w:szCs w:val="18"/>
                                  <w:rPrChange w:id="3445" w:author="Maino Vieytes, Christian (NIH/NIA/IRP) [F]" w:date="2023-11-16T09:31:00Z">
                                    <w:rPr>
                                      <w:rFonts w:ascii="Calibri" w:hAnsi="Calibri" w:cs="Calibri"/>
                                      <w:color w:val="000000"/>
                                    </w:rPr>
                                  </w:rPrChange>
                                </w:rPr>
                                <w:t>&lt; 0.01</w:t>
                              </w:r>
                            </w:ins>
                            <w:del w:id="3446" w:author="Maino Vieytes, Christian (NIH/NIA/IRP) [F]" w:date="2023-11-15T16:32:00Z">
                              <w:r w:rsidRPr="00BF7D18" w:rsidDel="00E90C92">
                                <w:rPr>
                                  <w:rFonts w:ascii="Times New Roman" w:hAnsi="Times New Roman" w:cs="Times New Roman"/>
                                  <w:color w:val="000000"/>
                                  <w:sz w:val="18"/>
                                  <w:szCs w:val="18"/>
                                  <w:rPrChange w:id="3447"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44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449"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450"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451" w:author="Maino Vieytes, Christian (NIH/NIA/IRP) [F]" w:date="2023-11-15T15:46:00Z">
                              <w:r w:rsidR="00FE4615" w:rsidRPr="00BA33A1">
                                <w:rPr>
                                  <w:rFonts w:ascii="Times New Roman" w:hAnsi="Times New Roman" w:cs="Times New Roman"/>
                                  <w:sz w:val="18"/>
                                  <w:szCs w:val="18"/>
                                  <w:rPrChange w:id="3452" w:author="Maino Vieytes, Christian (NIH/NIA/IRP) [F]" w:date="2023-11-15T16:32:00Z">
                                    <w:rPr>
                                      <w:rFonts w:ascii="Times New Roman" w:hAnsi="Times New Roman" w:cs="Times New Roman"/>
                                      <w:sz w:val="20"/>
                                      <w:szCs w:val="20"/>
                                    </w:rPr>
                                  </w:rPrChange>
                                </w:rPr>
                                <w:t xml:space="preserve"> from the testing subsam</w:t>
                              </w:r>
                            </w:ins>
                            <w:ins w:id="3453" w:author="Maino Vieytes, Christian (NIH/NIA/IRP) [F]" w:date="2023-11-15T15:47:00Z">
                              <w:r w:rsidR="00FE4615" w:rsidRPr="00BA33A1">
                                <w:rPr>
                                  <w:rFonts w:ascii="Times New Roman" w:hAnsi="Times New Roman" w:cs="Times New Roman"/>
                                  <w:sz w:val="18"/>
                                  <w:szCs w:val="18"/>
                                  <w:rPrChange w:id="3454"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455"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456" w:author="Maino Vieytes, Christian (NIH/NIA/IRP) [F]" w:date="2023-11-15T16:32:00Z">
                                    <w:rPr>
                                      <w:rFonts w:ascii="Times New Roman" w:hAnsi="Times New Roman" w:cs="Times New Roman"/>
                                      <w:sz w:val="20"/>
                                      <w:szCs w:val="20"/>
                                    </w:rPr>
                                  </w:rPrChange>
                                </w:rPr>
                                <w:t xml:space="preserve">= </w:t>
                              </w:r>
                            </w:ins>
                            <w:ins w:id="3457" w:author="Maino Vieytes, Christian (NIH/NIA/IRP) [F]" w:date="2023-11-16T08:27:00Z">
                              <w:r w:rsidR="00E260F1">
                                <w:rPr>
                                  <w:rFonts w:ascii="Times New Roman" w:hAnsi="Times New Roman" w:cs="Times New Roman"/>
                                  <w:sz w:val="18"/>
                                  <w:szCs w:val="18"/>
                                </w:rPr>
                                <w:t>1745</w:t>
                              </w:r>
                            </w:ins>
                            <w:ins w:id="3458" w:author="Maino Vieytes, Christian (NIH/NIA/IRP) [F]" w:date="2023-11-15T15:47:00Z">
                              <w:r w:rsidR="00FE4615" w:rsidRPr="00BA33A1">
                                <w:rPr>
                                  <w:rFonts w:ascii="Times New Roman" w:hAnsi="Times New Roman" w:cs="Times New Roman"/>
                                  <w:sz w:val="18"/>
                                  <w:szCs w:val="18"/>
                                  <w:rPrChange w:id="3459"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460"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461"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62"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463"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64"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465" w:author="Maino Vieytes, Christian (NIH/NIA/IRP) [F]" w:date="2023-11-15T15:49:00Z">
                              <w:r w:rsidR="00891441" w:rsidRPr="00BA33A1">
                                <w:rPr>
                                  <w:rFonts w:ascii="Times New Roman" w:hAnsi="Times New Roman" w:cs="Times New Roman"/>
                                  <w:sz w:val="18"/>
                                  <w:szCs w:val="18"/>
                                  <w:lang w:bidi="en-US"/>
                                  <w:rPrChange w:id="3466"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467"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468" w:author="Maino Vieytes, Christian (NIH/NIA/IRP) [F]" w:date="2023-11-15T16:32:00Z">
                                    <w:rPr>
                                      <w:rFonts w:ascii="Times New Roman" w:hAnsi="Times New Roman" w:cs="Times New Roman"/>
                                      <w:sz w:val="20"/>
                                      <w:szCs w:val="20"/>
                                      <w:lang w:bidi="en-US"/>
                                    </w:rPr>
                                  </w:rPrChange>
                                </w:rPr>
                                <w:t xml:space="preserve">= </w:t>
                              </w:r>
                            </w:ins>
                            <w:ins w:id="3469" w:author="Maino Vieytes, Christian (NIH/NIA/IRP) [F]" w:date="2023-11-16T08:27:00Z">
                              <w:r w:rsidR="00E260F1">
                                <w:rPr>
                                  <w:rFonts w:ascii="Times New Roman" w:hAnsi="Times New Roman" w:cs="Times New Roman"/>
                                  <w:sz w:val="18"/>
                                  <w:szCs w:val="18"/>
                                  <w:lang w:bidi="en-US"/>
                                </w:rPr>
                                <w:t>748</w:t>
                              </w:r>
                            </w:ins>
                            <w:ins w:id="3470" w:author="Maino Vieytes, Christian (NIH/NIA/IRP) [F]" w:date="2023-11-15T15:49:00Z">
                              <w:r w:rsidR="00891441" w:rsidRPr="00BA33A1">
                                <w:rPr>
                                  <w:rFonts w:ascii="Times New Roman" w:hAnsi="Times New Roman" w:cs="Times New Roman"/>
                                  <w:sz w:val="18"/>
                                  <w:szCs w:val="18"/>
                                  <w:lang w:bidi="en-US"/>
                                  <w:rPrChange w:id="3471"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472"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473"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474"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475"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476"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RDefault="008E210F" w:rsidP="00CA04BD">
      <w:pPr>
        <w:spacing w:line="360" w:lineRule="auto"/>
        <w:ind w:firstLine="720"/>
        <w:rPr>
          <w:rFonts w:ascii="Times New Roman" w:hAnsi="Times New Roman" w:cs="Times New Roman"/>
        </w:rPr>
      </w:pPr>
    </w:p>
    <w:p w14:paraId="7D1DB1C3"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CA04BD">
      <w:pPr>
        <w:spacing w:line="360" w:lineRule="auto"/>
        <w:ind w:firstLine="720"/>
        <w:rPr>
          <w:rFonts w:ascii="Times New Roman" w:hAnsi="Times New Roman" w:cs="Times New Roman"/>
        </w:rPr>
      </w:pPr>
    </w:p>
    <w:p w14:paraId="03E8BFC6" w14:textId="77777777" w:rsidR="008E210F" w:rsidRDefault="008E210F" w:rsidP="00CA04BD">
      <w:pPr>
        <w:spacing w:line="360" w:lineRule="auto"/>
        <w:ind w:firstLine="720"/>
        <w:rPr>
          <w:rFonts w:ascii="Times New Roman" w:hAnsi="Times New Roman" w:cs="Times New Roman"/>
        </w:rPr>
      </w:pPr>
    </w:p>
    <w:p w14:paraId="286B13B8" w14:textId="77777777" w:rsidR="008E210F" w:rsidRDefault="008E210F" w:rsidP="00CA04BD">
      <w:pPr>
        <w:spacing w:line="360" w:lineRule="auto"/>
        <w:ind w:firstLine="720"/>
        <w:rPr>
          <w:rFonts w:ascii="Times New Roman" w:hAnsi="Times New Roman" w:cs="Times New Roman"/>
        </w:rPr>
      </w:pPr>
    </w:p>
    <w:p w14:paraId="0AC70AEE" w14:textId="77777777" w:rsidR="008E210F" w:rsidDel="00FE4615" w:rsidRDefault="008E210F" w:rsidP="00CA04BD">
      <w:pPr>
        <w:spacing w:line="360" w:lineRule="auto"/>
        <w:ind w:firstLine="720"/>
        <w:rPr>
          <w:del w:id="3477" w:author="Maino Vieytes, Christian (NIH/NIA/IRP) [F]" w:date="2023-11-15T15:47:00Z"/>
          <w:rFonts w:ascii="Times New Roman" w:hAnsi="Times New Roman" w:cs="Times New Roman"/>
        </w:rPr>
      </w:pPr>
    </w:p>
    <w:p w14:paraId="4283B903" w14:textId="77777777" w:rsidR="008E210F" w:rsidDel="00FE4615" w:rsidRDefault="008E210F">
      <w:pPr>
        <w:spacing w:line="360" w:lineRule="auto"/>
        <w:rPr>
          <w:del w:id="3478" w:author="Maino Vieytes, Christian (NIH/NIA/IRP) [F]" w:date="2023-11-15T15:47:00Z"/>
          <w:rFonts w:ascii="Times New Roman" w:hAnsi="Times New Roman" w:cs="Times New Roman"/>
        </w:rPr>
        <w:pPrChange w:id="3479" w:author="Maino Vieytes, Christian (NIH/NIA/IRP) [F]" w:date="2023-11-15T15:47:00Z">
          <w:pPr>
            <w:spacing w:line="360" w:lineRule="auto"/>
            <w:ind w:firstLine="720"/>
          </w:pPr>
        </w:pPrChange>
      </w:pPr>
    </w:p>
    <w:p w14:paraId="2B5CD9D3" w14:textId="77777777" w:rsidR="008E210F" w:rsidDel="009C0AFB" w:rsidRDefault="008E210F">
      <w:pPr>
        <w:spacing w:line="360" w:lineRule="auto"/>
        <w:rPr>
          <w:del w:id="3480" w:author="Maino Vieytes, Christian (NIH/NIA/IRP) [F]" w:date="2023-11-15T16:37:00Z"/>
          <w:rFonts w:ascii="Times New Roman" w:hAnsi="Times New Roman" w:cs="Times New Roman"/>
        </w:rPr>
        <w:pPrChange w:id="3481" w:author="Maino Vieytes, Christian (NIH/NIA/IRP) [F]" w:date="2023-11-15T15:47:00Z">
          <w:pPr>
            <w:spacing w:line="360" w:lineRule="auto"/>
            <w:ind w:firstLine="720"/>
          </w:pPr>
        </w:pPrChange>
      </w:pPr>
    </w:p>
    <w:p w14:paraId="4F3D2B45" w14:textId="77777777" w:rsidR="008E210F" w:rsidRDefault="008E210F">
      <w:pPr>
        <w:spacing w:line="360" w:lineRule="auto"/>
        <w:rPr>
          <w:rFonts w:ascii="Times New Roman" w:hAnsi="Times New Roman" w:cs="Times New Roman"/>
        </w:rPr>
        <w:pPrChange w:id="3482" w:author="Maino Vieytes, Christian (NIH/NIA/IRP) [F]" w:date="2023-11-15T16:37:00Z">
          <w:pPr>
            <w:spacing w:line="360" w:lineRule="auto"/>
            <w:ind w:firstLine="720"/>
          </w:pPr>
        </w:pPrChange>
      </w:pPr>
    </w:p>
    <w:p w14:paraId="78F9BF13" w14:textId="04E333A1" w:rsidR="00CA04BD" w:rsidRDefault="00CA04BD" w:rsidP="006E531B">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w:t>
      </w:r>
      <w:ins w:id="3483" w:author="Maino Vieytes, Christian (NIH/NIA/IRP) [F]" w:date="2023-11-19T09:25:00Z">
        <w:r w:rsidR="00387CB9">
          <w:rPr>
            <w:rFonts w:ascii="Times New Roman" w:hAnsi="Times New Roman" w:cs="Times New Roman"/>
          </w:rPr>
          <w:t xml:space="preserve">testing </w:t>
        </w:r>
      </w:ins>
      <w:r w:rsidRPr="00C90B6F">
        <w:rPr>
          <w:rFonts w:ascii="Times New Roman" w:hAnsi="Times New Roman" w:cs="Times New Roman"/>
        </w:rPr>
        <w:t>sample of all cancer survivors</w:t>
      </w:r>
      <w:ins w:id="3484" w:author="Maino Vieytes, Christian (NIH/NIA/IRP) [F]" w:date="2023-11-19T09:25:00Z">
        <w:r w:rsidR="00387CB9">
          <w:rPr>
            <w:rFonts w:ascii="Times New Roman" w:hAnsi="Times New Roman" w:cs="Times New Roman"/>
          </w:rPr>
          <w:t xml:space="preserve"> (</w:t>
        </w:r>
        <w:proofErr w:type="gramStart"/>
        <w:r w:rsidR="00387CB9">
          <w:rPr>
            <w:rFonts w:ascii="Times New Roman" w:hAnsi="Times New Roman" w:cs="Times New Roman"/>
            <w:i/>
            <w:iCs/>
          </w:rPr>
          <w:t xml:space="preserve">n </w:t>
        </w:r>
        <w:r w:rsidR="00387CB9">
          <w:rPr>
            <w:rFonts w:ascii="Times New Roman" w:hAnsi="Times New Roman" w:cs="Times New Roman"/>
          </w:rPr>
          <w:t xml:space="preserve"> =</w:t>
        </w:r>
        <w:proofErr w:type="gramEnd"/>
        <w:r w:rsidR="00387CB9">
          <w:rPr>
            <w:rFonts w:ascii="Times New Roman" w:hAnsi="Times New Roman" w:cs="Times New Roman"/>
          </w:rPr>
          <w:t xml:space="preserve"> 1745)</w:t>
        </w:r>
      </w:ins>
      <w:r w:rsidRPr="00C90B6F">
        <w:rPr>
          <w:rFonts w:ascii="Times New Roman" w:hAnsi="Times New Roman" w:cs="Times New Roman"/>
        </w:rPr>
        <w:t>, the highest quintile of the FI pattern had a 1.5</w:t>
      </w:r>
      <w:ins w:id="3485" w:author="Maino Vieytes, Christian (NIH/NIA/IRP) [F]" w:date="2023-11-19T09:14:00Z">
        <w:r w:rsidR="00B52374">
          <w:rPr>
            <w:rFonts w:ascii="Times New Roman" w:hAnsi="Times New Roman" w:cs="Times New Roman"/>
          </w:rPr>
          <w:t>3</w:t>
        </w:r>
      </w:ins>
      <w:del w:id="3486" w:author="Maino Vieytes, Christian (NIH/NIA/IRP) [F]" w:date="2023-11-19T09:14:00Z">
        <w:r w:rsidRPr="00C90B6F" w:rsidDel="00B52374">
          <w:rPr>
            <w:rFonts w:ascii="Times New Roman" w:hAnsi="Times New Roman" w:cs="Times New Roman"/>
          </w:rPr>
          <w:delText>2</w:delText>
        </w:r>
      </w:del>
      <w:r w:rsidRPr="00C90B6F">
        <w:rPr>
          <w:rFonts w:ascii="Times New Roman" w:hAnsi="Times New Roman" w:cs="Times New Roman"/>
        </w:rPr>
        <w:t>-fold greater risk of all-cause mortality than the lowest quintile</w:t>
      </w:r>
      <w:del w:id="3487" w:author="Maino Vieytes, Christian (NIH/NIA/IRP) [F]" w:date="2023-11-19T09:44:00Z">
        <w:r w:rsidRPr="00C90B6F" w:rsidDel="00CF4D17">
          <w:rPr>
            <w:rFonts w:ascii="Times New Roman" w:hAnsi="Times New Roman" w:cs="Times New Roman"/>
          </w:rPr>
          <w:delText>,</w:delText>
        </w:r>
      </w:del>
      <w:r w:rsidRPr="00C90B6F">
        <w:rPr>
          <w:rFonts w:ascii="Times New Roman" w:hAnsi="Times New Roman" w:cs="Times New Roman"/>
        </w:rPr>
        <w:t xml:space="preserve"> and a standard deviation increase in the index score was associated with a 2</w:t>
      </w:r>
      <w:ins w:id="3488" w:author="Maino Vieytes, Christian (NIH/NIA/IRP) [F]" w:date="2023-11-19T09:16:00Z">
        <w:r w:rsidR="00B52374">
          <w:rPr>
            <w:rFonts w:ascii="Times New Roman" w:hAnsi="Times New Roman" w:cs="Times New Roman"/>
          </w:rPr>
          <w:t>5</w:t>
        </w:r>
      </w:ins>
      <w:del w:id="3489" w:author="Maino Vieytes, Christian (NIH/NIA/IRP) [F]" w:date="2023-11-19T09:16:00Z">
        <w:r w:rsidRPr="00C90B6F" w:rsidDel="00B52374">
          <w:rPr>
            <w:rFonts w:ascii="Times New Roman" w:hAnsi="Times New Roman" w:cs="Times New Roman"/>
          </w:rPr>
          <w:delText>3</w:delText>
        </w:r>
      </w:del>
      <w:r w:rsidRPr="00C90B6F">
        <w:rPr>
          <w:rFonts w:ascii="Times New Roman" w:hAnsi="Times New Roman" w:cs="Times New Roman"/>
        </w:rPr>
        <w:t>% increased risk of all-cause mortality</w:t>
      </w:r>
      <w:ins w:id="3490" w:author="Maino Vieytes, Christian (NIH/NIA/IRP) [F]" w:date="2023-11-19T09:14:00Z">
        <w:r w:rsidR="00B52374">
          <w:rPr>
            <w:rFonts w:ascii="Times New Roman" w:hAnsi="Times New Roman" w:cs="Times New Roman"/>
          </w:rPr>
          <w:t xml:space="preserve"> (in the </w:t>
        </w:r>
        <w:r w:rsidR="00B52374">
          <w:rPr>
            <w:rFonts w:ascii="Times New Roman" w:hAnsi="Times New Roman" w:cs="Times New Roman"/>
            <w:i/>
            <w:iCs/>
          </w:rPr>
          <w:t>Full</w:t>
        </w:r>
        <w:r w:rsidR="00B52374">
          <w:rPr>
            <w:rFonts w:ascii="Times New Roman" w:hAnsi="Times New Roman" w:cs="Times New Roman"/>
          </w:rPr>
          <w:t xml:space="preserve"> model</w:t>
        </w:r>
      </w:ins>
      <w:ins w:id="3491" w:author="Maino Vieytes, Christian (NIH/NIA/IRP) [F]" w:date="2023-11-19T09:26:00Z">
        <w:r w:rsidR="00387CB9">
          <w:rPr>
            <w:rFonts w:ascii="Times New Roman" w:hAnsi="Times New Roman" w:cs="Times New Roman"/>
          </w:rPr>
          <w:t>—Table 4</w:t>
        </w:r>
      </w:ins>
      <w:ins w:id="3492" w:author="Maino Vieytes, Christian (NIH/NIA/IRP) [F]" w:date="2023-11-19T09:14:00Z">
        <w:r w:rsidR="00B52374">
          <w:rPr>
            <w:rFonts w:ascii="Times New Roman" w:hAnsi="Times New Roman" w:cs="Times New Roman"/>
          </w:rPr>
          <w:t>)</w:t>
        </w:r>
      </w:ins>
      <w:r w:rsidRPr="00C90B6F">
        <w:rPr>
          <w:rFonts w:ascii="Times New Roman" w:hAnsi="Times New Roman" w:cs="Times New Roman"/>
        </w:rPr>
        <w:t xml:space="preserve">. </w:t>
      </w:r>
      <w:ins w:id="3493" w:author="Maino Vieytes, Christian (NIH/NIA/IRP) [F]" w:date="2023-11-19T09:22:00Z">
        <w:r w:rsidR="00387CB9">
          <w:rPr>
            <w:rFonts w:ascii="Times New Roman" w:hAnsi="Times New Roman" w:cs="Times New Roman"/>
          </w:rPr>
          <w:t xml:space="preserve">There was a similar positive association between </w:t>
        </w:r>
      </w:ins>
      <w:ins w:id="3494" w:author="Maino Vieytes, Christian (NIH/NIA/IRP) [F]" w:date="2023-11-19T09:23:00Z">
        <w:r w:rsidR="00387CB9">
          <w:rPr>
            <w:rFonts w:ascii="Times New Roman" w:hAnsi="Times New Roman" w:cs="Times New Roman"/>
          </w:rPr>
          <w:t xml:space="preserve">Prudent #1 and all-cause mortality, but </w:t>
        </w:r>
      </w:ins>
      <w:ins w:id="3495" w:author="Maino Vieytes, Christian (NIH/NIA/IRP) [F]" w:date="2023-11-19T09:24:00Z">
        <w:r w:rsidR="00387CB9">
          <w:rPr>
            <w:rFonts w:ascii="Times New Roman" w:hAnsi="Times New Roman" w:cs="Times New Roman"/>
          </w:rPr>
          <w:t xml:space="preserve">unlike the FI pattern </w:t>
        </w:r>
      </w:ins>
      <w:ins w:id="3496" w:author="Maino Vieytes, Christian (NIH/NIA/IRP) [F]" w:date="2023-11-19T09:23:00Z">
        <w:r w:rsidR="00387CB9">
          <w:rPr>
            <w:rFonts w:ascii="Times New Roman" w:hAnsi="Times New Roman" w:cs="Times New Roman"/>
          </w:rPr>
          <w:t xml:space="preserve">the relationship </w:t>
        </w:r>
      </w:ins>
      <w:ins w:id="3497" w:author="Maino Vieytes, Christian (NIH/NIA/IRP) [F]" w:date="2023-11-19T09:26:00Z">
        <w:r w:rsidR="00387CB9">
          <w:rPr>
            <w:rFonts w:ascii="Times New Roman" w:hAnsi="Times New Roman" w:cs="Times New Roman"/>
          </w:rPr>
          <w:t>did not appear to follow a linear or dose-dependent pattern</w:t>
        </w:r>
      </w:ins>
      <w:ins w:id="3498" w:author="Maino Vieytes, Christian (NIH/NIA/IRP) [F]" w:date="2023-11-19T09:24:00Z">
        <w:r w:rsidR="00387CB9">
          <w:rPr>
            <w:rFonts w:ascii="Times New Roman" w:hAnsi="Times New Roman" w:cs="Times New Roman"/>
          </w:rPr>
          <w:t xml:space="preserve"> (</w:t>
        </w:r>
      </w:ins>
      <w:proofErr w:type="spellStart"/>
      <w:ins w:id="3499" w:author="Maino Vieytes, Christian (NIH/NIA/IRP) [F]" w:date="2023-11-19T09:25:00Z">
        <w:r w:rsidR="00387CB9">
          <w:rPr>
            <w:rFonts w:ascii="Times New Roman" w:hAnsi="Times New Roman" w:cs="Times New Roman"/>
            <w:i/>
            <w:iCs/>
          </w:rPr>
          <w:t>p</w:t>
        </w:r>
        <w:r w:rsidR="00387CB9">
          <w:rPr>
            <w:rFonts w:ascii="Times New Roman" w:hAnsi="Times New Roman" w:cs="Times New Roman"/>
            <w:vertAlign w:val="subscript"/>
          </w:rPr>
          <w:t>non</w:t>
        </w:r>
        <w:proofErr w:type="spellEnd"/>
        <w:r w:rsidR="00387CB9">
          <w:rPr>
            <w:rFonts w:ascii="Times New Roman" w:hAnsi="Times New Roman" w:cs="Times New Roman"/>
            <w:vertAlign w:val="subscript"/>
          </w:rPr>
          <w:t>-linear</w:t>
        </w:r>
        <w:r w:rsidR="00387CB9">
          <w:rPr>
            <w:rFonts w:ascii="Times New Roman" w:hAnsi="Times New Roman" w:cs="Times New Roman"/>
          </w:rPr>
          <w:t xml:space="preserve"> &lt; 0.01; Figure 3).</w:t>
        </w:r>
      </w:ins>
      <w:ins w:id="3500" w:author="Maino Vieytes, Christian (NIH/NIA/IRP) [F]" w:date="2023-11-19T09:15:00Z">
        <w:r w:rsidR="00B52374" w:rsidRPr="00C90B6F">
          <w:rPr>
            <w:rFonts w:ascii="Times New Roman" w:hAnsi="Times New Roman" w:cs="Times New Roman"/>
          </w:rPr>
          <w:t xml:space="preserve"> </w:t>
        </w:r>
      </w:ins>
      <w:ins w:id="3501" w:author="Maino Vieytes, Christian (NIH/NIA/IRP) [F]" w:date="2023-11-19T09:27:00Z">
        <w:r w:rsidR="00C75C28">
          <w:rPr>
            <w:rFonts w:ascii="Times New Roman" w:hAnsi="Times New Roman" w:cs="Times New Roman"/>
          </w:rPr>
          <w:t>We found an in</w:t>
        </w:r>
      </w:ins>
      <w:ins w:id="3502" w:author="Maino Vieytes, Christian (NIH/NIA/IRP) [F]" w:date="2023-11-19T09:28:00Z">
        <w:r w:rsidR="00C75C28">
          <w:rPr>
            <w:rFonts w:ascii="Times New Roman" w:hAnsi="Times New Roman" w:cs="Times New Roman"/>
          </w:rPr>
          <w:t>verse dose-dependent relationship between the HEI-2015 and all-cause mortality</w:t>
        </w:r>
      </w:ins>
      <w:ins w:id="3503" w:author="Maino Vieytes, Christian (NIH/NIA/IRP) [F]" w:date="2023-11-19T09:44:00Z">
        <w:r w:rsidR="00CF4D17">
          <w:rPr>
            <w:rFonts w:ascii="Times New Roman" w:hAnsi="Times New Roman" w:cs="Times New Roman"/>
          </w:rPr>
          <w:t>,</w:t>
        </w:r>
      </w:ins>
      <w:ins w:id="3504" w:author="Maino Vieytes, Christian (NIH/NIA/IRP) [F]" w:date="2023-11-19T09:28:00Z">
        <w:r w:rsidR="00C75C28">
          <w:rPr>
            <w:rFonts w:ascii="Times New Roman" w:hAnsi="Times New Roman" w:cs="Times New Roman"/>
          </w:rPr>
          <w:t xml:space="preserve"> where </w:t>
        </w:r>
      </w:ins>
      <w:ins w:id="3505" w:author="Maino Vieytes, Christian (NIH/NIA/IRP) [F]" w:date="2023-11-19T09:15:00Z">
        <w:r w:rsidR="00B52374" w:rsidRPr="00C90B6F">
          <w:rPr>
            <w:rFonts w:ascii="Times New Roman" w:hAnsi="Times New Roman" w:cs="Times New Roman"/>
          </w:rPr>
          <w:t>a standard deviation increase in the HEI-2015 score was associated with a 12% reduced risk of all-cause mortality</w:t>
        </w:r>
      </w:ins>
      <w:ins w:id="3506" w:author="Maino Vieytes, Christian (NIH/NIA/IRP) [F]" w:date="2023-11-19T09:41:00Z">
        <w:r w:rsidR="006E531B">
          <w:rPr>
            <w:rFonts w:ascii="Times New Roman" w:hAnsi="Times New Roman" w:cs="Times New Roman"/>
          </w:rPr>
          <w:t xml:space="preserve"> (Table 4; Fig</w:t>
        </w:r>
      </w:ins>
      <w:ins w:id="3507" w:author="Maino Vieytes, Christian (NIH/NIA/IRP) [F]" w:date="2023-11-19T09:42:00Z">
        <w:r w:rsidR="006E531B">
          <w:rPr>
            <w:rFonts w:ascii="Times New Roman" w:hAnsi="Times New Roman" w:cs="Times New Roman"/>
          </w:rPr>
          <w:t>ure 3)</w:t>
        </w:r>
      </w:ins>
      <w:ins w:id="3508" w:author="Maino Vieytes, Christian (NIH/NIA/IRP) [F]" w:date="2023-11-19T09:15:00Z">
        <w:r w:rsidR="00B52374" w:rsidRPr="00C90B6F">
          <w:rPr>
            <w:rFonts w:ascii="Times New Roman" w:hAnsi="Times New Roman" w:cs="Times New Roman"/>
          </w:rPr>
          <w:t xml:space="preserve">. Among </w:t>
        </w:r>
        <w:r w:rsidR="00B52374">
          <w:rPr>
            <w:rFonts w:ascii="Times New Roman" w:hAnsi="Times New Roman" w:cs="Times New Roman"/>
          </w:rPr>
          <w:t>food insecure</w:t>
        </w:r>
        <w:r w:rsidR="00B52374" w:rsidRPr="00C90B6F">
          <w:rPr>
            <w:rFonts w:ascii="Times New Roman" w:hAnsi="Times New Roman" w:cs="Times New Roman"/>
          </w:rPr>
          <w:t xml:space="preserve"> cancer survivors</w:t>
        </w:r>
      </w:ins>
      <w:ins w:id="3509" w:author="Maino Vieytes, Christian (NIH/NIA/IRP) [F]" w:date="2023-11-19T09:38:00Z">
        <w:r w:rsidR="006E531B">
          <w:rPr>
            <w:rFonts w:ascii="Times New Roman" w:hAnsi="Times New Roman" w:cs="Times New Roman"/>
          </w:rPr>
          <w:t xml:space="preserve"> only (</w:t>
        </w:r>
        <w:proofErr w:type="gramStart"/>
        <w:r w:rsidR="006E531B">
          <w:rPr>
            <w:rFonts w:ascii="Times New Roman" w:hAnsi="Times New Roman" w:cs="Times New Roman"/>
            <w:i/>
            <w:iCs/>
          </w:rPr>
          <w:t xml:space="preserve">n </w:t>
        </w:r>
        <w:r w:rsidR="006E531B">
          <w:rPr>
            <w:rFonts w:ascii="Times New Roman" w:hAnsi="Times New Roman" w:cs="Times New Roman"/>
          </w:rPr>
          <w:t xml:space="preserve"> =</w:t>
        </w:r>
        <w:proofErr w:type="gramEnd"/>
        <w:r w:rsidR="006E531B">
          <w:rPr>
            <w:rFonts w:ascii="Times New Roman" w:hAnsi="Times New Roman" w:cs="Times New Roman"/>
          </w:rPr>
          <w:t xml:space="preserve"> 213)</w:t>
        </w:r>
      </w:ins>
      <w:ins w:id="3510" w:author="Maino Vieytes, Christian (NIH/NIA/IRP) [F]" w:date="2023-11-19T09:15:00Z">
        <w:r w:rsidR="00B52374" w:rsidRPr="00C90B6F">
          <w:rPr>
            <w:rFonts w:ascii="Times New Roman" w:hAnsi="Times New Roman" w:cs="Times New Roman"/>
          </w:rPr>
          <w:t>, the</w:t>
        </w:r>
      </w:ins>
      <w:ins w:id="3511" w:author="Maino Vieytes, Christian (NIH/NIA/IRP) [F]" w:date="2023-11-19T09:31:00Z">
        <w:r w:rsidR="00C75C28">
          <w:rPr>
            <w:rFonts w:ascii="Times New Roman" w:hAnsi="Times New Roman" w:cs="Times New Roman"/>
          </w:rPr>
          <w:t>re was a 47%</w:t>
        </w:r>
      </w:ins>
      <w:ins w:id="3512" w:author="Maino Vieytes, Christian (NIH/NIA/IRP) [F]" w:date="2023-11-19T09:37:00Z">
        <w:r w:rsidR="00C75C28">
          <w:rPr>
            <w:rFonts w:ascii="Times New Roman" w:hAnsi="Times New Roman" w:cs="Times New Roman"/>
          </w:rPr>
          <w:t xml:space="preserve"> </w:t>
        </w:r>
      </w:ins>
      <w:ins w:id="3513" w:author="Maino Vieytes, Christian (NIH/NIA/IRP) [F]" w:date="2023-11-19T09:15:00Z">
        <w:r w:rsidR="00B52374" w:rsidRPr="00C90B6F">
          <w:rPr>
            <w:rFonts w:ascii="Times New Roman" w:hAnsi="Times New Roman" w:cs="Times New Roman"/>
          </w:rPr>
          <w:t xml:space="preserve">reduced risk of all-cause mortality </w:t>
        </w:r>
      </w:ins>
      <w:ins w:id="3514" w:author="Maino Vieytes, Christian (NIH/NIA/IRP) [F]" w:date="2023-11-19T09:37:00Z">
        <w:r w:rsidR="00C75C28">
          <w:rPr>
            <w:rFonts w:ascii="Times New Roman" w:hAnsi="Times New Roman" w:cs="Times New Roman"/>
          </w:rPr>
          <w:t>for every standard deviation increase in the HEI-2015 score</w:t>
        </w:r>
        <w:r w:rsidR="006E531B">
          <w:rPr>
            <w:rFonts w:ascii="Times New Roman" w:hAnsi="Times New Roman" w:cs="Times New Roman"/>
          </w:rPr>
          <w:t xml:space="preserve"> (Supplementary Table 1)</w:t>
        </w:r>
      </w:ins>
      <w:ins w:id="3515" w:author="Maino Vieytes, Christian (NIH/NIA/IRP) [F]" w:date="2023-11-19T09:15:00Z">
        <w:r w:rsidR="00B52374" w:rsidRPr="00C90B6F">
          <w:rPr>
            <w:rFonts w:ascii="Times New Roman" w:hAnsi="Times New Roman" w:cs="Times New Roman"/>
          </w:rPr>
          <w:t>.</w:t>
        </w:r>
      </w:ins>
      <w:ins w:id="3516" w:author="Maino Vieytes, Christian (NIH/NIA/IRP) [F]" w:date="2023-11-19T09:38:00Z">
        <w:r w:rsidR="006E531B">
          <w:rPr>
            <w:rFonts w:ascii="Times New Roman" w:hAnsi="Times New Roman" w:cs="Times New Roman"/>
          </w:rPr>
          <w:t xml:space="preserve"> The </w:t>
        </w:r>
      </w:ins>
      <w:ins w:id="3517" w:author="Maino Vieytes, Christian (NIH/NIA/IRP) [F]" w:date="2023-11-19T09:40:00Z">
        <w:r w:rsidR="006E531B">
          <w:rPr>
            <w:rFonts w:ascii="Times New Roman" w:hAnsi="Times New Roman" w:cs="Times New Roman"/>
          </w:rPr>
          <w:t>hazard ratio</w:t>
        </w:r>
      </w:ins>
      <w:ins w:id="3518" w:author="Maino Vieytes, Christian (NIH/NIA/IRP) [F]" w:date="2023-11-19T09:38:00Z">
        <w:r w:rsidR="006E531B">
          <w:rPr>
            <w:rFonts w:ascii="Times New Roman" w:hAnsi="Times New Roman" w:cs="Times New Roman"/>
          </w:rPr>
          <w:t xml:space="preserve"> for the FI pattern</w:t>
        </w:r>
      </w:ins>
      <w:ins w:id="3519" w:author="Maino Vieytes, Christian (NIH/NIA/IRP) [F]" w:date="2023-11-19T09:15:00Z">
        <w:r w:rsidR="00B52374" w:rsidRPr="00C90B6F">
          <w:rPr>
            <w:rFonts w:ascii="Times New Roman" w:hAnsi="Times New Roman" w:cs="Times New Roman"/>
          </w:rPr>
          <w:t xml:space="preserve"> </w:t>
        </w:r>
      </w:ins>
      <w:ins w:id="3520" w:author="Maino Vieytes, Christian (NIH/NIA/IRP) [F]" w:date="2023-11-19T09:38:00Z">
        <w:r w:rsidR="006E531B">
          <w:rPr>
            <w:rFonts w:ascii="Times New Roman" w:hAnsi="Times New Roman" w:cs="Times New Roman"/>
          </w:rPr>
          <w:t>was similar</w:t>
        </w:r>
      </w:ins>
      <w:ins w:id="3521" w:author="Maino Vieytes, Christian (NIH/NIA/IRP) [F]" w:date="2023-11-19T09:45:00Z">
        <w:r w:rsidR="00CF4D17">
          <w:rPr>
            <w:rFonts w:ascii="Times New Roman" w:hAnsi="Times New Roman" w:cs="Times New Roman"/>
          </w:rPr>
          <w:t xml:space="preserve"> to the analysis involving </w:t>
        </w:r>
        <w:r w:rsidR="00CF4D17" w:rsidRPr="00C90B6F">
          <w:rPr>
            <w:rFonts w:ascii="Times New Roman" w:hAnsi="Times New Roman" w:cs="Times New Roman"/>
          </w:rPr>
          <w:t>all cancer survivors</w:t>
        </w:r>
      </w:ins>
      <w:ins w:id="3522" w:author="Maino Vieytes, Christian (NIH/NIA/IRP) [F]" w:date="2023-11-19T09:38:00Z">
        <w:r w:rsidR="006E531B">
          <w:rPr>
            <w:rFonts w:ascii="Times New Roman" w:hAnsi="Times New Roman" w:cs="Times New Roman"/>
          </w:rPr>
          <w:t>, although it was nonsignificant</w:t>
        </w:r>
      </w:ins>
      <w:ins w:id="3523" w:author="Maino Vieytes, Christian (NIH/NIA/IRP) [F]" w:date="2023-11-19T09:41:00Z">
        <w:r w:rsidR="006E531B">
          <w:rPr>
            <w:rFonts w:ascii="Times New Roman" w:hAnsi="Times New Roman" w:cs="Times New Roman"/>
          </w:rPr>
          <w:t xml:space="preserve"> </w:t>
        </w:r>
      </w:ins>
      <w:ins w:id="3524" w:author="Maino Vieytes, Christian (NIH/NIA/IRP) [F]" w:date="2023-11-19T09:44:00Z">
        <w:r w:rsidR="00CF4D17">
          <w:rPr>
            <w:rFonts w:ascii="Times New Roman" w:hAnsi="Times New Roman" w:cs="Times New Roman"/>
          </w:rPr>
          <w:t xml:space="preserve">and </w:t>
        </w:r>
      </w:ins>
      <w:ins w:id="3525" w:author="Maino Vieytes, Christian (NIH/NIA/IRP) [F]" w:date="2023-11-19T09:41:00Z">
        <w:r w:rsidR="006E531B" w:rsidRPr="00C90B6F">
          <w:rPr>
            <w:rFonts w:ascii="Times New Roman" w:hAnsi="Times New Roman" w:cs="Times New Roman"/>
          </w:rPr>
          <w:t xml:space="preserve">had a higher variance (Supplementary Table </w:t>
        </w:r>
        <w:r w:rsidR="006E531B">
          <w:rPr>
            <w:rFonts w:ascii="Times New Roman" w:hAnsi="Times New Roman" w:cs="Times New Roman"/>
          </w:rPr>
          <w:t>1</w:t>
        </w:r>
        <w:r w:rsidR="006E531B" w:rsidRPr="00C90B6F">
          <w:rPr>
            <w:rFonts w:ascii="Times New Roman" w:hAnsi="Times New Roman" w:cs="Times New Roman"/>
          </w:rPr>
          <w:t>)</w:t>
        </w:r>
      </w:ins>
      <w:ins w:id="3526" w:author="Maino Vieytes, Christian (NIH/NIA/IRP) [F]" w:date="2023-11-19T09:38:00Z">
        <w:r w:rsidR="006E531B">
          <w:rPr>
            <w:rFonts w:ascii="Times New Roman" w:hAnsi="Times New Roman" w:cs="Times New Roman"/>
          </w:rPr>
          <w:t>.</w:t>
        </w:r>
      </w:ins>
      <w:del w:id="3527" w:author="Maino Vieytes, Christian (NIH/NIA/IRP) [F]" w:date="2023-11-19T09:15:00Z">
        <w:r w:rsidRPr="00C90B6F" w:rsidDel="00B52374">
          <w:rPr>
            <w:rFonts w:ascii="Times New Roman" w:hAnsi="Times New Roman" w:cs="Times New Roman"/>
          </w:rPr>
          <w:delText xml:space="preserve">Similarly, the highest quintile of the SNAP pattern score had a 2.17-fold increased risk of all-cause mortality compared with the lowest quintile. A standard deviation increase in the SNAP score was associated with a 1.20-fold greater risk of all-cause mortality. </w:delText>
        </w:r>
      </w:del>
      <w:del w:id="3528" w:author="Maino Vieytes, Christian (NIH/NIA/IRP) [F]" w:date="2023-11-19T09:42:00Z">
        <w:r w:rsidRPr="00C90B6F" w:rsidDel="006E531B">
          <w:rPr>
            <w:rFonts w:ascii="Times New Roman" w:hAnsi="Times New Roman" w:cs="Times New Roman"/>
          </w:rPr>
          <w:delText xml:space="preserve">Figure 3 presents survival curves and spline curves for these relationships. The parameter estimates were similar when we performed the analysis on </w:delText>
        </w:r>
      </w:del>
      <w:del w:id="3529" w:author="Maino Vieytes, Christian (NIH/NIA/IRP) [F]" w:date="2023-11-19T07:56:00Z">
        <w:r w:rsidRPr="00C90B6F" w:rsidDel="00F96675">
          <w:rPr>
            <w:rFonts w:ascii="Times New Roman" w:hAnsi="Times New Roman" w:cs="Times New Roman"/>
          </w:rPr>
          <w:delText>food-insecure</w:delText>
        </w:r>
      </w:del>
      <w:del w:id="3530" w:author="Maino Vieytes, Christian (NIH/NIA/IRP) [F]" w:date="2023-11-19T09:42:00Z">
        <w:r w:rsidRPr="00C90B6F" w:rsidDel="006E531B">
          <w:rPr>
            <w:rFonts w:ascii="Times New Roman" w:hAnsi="Times New Roman" w:cs="Times New Roman"/>
          </w:rPr>
          <w:delText xml:space="preserve"> cancer survivors, although they had a higher variance (Supplementary Table </w:delText>
        </w:r>
        <w:r w:rsidDel="006E531B">
          <w:rPr>
            <w:rFonts w:ascii="Times New Roman" w:hAnsi="Times New Roman" w:cs="Times New Roman"/>
          </w:rPr>
          <w:delText>1</w:delText>
        </w:r>
        <w:r w:rsidRPr="00C90B6F" w:rsidDel="006E531B">
          <w:rPr>
            <w:rFonts w:ascii="Times New Roman" w:hAnsi="Times New Roman" w:cs="Times New Roman"/>
          </w:rPr>
          <w:delText>).</w:delText>
        </w:r>
      </w:del>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RDefault="008E210F" w:rsidP="00CA04BD">
      <w:pPr>
        <w:spacing w:line="360" w:lineRule="auto"/>
        <w:ind w:firstLine="720"/>
        <w:rPr>
          <w:rFonts w:ascii="Times New Roman" w:hAnsi="Times New Roman" w:cs="Times New Roman"/>
        </w:rPr>
      </w:pPr>
    </w:p>
    <w:p w14:paraId="4FFEA6F7" w14:textId="77777777" w:rsidR="008E210F" w:rsidDel="00255809" w:rsidRDefault="008E210F" w:rsidP="00CA04BD">
      <w:pPr>
        <w:spacing w:line="360" w:lineRule="auto"/>
        <w:ind w:firstLine="720"/>
        <w:rPr>
          <w:del w:id="3531" w:author="Maino Vieytes, Christian (NIH/NIA/IRP) [F]" w:date="2023-11-19T09:45:00Z"/>
          <w:rFonts w:ascii="Times New Roman" w:hAnsi="Times New Roman" w:cs="Times New Roman"/>
        </w:rPr>
      </w:pPr>
    </w:p>
    <w:p w14:paraId="40A014C7" w14:textId="77777777" w:rsidR="008E210F" w:rsidRDefault="008E210F" w:rsidP="00255809">
      <w:pPr>
        <w:spacing w:line="360" w:lineRule="auto"/>
        <w:rPr>
          <w:rFonts w:ascii="Times New Roman" w:hAnsi="Times New Roman" w:cs="Times New Roman"/>
        </w:rPr>
        <w:pPrChange w:id="3532" w:author="Maino Vieytes, Christian (NIH/NIA/IRP) [F]" w:date="2023-11-19T09:45:00Z">
          <w:pPr>
            <w:spacing w:line="360" w:lineRule="auto"/>
            <w:ind w:firstLine="720"/>
          </w:pPr>
        </w:pPrChange>
      </w:pPr>
    </w:p>
    <w:p w14:paraId="032A73BB"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CA04BD">
      <w:pPr>
        <w:spacing w:line="360" w:lineRule="auto"/>
        <w:ind w:firstLine="720"/>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6CA8CE33" w:rsidR="008E210F" w:rsidRDefault="00526CCF" w:rsidP="00CA04BD">
      <w:pPr>
        <w:spacing w:line="360" w:lineRule="auto"/>
        <w:ind w:firstLine="720"/>
        <w:rPr>
          <w:rFonts w:ascii="Times New Roman" w:hAnsi="Times New Roman" w:cs="Times New Roman"/>
        </w:rPr>
      </w:pPr>
      <w:ins w:id="3533" w:author="Maino Vieytes, Christian (NIH/NIA/IRP) [F]" w:date="2023-11-17T13:08:00Z">
        <w:r>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534"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535"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1"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NWJMg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536"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537"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ins>
      <w:del w:id="3538" w:author="Maino Vieytes, Christian (NIH/NIA/IRP) [F]" w:date="2023-11-17T13:08:00Z">
        <w:r w:rsidR="008E210F" w:rsidRPr="00C90B6F" w:rsidDel="00526CC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6222C" wp14:editId="5FD7D82C">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3539"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3540">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3541" w:author="Maino Vieytes, Christian (NIH/NIA/IRP) [F]" w:date="2023-11-15T16:23:00Z">
                                    <w:trPr>
                                      <w:gridAfter w:val="0"/>
                                      <w:trHeight w:val="320"/>
                                    </w:trPr>
                                  </w:trPrChange>
                                </w:trPr>
                                <w:tc>
                                  <w:tcPr>
                                    <w:tcW w:w="15091" w:type="dxa"/>
                                    <w:gridSpan w:val="10"/>
                                    <w:noWrap/>
                                    <w:vAlign w:val="center"/>
                                    <w:tcPrChange w:id="3542"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354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44"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3545" w:author="Maino Vieytes, Christian (NIH/NIA/IRP) [F]" w:date="2023-11-15T15:57:00Z">
                                          <w:rPr>
                                            <w:rFonts w:ascii="Times New Roman" w:hAnsi="Times New Roman" w:cs="Times New Roman"/>
                                            <w:sz w:val="20"/>
                                            <w:szCs w:val="20"/>
                                          </w:rPr>
                                        </w:rPrChange>
                                      </w:rPr>
                                      <w:t>. Adjusted hazard ratios</w:t>
                                    </w:r>
                                    <w:ins w:id="3546"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3547" w:author="Maino Vieytes, Christian (NIH/NIA/IRP) [F]" w:date="2023-11-15T15:57:00Z">
                                          <w:rPr>
                                            <w:rFonts w:ascii="Times New Roman" w:hAnsi="Times New Roman" w:cs="Times New Roman"/>
                                            <w:sz w:val="20"/>
                                            <w:szCs w:val="20"/>
                                          </w:rPr>
                                        </w:rPrChange>
                                      </w:rPr>
                                      <w:t xml:space="preserve"> and 95% confidence intervals</w:t>
                                    </w:r>
                                    <w:ins w:id="3548"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3549"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3550" w:author="Maino Vieytes, Christian (NIH/NIA/IRP) [F]" w:date="2023-11-17T10:10:00Z">
                                      <w:r w:rsidRPr="00E95C91" w:rsidDel="00E95C91">
                                        <w:rPr>
                                          <w:rFonts w:ascii="Times New Roman" w:hAnsi="Times New Roman" w:cs="Times New Roman"/>
                                          <w:sz w:val="18"/>
                                          <w:szCs w:val="18"/>
                                          <w:vertAlign w:val="superscript"/>
                                          <w:rPrChange w:id="3551"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3552"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3553" w:author="Maino Vieytes, Christian (NIH/NIA/IRP) [F]" w:date="2023-11-15T15:55:00Z">
                                      <w:r w:rsidRPr="008A6C8D" w:rsidDel="008A6C8D">
                                        <w:rPr>
                                          <w:rFonts w:ascii="Times New Roman" w:hAnsi="Times New Roman" w:cs="Times New Roman"/>
                                          <w:sz w:val="18"/>
                                          <w:szCs w:val="18"/>
                                          <w:rPrChange w:id="3554" w:author="Maino Vieytes, Christian (NIH/NIA/IRP) [F]" w:date="2023-11-15T15:57:00Z">
                                            <w:rPr>
                                              <w:rFonts w:ascii="Times New Roman" w:hAnsi="Times New Roman" w:cs="Times New Roman"/>
                                              <w:sz w:val="20"/>
                                              <w:szCs w:val="20"/>
                                            </w:rPr>
                                          </w:rPrChange>
                                        </w:rPr>
                                        <w:delText>cancer survivor</w:delText>
                                      </w:r>
                                    </w:del>
                                    <w:ins w:id="3555"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3556" w:author="Maino Vieytes, Christian (NIH/NIA/IRP) [F]" w:date="2023-11-15T15:57:00Z">
                                          <w:rPr>
                                            <w:rFonts w:ascii="Times New Roman" w:hAnsi="Times New Roman" w:cs="Times New Roman"/>
                                            <w:sz w:val="20"/>
                                            <w:szCs w:val="20"/>
                                          </w:rPr>
                                        </w:rPrChange>
                                      </w:rPr>
                                      <w:t xml:space="preserve"> </w:t>
                                    </w:r>
                                    <w:ins w:id="3557"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3558"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3559"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3560" w:author="Maino Vieytes, Christian (NIH/NIA/IRP) [F]" w:date="2023-11-15T15:57:00Z">
                                          <w:rPr>
                                            <w:rFonts w:ascii="Times New Roman" w:hAnsi="Times New Roman" w:cs="Times New Roman"/>
                                            <w:sz w:val="20"/>
                                            <w:szCs w:val="20"/>
                                          </w:rPr>
                                        </w:rPrChange>
                                      </w:rPr>
                                      <w:t xml:space="preserve">= </w:t>
                                    </w:r>
                                    <w:del w:id="3561" w:author="Maino Vieytes, Christian (NIH/NIA/IRP) [F]" w:date="2023-11-15T15:55:00Z">
                                      <w:r w:rsidRPr="008A6C8D" w:rsidDel="008A6C8D">
                                        <w:rPr>
                                          <w:rFonts w:ascii="Times New Roman" w:hAnsi="Times New Roman" w:cs="Times New Roman"/>
                                          <w:sz w:val="18"/>
                                          <w:szCs w:val="18"/>
                                          <w:rPrChange w:id="3562" w:author="Maino Vieytes, Christian (NIH/NIA/IRP) [F]" w:date="2023-11-15T15:57:00Z">
                                            <w:rPr>
                                              <w:rFonts w:ascii="Times New Roman" w:hAnsi="Times New Roman" w:cs="Times New Roman"/>
                                              <w:sz w:val="20"/>
                                              <w:szCs w:val="20"/>
                                            </w:rPr>
                                          </w:rPrChange>
                                        </w:rPr>
                                        <w:delText>2493</w:delText>
                                      </w:r>
                                    </w:del>
                                    <w:ins w:id="3563" w:author="Maino Vieytes, Christian (NIH/NIA/IRP) [F]" w:date="2023-11-15T15:55:00Z">
                                      <w:r w:rsidR="008A6C8D" w:rsidRPr="008A6C8D">
                                        <w:rPr>
                                          <w:rFonts w:ascii="Times New Roman" w:hAnsi="Times New Roman" w:cs="Times New Roman"/>
                                          <w:sz w:val="18"/>
                                          <w:szCs w:val="18"/>
                                        </w:rPr>
                                        <w:t>1</w:t>
                                      </w:r>
                                    </w:ins>
                                    <w:ins w:id="3564"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3565"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3566"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3567" w:author="Maino Vieytes, Christian (NIH/NIA/IRP) [F]" w:date="2023-11-15T16:23:00Z">
                                    <w:trPr>
                                      <w:gridAfter w:val="0"/>
                                      <w:trHeight w:val="320"/>
                                    </w:trPr>
                                  </w:trPrChange>
                                </w:trPr>
                                <w:tc>
                                  <w:tcPr>
                                    <w:tcW w:w="2317" w:type="dxa"/>
                                    <w:noWrap/>
                                    <w:vAlign w:val="center"/>
                                    <w:hideMark/>
                                    <w:tcPrChange w:id="3568"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3569"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3570" w:author="Maino Vieytes, Christian (NIH/NIA/IRP) [F]" w:date="2023-11-15T15:57:00Z">
                                          <w:rPr>
                                            <w:rFonts w:ascii="Times New Roman" w:hAnsi="Times New Roman" w:cs="Times New Roman"/>
                                            <w:b/>
                                            <w:bCs/>
                                            <w:sz w:val="20"/>
                                            <w:szCs w:val="20"/>
                                          </w:rPr>
                                        </w:rPrChange>
                                      </w:rPr>
                                      <w:t>Dietary Pattern</w:t>
                                    </w:r>
                                    <w:del w:id="3571" w:author="Maino Vieytes, Christian (NIH/NIA/IRP) [F]" w:date="2023-11-17T10:10:00Z">
                                      <w:r w:rsidRPr="008A6C8D" w:rsidDel="00E95C91">
                                        <w:rPr>
                                          <w:rFonts w:ascii="Times New Roman" w:hAnsi="Times New Roman" w:cs="Times New Roman"/>
                                          <w:sz w:val="18"/>
                                          <w:szCs w:val="18"/>
                                          <w:vertAlign w:val="superscript"/>
                                          <w:rPrChange w:id="3572"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3573"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3574"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3575"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3576"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357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78"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3579"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358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81"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3582"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358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84"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3585"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358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87"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3588"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3589"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590"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3591"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3592"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3593"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594"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3595"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3596"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3597"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3598"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3599"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3600"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3601"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3602"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3603"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3604"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3605"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3606"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3607" w:author="Maino Vieytes, Christian (NIH/NIA/IRP) [F]" w:date="2023-11-15T16:23:00Z">
                                    <w:trPr>
                                      <w:gridAfter w:val="0"/>
                                      <w:trHeight w:val="320"/>
                                    </w:trPr>
                                  </w:trPrChange>
                                </w:trPr>
                                <w:tc>
                                  <w:tcPr>
                                    <w:tcW w:w="15091" w:type="dxa"/>
                                    <w:gridSpan w:val="10"/>
                                    <w:noWrap/>
                                    <w:vAlign w:val="center"/>
                                    <w:tcPrChange w:id="3608"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36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3610"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3611" w:author="Maino Vieytes, Christian (NIH/NIA/IRP) [F]" w:date="2023-11-16T09:36:00Z">
                                    <w:tblPrEx>
                                      <w:tblW w:w="15091" w:type="dxa"/>
                                    </w:tblPrEx>
                                  </w:tblPrExChange>
                                </w:tblPrEx>
                                <w:trPr>
                                  <w:trHeight w:val="320"/>
                                  <w:trPrChange w:id="3612" w:author="Maino Vieytes, Christian (NIH/NIA/IRP) [F]" w:date="2023-11-16T09:36:00Z">
                                    <w:trPr>
                                      <w:trHeight w:val="320"/>
                                    </w:trPr>
                                  </w:trPrChange>
                                </w:trPr>
                                <w:tc>
                                  <w:tcPr>
                                    <w:tcW w:w="2317" w:type="dxa"/>
                                    <w:noWrap/>
                                    <w:vAlign w:val="center"/>
                                    <w:hideMark/>
                                    <w:tcPrChange w:id="3613"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361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615"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3616"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617"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3618" w:author="Maino Vieytes, Christian (NIH/NIA/IRP) [F]" w:date="2023-11-16T09:36:00Z">
                                          <w:rPr>
                                            <w:rFonts w:ascii="Times New Roman" w:hAnsi="Times New Roman" w:cs="Times New Roman"/>
                                            <w:sz w:val="20"/>
                                            <w:szCs w:val="20"/>
                                          </w:rPr>
                                        </w:rPrChange>
                                      </w:rPr>
                                    </w:pPr>
                                    <w:ins w:id="3619" w:author="Maino Vieytes, Christian (NIH/NIA/IRP) [F]" w:date="2023-11-16T09:36:00Z">
                                      <w:r w:rsidRPr="0049435F">
                                        <w:rPr>
                                          <w:rFonts w:ascii="Times New Roman" w:hAnsi="Times New Roman" w:cs="Times New Roman"/>
                                          <w:color w:val="000000"/>
                                          <w:sz w:val="18"/>
                                          <w:szCs w:val="18"/>
                                          <w:rPrChange w:id="3620" w:author="Maino Vieytes, Christian (NIH/NIA/IRP) [F]" w:date="2023-11-16T09:36:00Z">
                                            <w:rPr>
                                              <w:rFonts w:ascii="Calibri" w:hAnsi="Calibri" w:cs="Calibri"/>
                                              <w:color w:val="000000"/>
                                            </w:rPr>
                                          </w:rPrChange>
                                        </w:rPr>
                                        <w:t>1745</w:t>
                                      </w:r>
                                    </w:ins>
                                    <w:del w:id="3621" w:author="Maino Vieytes, Christian (NIH/NIA/IRP) [F]" w:date="2023-11-15T15:54:00Z">
                                      <w:r w:rsidRPr="0049435F" w:rsidDel="00A12FDA">
                                        <w:rPr>
                                          <w:rFonts w:ascii="Times New Roman" w:hAnsi="Times New Roman" w:cs="Times New Roman"/>
                                          <w:sz w:val="18"/>
                                          <w:szCs w:val="18"/>
                                          <w:rPrChange w:id="3622"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623"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3624" w:author="Maino Vieytes, Christian (NIH/NIA/IRP) [F]" w:date="2023-11-16T09:36:00Z">
                                          <w:rPr>
                                            <w:rFonts w:ascii="Times New Roman" w:hAnsi="Times New Roman" w:cs="Times New Roman"/>
                                            <w:sz w:val="20"/>
                                            <w:szCs w:val="20"/>
                                          </w:rPr>
                                        </w:rPrChange>
                                      </w:rPr>
                                    </w:pPr>
                                    <w:ins w:id="3625" w:author="Maino Vieytes, Christian (NIH/NIA/IRP) [F]" w:date="2023-11-16T09:36:00Z">
                                      <w:r w:rsidRPr="0049435F">
                                        <w:rPr>
                                          <w:rFonts w:ascii="Times New Roman" w:hAnsi="Times New Roman" w:cs="Times New Roman"/>
                                          <w:color w:val="000000"/>
                                          <w:sz w:val="18"/>
                                          <w:szCs w:val="18"/>
                                          <w:rPrChange w:id="3626" w:author="Maino Vieytes, Christian (NIH/NIA/IRP) [F]" w:date="2023-11-16T09:36:00Z">
                                            <w:rPr>
                                              <w:rFonts w:ascii="Calibri" w:hAnsi="Calibri" w:cs="Calibri"/>
                                              <w:color w:val="000000"/>
                                            </w:rPr>
                                          </w:rPrChange>
                                        </w:rPr>
                                        <w:t>1.00</w:t>
                                      </w:r>
                                    </w:ins>
                                    <w:del w:id="3627" w:author="Maino Vieytes, Christian (NIH/NIA/IRP) [F]" w:date="2023-11-15T15:54:00Z">
                                      <w:r w:rsidRPr="0049435F" w:rsidDel="00A12FDA">
                                        <w:rPr>
                                          <w:rFonts w:ascii="Times New Roman" w:hAnsi="Times New Roman" w:cs="Times New Roman"/>
                                          <w:sz w:val="18"/>
                                          <w:szCs w:val="18"/>
                                          <w:rPrChange w:id="362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629"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3630" w:author="Maino Vieytes, Christian (NIH/NIA/IRP) [F]" w:date="2023-11-16T09:36:00Z">
                                          <w:rPr>
                                            <w:rFonts w:ascii="Times New Roman" w:hAnsi="Times New Roman" w:cs="Times New Roman"/>
                                            <w:sz w:val="20"/>
                                            <w:szCs w:val="20"/>
                                          </w:rPr>
                                        </w:rPrChange>
                                      </w:rPr>
                                    </w:pPr>
                                    <w:ins w:id="3631" w:author="Maino Vieytes, Christian (NIH/NIA/IRP) [F]" w:date="2023-11-16T09:36:00Z">
                                      <w:r w:rsidRPr="0049435F">
                                        <w:rPr>
                                          <w:rFonts w:ascii="Times New Roman" w:hAnsi="Times New Roman" w:cs="Times New Roman"/>
                                          <w:color w:val="000000"/>
                                          <w:sz w:val="18"/>
                                          <w:szCs w:val="18"/>
                                          <w:rPrChange w:id="3632" w:author="Maino Vieytes, Christian (NIH/NIA/IRP) [F]" w:date="2023-11-16T09:36:00Z">
                                            <w:rPr>
                                              <w:rFonts w:ascii="Calibri" w:hAnsi="Calibri" w:cs="Calibri"/>
                                              <w:color w:val="000000"/>
                                            </w:rPr>
                                          </w:rPrChange>
                                        </w:rPr>
                                        <w:t>0.75 (0.44-1.25)</w:t>
                                      </w:r>
                                    </w:ins>
                                    <w:del w:id="3633" w:author="Maino Vieytes, Christian (NIH/NIA/IRP) [F]" w:date="2023-11-15T15:54:00Z">
                                      <w:r w:rsidRPr="0049435F" w:rsidDel="00A12FDA">
                                        <w:rPr>
                                          <w:rFonts w:ascii="Times New Roman" w:hAnsi="Times New Roman" w:cs="Times New Roman"/>
                                          <w:sz w:val="18"/>
                                          <w:szCs w:val="18"/>
                                          <w:rPrChange w:id="3634"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3635"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3636" w:author="Maino Vieytes, Christian (NIH/NIA/IRP) [F]" w:date="2023-11-16T09:36:00Z">
                                          <w:rPr>
                                            <w:rFonts w:ascii="Times New Roman" w:hAnsi="Times New Roman" w:cs="Times New Roman"/>
                                            <w:sz w:val="20"/>
                                            <w:szCs w:val="20"/>
                                          </w:rPr>
                                        </w:rPrChange>
                                      </w:rPr>
                                    </w:pPr>
                                    <w:ins w:id="3637" w:author="Maino Vieytes, Christian (NIH/NIA/IRP) [F]" w:date="2023-11-16T09:36:00Z">
                                      <w:r w:rsidRPr="0049435F">
                                        <w:rPr>
                                          <w:rFonts w:ascii="Times New Roman" w:hAnsi="Times New Roman" w:cs="Times New Roman"/>
                                          <w:color w:val="000000"/>
                                          <w:sz w:val="18"/>
                                          <w:szCs w:val="18"/>
                                          <w:rPrChange w:id="3638" w:author="Maino Vieytes, Christian (NIH/NIA/IRP) [F]" w:date="2023-11-16T09:36:00Z">
                                            <w:rPr>
                                              <w:rFonts w:ascii="Calibri" w:hAnsi="Calibri" w:cs="Calibri"/>
                                              <w:color w:val="000000"/>
                                            </w:rPr>
                                          </w:rPrChange>
                                        </w:rPr>
                                        <w:t>1.08 (0.72-1.62)</w:t>
                                      </w:r>
                                    </w:ins>
                                    <w:del w:id="3639" w:author="Maino Vieytes, Christian (NIH/NIA/IRP) [F]" w:date="2023-11-15T15:54:00Z">
                                      <w:r w:rsidRPr="0049435F" w:rsidDel="00A12FDA">
                                        <w:rPr>
                                          <w:rFonts w:ascii="Times New Roman" w:hAnsi="Times New Roman" w:cs="Times New Roman"/>
                                          <w:sz w:val="18"/>
                                          <w:szCs w:val="18"/>
                                          <w:rPrChange w:id="3640"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3641"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3642" w:author="Maino Vieytes, Christian (NIH/NIA/IRP) [F]" w:date="2023-11-16T09:36:00Z">
                                          <w:rPr>
                                            <w:rFonts w:ascii="Times New Roman" w:hAnsi="Times New Roman" w:cs="Times New Roman"/>
                                            <w:sz w:val="20"/>
                                            <w:szCs w:val="20"/>
                                          </w:rPr>
                                        </w:rPrChange>
                                      </w:rPr>
                                    </w:pPr>
                                    <w:ins w:id="3643" w:author="Maino Vieytes, Christian (NIH/NIA/IRP) [F]" w:date="2023-11-16T09:36:00Z">
                                      <w:r w:rsidRPr="0049435F">
                                        <w:rPr>
                                          <w:rFonts w:ascii="Times New Roman" w:hAnsi="Times New Roman" w:cs="Times New Roman"/>
                                          <w:color w:val="000000"/>
                                          <w:sz w:val="18"/>
                                          <w:szCs w:val="18"/>
                                          <w:rPrChange w:id="3644" w:author="Maino Vieytes, Christian (NIH/NIA/IRP) [F]" w:date="2023-11-16T09:36:00Z">
                                            <w:rPr>
                                              <w:rFonts w:ascii="Calibri" w:hAnsi="Calibri" w:cs="Calibri"/>
                                              <w:color w:val="000000"/>
                                            </w:rPr>
                                          </w:rPrChange>
                                        </w:rPr>
                                        <w:t>1.23 (0.82-1.85)</w:t>
                                      </w:r>
                                    </w:ins>
                                    <w:del w:id="3645" w:author="Maino Vieytes, Christian (NIH/NIA/IRP) [F]" w:date="2023-11-15T15:54:00Z">
                                      <w:r w:rsidRPr="0049435F" w:rsidDel="00A12FDA">
                                        <w:rPr>
                                          <w:rFonts w:ascii="Times New Roman" w:hAnsi="Times New Roman" w:cs="Times New Roman"/>
                                          <w:sz w:val="18"/>
                                          <w:szCs w:val="18"/>
                                          <w:rPrChange w:id="3646"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3647"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3648" w:author="Maino Vieytes, Christian (NIH/NIA/IRP) [F]" w:date="2023-11-16T09:36:00Z">
                                          <w:rPr>
                                            <w:rFonts w:ascii="Times New Roman" w:hAnsi="Times New Roman" w:cs="Times New Roman"/>
                                            <w:sz w:val="20"/>
                                            <w:szCs w:val="20"/>
                                          </w:rPr>
                                        </w:rPrChange>
                                      </w:rPr>
                                    </w:pPr>
                                    <w:ins w:id="3649" w:author="Maino Vieytes, Christian (NIH/NIA/IRP) [F]" w:date="2023-11-16T09:36:00Z">
                                      <w:r w:rsidRPr="0049435F">
                                        <w:rPr>
                                          <w:rFonts w:ascii="Times New Roman" w:hAnsi="Times New Roman" w:cs="Times New Roman"/>
                                          <w:color w:val="000000"/>
                                          <w:sz w:val="18"/>
                                          <w:szCs w:val="18"/>
                                          <w:rPrChange w:id="3650"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3651" w:author="Maino Vieytes, Christian (NIH/NIA/IRP) [F]" w:date="2023-11-16T09:36:00Z">
                                            <w:rPr>
                                              <w:rFonts w:ascii="Calibri" w:hAnsi="Calibri" w:cs="Calibri"/>
                                              <w:color w:val="000000"/>
                                            </w:rPr>
                                          </w:rPrChange>
                                        </w:rPr>
                                        <w:t>35)*</w:t>
                                      </w:r>
                                    </w:ins>
                                    <w:proofErr w:type="gramEnd"/>
                                    <w:del w:id="3652" w:author="Maino Vieytes, Christian (NIH/NIA/IRP) [F]" w:date="2023-11-15T15:54:00Z">
                                      <w:r w:rsidRPr="0049435F" w:rsidDel="00A12FDA">
                                        <w:rPr>
                                          <w:rFonts w:ascii="Times New Roman" w:hAnsi="Times New Roman" w:cs="Times New Roman"/>
                                          <w:sz w:val="18"/>
                                          <w:szCs w:val="18"/>
                                          <w:rPrChange w:id="3653"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3654"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3655" w:author="Maino Vieytes, Christian (NIH/NIA/IRP) [F]" w:date="2023-11-16T09:36:00Z">
                                          <w:rPr>
                                            <w:rFonts w:ascii="Times New Roman" w:hAnsi="Times New Roman" w:cs="Times New Roman"/>
                                            <w:sz w:val="20"/>
                                            <w:szCs w:val="20"/>
                                          </w:rPr>
                                        </w:rPrChange>
                                      </w:rPr>
                                    </w:pPr>
                                    <w:ins w:id="3656" w:author="Maino Vieytes, Christian (NIH/NIA/IRP) [F]" w:date="2023-11-16T09:36:00Z">
                                      <w:r w:rsidRPr="0049435F">
                                        <w:rPr>
                                          <w:rFonts w:ascii="Times New Roman" w:hAnsi="Times New Roman" w:cs="Times New Roman"/>
                                          <w:color w:val="000000"/>
                                          <w:sz w:val="18"/>
                                          <w:szCs w:val="18"/>
                                          <w:rPrChange w:id="3657" w:author="Maino Vieytes, Christian (NIH/NIA/IRP) [F]" w:date="2023-11-16T09:36:00Z">
                                            <w:rPr>
                                              <w:rFonts w:ascii="Calibri" w:hAnsi="Calibri" w:cs="Calibri"/>
                                              <w:color w:val="000000"/>
                                            </w:rPr>
                                          </w:rPrChange>
                                        </w:rPr>
                                        <w:t>0.02*</w:t>
                                      </w:r>
                                    </w:ins>
                                    <w:del w:id="3658" w:author="Maino Vieytes, Christian (NIH/NIA/IRP) [F]" w:date="2023-11-15T15:54:00Z">
                                      <w:r w:rsidRPr="0049435F" w:rsidDel="00A12FDA">
                                        <w:rPr>
                                          <w:rFonts w:ascii="Times New Roman" w:hAnsi="Times New Roman" w:cs="Times New Roman"/>
                                          <w:sz w:val="18"/>
                                          <w:szCs w:val="18"/>
                                          <w:rPrChange w:id="3659"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3660"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3661" w:author="Maino Vieytes, Christian (NIH/NIA/IRP) [F]" w:date="2023-11-16T09:36:00Z">
                                          <w:rPr>
                                            <w:rFonts w:ascii="Times New Roman" w:hAnsi="Times New Roman" w:cs="Times New Roman"/>
                                            <w:sz w:val="20"/>
                                            <w:szCs w:val="20"/>
                                          </w:rPr>
                                        </w:rPrChange>
                                      </w:rPr>
                                    </w:pPr>
                                    <w:ins w:id="3662" w:author="Maino Vieytes, Christian (NIH/NIA/IRP) [F]" w:date="2023-11-16T09:36:00Z">
                                      <w:r w:rsidRPr="0049435F">
                                        <w:rPr>
                                          <w:rFonts w:ascii="Times New Roman" w:hAnsi="Times New Roman" w:cs="Times New Roman"/>
                                          <w:color w:val="000000"/>
                                          <w:sz w:val="18"/>
                                          <w:szCs w:val="18"/>
                                          <w:rPrChange w:id="3663"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3664"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3665" w:author="Maino Vieytes, Christian (NIH/NIA/IRP) [F]" w:date="2023-11-16T09:36:00Z">
                                            <w:rPr>
                                              <w:rFonts w:ascii="Calibri" w:hAnsi="Calibri" w:cs="Calibri"/>
                                              <w:color w:val="000000"/>
                                            </w:rPr>
                                          </w:rPrChange>
                                        </w:rPr>
                                        <w:t>*</w:t>
                                      </w:r>
                                    </w:ins>
                                    <w:del w:id="3666" w:author="Maino Vieytes, Christian (NIH/NIA/IRP) [F]" w:date="2023-11-15T15:54:00Z">
                                      <w:r w:rsidRPr="0049435F" w:rsidDel="00A12FDA">
                                        <w:rPr>
                                          <w:rFonts w:ascii="Times New Roman" w:hAnsi="Times New Roman" w:cs="Times New Roman"/>
                                          <w:sz w:val="18"/>
                                          <w:szCs w:val="18"/>
                                          <w:rPrChange w:id="3667"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3668"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3669" w:author="Maino Vieytes, Christian (NIH/NIA/IRP) [F]" w:date="2023-11-16T09:36:00Z">
                                          <w:rPr>
                                            <w:rFonts w:ascii="Times New Roman" w:hAnsi="Times New Roman" w:cs="Times New Roman"/>
                                            <w:sz w:val="20"/>
                                            <w:szCs w:val="20"/>
                                          </w:rPr>
                                        </w:rPrChange>
                                      </w:rPr>
                                    </w:pPr>
                                    <w:ins w:id="3670" w:author="Maino Vieytes, Christian (NIH/NIA/IRP) [F]" w:date="2023-11-16T09:36:00Z">
                                      <w:r w:rsidRPr="0049435F">
                                        <w:rPr>
                                          <w:rFonts w:ascii="Times New Roman" w:hAnsi="Times New Roman" w:cs="Times New Roman"/>
                                          <w:color w:val="000000"/>
                                          <w:sz w:val="18"/>
                                          <w:szCs w:val="18"/>
                                          <w:rPrChange w:id="3671" w:author="Maino Vieytes, Christian (NIH/NIA/IRP) [F]" w:date="2023-11-16T09:36:00Z">
                                            <w:rPr>
                                              <w:rFonts w:ascii="Calibri" w:hAnsi="Calibri" w:cs="Calibri"/>
                                              <w:color w:val="000000"/>
                                            </w:rPr>
                                          </w:rPrChange>
                                        </w:rPr>
                                        <w:t>0.45</w:t>
                                      </w:r>
                                    </w:ins>
                                    <w:del w:id="3672" w:author="Maino Vieytes, Christian (NIH/NIA/IRP) [F]" w:date="2023-11-15T15:54:00Z">
                                      <w:r w:rsidRPr="0049435F" w:rsidDel="00A12FDA">
                                        <w:rPr>
                                          <w:rFonts w:ascii="Times New Roman" w:hAnsi="Times New Roman" w:cs="Times New Roman"/>
                                          <w:color w:val="000000"/>
                                          <w:sz w:val="18"/>
                                          <w:szCs w:val="18"/>
                                          <w:rPrChange w:id="3673"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3674" w:author="Maino Vieytes, Christian (NIH/NIA/IRP) [F]" w:date="2023-11-16T09:36:00Z">
                                    <w:tblPrEx>
                                      <w:tblW w:w="15091" w:type="dxa"/>
                                    </w:tblPrEx>
                                  </w:tblPrExChange>
                                </w:tblPrEx>
                                <w:trPr>
                                  <w:trHeight w:val="320"/>
                                  <w:del w:id="3675" w:author="Maino Vieytes, Christian (NIH/NIA/IRP) [F]" w:date="2023-11-15T16:23:00Z"/>
                                  <w:trPrChange w:id="3676" w:author="Maino Vieytes, Christian (NIH/NIA/IRP) [F]" w:date="2023-11-16T09:36:00Z">
                                    <w:trPr>
                                      <w:gridAfter w:val="0"/>
                                      <w:trHeight w:val="320"/>
                                    </w:trPr>
                                  </w:trPrChange>
                                </w:trPr>
                                <w:tc>
                                  <w:tcPr>
                                    <w:tcW w:w="2317" w:type="dxa"/>
                                    <w:noWrap/>
                                    <w:vAlign w:val="center"/>
                                    <w:hideMark/>
                                    <w:tcPrChange w:id="3677"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3678" w:author="Maino Vieytes, Christian (NIH/NIA/IRP) [F]" w:date="2023-11-15T16:23:00Z"/>
                                        <w:rFonts w:ascii="Times New Roman" w:hAnsi="Times New Roman" w:cs="Times New Roman"/>
                                        <w:sz w:val="18"/>
                                        <w:szCs w:val="18"/>
                                        <w:rPrChange w:id="3679" w:author="Maino Vieytes, Christian (NIH/NIA/IRP) [F]" w:date="2023-11-15T15:57:00Z">
                                          <w:rPr>
                                            <w:del w:id="3680" w:author="Maino Vieytes, Christian (NIH/NIA/IRP) [F]" w:date="2023-11-15T16:23:00Z"/>
                                            <w:rFonts w:ascii="Times New Roman" w:hAnsi="Times New Roman" w:cs="Times New Roman"/>
                                            <w:sz w:val="20"/>
                                            <w:szCs w:val="20"/>
                                          </w:rPr>
                                        </w:rPrChange>
                                      </w:rPr>
                                    </w:pPr>
                                    <w:del w:id="3681" w:author="Maino Vieytes, Christian (NIH/NIA/IRP) [F]" w:date="2023-11-15T16:23:00Z">
                                      <w:r w:rsidRPr="008A6C8D" w:rsidDel="002B4FE9">
                                        <w:rPr>
                                          <w:rFonts w:ascii="Times New Roman" w:hAnsi="Times New Roman" w:cs="Times New Roman"/>
                                          <w:sz w:val="18"/>
                                          <w:szCs w:val="18"/>
                                          <w:rPrChange w:id="3682"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368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684" w:author="Maino Vieytes, Christian (NIH/NIA/IRP) [F]" w:date="2023-11-16T09:36:00Z">
                                      <w:tcPr>
                                        <w:tcW w:w="936" w:type="dxa"/>
                                        <w:noWrap/>
                                        <w:vAlign w:val="center"/>
                                        <w:hideMark/>
                                      </w:tcPr>
                                    </w:tcPrChange>
                                  </w:tcPr>
                                  <w:p w14:paraId="20424A55" w14:textId="3A35F452" w:rsidR="0049435F" w:rsidRPr="0049435F" w:rsidDel="002B4FE9" w:rsidRDefault="0049435F">
                                    <w:pPr>
                                      <w:jc w:val="center"/>
                                      <w:rPr>
                                        <w:del w:id="3685" w:author="Maino Vieytes, Christian (NIH/NIA/IRP) [F]" w:date="2023-11-15T16:23:00Z"/>
                                        <w:rFonts w:ascii="Times New Roman" w:hAnsi="Times New Roman" w:cs="Times New Roman"/>
                                        <w:sz w:val="18"/>
                                        <w:szCs w:val="18"/>
                                        <w:rPrChange w:id="3686" w:author="Maino Vieytes, Christian (NIH/NIA/IRP) [F]" w:date="2023-11-16T09:36:00Z">
                                          <w:rPr>
                                            <w:del w:id="3687" w:author="Maino Vieytes, Christian (NIH/NIA/IRP) [F]" w:date="2023-11-15T16:23:00Z"/>
                                            <w:rFonts w:ascii="Times New Roman" w:hAnsi="Times New Roman" w:cs="Times New Roman"/>
                                            <w:sz w:val="20"/>
                                            <w:szCs w:val="20"/>
                                          </w:rPr>
                                        </w:rPrChange>
                                      </w:rPr>
                                    </w:pPr>
                                    <w:ins w:id="3688" w:author="Maino Vieytes, Christian (NIH/NIA/IRP) [F]" w:date="2023-11-16T09:36:00Z">
                                      <w:r w:rsidRPr="0049435F">
                                        <w:rPr>
                                          <w:rFonts w:ascii="Times New Roman" w:hAnsi="Times New Roman" w:cs="Times New Roman"/>
                                          <w:color w:val="000000"/>
                                          <w:sz w:val="18"/>
                                          <w:szCs w:val="18"/>
                                          <w:rPrChange w:id="3689" w:author="Maino Vieytes, Christian (NIH/NIA/IRP) [F]" w:date="2023-11-16T09:36:00Z">
                                            <w:rPr>
                                              <w:rFonts w:ascii="Calibri" w:hAnsi="Calibri" w:cs="Calibri"/>
                                              <w:color w:val="000000"/>
                                            </w:rPr>
                                          </w:rPrChange>
                                        </w:rPr>
                                        <w:t>1745</w:t>
                                      </w:r>
                                    </w:ins>
                                    <w:del w:id="3690" w:author="Maino Vieytes, Christian (NIH/NIA/IRP) [F]" w:date="2023-11-15T15:54:00Z">
                                      <w:r w:rsidRPr="0049435F" w:rsidDel="00A12FDA">
                                        <w:rPr>
                                          <w:rFonts w:ascii="Times New Roman" w:hAnsi="Times New Roman" w:cs="Times New Roman"/>
                                          <w:sz w:val="18"/>
                                          <w:szCs w:val="18"/>
                                          <w:rPrChange w:id="369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692"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pPr>
                                      <w:jc w:val="center"/>
                                      <w:rPr>
                                        <w:del w:id="3693" w:author="Maino Vieytes, Christian (NIH/NIA/IRP) [F]" w:date="2023-11-15T16:23:00Z"/>
                                        <w:rFonts w:ascii="Times New Roman" w:hAnsi="Times New Roman" w:cs="Times New Roman"/>
                                        <w:sz w:val="18"/>
                                        <w:szCs w:val="18"/>
                                        <w:rPrChange w:id="3694" w:author="Maino Vieytes, Christian (NIH/NIA/IRP) [F]" w:date="2023-11-16T09:36:00Z">
                                          <w:rPr>
                                            <w:del w:id="3695" w:author="Maino Vieytes, Christian (NIH/NIA/IRP) [F]" w:date="2023-11-15T16:23:00Z"/>
                                            <w:rFonts w:ascii="Times New Roman" w:hAnsi="Times New Roman" w:cs="Times New Roman"/>
                                            <w:sz w:val="20"/>
                                            <w:szCs w:val="20"/>
                                          </w:rPr>
                                        </w:rPrChange>
                                      </w:rPr>
                                    </w:pPr>
                                    <w:ins w:id="3696" w:author="Maino Vieytes, Christian (NIH/NIA/IRP) [F]" w:date="2023-11-16T09:36:00Z">
                                      <w:r w:rsidRPr="0049435F">
                                        <w:rPr>
                                          <w:rFonts w:ascii="Times New Roman" w:hAnsi="Times New Roman" w:cs="Times New Roman"/>
                                          <w:color w:val="000000"/>
                                          <w:sz w:val="18"/>
                                          <w:szCs w:val="18"/>
                                          <w:rPrChange w:id="3697" w:author="Maino Vieytes, Christian (NIH/NIA/IRP) [F]" w:date="2023-11-16T09:36:00Z">
                                            <w:rPr>
                                              <w:rFonts w:ascii="Calibri" w:hAnsi="Calibri" w:cs="Calibri"/>
                                              <w:color w:val="000000"/>
                                            </w:rPr>
                                          </w:rPrChange>
                                        </w:rPr>
                                        <w:t>1.00</w:t>
                                      </w:r>
                                    </w:ins>
                                    <w:del w:id="3698" w:author="Maino Vieytes, Christian (NIH/NIA/IRP) [F]" w:date="2023-11-15T15:54:00Z">
                                      <w:r w:rsidRPr="0049435F" w:rsidDel="00A12FDA">
                                        <w:rPr>
                                          <w:rFonts w:ascii="Times New Roman" w:hAnsi="Times New Roman" w:cs="Times New Roman"/>
                                          <w:sz w:val="18"/>
                                          <w:szCs w:val="18"/>
                                          <w:rPrChange w:id="369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700"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pPr>
                                      <w:jc w:val="center"/>
                                      <w:rPr>
                                        <w:del w:id="3701" w:author="Maino Vieytes, Christian (NIH/NIA/IRP) [F]" w:date="2023-11-15T16:23:00Z"/>
                                        <w:rFonts w:ascii="Times New Roman" w:hAnsi="Times New Roman" w:cs="Times New Roman"/>
                                        <w:sz w:val="18"/>
                                        <w:szCs w:val="18"/>
                                        <w:rPrChange w:id="3702" w:author="Maino Vieytes, Christian (NIH/NIA/IRP) [F]" w:date="2023-11-16T09:36:00Z">
                                          <w:rPr>
                                            <w:del w:id="3703" w:author="Maino Vieytes, Christian (NIH/NIA/IRP) [F]" w:date="2023-11-15T16:23:00Z"/>
                                            <w:rFonts w:ascii="Times New Roman" w:hAnsi="Times New Roman" w:cs="Times New Roman"/>
                                            <w:sz w:val="20"/>
                                            <w:szCs w:val="20"/>
                                          </w:rPr>
                                        </w:rPrChange>
                                      </w:rPr>
                                    </w:pPr>
                                    <w:ins w:id="3704" w:author="Maino Vieytes, Christian (NIH/NIA/IRP) [F]" w:date="2023-11-16T09:36:00Z">
                                      <w:r w:rsidRPr="0049435F">
                                        <w:rPr>
                                          <w:rFonts w:ascii="Times New Roman" w:hAnsi="Times New Roman" w:cs="Times New Roman"/>
                                          <w:color w:val="000000"/>
                                          <w:sz w:val="18"/>
                                          <w:szCs w:val="18"/>
                                          <w:rPrChange w:id="370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370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3707" w:author="Maino Vieytes, Christian (NIH/NIA/IRP) [F]" w:date="2023-11-16T09:36:00Z">
                                            <w:rPr>
                                              <w:rFonts w:ascii="Calibri" w:hAnsi="Calibri" w:cs="Calibri"/>
                                              <w:color w:val="000000"/>
                                            </w:rPr>
                                          </w:rPrChange>
                                        </w:rPr>
                                        <w:t>*</w:t>
                                      </w:r>
                                    </w:ins>
                                    <w:del w:id="3708" w:author="Maino Vieytes, Christian (NIH/NIA/IRP) [F]" w:date="2023-11-15T15:54:00Z">
                                      <w:r w:rsidRPr="0049435F" w:rsidDel="00A12FDA">
                                        <w:rPr>
                                          <w:rFonts w:ascii="Times New Roman" w:hAnsi="Times New Roman" w:cs="Times New Roman"/>
                                          <w:sz w:val="18"/>
                                          <w:szCs w:val="18"/>
                                          <w:rPrChange w:id="370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371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pPr>
                                      <w:jc w:val="center"/>
                                      <w:rPr>
                                        <w:del w:id="3711" w:author="Maino Vieytes, Christian (NIH/NIA/IRP) [F]" w:date="2023-11-15T16:23:00Z"/>
                                        <w:rFonts w:ascii="Times New Roman" w:hAnsi="Times New Roman" w:cs="Times New Roman"/>
                                        <w:sz w:val="18"/>
                                        <w:szCs w:val="18"/>
                                        <w:rPrChange w:id="3712" w:author="Maino Vieytes, Christian (NIH/NIA/IRP) [F]" w:date="2023-11-16T09:36:00Z">
                                          <w:rPr>
                                            <w:del w:id="3713" w:author="Maino Vieytes, Christian (NIH/NIA/IRP) [F]" w:date="2023-11-15T16:23:00Z"/>
                                            <w:rFonts w:ascii="Times New Roman" w:hAnsi="Times New Roman" w:cs="Times New Roman"/>
                                            <w:sz w:val="20"/>
                                            <w:szCs w:val="20"/>
                                          </w:rPr>
                                        </w:rPrChange>
                                      </w:rPr>
                                    </w:pPr>
                                    <w:ins w:id="3714" w:author="Maino Vieytes, Christian (NIH/NIA/IRP) [F]" w:date="2023-11-16T09:36:00Z">
                                      <w:r w:rsidRPr="0049435F">
                                        <w:rPr>
                                          <w:rFonts w:ascii="Times New Roman" w:hAnsi="Times New Roman" w:cs="Times New Roman"/>
                                          <w:color w:val="000000"/>
                                          <w:sz w:val="18"/>
                                          <w:szCs w:val="18"/>
                                          <w:rPrChange w:id="3715"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3716"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3717" w:author="Maino Vieytes, Christian (NIH/NIA/IRP) [F]" w:date="2023-11-16T09:36:00Z">
                                            <w:rPr>
                                              <w:rFonts w:ascii="Calibri" w:hAnsi="Calibri" w:cs="Calibri"/>
                                              <w:color w:val="000000"/>
                                            </w:rPr>
                                          </w:rPrChange>
                                        </w:rPr>
                                        <w:t>*</w:t>
                                      </w:r>
                                    </w:ins>
                                    <w:del w:id="3718" w:author="Maino Vieytes, Christian (NIH/NIA/IRP) [F]" w:date="2023-11-15T15:54:00Z">
                                      <w:r w:rsidRPr="0049435F" w:rsidDel="00A12FDA">
                                        <w:rPr>
                                          <w:rFonts w:ascii="Times New Roman" w:hAnsi="Times New Roman" w:cs="Times New Roman"/>
                                          <w:sz w:val="18"/>
                                          <w:szCs w:val="18"/>
                                          <w:rPrChange w:id="3719"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3720"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pPr>
                                      <w:jc w:val="center"/>
                                      <w:rPr>
                                        <w:del w:id="3721" w:author="Maino Vieytes, Christian (NIH/NIA/IRP) [F]" w:date="2023-11-15T16:23:00Z"/>
                                        <w:rFonts w:ascii="Times New Roman" w:hAnsi="Times New Roman" w:cs="Times New Roman"/>
                                        <w:sz w:val="18"/>
                                        <w:szCs w:val="18"/>
                                        <w:rPrChange w:id="3722" w:author="Maino Vieytes, Christian (NIH/NIA/IRP) [F]" w:date="2023-11-16T09:36:00Z">
                                          <w:rPr>
                                            <w:del w:id="3723" w:author="Maino Vieytes, Christian (NIH/NIA/IRP) [F]" w:date="2023-11-15T16:23:00Z"/>
                                            <w:rFonts w:ascii="Times New Roman" w:hAnsi="Times New Roman" w:cs="Times New Roman"/>
                                            <w:sz w:val="20"/>
                                            <w:szCs w:val="20"/>
                                          </w:rPr>
                                        </w:rPrChange>
                                      </w:rPr>
                                    </w:pPr>
                                    <w:ins w:id="3724" w:author="Maino Vieytes, Christian (NIH/NIA/IRP) [F]" w:date="2023-11-16T09:36:00Z">
                                      <w:r w:rsidRPr="0049435F">
                                        <w:rPr>
                                          <w:rFonts w:ascii="Times New Roman" w:hAnsi="Times New Roman" w:cs="Times New Roman"/>
                                          <w:color w:val="000000"/>
                                          <w:sz w:val="18"/>
                                          <w:szCs w:val="18"/>
                                          <w:rPrChange w:id="3725"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3726"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3727" w:author="Maino Vieytes, Christian (NIH/NIA/IRP) [F]" w:date="2023-11-16T09:36:00Z">
                                            <w:rPr>
                                              <w:rFonts w:ascii="Calibri" w:hAnsi="Calibri" w:cs="Calibri"/>
                                              <w:color w:val="000000"/>
                                            </w:rPr>
                                          </w:rPrChange>
                                        </w:rPr>
                                        <w:t>*</w:t>
                                      </w:r>
                                    </w:ins>
                                    <w:del w:id="3728" w:author="Maino Vieytes, Christian (NIH/NIA/IRP) [F]" w:date="2023-11-15T15:54:00Z">
                                      <w:r w:rsidRPr="0049435F" w:rsidDel="00A12FDA">
                                        <w:rPr>
                                          <w:rFonts w:ascii="Times New Roman" w:hAnsi="Times New Roman" w:cs="Times New Roman"/>
                                          <w:sz w:val="18"/>
                                          <w:szCs w:val="18"/>
                                          <w:rPrChange w:id="3729"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3730"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pPr>
                                      <w:jc w:val="center"/>
                                      <w:rPr>
                                        <w:del w:id="3731" w:author="Maino Vieytes, Christian (NIH/NIA/IRP) [F]" w:date="2023-11-15T16:23:00Z"/>
                                        <w:rFonts w:ascii="Times New Roman" w:hAnsi="Times New Roman" w:cs="Times New Roman"/>
                                        <w:sz w:val="18"/>
                                        <w:szCs w:val="18"/>
                                        <w:rPrChange w:id="3732" w:author="Maino Vieytes, Christian (NIH/NIA/IRP) [F]" w:date="2023-11-16T09:36:00Z">
                                          <w:rPr>
                                            <w:del w:id="3733" w:author="Maino Vieytes, Christian (NIH/NIA/IRP) [F]" w:date="2023-11-15T16:23:00Z"/>
                                            <w:rFonts w:ascii="Times New Roman" w:hAnsi="Times New Roman" w:cs="Times New Roman"/>
                                            <w:sz w:val="20"/>
                                            <w:szCs w:val="20"/>
                                          </w:rPr>
                                        </w:rPrChange>
                                      </w:rPr>
                                    </w:pPr>
                                    <w:ins w:id="3734" w:author="Maino Vieytes, Christian (NIH/NIA/IRP) [F]" w:date="2023-11-16T09:36:00Z">
                                      <w:r w:rsidRPr="0049435F">
                                        <w:rPr>
                                          <w:rFonts w:ascii="Times New Roman" w:hAnsi="Times New Roman" w:cs="Times New Roman"/>
                                          <w:color w:val="000000"/>
                                          <w:sz w:val="18"/>
                                          <w:szCs w:val="18"/>
                                          <w:rPrChange w:id="3735"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3736" w:author="Maino Vieytes, Christian (NIH/NIA/IRP) [F]" w:date="2023-11-16T09:36:00Z">
                                            <w:rPr>
                                              <w:rFonts w:ascii="Calibri" w:hAnsi="Calibri" w:cs="Calibri"/>
                                              <w:color w:val="000000"/>
                                            </w:rPr>
                                          </w:rPrChange>
                                        </w:rPr>
                                        <w:t>35)*</w:t>
                                      </w:r>
                                    </w:ins>
                                    <w:proofErr w:type="gramEnd"/>
                                    <w:del w:id="3737" w:author="Maino Vieytes, Christian (NIH/NIA/IRP) [F]" w:date="2023-11-15T15:54:00Z">
                                      <w:r w:rsidRPr="0049435F" w:rsidDel="00A12FDA">
                                        <w:rPr>
                                          <w:rFonts w:ascii="Times New Roman" w:hAnsi="Times New Roman" w:cs="Times New Roman"/>
                                          <w:sz w:val="18"/>
                                          <w:szCs w:val="18"/>
                                          <w:rPrChange w:id="3738"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3739"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pPr>
                                      <w:jc w:val="center"/>
                                      <w:rPr>
                                        <w:del w:id="3740" w:author="Maino Vieytes, Christian (NIH/NIA/IRP) [F]" w:date="2023-11-15T16:23:00Z"/>
                                        <w:rFonts w:ascii="Times New Roman" w:hAnsi="Times New Roman" w:cs="Times New Roman"/>
                                        <w:sz w:val="18"/>
                                        <w:szCs w:val="18"/>
                                        <w:rPrChange w:id="3741" w:author="Maino Vieytes, Christian (NIH/NIA/IRP) [F]" w:date="2023-11-16T09:36:00Z">
                                          <w:rPr>
                                            <w:del w:id="3742" w:author="Maino Vieytes, Christian (NIH/NIA/IRP) [F]" w:date="2023-11-15T16:23:00Z"/>
                                            <w:rFonts w:ascii="Times New Roman" w:hAnsi="Times New Roman" w:cs="Times New Roman"/>
                                            <w:sz w:val="20"/>
                                            <w:szCs w:val="20"/>
                                          </w:rPr>
                                        </w:rPrChange>
                                      </w:rPr>
                                    </w:pPr>
                                    <w:ins w:id="3743" w:author="Maino Vieytes, Christian (NIH/NIA/IRP) [F]" w:date="2023-11-16T09:36:00Z">
                                      <w:r w:rsidRPr="0049435F">
                                        <w:rPr>
                                          <w:rFonts w:ascii="Times New Roman" w:hAnsi="Times New Roman" w:cs="Times New Roman"/>
                                          <w:color w:val="000000"/>
                                          <w:sz w:val="18"/>
                                          <w:szCs w:val="18"/>
                                          <w:rPrChange w:id="3744" w:author="Maino Vieytes, Christian (NIH/NIA/IRP) [F]" w:date="2023-11-16T09:36:00Z">
                                            <w:rPr>
                                              <w:rFonts w:ascii="Calibri" w:hAnsi="Calibri" w:cs="Calibri"/>
                                              <w:color w:val="000000"/>
                                            </w:rPr>
                                          </w:rPrChange>
                                        </w:rPr>
                                        <w:t>&lt; 0.01**</w:t>
                                      </w:r>
                                    </w:ins>
                                    <w:del w:id="3745" w:author="Maino Vieytes, Christian (NIH/NIA/IRP) [F]" w:date="2023-11-15T15:54:00Z">
                                      <w:r w:rsidRPr="0049435F" w:rsidDel="00A12FDA">
                                        <w:rPr>
                                          <w:rFonts w:ascii="Times New Roman" w:hAnsi="Times New Roman" w:cs="Times New Roman"/>
                                          <w:sz w:val="18"/>
                                          <w:szCs w:val="18"/>
                                          <w:rPrChange w:id="3746"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3747"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pPr>
                                      <w:jc w:val="center"/>
                                      <w:rPr>
                                        <w:del w:id="3748" w:author="Maino Vieytes, Christian (NIH/NIA/IRP) [F]" w:date="2023-11-15T16:23:00Z"/>
                                        <w:rFonts w:ascii="Times New Roman" w:hAnsi="Times New Roman" w:cs="Times New Roman"/>
                                        <w:sz w:val="18"/>
                                        <w:szCs w:val="18"/>
                                        <w:rPrChange w:id="3749" w:author="Maino Vieytes, Christian (NIH/NIA/IRP) [F]" w:date="2023-11-16T09:36:00Z">
                                          <w:rPr>
                                            <w:del w:id="3750" w:author="Maino Vieytes, Christian (NIH/NIA/IRP) [F]" w:date="2023-11-15T16:23:00Z"/>
                                            <w:rFonts w:ascii="Times New Roman" w:hAnsi="Times New Roman" w:cs="Times New Roman"/>
                                            <w:sz w:val="20"/>
                                            <w:szCs w:val="20"/>
                                          </w:rPr>
                                        </w:rPrChange>
                                      </w:rPr>
                                    </w:pPr>
                                    <w:ins w:id="3751" w:author="Maino Vieytes, Christian (NIH/NIA/IRP) [F]" w:date="2023-11-16T09:36:00Z">
                                      <w:r w:rsidRPr="0049435F">
                                        <w:rPr>
                                          <w:rFonts w:ascii="Times New Roman" w:hAnsi="Times New Roman" w:cs="Times New Roman"/>
                                          <w:color w:val="000000"/>
                                          <w:sz w:val="18"/>
                                          <w:szCs w:val="18"/>
                                          <w:rPrChange w:id="3752"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3753" w:author="Maino Vieytes, Christian (NIH/NIA/IRP) [F]" w:date="2023-11-16T09:36:00Z">
                                            <w:rPr>
                                              <w:rFonts w:ascii="Calibri" w:hAnsi="Calibri" w:cs="Calibri"/>
                                              <w:color w:val="000000"/>
                                            </w:rPr>
                                          </w:rPrChange>
                                        </w:rPr>
                                        <w:t>31)*</w:t>
                                      </w:r>
                                    </w:ins>
                                    <w:proofErr w:type="gramEnd"/>
                                    <w:del w:id="3754" w:author="Maino Vieytes, Christian (NIH/NIA/IRP) [F]" w:date="2023-11-15T15:54:00Z">
                                      <w:r w:rsidRPr="0049435F" w:rsidDel="00A12FDA">
                                        <w:rPr>
                                          <w:rFonts w:ascii="Times New Roman" w:hAnsi="Times New Roman" w:cs="Times New Roman"/>
                                          <w:sz w:val="18"/>
                                          <w:szCs w:val="18"/>
                                          <w:rPrChange w:id="3755"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3756"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pPr>
                                      <w:jc w:val="center"/>
                                      <w:rPr>
                                        <w:del w:id="3757" w:author="Maino Vieytes, Christian (NIH/NIA/IRP) [F]" w:date="2023-11-15T16:23:00Z"/>
                                        <w:rFonts w:ascii="Times New Roman" w:hAnsi="Times New Roman" w:cs="Times New Roman"/>
                                        <w:sz w:val="18"/>
                                        <w:szCs w:val="18"/>
                                        <w:rPrChange w:id="3758" w:author="Maino Vieytes, Christian (NIH/NIA/IRP) [F]" w:date="2023-11-16T09:36:00Z">
                                          <w:rPr>
                                            <w:del w:id="3759" w:author="Maino Vieytes, Christian (NIH/NIA/IRP) [F]" w:date="2023-11-15T16:23:00Z"/>
                                            <w:rFonts w:ascii="Times New Roman" w:hAnsi="Times New Roman" w:cs="Times New Roman"/>
                                            <w:sz w:val="20"/>
                                            <w:szCs w:val="20"/>
                                          </w:rPr>
                                        </w:rPrChange>
                                      </w:rPr>
                                    </w:pPr>
                                    <w:ins w:id="3760" w:author="Maino Vieytes, Christian (NIH/NIA/IRP) [F]" w:date="2023-11-16T09:36:00Z">
                                      <w:r w:rsidRPr="0049435F">
                                        <w:rPr>
                                          <w:rFonts w:ascii="Times New Roman" w:hAnsi="Times New Roman" w:cs="Times New Roman"/>
                                          <w:color w:val="000000"/>
                                          <w:sz w:val="18"/>
                                          <w:szCs w:val="18"/>
                                          <w:rPrChange w:id="3761" w:author="Maino Vieytes, Christian (NIH/NIA/IRP) [F]" w:date="2023-11-16T09:36:00Z">
                                            <w:rPr>
                                              <w:rFonts w:ascii="Calibri" w:hAnsi="Calibri" w:cs="Calibri"/>
                                              <w:color w:val="000000"/>
                                            </w:rPr>
                                          </w:rPrChange>
                                        </w:rPr>
                                        <w:t>&lt; 0.01**</w:t>
                                      </w:r>
                                    </w:ins>
                                    <w:del w:id="3762" w:author="Maino Vieytes, Christian (NIH/NIA/IRP) [F]" w:date="2023-11-15T15:54:00Z">
                                      <w:r w:rsidRPr="0049435F" w:rsidDel="00A12FDA">
                                        <w:rPr>
                                          <w:rFonts w:ascii="Times New Roman" w:hAnsi="Times New Roman" w:cs="Times New Roman"/>
                                          <w:color w:val="000000"/>
                                          <w:sz w:val="18"/>
                                          <w:szCs w:val="18"/>
                                          <w:rPrChange w:id="3763"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3764" w:author="Maino Vieytes, Christian (NIH/NIA/IRP) [F]" w:date="2023-11-16T09:36:00Z">
                                    <w:tblPrEx>
                                      <w:tblW w:w="15091" w:type="dxa"/>
                                    </w:tblPrEx>
                                  </w:tblPrExChange>
                                </w:tblPrEx>
                                <w:trPr>
                                  <w:trHeight w:val="320"/>
                                  <w:del w:id="3765" w:author="Maino Vieytes, Christian (NIH/NIA/IRP) [F]" w:date="2023-11-15T16:23:00Z"/>
                                  <w:trPrChange w:id="3766" w:author="Maino Vieytes, Christian (NIH/NIA/IRP) [F]" w:date="2023-11-16T09:36:00Z">
                                    <w:trPr>
                                      <w:gridAfter w:val="0"/>
                                      <w:trHeight w:val="320"/>
                                    </w:trPr>
                                  </w:trPrChange>
                                </w:trPr>
                                <w:tc>
                                  <w:tcPr>
                                    <w:tcW w:w="2317" w:type="dxa"/>
                                    <w:noWrap/>
                                    <w:vAlign w:val="center"/>
                                    <w:hideMark/>
                                    <w:tcPrChange w:id="3767" w:author="Maino Vieytes, Christian (NIH/NIA/IRP) [F]" w:date="2023-11-16T09:36:00Z">
                                      <w:tcPr>
                                        <w:tcW w:w="2317" w:type="dxa"/>
                                        <w:noWrap/>
                                        <w:vAlign w:val="center"/>
                                        <w:hideMark/>
                                      </w:tcPr>
                                    </w:tcPrChange>
                                  </w:tcPr>
                                  <w:p w14:paraId="1404DE72" w14:textId="4AF87C61" w:rsidR="0049435F" w:rsidRPr="008A6C8D" w:rsidDel="002B4FE9" w:rsidRDefault="0049435F">
                                    <w:pPr>
                                      <w:jc w:val="center"/>
                                      <w:rPr>
                                        <w:del w:id="3768" w:author="Maino Vieytes, Christian (NIH/NIA/IRP) [F]" w:date="2023-11-15T16:23:00Z"/>
                                        <w:rFonts w:ascii="Times New Roman" w:hAnsi="Times New Roman" w:cs="Times New Roman"/>
                                        <w:sz w:val="18"/>
                                        <w:szCs w:val="18"/>
                                        <w:rPrChange w:id="3769" w:author="Maino Vieytes, Christian (NIH/NIA/IRP) [F]" w:date="2023-11-15T15:57:00Z">
                                          <w:rPr>
                                            <w:del w:id="3770" w:author="Maino Vieytes, Christian (NIH/NIA/IRP) [F]" w:date="2023-11-15T16:23:00Z"/>
                                            <w:rFonts w:ascii="Times New Roman" w:hAnsi="Times New Roman" w:cs="Times New Roman"/>
                                            <w:sz w:val="20"/>
                                            <w:szCs w:val="20"/>
                                          </w:rPr>
                                        </w:rPrChange>
                                      </w:rPr>
                                      <w:pPrChange w:id="3771" w:author="Maino Vieytes, Christian (NIH/NIA/IRP) [F]" w:date="2023-11-16T09:36:00Z">
                                        <w:pPr/>
                                      </w:pPrChange>
                                    </w:pPr>
                                    <w:del w:id="3772" w:author="Maino Vieytes, Christian (NIH/NIA/IRP) [F]" w:date="2023-11-15T16:23:00Z">
                                      <w:r w:rsidRPr="008A6C8D" w:rsidDel="002B4FE9">
                                        <w:rPr>
                                          <w:rFonts w:ascii="Times New Roman" w:hAnsi="Times New Roman" w:cs="Times New Roman"/>
                                          <w:sz w:val="18"/>
                                          <w:szCs w:val="18"/>
                                          <w:rPrChange w:id="3773"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3774"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3775" w:author="Maino Vieytes, Christian (NIH/NIA/IRP) [F]" w:date="2023-11-16T09:36:00Z">
                                      <w:tcPr>
                                        <w:tcW w:w="936" w:type="dxa"/>
                                        <w:noWrap/>
                                        <w:vAlign w:val="center"/>
                                        <w:hideMark/>
                                      </w:tcPr>
                                    </w:tcPrChange>
                                  </w:tcPr>
                                  <w:p w14:paraId="19D681A0" w14:textId="588AF1F7" w:rsidR="0049435F" w:rsidRPr="0049435F" w:rsidDel="002B4FE9" w:rsidRDefault="0049435F">
                                    <w:pPr>
                                      <w:jc w:val="center"/>
                                      <w:rPr>
                                        <w:del w:id="3776" w:author="Maino Vieytes, Christian (NIH/NIA/IRP) [F]" w:date="2023-11-15T16:23:00Z"/>
                                        <w:rFonts w:ascii="Times New Roman" w:hAnsi="Times New Roman" w:cs="Times New Roman"/>
                                        <w:sz w:val="18"/>
                                        <w:szCs w:val="18"/>
                                        <w:rPrChange w:id="3777" w:author="Maino Vieytes, Christian (NIH/NIA/IRP) [F]" w:date="2023-11-16T09:36:00Z">
                                          <w:rPr>
                                            <w:del w:id="3778" w:author="Maino Vieytes, Christian (NIH/NIA/IRP) [F]" w:date="2023-11-15T16:23:00Z"/>
                                            <w:rFonts w:ascii="Times New Roman" w:hAnsi="Times New Roman" w:cs="Times New Roman"/>
                                            <w:sz w:val="20"/>
                                            <w:szCs w:val="20"/>
                                          </w:rPr>
                                        </w:rPrChange>
                                      </w:rPr>
                                    </w:pPr>
                                    <w:ins w:id="3779" w:author="Maino Vieytes, Christian (NIH/NIA/IRP) [F]" w:date="2023-11-16T09:36:00Z">
                                      <w:r w:rsidRPr="0049435F">
                                        <w:rPr>
                                          <w:rFonts w:ascii="Times New Roman" w:hAnsi="Times New Roman" w:cs="Times New Roman"/>
                                          <w:color w:val="000000"/>
                                          <w:sz w:val="18"/>
                                          <w:szCs w:val="18"/>
                                          <w:rPrChange w:id="3780" w:author="Maino Vieytes, Christian (NIH/NIA/IRP) [F]" w:date="2023-11-16T09:36:00Z">
                                            <w:rPr>
                                              <w:rFonts w:ascii="Calibri" w:hAnsi="Calibri" w:cs="Calibri"/>
                                              <w:color w:val="000000"/>
                                            </w:rPr>
                                          </w:rPrChange>
                                        </w:rPr>
                                        <w:t>1745</w:t>
                                      </w:r>
                                    </w:ins>
                                    <w:del w:id="3781" w:author="Maino Vieytes, Christian (NIH/NIA/IRP) [F]" w:date="2023-11-15T15:54:00Z">
                                      <w:r w:rsidRPr="0049435F" w:rsidDel="00A12FDA">
                                        <w:rPr>
                                          <w:rFonts w:ascii="Times New Roman" w:hAnsi="Times New Roman" w:cs="Times New Roman"/>
                                          <w:sz w:val="18"/>
                                          <w:szCs w:val="18"/>
                                          <w:rPrChange w:id="3782"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783"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pPr>
                                      <w:jc w:val="center"/>
                                      <w:rPr>
                                        <w:del w:id="3784" w:author="Maino Vieytes, Christian (NIH/NIA/IRP) [F]" w:date="2023-11-15T16:23:00Z"/>
                                        <w:rFonts w:ascii="Times New Roman" w:hAnsi="Times New Roman" w:cs="Times New Roman"/>
                                        <w:sz w:val="18"/>
                                        <w:szCs w:val="18"/>
                                        <w:rPrChange w:id="3785" w:author="Maino Vieytes, Christian (NIH/NIA/IRP) [F]" w:date="2023-11-16T09:36:00Z">
                                          <w:rPr>
                                            <w:del w:id="3786" w:author="Maino Vieytes, Christian (NIH/NIA/IRP) [F]" w:date="2023-11-15T16:23:00Z"/>
                                            <w:rFonts w:ascii="Times New Roman" w:hAnsi="Times New Roman" w:cs="Times New Roman"/>
                                            <w:sz w:val="20"/>
                                            <w:szCs w:val="20"/>
                                          </w:rPr>
                                        </w:rPrChange>
                                      </w:rPr>
                                    </w:pPr>
                                    <w:ins w:id="3787" w:author="Maino Vieytes, Christian (NIH/NIA/IRP) [F]" w:date="2023-11-16T09:36:00Z">
                                      <w:r w:rsidRPr="0049435F">
                                        <w:rPr>
                                          <w:rFonts w:ascii="Times New Roman" w:hAnsi="Times New Roman" w:cs="Times New Roman"/>
                                          <w:color w:val="000000"/>
                                          <w:sz w:val="18"/>
                                          <w:szCs w:val="18"/>
                                          <w:rPrChange w:id="3788" w:author="Maino Vieytes, Christian (NIH/NIA/IRP) [F]" w:date="2023-11-16T09:36:00Z">
                                            <w:rPr>
                                              <w:rFonts w:ascii="Calibri" w:hAnsi="Calibri" w:cs="Calibri"/>
                                              <w:color w:val="000000"/>
                                            </w:rPr>
                                          </w:rPrChange>
                                        </w:rPr>
                                        <w:t>1.00</w:t>
                                      </w:r>
                                    </w:ins>
                                    <w:del w:id="3789" w:author="Maino Vieytes, Christian (NIH/NIA/IRP) [F]" w:date="2023-11-15T15:54:00Z">
                                      <w:r w:rsidRPr="0049435F" w:rsidDel="00A12FDA">
                                        <w:rPr>
                                          <w:rFonts w:ascii="Times New Roman" w:hAnsi="Times New Roman" w:cs="Times New Roman"/>
                                          <w:sz w:val="18"/>
                                          <w:szCs w:val="18"/>
                                          <w:rPrChange w:id="379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791"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pPr>
                                      <w:jc w:val="center"/>
                                      <w:rPr>
                                        <w:del w:id="3792" w:author="Maino Vieytes, Christian (NIH/NIA/IRP) [F]" w:date="2023-11-15T16:23:00Z"/>
                                        <w:rFonts w:ascii="Times New Roman" w:hAnsi="Times New Roman" w:cs="Times New Roman"/>
                                        <w:sz w:val="18"/>
                                        <w:szCs w:val="18"/>
                                        <w:rPrChange w:id="3793" w:author="Maino Vieytes, Christian (NIH/NIA/IRP) [F]" w:date="2023-11-16T09:36:00Z">
                                          <w:rPr>
                                            <w:del w:id="3794" w:author="Maino Vieytes, Christian (NIH/NIA/IRP) [F]" w:date="2023-11-15T16:23:00Z"/>
                                            <w:rFonts w:ascii="Times New Roman" w:hAnsi="Times New Roman" w:cs="Times New Roman"/>
                                            <w:sz w:val="20"/>
                                            <w:szCs w:val="20"/>
                                          </w:rPr>
                                        </w:rPrChange>
                                      </w:rPr>
                                    </w:pPr>
                                    <w:ins w:id="3795" w:author="Maino Vieytes, Christian (NIH/NIA/IRP) [F]" w:date="2023-11-16T09:36:00Z">
                                      <w:r w:rsidRPr="0049435F">
                                        <w:rPr>
                                          <w:rFonts w:ascii="Times New Roman" w:hAnsi="Times New Roman" w:cs="Times New Roman"/>
                                          <w:color w:val="000000"/>
                                          <w:sz w:val="18"/>
                                          <w:szCs w:val="18"/>
                                          <w:rPrChange w:id="3796" w:author="Maino Vieytes, Christian (NIH/NIA/IRP) [F]" w:date="2023-11-16T09:36:00Z">
                                            <w:rPr>
                                              <w:rFonts w:ascii="Calibri" w:hAnsi="Calibri" w:cs="Calibri"/>
                                              <w:color w:val="000000"/>
                                            </w:rPr>
                                          </w:rPrChange>
                                        </w:rPr>
                                        <w:t>0.98 (0.68-1.42)</w:t>
                                      </w:r>
                                    </w:ins>
                                    <w:del w:id="3797" w:author="Maino Vieytes, Christian (NIH/NIA/IRP) [F]" w:date="2023-11-15T15:54:00Z">
                                      <w:r w:rsidRPr="0049435F" w:rsidDel="00A12FDA">
                                        <w:rPr>
                                          <w:rFonts w:ascii="Times New Roman" w:hAnsi="Times New Roman" w:cs="Times New Roman"/>
                                          <w:sz w:val="18"/>
                                          <w:szCs w:val="18"/>
                                          <w:rPrChange w:id="3798"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3799"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pPr>
                                      <w:jc w:val="center"/>
                                      <w:rPr>
                                        <w:del w:id="3800" w:author="Maino Vieytes, Christian (NIH/NIA/IRP) [F]" w:date="2023-11-15T16:23:00Z"/>
                                        <w:rFonts w:ascii="Times New Roman" w:hAnsi="Times New Roman" w:cs="Times New Roman"/>
                                        <w:sz w:val="18"/>
                                        <w:szCs w:val="18"/>
                                        <w:rPrChange w:id="3801" w:author="Maino Vieytes, Christian (NIH/NIA/IRP) [F]" w:date="2023-11-16T09:36:00Z">
                                          <w:rPr>
                                            <w:del w:id="3802" w:author="Maino Vieytes, Christian (NIH/NIA/IRP) [F]" w:date="2023-11-15T16:23:00Z"/>
                                            <w:rFonts w:ascii="Times New Roman" w:hAnsi="Times New Roman" w:cs="Times New Roman"/>
                                            <w:sz w:val="20"/>
                                            <w:szCs w:val="20"/>
                                          </w:rPr>
                                        </w:rPrChange>
                                      </w:rPr>
                                    </w:pPr>
                                    <w:ins w:id="3803" w:author="Maino Vieytes, Christian (NIH/NIA/IRP) [F]" w:date="2023-11-16T09:36:00Z">
                                      <w:r w:rsidRPr="0049435F">
                                        <w:rPr>
                                          <w:rFonts w:ascii="Times New Roman" w:hAnsi="Times New Roman" w:cs="Times New Roman"/>
                                          <w:color w:val="000000"/>
                                          <w:sz w:val="18"/>
                                          <w:szCs w:val="18"/>
                                          <w:rPrChange w:id="3804" w:author="Maino Vieytes, Christian (NIH/NIA/IRP) [F]" w:date="2023-11-16T09:36:00Z">
                                            <w:rPr>
                                              <w:rFonts w:ascii="Calibri" w:hAnsi="Calibri" w:cs="Calibri"/>
                                              <w:color w:val="000000"/>
                                            </w:rPr>
                                          </w:rPrChange>
                                        </w:rPr>
                                        <w:t>0.72 (0.47-1.10)</w:t>
                                      </w:r>
                                    </w:ins>
                                    <w:del w:id="3805" w:author="Maino Vieytes, Christian (NIH/NIA/IRP) [F]" w:date="2023-11-15T15:54:00Z">
                                      <w:r w:rsidRPr="0049435F" w:rsidDel="00A12FDA">
                                        <w:rPr>
                                          <w:rFonts w:ascii="Times New Roman" w:hAnsi="Times New Roman" w:cs="Times New Roman"/>
                                          <w:sz w:val="18"/>
                                          <w:szCs w:val="18"/>
                                          <w:rPrChange w:id="380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380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pPr>
                                      <w:jc w:val="center"/>
                                      <w:rPr>
                                        <w:del w:id="3808" w:author="Maino Vieytes, Christian (NIH/NIA/IRP) [F]" w:date="2023-11-15T16:23:00Z"/>
                                        <w:rFonts w:ascii="Times New Roman" w:hAnsi="Times New Roman" w:cs="Times New Roman"/>
                                        <w:sz w:val="18"/>
                                        <w:szCs w:val="18"/>
                                        <w:rPrChange w:id="3809" w:author="Maino Vieytes, Christian (NIH/NIA/IRP) [F]" w:date="2023-11-16T09:36:00Z">
                                          <w:rPr>
                                            <w:del w:id="3810" w:author="Maino Vieytes, Christian (NIH/NIA/IRP) [F]" w:date="2023-11-15T16:23:00Z"/>
                                            <w:rFonts w:ascii="Times New Roman" w:hAnsi="Times New Roman" w:cs="Times New Roman"/>
                                            <w:sz w:val="20"/>
                                            <w:szCs w:val="20"/>
                                          </w:rPr>
                                        </w:rPrChange>
                                      </w:rPr>
                                    </w:pPr>
                                    <w:ins w:id="3811" w:author="Maino Vieytes, Christian (NIH/NIA/IRP) [F]" w:date="2023-11-16T09:36:00Z">
                                      <w:r w:rsidRPr="0049435F">
                                        <w:rPr>
                                          <w:rFonts w:ascii="Times New Roman" w:hAnsi="Times New Roman" w:cs="Times New Roman"/>
                                          <w:color w:val="000000"/>
                                          <w:sz w:val="18"/>
                                          <w:szCs w:val="18"/>
                                          <w:rPrChange w:id="3812" w:author="Maino Vieytes, Christian (NIH/NIA/IRP) [F]" w:date="2023-11-16T09:36:00Z">
                                            <w:rPr>
                                              <w:rFonts w:ascii="Calibri" w:hAnsi="Calibri" w:cs="Calibri"/>
                                              <w:color w:val="000000"/>
                                            </w:rPr>
                                          </w:rPrChange>
                                        </w:rPr>
                                        <w:t>0.83 (0.53-1.32)</w:t>
                                      </w:r>
                                    </w:ins>
                                    <w:del w:id="3813" w:author="Maino Vieytes, Christian (NIH/NIA/IRP) [F]" w:date="2023-11-15T15:54:00Z">
                                      <w:r w:rsidRPr="0049435F" w:rsidDel="00A12FDA">
                                        <w:rPr>
                                          <w:rFonts w:ascii="Times New Roman" w:hAnsi="Times New Roman" w:cs="Times New Roman"/>
                                          <w:sz w:val="18"/>
                                          <w:szCs w:val="18"/>
                                          <w:rPrChange w:id="3814"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3815"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pPr>
                                      <w:jc w:val="center"/>
                                      <w:rPr>
                                        <w:del w:id="3816" w:author="Maino Vieytes, Christian (NIH/NIA/IRP) [F]" w:date="2023-11-15T16:23:00Z"/>
                                        <w:rFonts w:ascii="Times New Roman" w:hAnsi="Times New Roman" w:cs="Times New Roman"/>
                                        <w:sz w:val="18"/>
                                        <w:szCs w:val="18"/>
                                        <w:rPrChange w:id="3817" w:author="Maino Vieytes, Christian (NIH/NIA/IRP) [F]" w:date="2023-11-16T09:36:00Z">
                                          <w:rPr>
                                            <w:del w:id="3818" w:author="Maino Vieytes, Christian (NIH/NIA/IRP) [F]" w:date="2023-11-15T16:23:00Z"/>
                                            <w:rFonts w:ascii="Times New Roman" w:hAnsi="Times New Roman" w:cs="Times New Roman"/>
                                            <w:sz w:val="20"/>
                                            <w:szCs w:val="20"/>
                                          </w:rPr>
                                        </w:rPrChange>
                                      </w:rPr>
                                    </w:pPr>
                                    <w:ins w:id="3819" w:author="Maino Vieytes, Christian (NIH/NIA/IRP) [F]" w:date="2023-11-16T09:36:00Z">
                                      <w:r w:rsidRPr="0049435F">
                                        <w:rPr>
                                          <w:rFonts w:ascii="Times New Roman" w:hAnsi="Times New Roman" w:cs="Times New Roman"/>
                                          <w:color w:val="000000"/>
                                          <w:sz w:val="18"/>
                                          <w:szCs w:val="18"/>
                                          <w:rPrChange w:id="3820" w:author="Maino Vieytes, Christian (NIH/NIA/IRP) [F]" w:date="2023-11-16T09:36:00Z">
                                            <w:rPr>
                                              <w:rFonts w:ascii="Calibri" w:hAnsi="Calibri" w:cs="Calibri"/>
                                              <w:color w:val="000000"/>
                                            </w:rPr>
                                          </w:rPrChange>
                                        </w:rPr>
                                        <w:t>0.80 (0.52-1.22)</w:t>
                                      </w:r>
                                    </w:ins>
                                    <w:del w:id="3821" w:author="Maino Vieytes, Christian (NIH/NIA/IRP) [F]" w:date="2023-11-15T15:54:00Z">
                                      <w:r w:rsidRPr="0049435F" w:rsidDel="00A12FDA">
                                        <w:rPr>
                                          <w:rFonts w:ascii="Times New Roman" w:hAnsi="Times New Roman" w:cs="Times New Roman"/>
                                          <w:sz w:val="18"/>
                                          <w:szCs w:val="18"/>
                                          <w:rPrChange w:id="3822"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3823"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pPr>
                                      <w:jc w:val="center"/>
                                      <w:rPr>
                                        <w:del w:id="3824" w:author="Maino Vieytes, Christian (NIH/NIA/IRP) [F]" w:date="2023-11-15T16:23:00Z"/>
                                        <w:rFonts w:ascii="Times New Roman" w:hAnsi="Times New Roman" w:cs="Times New Roman"/>
                                        <w:sz w:val="18"/>
                                        <w:szCs w:val="18"/>
                                        <w:rPrChange w:id="3825" w:author="Maino Vieytes, Christian (NIH/NIA/IRP) [F]" w:date="2023-11-16T09:36:00Z">
                                          <w:rPr>
                                            <w:del w:id="3826" w:author="Maino Vieytes, Christian (NIH/NIA/IRP) [F]" w:date="2023-11-15T16:23:00Z"/>
                                            <w:rFonts w:ascii="Times New Roman" w:hAnsi="Times New Roman" w:cs="Times New Roman"/>
                                            <w:sz w:val="20"/>
                                            <w:szCs w:val="20"/>
                                          </w:rPr>
                                        </w:rPrChange>
                                      </w:rPr>
                                    </w:pPr>
                                    <w:ins w:id="3827" w:author="Maino Vieytes, Christian (NIH/NIA/IRP) [F]" w:date="2023-11-16T09:36:00Z">
                                      <w:r w:rsidRPr="0049435F">
                                        <w:rPr>
                                          <w:rFonts w:ascii="Times New Roman" w:hAnsi="Times New Roman" w:cs="Times New Roman"/>
                                          <w:color w:val="000000"/>
                                          <w:sz w:val="18"/>
                                          <w:szCs w:val="18"/>
                                          <w:rPrChange w:id="3828" w:author="Maino Vieytes, Christian (NIH/NIA/IRP) [F]" w:date="2023-11-16T09:36:00Z">
                                            <w:rPr>
                                              <w:rFonts w:ascii="Calibri" w:hAnsi="Calibri" w:cs="Calibri"/>
                                              <w:color w:val="000000"/>
                                            </w:rPr>
                                          </w:rPrChange>
                                        </w:rPr>
                                        <w:t>0.22</w:t>
                                      </w:r>
                                    </w:ins>
                                    <w:del w:id="3829" w:author="Maino Vieytes, Christian (NIH/NIA/IRP) [F]" w:date="2023-11-15T15:54:00Z">
                                      <w:r w:rsidRPr="0049435F" w:rsidDel="00A12FDA">
                                        <w:rPr>
                                          <w:rFonts w:ascii="Times New Roman" w:hAnsi="Times New Roman" w:cs="Times New Roman"/>
                                          <w:sz w:val="18"/>
                                          <w:szCs w:val="18"/>
                                          <w:rPrChange w:id="3830"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3831"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pPr>
                                      <w:jc w:val="center"/>
                                      <w:rPr>
                                        <w:del w:id="3832" w:author="Maino Vieytes, Christian (NIH/NIA/IRP) [F]" w:date="2023-11-15T16:23:00Z"/>
                                        <w:rFonts w:ascii="Times New Roman" w:hAnsi="Times New Roman" w:cs="Times New Roman"/>
                                        <w:sz w:val="18"/>
                                        <w:szCs w:val="18"/>
                                        <w:rPrChange w:id="3833" w:author="Maino Vieytes, Christian (NIH/NIA/IRP) [F]" w:date="2023-11-16T09:36:00Z">
                                          <w:rPr>
                                            <w:del w:id="3834" w:author="Maino Vieytes, Christian (NIH/NIA/IRP) [F]" w:date="2023-11-15T16:23:00Z"/>
                                            <w:rFonts w:ascii="Times New Roman" w:hAnsi="Times New Roman" w:cs="Times New Roman"/>
                                            <w:sz w:val="20"/>
                                            <w:szCs w:val="20"/>
                                          </w:rPr>
                                        </w:rPrChange>
                                      </w:rPr>
                                    </w:pPr>
                                    <w:ins w:id="3835" w:author="Maino Vieytes, Christian (NIH/NIA/IRP) [F]" w:date="2023-11-16T09:36:00Z">
                                      <w:r w:rsidRPr="0049435F">
                                        <w:rPr>
                                          <w:rFonts w:ascii="Times New Roman" w:hAnsi="Times New Roman" w:cs="Times New Roman"/>
                                          <w:color w:val="000000"/>
                                          <w:sz w:val="18"/>
                                          <w:szCs w:val="18"/>
                                          <w:rPrChange w:id="3836" w:author="Maino Vieytes, Christian (NIH/NIA/IRP) [F]" w:date="2023-11-16T09:36:00Z">
                                            <w:rPr>
                                              <w:rFonts w:ascii="Calibri" w:hAnsi="Calibri" w:cs="Calibri"/>
                                              <w:color w:val="000000"/>
                                            </w:rPr>
                                          </w:rPrChange>
                                        </w:rPr>
                                        <w:t>0.88 (0.75-1.02)</w:t>
                                      </w:r>
                                    </w:ins>
                                    <w:del w:id="3837" w:author="Maino Vieytes, Christian (NIH/NIA/IRP) [F]" w:date="2023-11-15T15:54:00Z">
                                      <w:r w:rsidRPr="0049435F" w:rsidDel="00A12FDA">
                                        <w:rPr>
                                          <w:rFonts w:ascii="Times New Roman" w:hAnsi="Times New Roman" w:cs="Times New Roman"/>
                                          <w:sz w:val="18"/>
                                          <w:szCs w:val="18"/>
                                          <w:rPrChange w:id="3838"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3839"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pPr>
                                      <w:jc w:val="center"/>
                                      <w:rPr>
                                        <w:del w:id="3840" w:author="Maino Vieytes, Christian (NIH/NIA/IRP) [F]" w:date="2023-11-15T16:23:00Z"/>
                                        <w:rFonts w:ascii="Times New Roman" w:hAnsi="Times New Roman" w:cs="Times New Roman"/>
                                        <w:sz w:val="18"/>
                                        <w:szCs w:val="18"/>
                                        <w:rPrChange w:id="3841" w:author="Maino Vieytes, Christian (NIH/NIA/IRP) [F]" w:date="2023-11-16T09:36:00Z">
                                          <w:rPr>
                                            <w:del w:id="3842" w:author="Maino Vieytes, Christian (NIH/NIA/IRP) [F]" w:date="2023-11-15T16:23:00Z"/>
                                            <w:rFonts w:ascii="Times New Roman" w:hAnsi="Times New Roman" w:cs="Times New Roman"/>
                                            <w:sz w:val="20"/>
                                            <w:szCs w:val="20"/>
                                          </w:rPr>
                                        </w:rPrChange>
                                      </w:rPr>
                                    </w:pPr>
                                    <w:ins w:id="3843" w:author="Maino Vieytes, Christian (NIH/NIA/IRP) [F]" w:date="2023-11-16T09:36:00Z">
                                      <w:r w:rsidRPr="0049435F">
                                        <w:rPr>
                                          <w:rFonts w:ascii="Times New Roman" w:hAnsi="Times New Roman" w:cs="Times New Roman"/>
                                          <w:color w:val="000000"/>
                                          <w:sz w:val="18"/>
                                          <w:szCs w:val="18"/>
                                          <w:rPrChange w:id="3844" w:author="Maino Vieytes, Christian (NIH/NIA/IRP) [F]" w:date="2023-11-16T09:36:00Z">
                                            <w:rPr>
                                              <w:rFonts w:ascii="Calibri" w:hAnsi="Calibri" w:cs="Calibri"/>
                                              <w:color w:val="000000"/>
                                            </w:rPr>
                                          </w:rPrChange>
                                        </w:rPr>
                                        <w:t>0.42</w:t>
                                      </w:r>
                                    </w:ins>
                                    <w:del w:id="3845" w:author="Maino Vieytes, Christian (NIH/NIA/IRP) [F]" w:date="2023-11-15T15:54:00Z">
                                      <w:r w:rsidRPr="0049435F" w:rsidDel="00A12FDA">
                                        <w:rPr>
                                          <w:rFonts w:ascii="Times New Roman" w:hAnsi="Times New Roman" w:cs="Times New Roman"/>
                                          <w:color w:val="000000"/>
                                          <w:sz w:val="18"/>
                                          <w:szCs w:val="18"/>
                                          <w:rPrChange w:id="3846"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3847" w:author="Maino Vieytes, Christian (NIH/NIA/IRP) [F]" w:date="2023-11-16T09:36:00Z">
                                    <w:tblPrEx>
                                      <w:tblW w:w="15091" w:type="dxa"/>
                                    </w:tblPrEx>
                                  </w:tblPrExChange>
                                </w:tblPrEx>
                                <w:trPr>
                                  <w:trHeight w:val="320"/>
                                  <w:del w:id="3848" w:author="Maino Vieytes, Christian (NIH/NIA/IRP) [F]" w:date="2023-11-15T16:23:00Z"/>
                                  <w:trPrChange w:id="3849" w:author="Maino Vieytes, Christian (NIH/NIA/IRP) [F]" w:date="2023-11-16T09:36:00Z">
                                    <w:trPr>
                                      <w:gridAfter w:val="0"/>
                                      <w:trHeight w:val="320"/>
                                    </w:trPr>
                                  </w:trPrChange>
                                </w:trPr>
                                <w:tc>
                                  <w:tcPr>
                                    <w:tcW w:w="2317" w:type="dxa"/>
                                    <w:noWrap/>
                                    <w:vAlign w:val="center"/>
                                    <w:hideMark/>
                                    <w:tcPrChange w:id="3850" w:author="Maino Vieytes, Christian (NIH/NIA/IRP) [F]" w:date="2023-11-16T09:36:00Z">
                                      <w:tcPr>
                                        <w:tcW w:w="2317" w:type="dxa"/>
                                        <w:noWrap/>
                                        <w:vAlign w:val="center"/>
                                        <w:hideMark/>
                                      </w:tcPr>
                                    </w:tcPrChange>
                                  </w:tcPr>
                                  <w:p w14:paraId="1C5E1DE4" w14:textId="5D595428" w:rsidR="0049435F" w:rsidRPr="008A6C8D" w:rsidDel="002B4FE9" w:rsidRDefault="0049435F">
                                    <w:pPr>
                                      <w:jc w:val="center"/>
                                      <w:rPr>
                                        <w:del w:id="3851" w:author="Maino Vieytes, Christian (NIH/NIA/IRP) [F]" w:date="2023-11-15T16:23:00Z"/>
                                        <w:rFonts w:ascii="Times New Roman" w:hAnsi="Times New Roman" w:cs="Times New Roman"/>
                                        <w:sz w:val="18"/>
                                        <w:szCs w:val="18"/>
                                        <w:rPrChange w:id="3852" w:author="Maino Vieytes, Christian (NIH/NIA/IRP) [F]" w:date="2023-11-15T15:57:00Z">
                                          <w:rPr>
                                            <w:del w:id="3853" w:author="Maino Vieytes, Christian (NIH/NIA/IRP) [F]" w:date="2023-11-15T16:23:00Z"/>
                                            <w:rFonts w:ascii="Times New Roman" w:hAnsi="Times New Roman" w:cs="Times New Roman"/>
                                            <w:sz w:val="20"/>
                                            <w:szCs w:val="20"/>
                                          </w:rPr>
                                        </w:rPrChange>
                                      </w:rPr>
                                      <w:pPrChange w:id="3854" w:author="Maino Vieytes, Christian (NIH/NIA/IRP) [F]" w:date="2023-11-16T09:36:00Z">
                                        <w:pPr/>
                                      </w:pPrChange>
                                    </w:pPr>
                                    <w:del w:id="3855" w:author="Maino Vieytes, Christian (NIH/NIA/IRP) [F]" w:date="2023-11-15T16:23:00Z">
                                      <w:r w:rsidRPr="008A6C8D" w:rsidDel="002B4FE9">
                                        <w:rPr>
                                          <w:rFonts w:ascii="Times New Roman" w:hAnsi="Times New Roman" w:cs="Times New Roman"/>
                                          <w:sz w:val="18"/>
                                          <w:szCs w:val="18"/>
                                          <w:rPrChange w:id="3856"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3857"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3858" w:author="Maino Vieytes, Christian (NIH/NIA/IRP) [F]" w:date="2023-11-16T09:36:00Z">
                                      <w:tcPr>
                                        <w:tcW w:w="936" w:type="dxa"/>
                                        <w:noWrap/>
                                        <w:vAlign w:val="center"/>
                                        <w:hideMark/>
                                      </w:tcPr>
                                    </w:tcPrChange>
                                  </w:tcPr>
                                  <w:p w14:paraId="61AD6F9F" w14:textId="445EF05A" w:rsidR="0049435F" w:rsidRPr="0049435F" w:rsidDel="002B4FE9" w:rsidRDefault="0049435F">
                                    <w:pPr>
                                      <w:jc w:val="center"/>
                                      <w:rPr>
                                        <w:del w:id="3859" w:author="Maino Vieytes, Christian (NIH/NIA/IRP) [F]" w:date="2023-11-15T16:23:00Z"/>
                                        <w:rFonts w:ascii="Times New Roman" w:hAnsi="Times New Roman" w:cs="Times New Roman"/>
                                        <w:sz w:val="18"/>
                                        <w:szCs w:val="18"/>
                                        <w:rPrChange w:id="3860" w:author="Maino Vieytes, Christian (NIH/NIA/IRP) [F]" w:date="2023-11-16T09:36:00Z">
                                          <w:rPr>
                                            <w:del w:id="3861" w:author="Maino Vieytes, Christian (NIH/NIA/IRP) [F]" w:date="2023-11-15T16:23:00Z"/>
                                            <w:rFonts w:ascii="Times New Roman" w:hAnsi="Times New Roman" w:cs="Times New Roman"/>
                                            <w:sz w:val="20"/>
                                            <w:szCs w:val="20"/>
                                          </w:rPr>
                                        </w:rPrChange>
                                      </w:rPr>
                                    </w:pPr>
                                    <w:ins w:id="3862" w:author="Maino Vieytes, Christian (NIH/NIA/IRP) [F]" w:date="2023-11-16T09:36:00Z">
                                      <w:r w:rsidRPr="0049435F">
                                        <w:rPr>
                                          <w:rFonts w:ascii="Times New Roman" w:hAnsi="Times New Roman" w:cs="Times New Roman"/>
                                          <w:color w:val="000000"/>
                                          <w:sz w:val="18"/>
                                          <w:szCs w:val="18"/>
                                          <w:rPrChange w:id="3863" w:author="Maino Vieytes, Christian (NIH/NIA/IRP) [F]" w:date="2023-11-16T09:36:00Z">
                                            <w:rPr>
                                              <w:rFonts w:ascii="Calibri" w:hAnsi="Calibri" w:cs="Calibri"/>
                                              <w:color w:val="000000"/>
                                            </w:rPr>
                                          </w:rPrChange>
                                        </w:rPr>
                                        <w:t>1745</w:t>
                                      </w:r>
                                    </w:ins>
                                    <w:del w:id="3864" w:author="Maino Vieytes, Christian (NIH/NIA/IRP) [F]" w:date="2023-11-15T15:54:00Z">
                                      <w:r w:rsidRPr="0049435F" w:rsidDel="00A12FDA">
                                        <w:rPr>
                                          <w:rFonts w:ascii="Times New Roman" w:hAnsi="Times New Roman" w:cs="Times New Roman"/>
                                          <w:sz w:val="18"/>
                                          <w:szCs w:val="18"/>
                                          <w:rPrChange w:id="3865"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866"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pPr>
                                      <w:jc w:val="center"/>
                                      <w:rPr>
                                        <w:del w:id="3867" w:author="Maino Vieytes, Christian (NIH/NIA/IRP) [F]" w:date="2023-11-15T16:23:00Z"/>
                                        <w:rFonts w:ascii="Times New Roman" w:hAnsi="Times New Roman" w:cs="Times New Roman"/>
                                        <w:sz w:val="18"/>
                                        <w:szCs w:val="18"/>
                                        <w:rPrChange w:id="3868" w:author="Maino Vieytes, Christian (NIH/NIA/IRP) [F]" w:date="2023-11-16T09:36:00Z">
                                          <w:rPr>
                                            <w:del w:id="3869" w:author="Maino Vieytes, Christian (NIH/NIA/IRP) [F]" w:date="2023-11-15T16:23:00Z"/>
                                            <w:rFonts w:ascii="Times New Roman" w:hAnsi="Times New Roman" w:cs="Times New Roman"/>
                                            <w:sz w:val="20"/>
                                            <w:szCs w:val="20"/>
                                          </w:rPr>
                                        </w:rPrChange>
                                      </w:rPr>
                                    </w:pPr>
                                    <w:ins w:id="3870" w:author="Maino Vieytes, Christian (NIH/NIA/IRP) [F]" w:date="2023-11-16T09:36:00Z">
                                      <w:r w:rsidRPr="0049435F">
                                        <w:rPr>
                                          <w:rFonts w:ascii="Times New Roman" w:hAnsi="Times New Roman" w:cs="Times New Roman"/>
                                          <w:color w:val="000000"/>
                                          <w:sz w:val="18"/>
                                          <w:szCs w:val="18"/>
                                          <w:rPrChange w:id="3871" w:author="Maino Vieytes, Christian (NIH/NIA/IRP) [F]" w:date="2023-11-16T09:36:00Z">
                                            <w:rPr>
                                              <w:rFonts w:ascii="Calibri" w:hAnsi="Calibri" w:cs="Calibri"/>
                                              <w:color w:val="000000"/>
                                            </w:rPr>
                                          </w:rPrChange>
                                        </w:rPr>
                                        <w:t>1.00</w:t>
                                      </w:r>
                                    </w:ins>
                                    <w:del w:id="3872" w:author="Maino Vieytes, Christian (NIH/NIA/IRP) [F]" w:date="2023-11-15T15:54:00Z">
                                      <w:r w:rsidRPr="0049435F" w:rsidDel="00A12FDA">
                                        <w:rPr>
                                          <w:rFonts w:ascii="Times New Roman" w:hAnsi="Times New Roman" w:cs="Times New Roman"/>
                                          <w:sz w:val="18"/>
                                          <w:szCs w:val="18"/>
                                          <w:rPrChange w:id="387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874"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pPr>
                                      <w:jc w:val="center"/>
                                      <w:rPr>
                                        <w:del w:id="3875" w:author="Maino Vieytes, Christian (NIH/NIA/IRP) [F]" w:date="2023-11-15T16:23:00Z"/>
                                        <w:rFonts w:ascii="Times New Roman" w:hAnsi="Times New Roman" w:cs="Times New Roman"/>
                                        <w:sz w:val="18"/>
                                        <w:szCs w:val="18"/>
                                        <w:rPrChange w:id="3876" w:author="Maino Vieytes, Christian (NIH/NIA/IRP) [F]" w:date="2023-11-16T09:36:00Z">
                                          <w:rPr>
                                            <w:del w:id="3877" w:author="Maino Vieytes, Christian (NIH/NIA/IRP) [F]" w:date="2023-11-15T16:23:00Z"/>
                                            <w:rFonts w:ascii="Times New Roman" w:hAnsi="Times New Roman" w:cs="Times New Roman"/>
                                            <w:sz w:val="20"/>
                                            <w:szCs w:val="20"/>
                                          </w:rPr>
                                        </w:rPrChange>
                                      </w:rPr>
                                    </w:pPr>
                                    <w:ins w:id="3878" w:author="Maino Vieytes, Christian (NIH/NIA/IRP) [F]" w:date="2023-11-16T09:36:00Z">
                                      <w:r w:rsidRPr="0049435F">
                                        <w:rPr>
                                          <w:rFonts w:ascii="Times New Roman" w:hAnsi="Times New Roman" w:cs="Times New Roman"/>
                                          <w:color w:val="000000"/>
                                          <w:sz w:val="18"/>
                                          <w:szCs w:val="18"/>
                                          <w:rPrChange w:id="3879" w:author="Maino Vieytes, Christian (NIH/NIA/IRP) [F]" w:date="2023-11-16T09:36:00Z">
                                            <w:rPr>
                                              <w:rFonts w:ascii="Calibri" w:hAnsi="Calibri" w:cs="Calibri"/>
                                              <w:color w:val="000000"/>
                                            </w:rPr>
                                          </w:rPrChange>
                                        </w:rPr>
                                        <w:t>0.98 (0.64-1.51)</w:t>
                                      </w:r>
                                    </w:ins>
                                    <w:del w:id="3880" w:author="Maino Vieytes, Christian (NIH/NIA/IRP) [F]" w:date="2023-11-15T15:54:00Z">
                                      <w:r w:rsidRPr="0049435F" w:rsidDel="00A12FDA">
                                        <w:rPr>
                                          <w:rFonts w:ascii="Times New Roman" w:hAnsi="Times New Roman" w:cs="Times New Roman"/>
                                          <w:sz w:val="18"/>
                                          <w:szCs w:val="18"/>
                                          <w:rPrChange w:id="3881"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3882"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pPr>
                                      <w:jc w:val="center"/>
                                      <w:rPr>
                                        <w:del w:id="3883" w:author="Maino Vieytes, Christian (NIH/NIA/IRP) [F]" w:date="2023-11-15T16:23:00Z"/>
                                        <w:rFonts w:ascii="Times New Roman" w:hAnsi="Times New Roman" w:cs="Times New Roman"/>
                                        <w:sz w:val="18"/>
                                        <w:szCs w:val="18"/>
                                        <w:rPrChange w:id="3884" w:author="Maino Vieytes, Christian (NIH/NIA/IRP) [F]" w:date="2023-11-16T09:36:00Z">
                                          <w:rPr>
                                            <w:del w:id="3885" w:author="Maino Vieytes, Christian (NIH/NIA/IRP) [F]" w:date="2023-11-15T16:23:00Z"/>
                                            <w:rFonts w:ascii="Times New Roman" w:hAnsi="Times New Roman" w:cs="Times New Roman"/>
                                            <w:sz w:val="20"/>
                                            <w:szCs w:val="20"/>
                                          </w:rPr>
                                        </w:rPrChange>
                                      </w:rPr>
                                    </w:pPr>
                                    <w:ins w:id="3886" w:author="Maino Vieytes, Christian (NIH/NIA/IRP) [F]" w:date="2023-11-16T09:36:00Z">
                                      <w:r w:rsidRPr="0049435F">
                                        <w:rPr>
                                          <w:rFonts w:ascii="Times New Roman" w:hAnsi="Times New Roman" w:cs="Times New Roman"/>
                                          <w:color w:val="000000"/>
                                          <w:sz w:val="18"/>
                                          <w:szCs w:val="18"/>
                                          <w:rPrChange w:id="3887" w:author="Maino Vieytes, Christian (NIH/NIA/IRP) [F]" w:date="2023-11-16T09:36:00Z">
                                            <w:rPr>
                                              <w:rFonts w:ascii="Calibri" w:hAnsi="Calibri" w:cs="Calibri"/>
                                              <w:color w:val="000000"/>
                                            </w:rPr>
                                          </w:rPrChange>
                                        </w:rPr>
                                        <w:t>0.87 (0.60-1.26)</w:t>
                                      </w:r>
                                    </w:ins>
                                    <w:del w:id="3888" w:author="Maino Vieytes, Christian (NIH/NIA/IRP) [F]" w:date="2023-11-15T15:54:00Z">
                                      <w:r w:rsidRPr="0049435F" w:rsidDel="00A12FDA">
                                        <w:rPr>
                                          <w:rFonts w:ascii="Times New Roman" w:hAnsi="Times New Roman" w:cs="Times New Roman"/>
                                          <w:sz w:val="18"/>
                                          <w:szCs w:val="18"/>
                                          <w:rPrChange w:id="3889"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3890"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pPr>
                                      <w:jc w:val="center"/>
                                      <w:rPr>
                                        <w:del w:id="3891" w:author="Maino Vieytes, Christian (NIH/NIA/IRP) [F]" w:date="2023-11-15T16:23:00Z"/>
                                        <w:rFonts w:ascii="Times New Roman" w:hAnsi="Times New Roman" w:cs="Times New Roman"/>
                                        <w:sz w:val="18"/>
                                        <w:szCs w:val="18"/>
                                        <w:rPrChange w:id="3892" w:author="Maino Vieytes, Christian (NIH/NIA/IRP) [F]" w:date="2023-11-16T09:36:00Z">
                                          <w:rPr>
                                            <w:del w:id="3893" w:author="Maino Vieytes, Christian (NIH/NIA/IRP) [F]" w:date="2023-11-15T16:23:00Z"/>
                                            <w:rFonts w:ascii="Times New Roman" w:hAnsi="Times New Roman" w:cs="Times New Roman"/>
                                            <w:sz w:val="20"/>
                                            <w:szCs w:val="20"/>
                                          </w:rPr>
                                        </w:rPrChange>
                                      </w:rPr>
                                    </w:pPr>
                                    <w:ins w:id="3894" w:author="Maino Vieytes, Christian (NIH/NIA/IRP) [F]" w:date="2023-11-16T09:36:00Z">
                                      <w:r w:rsidRPr="0049435F">
                                        <w:rPr>
                                          <w:rFonts w:ascii="Times New Roman" w:hAnsi="Times New Roman" w:cs="Times New Roman"/>
                                          <w:color w:val="000000"/>
                                          <w:sz w:val="18"/>
                                          <w:szCs w:val="18"/>
                                          <w:rPrChange w:id="3895" w:author="Maino Vieytes, Christian (NIH/NIA/IRP) [F]" w:date="2023-11-16T09:36:00Z">
                                            <w:rPr>
                                              <w:rFonts w:ascii="Calibri" w:hAnsi="Calibri" w:cs="Calibri"/>
                                              <w:color w:val="000000"/>
                                            </w:rPr>
                                          </w:rPrChange>
                                        </w:rPr>
                                        <w:t>0.88 (0.62-1.27)</w:t>
                                      </w:r>
                                    </w:ins>
                                    <w:del w:id="3896" w:author="Maino Vieytes, Christian (NIH/NIA/IRP) [F]" w:date="2023-11-15T15:54:00Z">
                                      <w:r w:rsidRPr="0049435F" w:rsidDel="00A12FDA">
                                        <w:rPr>
                                          <w:rFonts w:ascii="Times New Roman" w:hAnsi="Times New Roman" w:cs="Times New Roman"/>
                                          <w:sz w:val="18"/>
                                          <w:szCs w:val="18"/>
                                          <w:rPrChange w:id="389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389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pPr>
                                      <w:jc w:val="center"/>
                                      <w:rPr>
                                        <w:del w:id="3899" w:author="Maino Vieytes, Christian (NIH/NIA/IRP) [F]" w:date="2023-11-15T16:23:00Z"/>
                                        <w:rFonts w:ascii="Times New Roman" w:hAnsi="Times New Roman" w:cs="Times New Roman"/>
                                        <w:sz w:val="18"/>
                                        <w:szCs w:val="18"/>
                                        <w:rPrChange w:id="3900" w:author="Maino Vieytes, Christian (NIH/NIA/IRP) [F]" w:date="2023-11-16T09:36:00Z">
                                          <w:rPr>
                                            <w:del w:id="3901" w:author="Maino Vieytes, Christian (NIH/NIA/IRP) [F]" w:date="2023-11-15T16:23:00Z"/>
                                            <w:rFonts w:ascii="Times New Roman" w:hAnsi="Times New Roman" w:cs="Times New Roman"/>
                                            <w:sz w:val="20"/>
                                            <w:szCs w:val="20"/>
                                          </w:rPr>
                                        </w:rPrChange>
                                      </w:rPr>
                                    </w:pPr>
                                    <w:ins w:id="3902" w:author="Maino Vieytes, Christian (NIH/NIA/IRP) [F]" w:date="2023-11-16T09:36:00Z">
                                      <w:r w:rsidRPr="0049435F">
                                        <w:rPr>
                                          <w:rFonts w:ascii="Times New Roman" w:hAnsi="Times New Roman" w:cs="Times New Roman"/>
                                          <w:color w:val="000000"/>
                                          <w:sz w:val="18"/>
                                          <w:szCs w:val="18"/>
                                          <w:rPrChange w:id="3903"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3904" w:author="Maino Vieytes, Christian (NIH/NIA/IRP) [F]" w:date="2023-11-16T09:36:00Z">
                                            <w:rPr>
                                              <w:rFonts w:ascii="Calibri" w:hAnsi="Calibri" w:cs="Calibri"/>
                                              <w:color w:val="000000"/>
                                            </w:rPr>
                                          </w:rPrChange>
                                        </w:rPr>
                                        <w:t>97)*</w:t>
                                      </w:r>
                                    </w:ins>
                                    <w:proofErr w:type="gramEnd"/>
                                    <w:del w:id="3905" w:author="Maino Vieytes, Christian (NIH/NIA/IRP) [F]" w:date="2023-11-15T15:54:00Z">
                                      <w:r w:rsidRPr="0049435F" w:rsidDel="00A12FDA">
                                        <w:rPr>
                                          <w:rFonts w:ascii="Times New Roman" w:hAnsi="Times New Roman" w:cs="Times New Roman"/>
                                          <w:sz w:val="18"/>
                                          <w:szCs w:val="18"/>
                                          <w:rPrChange w:id="3906"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3907"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pPr>
                                      <w:jc w:val="center"/>
                                      <w:rPr>
                                        <w:del w:id="3908" w:author="Maino Vieytes, Christian (NIH/NIA/IRP) [F]" w:date="2023-11-15T16:23:00Z"/>
                                        <w:rFonts w:ascii="Times New Roman" w:hAnsi="Times New Roman" w:cs="Times New Roman"/>
                                        <w:sz w:val="18"/>
                                        <w:szCs w:val="18"/>
                                        <w:rPrChange w:id="3909" w:author="Maino Vieytes, Christian (NIH/NIA/IRP) [F]" w:date="2023-11-16T09:36:00Z">
                                          <w:rPr>
                                            <w:del w:id="3910" w:author="Maino Vieytes, Christian (NIH/NIA/IRP) [F]" w:date="2023-11-15T16:23:00Z"/>
                                            <w:rFonts w:ascii="Times New Roman" w:hAnsi="Times New Roman" w:cs="Times New Roman"/>
                                            <w:sz w:val="20"/>
                                            <w:szCs w:val="20"/>
                                          </w:rPr>
                                        </w:rPrChange>
                                      </w:rPr>
                                    </w:pPr>
                                    <w:ins w:id="3911" w:author="Maino Vieytes, Christian (NIH/NIA/IRP) [F]" w:date="2023-11-16T09:36:00Z">
                                      <w:r w:rsidRPr="0049435F">
                                        <w:rPr>
                                          <w:rFonts w:ascii="Times New Roman" w:hAnsi="Times New Roman" w:cs="Times New Roman"/>
                                          <w:color w:val="000000"/>
                                          <w:sz w:val="18"/>
                                          <w:szCs w:val="18"/>
                                          <w:rPrChange w:id="3912" w:author="Maino Vieytes, Christian (NIH/NIA/IRP) [F]" w:date="2023-11-16T09:36:00Z">
                                            <w:rPr>
                                              <w:rFonts w:ascii="Calibri" w:hAnsi="Calibri" w:cs="Calibri"/>
                                              <w:color w:val="000000"/>
                                            </w:rPr>
                                          </w:rPrChange>
                                        </w:rPr>
                                        <w:t>0.02*</w:t>
                                      </w:r>
                                    </w:ins>
                                    <w:del w:id="3913" w:author="Maino Vieytes, Christian (NIH/NIA/IRP) [F]" w:date="2023-11-15T15:54:00Z">
                                      <w:r w:rsidRPr="0049435F" w:rsidDel="00A12FDA">
                                        <w:rPr>
                                          <w:rFonts w:ascii="Times New Roman" w:hAnsi="Times New Roman" w:cs="Times New Roman"/>
                                          <w:sz w:val="18"/>
                                          <w:szCs w:val="18"/>
                                          <w:rPrChange w:id="3914"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3915"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pPr>
                                      <w:jc w:val="center"/>
                                      <w:rPr>
                                        <w:del w:id="3916" w:author="Maino Vieytes, Christian (NIH/NIA/IRP) [F]" w:date="2023-11-15T16:23:00Z"/>
                                        <w:rFonts w:ascii="Times New Roman" w:hAnsi="Times New Roman" w:cs="Times New Roman"/>
                                        <w:sz w:val="18"/>
                                        <w:szCs w:val="18"/>
                                        <w:rPrChange w:id="3917" w:author="Maino Vieytes, Christian (NIH/NIA/IRP) [F]" w:date="2023-11-16T09:36:00Z">
                                          <w:rPr>
                                            <w:del w:id="3918" w:author="Maino Vieytes, Christian (NIH/NIA/IRP) [F]" w:date="2023-11-15T16:23:00Z"/>
                                            <w:rFonts w:ascii="Times New Roman" w:hAnsi="Times New Roman" w:cs="Times New Roman"/>
                                            <w:sz w:val="20"/>
                                            <w:szCs w:val="20"/>
                                          </w:rPr>
                                        </w:rPrChange>
                                      </w:rPr>
                                    </w:pPr>
                                    <w:ins w:id="3919" w:author="Maino Vieytes, Christian (NIH/NIA/IRP) [F]" w:date="2023-11-16T09:36:00Z">
                                      <w:r w:rsidRPr="0049435F">
                                        <w:rPr>
                                          <w:rFonts w:ascii="Times New Roman" w:hAnsi="Times New Roman" w:cs="Times New Roman"/>
                                          <w:color w:val="000000"/>
                                          <w:sz w:val="18"/>
                                          <w:szCs w:val="18"/>
                                          <w:rPrChange w:id="3920"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3921" w:author="Maino Vieytes, Christian (NIH/NIA/IRP) [F]" w:date="2023-11-16T09:36:00Z">
                                            <w:rPr>
                                              <w:rFonts w:ascii="Calibri" w:hAnsi="Calibri" w:cs="Calibri"/>
                                              <w:color w:val="000000"/>
                                            </w:rPr>
                                          </w:rPrChange>
                                        </w:rPr>
                                        <w:t>99)*</w:t>
                                      </w:r>
                                    </w:ins>
                                    <w:proofErr w:type="gramEnd"/>
                                    <w:del w:id="3922" w:author="Maino Vieytes, Christian (NIH/NIA/IRP) [F]" w:date="2023-11-15T15:54:00Z">
                                      <w:r w:rsidRPr="0049435F" w:rsidDel="00A12FDA">
                                        <w:rPr>
                                          <w:rFonts w:ascii="Times New Roman" w:hAnsi="Times New Roman" w:cs="Times New Roman"/>
                                          <w:sz w:val="18"/>
                                          <w:szCs w:val="18"/>
                                          <w:rPrChange w:id="3923"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3924"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pPr>
                                      <w:jc w:val="center"/>
                                      <w:rPr>
                                        <w:del w:id="3925" w:author="Maino Vieytes, Christian (NIH/NIA/IRP) [F]" w:date="2023-11-15T16:23:00Z"/>
                                        <w:rFonts w:ascii="Times New Roman" w:hAnsi="Times New Roman" w:cs="Times New Roman"/>
                                        <w:sz w:val="18"/>
                                        <w:szCs w:val="18"/>
                                        <w:rPrChange w:id="3926" w:author="Maino Vieytes, Christian (NIH/NIA/IRP) [F]" w:date="2023-11-16T09:36:00Z">
                                          <w:rPr>
                                            <w:del w:id="3927" w:author="Maino Vieytes, Christian (NIH/NIA/IRP) [F]" w:date="2023-11-15T16:23:00Z"/>
                                            <w:rFonts w:ascii="Times New Roman" w:hAnsi="Times New Roman" w:cs="Times New Roman"/>
                                            <w:sz w:val="20"/>
                                            <w:szCs w:val="20"/>
                                          </w:rPr>
                                        </w:rPrChange>
                                      </w:rPr>
                                    </w:pPr>
                                    <w:ins w:id="3928" w:author="Maino Vieytes, Christian (NIH/NIA/IRP) [F]" w:date="2023-11-16T09:36:00Z">
                                      <w:r w:rsidRPr="0049435F">
                                        <w:rPr>
                                          <w:rFonts w:ascii="Times New Roman" w:hAnsi="Times New Roman" w:cs="Times New Roman"/>
                                          <w:color w:val="000000"/>
                                          <w:sz w:val="18"/>
                                          <w:szCs w:val="18"/>
                                          <w:rPrChange w:id="3929" w:author="Maino Vieytes, Christian (NIH/NIA/IRP) [F]" w:date="2023-11-16T09:36:00Z">
                                            <w:rPr>
                                              <w:rFonts w:ascii="Calibri" w:hAnsi="Calibri" w:cs="Calibri"/>
                                              <w:color w:val="000000"/>
                                            </w:rPr>
                                          </w:rPrChange>
                                        </w:rPr>
                                        <w:t>0.58</w:t>
                                      </w:r>
                                    </w:ins>
                                    <w:del w:id="3930" w:author="Maino Vieytes, Christian (NIH/NIA/IRP) [F]" w:date="2023-11-15T15:54:00Z">
                                      <w:r w:rsidRPr="0049435F" w:rsidDel="00A12FDA">
                                        <w:rPr>
                                          <w:rFonts w:ascii="Times New Roman" w:hAnsi="Times New Roman" w:cs="Times New Roman"/>
                                          <w:color w:val="000000"/>
                                          <w:sz w:val="18"/>
                                          <w:szCs w:val="18"/>
                                          <w:rPrChange w:id="3931"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3932" w:author="Maino Vieytes, Christian (NIH/NIA/IRP) [F]" w:date="2023-11-16T09:39:00Z">
                                    <w:tblPrEx>
                                      <w:tblW w:w="15011" w:type="dxa"/>
                                    </w:tblPrEx>
                                  </w:tblPrExChange>
                                </w:tblPrEx>
                                <w:trPr>
                                  <w:trHeight w:val="320"/>
                                  <w:trPrChange w:id="3933" w:author="Maino Vieytes, Christian (NIH/NIA/IRP) [F]" w:date="2023-11-16T09:39:00Z">
                                    <w:trPr>
                                      <w:gridAfter w:val="0"/>
                                      <w:trHeight w:val="320"/>
                                    </w:trPr>
                                  </w:trPrChange>
                                </w:trPr>
                                <w:tc>
                                  <w:tcPr>
                                    <w:tcW w:w="2317" w:type="dxa"/>
                                    <w:noWrap/>
                                    <w:vAlign w:val="center"/>
                                    <w:hideMark/>
                                    <w:tcPrChange w:id="3934"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39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3936"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3937"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3938"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3939" w:author="Maino Vieytes, Christian (NIH/NIA/IRP) [F]" w:date="2023-11-16T09:36:00Z">
                                          <w:rPr>
                                            <w:rFonts w:ascii="Times New Roman" w:hAnsi="Times New Roman" w:cs="Times New Roman"/>
                                            <w:sz w:val="20"/>
                                            <w:szCs w:val="20"/>
                                          </w:rPr>
                                        </w:rPrChange>
                                      </w:rPr>
                                    </w:pPr>
                                    <w:ins w:id="3940" w:author="Maino Vieytes, Christian (NIH/NIA/IRP) [F]" w:date="2023-11-16T09:36:00Z">
                                      <w:r w:rsidRPr="0049435F">
                                        <w:rPr>
                                          <w:rFonts w:ascii="Times New Roman" w:hAnsi="Times New Roman" w:cs="Times New Roman"/>
                                          <w:color w:val="000000"/>
                                          <w:sz w:val="18"/>
                                          <w:szCs w:val="18"/>
                                          <w:rPrChange w:id="3941" w:author="Maino Vieytes, Christian (NIH/NIA/IRP) [F]" w:date="2023-11-16T09:36:00Z">
                                            <w:rPr>
                                              <w:rFonts w:ascii="Calibri" w:hAnsi="Calibri" w:cs="Calibri"/>
                                              <w:color w:val="000000"/>
                                            </w:rPr>
                                          </w:rPrChange>
                                        </w:rPr>
                                        <w:t>1745</w:t>
                                      </w:r>
                                    </w:ins>
                                    <w:del w:id="3942" w:author="Maino Vieytes, Christian (NIH/NIA/IRP) [F]" w:date="2023-11-15T15:54:00Z">
                                      <w:r w:rsidRPr="0049435F" w:rsidDel="00A12FDA">
                                        <w:rPr>
                                          <w:rFonts w:ascii="Times New Roman" w:hAnsi="Times New Roman" w:cs="Times New Roman"/>
                                          <w:sz w:val="18"/>
                                          <w:szCs w:val="18"/>
                                          <w:rPrChange w:id="394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3944"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3945" w:author="Maino Vieytes, Christian (NIH/NIA/IRP) [F]" w:date="2023-11-16T09:36:00Z">
                                          <w:rPr>
                                            <w:rFonts w:ascii="Times New Roman" w:hAnsi="Times New Roman" w:cs="Times New Roman"/>
                                            <w:sz w:val="20"/>
                                            <w:szCs w:val="20"/>
                                          </w:rPr>
                                        </w:rPrChange>
                                      </w:rPr>
                                    </w:pPr>
                                    <w:ins w:id="3946" w:author="Maino Vieytes, Christian (NIH/NIA/IRP) [F]" w:date="2023-11-16T09:36:00Z">
                                      <w:r w:rsidRPr="0049435F">
                                        <w:rPr>
                                          <w:rFonts w:ascii="Times New Roman" w:hAnsi="Times New Roman" w:cs="Times New Roman"/>
                                          <w:color w:val="000000"/>
                                          <w:sz w:val="18"/>
                                          <w:szCs w:val="18"/>
                                          <w:rPrChange w:id="3947" w:author="Maino Vieytes, Christian (NIH/NIA/IRP) [F]" w:date="2023-11-16T09:36:00Z">
                                            <w:rPr>
                                              <w:rFonts w:ascii="Calibri" w:hAnsi="Calibri" w:cs="Calibri"/>
                                              <w:color w:val="000000"/>
                                            </w:rPr>
                                          </w:rPrChange>
                                        </w:rPr>
                                        <w:t>1.00</w:t>
                                      </w:r>
                                    </w:ins>
                                    <w:del w:id="3948" w:author="Maino Vieytes, Christian (NIH/NIA/IRP) [F]" w:date="2023-11-15T15:54:00Z">
                                      <w:r w:rsidRPr="0049435F" w:rsidDel="00A12FDA">
                                        <w:rPr>
                                          <w:rFonts w:ascii="Times New Roman" w:hAnsi="Times New Roman" w:cs="Times New Roman"/>
                                          <w:sz w:val="18"/>
                                          <w:szCs w:val="18"/>
                                          <w:rPrChange w:id="394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3950"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3951" w:author="Maino Vieytes, Christian (NIH/NIA/IRP) [F]" w:date="2023-11-16T09:38:00Z">
                                          <w:rPr>
                                            <w:rFonts w:ascii="Times New Roman" w:hAnsi="Times New Roman" w:cs="Times New Roman"/>
                                            <w:sz w:val="20"/>
                                            <w:szCs w:val="20"/>
                                          </w:rPr>
                                        </w:rPrChange>
                                      </w:rPr>
                                    </w:pPr>
                                    <w:ins w:id="3952" w:author="Maino Vieytes, Christian (NIH/NIA/IRP) [F]" w:date="2023-11-16T09:38:00Z">
                                      <w:r w:rsidRPr="0049435F">
                                        <w:rPr>
                                          <w:rFonts w:ascii="Times New Roman" w:hAnsi="Times New Roman" w:cs="Times New Roman"/>
                                          <w:color w:val="000000"/>
                                          <w:sz w:val="18"/>
                                          <w:szCs w:val="18"/>
                                          <w:rPrChange w:id="3953"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3954"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3955" w:author="Maino Vieytes, Christian (NIH/NIA/IRP) [F]" w:date="2023-11-16T09:38:00Z">
                                            <w:rPr>
                                              <w:rFonts w:ascii="Calibri" w:hAnsi="Calibri" w:cs="Calibri"/>
                                              <w:color w:val="000000"/>
                                            </w:rPr>
                                          </w:rPrChange>
                                        </w:rPr>
                                        <w:t>*</w:t>
                                      </w:r>
                                    </w:ins>
                                    <w:del w:id="3956" w:author="Maino Vieytes, Christian (NIH/NIA/IRP) [F]" w:date="2023-11-15T15:54:00Z">
                                      <w:r w:rsidRPr="0049435F" w:rsidDel="00A12FDA">
                                        <w:rPr>
                                          <w:rFonts w:ascii="Times New Roman" w:hAnsi="Times New Roman" w:cs="Times New Roman"/>
                                          <w:sz w:val="18"/>
                                          <w:szCs w:val="18"/>
                                          <w:rPrChange w:id="3957"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3958"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3959" w:author="Maino Vieytes, Christian (NIH/NIA/IRP) [F]" w:date="2023-11-16T09:38:00Z">
                                          <w:rPr>
                                            <w:rFonts w:ascii="Times New Roman" w:hAnsi="Times New Roman" w:cs="Times New Roman"/>
                                            <w:sz w:val="20"/>
                                            <w:szCs w:val="20"/>
                                          </w:rPr>
                                        </w:rPrChange>
                                      </w:rPr>
                                    </w:pPr>
                                    <w:ins w:id="3960" w:author="Maino Vieytes, Christian (NIH/NIA/IRP) [F]" w:date="2023-11-16T09:38:00Z">
                                      <w:r w:rsidRPr="0049435F">
                                        <w:rPr>
                                          <w:rFonts w:ascii="Times New Roman" w:hAnsi="Times New Roman" w:cs="Times New Roman"/>
                                          <w:color w:val="000000"/>
                                          <w:sz w:val="18"/>
                                          <w:szCs w:val="18"/>
                                          <w:rPrChange w:id="3961"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3962"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3963" w:author="Maino Vieytes, Christian (NIH/NIA/IRP) [F]" w:date="2023-11-16T09:38:00Z">
                                            <w:rPr>
                                              <w:rFonts w:ascii="Calibri" w:hAnsi="Calibri" w:cs="Calibri"/>
                                              <w:color w:val="000000"/>
                                            </w:rPr>
                                          </w:rPrChange>
                                        </w:rPr>
                                        <w:t>*</w:t>
                                      </w:r>
                                    </w:ins>
                                    <w:del w:id="3964" w:author="Maino Vieytes, Christian (NIH/NIA/IRP) [F]" w:date="2023-11-15T15:54:00Z">
                                      <w:r w:rsidRPr="0049435F" w:rsidDel="00A12FDA">
                                        <w:rPr>
                                          <w:rFonts w:ascii="Times New Roman" w:hAnsi="Times New Roman" w:cs="Times New Roman"/>
                                          <w:sz w:val="18"/>
                                          <w:szCs w:val="18"/>
                                          <w:rPrChange w:id="3965"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3966"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3967" w:author="Maino Vieytes, Christian (NIH/NIA/IRP) [F]" w:date="2023-11-16T09:38:00Z">
                                          <w:rPr>
                                            <w:rFonts w:ascii="Times New Roman" w:hAnsi="Times New Roman" w:cs="Times New Roman"/>
                                            <w:sz w:val="20"/>
                                            <w:szCs w:val="20"/>
                                          </w:rPr>
                                        </w:rPrChange>
                                      </w:rPr>
                                    </w:pPr>
                                    <w:ins w:id="3968" w:author="Maino Vieytes, Christian (NIH/NIA/IRP) [F]" w:date="2023-11-16T09:38:00Z">
                                      <w:r w:rsidRPr="0049435F">
                                        <w:rPr>
                                          <w:rFonts w:ascii="Times New Roman" w:hAnsi="Times New Roman" w:cs="Times New Roman"/>
                                          <w:color w:val="000000"/>
                                          <w:sz w:val="18"/>
                                          <w:szCs w:val="18"/>
                                          <w:rPrChange w:id="3969"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3970"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3971" w:author="Maino Vieytes, Christian (NIH/NIA/IRP) [F]" w:date="2023-11-16T09:38:00Z">
                                            <w:rPr>
                                              <w:rFonts w:ascii="Calibri" w:hAnsi="Calibri" w:cs="Calibri"/>
                                              <w:color w:val="000000"/>
                                            </w:rPr>
                                          </w:rPrChange>
                                        </w:rPr>
                                        <w:t>*</w:t>
                                      </w:r>
                                    </w:ins>
                                    <w:del w:id="3972" w:author="Maino Vieytes, Christian (NIH/NIA/IRP) [F]" w:date="2023-11-15T15:54:00Z">
                                      <w:r w:rsidRPr="0049435F" w:rsidDel="00A12FDA">
                                        <w:rPr>
                                          <w:rFonts w:ascii="Times New Roman" w:hAnsi="Times New Roman" w:cs="Times New Roman"/>
                                          <w:sz w:val="18"/>
                                          <w:szCs w:val="18"/>
                                          <w:rPrChange w:id="3973"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3974"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3975" w:author="Maino Vieytes, Christian (NIH/NIA/IRP) [F]" w:date="2023-11-16T09:38:00Z">
                                          <w:rPr>
                                            <w:rFonts w:ascii="Times New Roman" w:hAnsi="Times New Roman" w:cs="Times New Roman"/>
                                            <w:sz w:val="20"/>
                                            <w:szCs w:val="20"/>
                                          </w:rPr>
                                        </w:rPrChange>
                                      </w:rPr>
                                    </w:pPr>
                                    <w:ins w:id="3976" w:author="Maino Vieytes, Christian (NIH/NIA/IRP) [F]" w:date="2023-11-16T09:38:00Z">
                                      <w:r w:rsidRPr="0049435F">
                                        <w:rPr>
                                          <w:rFonts w:ascii="Times New Roman" w:hAnsi="Times New Roman" w:cs="Times New Roman"/>
                                          <w:color w:val="000000"/>
                                          <w:sz w:val="18"/>
                                          <w:szCs w:val="18"/>
                                          <w:rPrChange w:id="3977"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3978" w:author="Maino Vieytes, Christian (NIH/NIA/IRP) [F]" w:date="2023-11-16T09:38:00Z">
                                            <w:rPr>
                                              <w:rFonts w:ascii="Calibri" w:hAnsi="Calibri" w:cs="Calibri"/>
                                              <w:color w:val="000000"/>
                                            </w:rPr>
                                          </w:rPrChange>
                                        </w:rPr>
                                        <w:t>35)*</w:t>
                                      </w:r>
                                    </w:ins>
                                    <w:proofErr w:type="gramEnd"/>
                                    <w:del w:id="3979" w:author="Maino Vieytes, Christian (NIH/NIA/IRP) [F]" w:date="2023-11-15T15:54:00Z">
                                      <w:r w:rsidRPr="0049435F" w:rsidDel="00A12FDA">
                                        <w:rPr>
                                          <w:rFonts w:ascii="Times New Roman" w:hAnsi="Times New Roman" w:cs="Times New Roman"/>
                                          <w:sz w:val="18"/>
                                          <w:szCs w:val="18"/>
                                          <w:rPrChange w:id="3980"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3981"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3982" w:author="Maino Vieytes, Christian (NIH/NIA/IRP) [F]" w:date="2023-11-16T09:38:00Z">
                                          <w:rPr>
                                            <w:rFonts w:ascii="Times New Roman" w:hAnsi="Times New Roman" w:cs="Times New Roman"/>
                                            <w:sz w:val="20"/>
                                            <w:szCs w:val="20"/>
                                          </w:rPr>
                                        </w:rPrChange>
                                      </w:rPr>
                                    </w:pPr>
                                    <w:ins w:id="3983" w:author="Maino Vieytes, Christian (NIH/NIA/IRP) [F]" w:date="2023-11-16T09:38:00Z">
                                      <w:r w:rsidRPr="0049435F">
                                        <w:rPr>
                                          <w:rFonts w:ascii="Times New Roman" w:hAnsi="Times New Roman" w:cs="Times New Roman"/>
                                          <w:color w:val="000000"/>
                                          <w:sz w:val="18"/>
                                          <w:szCs w:val="18"/>
                                          <w:rPrChange w:id="3984" w:author="Maino Vieytes, Christian (NIH/NIA/IRP) [F]" w:date="2023-11-16T09:38:00Z">
                                            <w:rPr>
                                              <w:rFonts w:ascii="Calibri" w:hAnsi="Calibri" w:cs="Calibri"/>
                                              <w:color w:val="000000"/>
                                            </w:rPr>
                                          </w:rPrChange>
                                        </w:rPr>
                                        <w:t>&lt; 0.01**</w:t>
                                      </w:r>
                                    </w:ins>
                                    <w:del w:id="3985" w:author="Maino Vieytes, Christian (NIH/NIA/IRP) [F]" w:date="2023-11-15T15:54:00Z">
                                      <w:r w:rsidRPr="0049435F" w:rsidDel="00A12FDA">
                                        <w:rPr>
                                          <w:rFonts w:ascii="Times New Roman" w:hAnsi="Times New Roman" w:cs="Times New Roman"/>
                                          <w:sz w:val="18"/>
                                          <w:szCs w:val="18"/>
                                          <w:rPrChange w:id="3986"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3987"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3988" w:author="Maino Vieytes, Christian (NIH/NIA/IRP) [F]" w:date="2023-11-16T09:38:00Z">
                                          <w:rPr>
                                            <w:rFonts w:ascii="Times New Roman" w:hAnsi="Times New Roman" w:cs="Times New Roman"/>
                                            <w:sz w:val="20"/>
                                            <w:szCs w:val="20"/>
                                          </w:rPr>
                                        </w:rPrChange>
                                      </w:rPr>
                                    </w:pPr>
                                    <w:ins w:id="3989" w:author="Maino Vieytes, Christian (NIH/NIA/IRP) [F]" w:date="2023-11-16T09:38:00Z">
                                      <w:r w:rsidRPr="0049435F">
                                        <w:rPr>
                                          <w:rFonts w:ascii="Times New Roman" w:hAnsi="Times New Roman" w:cs="Times New Roman"/>
                                          <w:color w:val="000000"/>
                                          <w:sz w:val="18"/>
                                          <w:szCs w:val="18"/>
                                          <w:rPrChange w:id="3990"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3991" w:author="Maino Vieytes, Christian (NIH/NIA/IRP) [F]" w:date="2023-11-16T09:38:00Z">
                                            <w:rPr>
                                              <w:rFonts w:ascii="Calibri" w:hAnsi="Calibri" w:cs="Calibri"/>
                                              <w:color w:val="000000"/>
                                            </w:rPr>
                                          </w:rPrChange>
                                        </w:rPr>
                                        <w:t>31)*</w:t>
                                      </w:r>
                                    </w:ins>
                                    <w:proofErr w:type="gramEnd"/>
                                    <w:del w:id="3992" w:author="Maino Vieytes, Christian (NIH/NIA/IRP) [F]" w:date="2023-11-15T15:54:00Z">
                                      <w:r w:rsidRPr="0049435F" w:rsidDel="00A12FDA">
                                        <w:rPr>
                                          <w:rFonts w:ascii="Times New Roman" w:hAnsi="Times New Roman" w:cs="Times New Roman"/>
                                          <w:sz w:val="18"/>
                                          <w:szCs w:val="18"/>
                                          <w:rPrChange w:id="3993"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3994"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3995" w:author="Maino Vieytes, Christian (NIH/NIA/IRP) [F]" w:date="2023-11-16T09:38:00Z">
                                          <w:rPr>
                                            <w:rFonts w:ascii="Times New Roman" w:hAnsi="Times New Roman" w:cs="Times New Roman"/>
                                            <w:sz w:val="20"/>
                                            <w:szCs w:val="20"/>
                                          </w:rPr>
                                        </w:rPrChange>
                                      </w:rPr>
                                    </w:pPr>
                                    <w:ins w:id="3996" w:author="Maino Vieytes, Christian (NIH/NIA/IRP) [F]" w:date="2023-11-16T09:38:00Z">
                                      <w:r w:rsidRPr="0049435F">
                                        <w:rPr>
                                          <w:rFonts w:ascii="Times New Roman" w:hAnsi="Times New Roman" w:cs="Times New Roman"/>
                                          <w:color w:val="000000"/>
                                          <w:sz w:val="18"/>
                                          <w:szCs w:val="18"/>
                                          <w:rPrChange w:id="3997" w:author="Maino Vieytes, Christian (NIH/NIA/IRP) [F]" w:date="2023-11-16T09:38:00Z">
                                            <w:rPr>
                                              <w:rFonts w:ascii="Calibri" w:hAnsi="Calibri" w:cs="Calibri"/>
                                              <w:color w:val="000000"/>
                                            </w:rPr>
                                          </w:rPrChange>
                                        </w:rPr>
                                        <w:t>&lt; 0.01**</w:t>
                                      </w:r>
                                    </w:ins>
                                    <w:del w:id="3998" w:author="Maino Vieytes, Christian (NIH/NIA/IRP) [F]" w:date="2023-11-15T15:54:00Z">
                                      <w:r w:rsidRPr="0049435F" w:rsidDel="00A12FDA">
                                        <w:rPr>
                                          <w:rFonts w:ascii="Times New Roman" w:hAnsi="Times New Roman" w:cs="Times New Roman"/>
                                          <w:color w:val="000000"/>
                                          <w:sz w:val="18"/>
                                          <w:szCs w:val="18"/>
                                          <w:rPrChange w:id="3999"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4000" w:author="Maino Vieytes, Christian (NIH/NIA/IRP) [F]" w:date="2023-11-16T09:39:00Z">
                                    <w:tblPrEx>
                                      <w:tblW w:w="15091" w:type="dxa"/>
                                    </w:tblPrEx>
                                  </w:tblPrExChange>
                                </w:tblPrEx>
                                <w:trPr>
                                  <w:trHeight w:val="320"/>
                                  <w:trPrChange w:id="4001" w:author="Maino Vieytes, Christian (NIH/NIA/IRP) [F]" w:date="2023-11-16T09:39:00Z">
                                    <w:trPr>
                                      <w:gridAfter w:val="0"/>
                                      <w:trHeight w:val="320"/>
                                    </w:trPr>
                                  </w:trPrChange>
                                </w:trPr>
                                <w:tc>
                                  <w:tcPr>
                                    <w:tcW w:w="2317" w:type="dxa"/>
                                    <w:noWrap/>
                                    <w:vAlign w:val="center"/>
                                    <w:hideMark/>
                                    <w:tcPrChange w:id="4002"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4003"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4004"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4005" w:author="Maino Vieytes, Christian (NIH/NIA/IRP) [F]" w:date="2023-11-16T09:36:00Z">
                                          <w:rPr>
                                            <w:rFonts w:ascii="Times New Roman" w:hAnsi="Times New Roman" w:cs="Times New Roman"/>
                                            <w:sz w:val="20"/>
                                            <w:szCs w:val="20"/>
                                          </w:rPr>
                                        </w:rPrChange>
                                      </w:rPr>
                                    </w:pPr>
                                    <w:ins w:id="4006" w:author="Maino Vieytes, Christian (NIH/NIA/IRP) [F]" w:date="2023-11-16T09:36:00Z">
                                      <w:r w:rsidRPr="0049435F">
                                        <w:rPr>
                                          <w:rFonts w:ascii="Times New Roman" w:hAnsi="Times New Roman" w:cs="Times New Roman"/>
                                          <w:color w:val="000000"/>
                                          <w:sz w:val="18"/>
                                          <w:szCs w:val="18"/>
                                          <w:rPrChange w:id="4007" w:author="Maino Vieytes, Christian (NIH/NIA/IRP) [F]" w:date="2023-11-16T09:36:00Z">
                                            <w:rPr>
                                              <w:rFonts w:ascii="Calibri" w:hAnsi="Calibri" w:cs="Calibri"/>
                                              <w:color w:val="000000"/>
                                            </w:rPr>
                                          </w:rPrChange>
                                        </w:rPr>
                                        <w:t>1745</w:t>
                                      </w:r>
                                    </w:ins>
                                    <w:del w:id="4008" w:author="Maino Vieytes, Christian (NIH/NIA/IRP) [F]" w:date="2023-11-15T15:54:00Z">
                                      <w:r w:rsidRPr="0049435F" w:rsidDel="00A12FDA">
                                        <w:rPr>
                                          <w:rFonts w:ascii="Times New Roman" w:hAnsi="Times New Roman" w:cs="Times New Roman"/>
                                          <w:sz w:val="18"/>
                                          <w:szCs w:val="18"/>
                                          <w:rPrChange w:id="400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010"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4011" w:author="Maino Vieytes, Christian (NIH/NIA/IRP) [F]" w:date="2023-11-16T09:36:00Z">
                                          <w:rPr>
                                            <w:rFonts w:ascii="Times New Roman" w:hAnsi="Times New Roman" w:cs="Times New Roman"/>
                                            <w:sz w:val="20"/>
                                            <w:szCs w:val="20"/>
                                          </w:rPr>
                                        </w:rPrChange>
                                      </w:rPr>
                                    </w:pPr>
                                    <w:ins w:id="4012" w:author="Maino Vieytes, Christian (NIH/NIA/IRP) [F]" w:date="2023-11-16T09:36:00Z">
                                      <w:r w:rsidRPr="0049435F">
                                        <w:rPr>
                                          <w:rFonts w:ascii="Times New Roman" w:hAnsi="Times New Roman" w:cs="Times New Roman"/>
                                          <w:color w:val="000000"/>
                                          <w:sz w:val="18"/>
                                          <w:szCs w:val="18"/>
                                          <w:rPrChange w:id="4013" w:author="Maino Vieytes, Christian (NIH/NIA/IRP) [F]" w:date="2023-11-16T09:36:00Z">
                                            <w:rPr>
                                              <w:rFonts w:ascii="Calibri" w:hAnsi="Calibri" w:cs="Calibri"/>
                                              <w:color w:val="000000"/>
                                            </w:rPr>
                                          </w:rPrChange>
                                        </w:rPr>
                                        <w:t>1.00</w:t>
                                      </w:r>
                                    </w:ins>
                                    <w:del w:id="4014" w:author="Maino Vieytes, Christian (NIH/NIA/IRP) [F]" w:date="2023-11-15T15:54:00Z">
                                      <w:r w:rsidRPr="0049435F" w:rsidDel="00A12FDA">
                                        <w:rPr>
                                          <w:rFonts w:ascii="Times New Roman" w:hAnsi="Times New Roman" w:cs="Times New Roman"/>
                                          <w:sz w:val="18"/>
                                          <w:szCs w:val="18"/>
                                          <w:rPrChange w:id="401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016"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4017" w:author="Maino Vieytes, Christian (NIH/NIA/IRP) [F]" w:date="2023-11-16T09:38:00Z">
                                          <w:rPr>
                                            <w:rFonts w:ascii="Times New Roman" w:hAnsi="Times New Roman" w:cs="Times New Roman"/>
                                            <w:sz w:val="20"/>
                                            <w:szCs w:val="20"/>
                                          </w:rPr>
                                        </w:rPrChange>
                                      </w:rPr>
                                    </w:pPr>
                                    <w:ins w:id="4018" w:author="Maino Vieytes, Christian (NIH/NIA/IRP) [F]" w:date="2023-11-16T09:38:00Z">
                                      <w:r w:rsidRPr="0049435F">
                                        <w:rPr>
                                          <w:rFonts w:ascii="Times New Roman" w:hAnsi="Times New Roman" w:cs="Times New Roman"/>
                                          <w:color w:val="000000"/>
                                          <w:sz w:val="18"/>
                                          <w:szCs w:val="18"/>
                                          <w:rPrChange w:id="4019" w:author="Maino Vieytes, Christian (NIH/NIA/IRP) [F]" w:date="2023-11-16T09:38:00Z">
                                            <w:rPr>
                                              <w:rFonts w:ascii="Calibri" w:hAnsi="Calibri" w:cs="Calibri"/>
                                              <w:color w:val="000000"/>
                                            </w:rPr>
                                          </w:rPrChange>
                                        </w:rPr>
                                        <w:t>0.98 (0.68-1.42)</w:t>
                                      </w:r>
                                    </w:ins>
                                    <w:del w:id="4020" w:author="Maino Vieytes, Christian (NIH/NIA/IRP) [F]" w:date="2023-11-15T15:54:00Z">
                                      <w:r w:rsidRPr="0049435F" w:rsidDel="00A12FDA">
                                        <w:rPr>
                                          <w:rFonts w:ascii="Times New Roman" w:hAnsi="Times New Roman" w:cs="Times New Roman"/>
                                          <w:sz w:val="18"/>
                                          <w:szCs w:val="18"/>
                                          <w:rPrChange w:id="4021"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4022"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4023" w:author="Maino Vieytes, Christian (NIH/NIA/IRP) [F]" w:date="2023-11-16T09:38:00Z">
                                          <w:rPr>
                                            <w:rFonts w:ascii="Times New Roman" w:hAnsi="Times New Roman" w:cs="Times New Roman"/>
                                            <w:sz w:val="20"/>
                                            <w:szCs w:val="20"/>
                                          </w:rPr>
                                        </w:rPrChange>
                                      </w:rPr>
                                    </w:pPr>
                                    <w:ins w:id="4024" w:author="Maino Vieytes, Christian (NIH/NIA/IRP) [F]" w:date="2023-11-16T09:38:00Z">
                                      <w:r w:rsidRPr="0049435F">
                                        <w:rPr>
                                          <w:rFonts w:ascii="Times New Roman" w:hAnsi="Times New Roman" w:cs="Times New Roman"/>
                                          <w:color w:val="000000"/>
                                          <w:sz w:val="18"/>
                                          <w:szCs w:val="18"/>
                                          <w:rPrChange w:id="4025" w:author="Maino Vieytes, Christian (NIH/NIA/IRP) [F]" w:date="2023-11-16T09:38:00Z">
                                            <w:rPr>
                                              <w:rFonts w:ascii="Calibri" w:hAnsi="Calibri" w:cs="Calibri"/>
                                              <w:color w:val="000000"/>
                                            </w:rPr>
                                          </w:rPrChange>
                                        </w:rPr>
                                        <w:t>0.72 (0.47-1.10)</w:t>
                                      </w:r>
                                    </w:ins>
                                    <w:del w:id="4026" w:author="Maino Vieytes, Christian (NIH/NIA/IRP) [F]" w:date="2023-11-15T15:54:00Z">
                                      <w:r w:rsidRPr="0049435F" w:rsidDel="00A12FDA">
                                        <w:rPr>
                                          <w:rFonts w:ascii="Times New Roman" w:hAnsi="Times New Roman" w:cs="Times New Roman"/>
                                          <w:sz w:val="18"/>
                                          <w:szCs w:val="18"/>
                                          <w:rPrChange w:id="4027"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4028"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4029" w:author="Maino Vieytes, Christian (NIH/NIA/IRP) [F]" w:date="2023-11-16T09:38:00Z">
                                          <w:rPr>
                                            <w:rFonts w:ascii="Times New Roman" w:hAnsi="Times New Roman" w:cs="Times New Roman"/>
                                            <w:sz w:val="20"/>
                                            <w:szCs w:val="20"/>
                                          </w:rPr>
                                        </w:rPrChange>
                                      </w:rPr>
                                    </w:pPr>
                                    <w:ins w:id="4030" w:author="Maino Vieytes, Christian (NIH/NIA/IRP) [F]" w:date="2023-11-16T09:38:00Z">
                                      <w:r w:rsidRPr="0049435F">
                                        <w:rPr>
                                          <w:rFonts w:ascii="Times New Roman" w:hAnsi="Times New Roman" w:cs="Times New Roman"/>
                                          <w:color w:val="000000"/>
                                          <w:sz w:val="18"/>
                                          <w:szCs w:val="18"/>
                                          <w:rPrChange w:id="4031" w:author="Maino Vieytes, Christian (NIH/NIA/IRP) [F]" w:date="2023-11-16T09:38:00Z">
                                            <w:rPr>
                                              <w:rFonts w:ascii="Calibri" w:hAnsi="Calibri" w:cs="Calibri"/>
                                              <w:color w:val="000000"/>
                                            </w:rPr>
                                          </w:rPrChange>
                                        </w:rPr>
                                        <w:t>0.83 (0.53-1.32)</w:t>
                                      </w:r>
                                    </w:ins>
                                    <w:del w:id="4032" w:author="Maino Vieytes, Christian (NIH/NIA/IRP) [F]" w:date="2023-11-15T15:54:00Z">
                                      <w:r w:rsidRPr="0049435F" w:rsidDel="00A12FDA">
                                        <w:rPr>
                                          <w:rFonts w:ascii="Times New Roman" w:hAnsi="Times New Roman" w:cs="Times New Roman"/>
                                          <w:sz w:val="18"/>
                                          <w:szCs w:val="18"/>
                                          <w:rPrChange w:id="4033"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4034"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4035" w:author="Maino Vieytes, Christian (NIH/NIA/IRP) [F]" w:date="2023-11-16T09:38:00Z">
                                          <w:rPr>
                                            <w:rFonts w:ascii="Times New Roman" w:hAnsi="Times New Roman" w:cs="Times New Roman"/>
                                            <w:sz w:val="20"/>
                                            <w:szCs w:val="20"/>
                                          </w:rPr>
                                        </w:rPrChange>
                                      </w:rPr>
                                    </w:pPr>
                                    <w:ins w:id="4036" w:author="Maino Vieytes, Christian (NIH/NIA/IRP) [F]" w:date="2023-11-16T09:38:00Z">
                                      <w:r w:rsidRPr="0049435F">
                                        <w:rPr>
                                          <w:rFonts w:ascii="Times New Roman" w:hAnsi="Times New Roman" w:cs="Times New Roman"/>
                                          <w:color w:val="000000"/>
                                          <w:sz w:val="18"/>
                                          <w:szCs w:val="18"/>
                                          <w:rPrChange w:id="4037" w:author="Maino Vieytes, Christian (NIH/NIA/IRP) [F]" w:date="2023-11-16T09:38:00Z">
                                            <w:rPr>
                                              <w:rFonts w:ascii="Calibri" w:hAnsi="Calibri" w:cs="Calibri"/>
                                              <w:color w:val="000000"/>
                                            </w:rPr>
                                          </w:rPrChange>
                                        </w:rPr>
                                        <w:t>0.80 (0.52-1.22)</w:t>
                                      </w:r>
                                    </w:ins>
                                    <w:del w:id="4038" w:author="Maino Vieytes, Christian (NIH/NIA/IRP) [F]" w:date="2023-11-15T15:54:00Z">
                                      <w:r w:rsidRPr="0049435F" w:rsidDel="00A12FDA">
                                        <w:rPr>
                                          <w:rFonts w:ascii="Times New Roman" w:hAnsi="Times New Roman" w:cs="Times New Roman"/>
                                          <w:sz w:val="18"/>
                                          <w:szCs w:val="18"/>
                                          <w:rPrChange w:id="4039"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4040"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4041" w:author="Maino Vieytes, Christian (NIH/NIA/IRP) [F]" w:date="2023-11-16T09:38:00Z">
                                          <w:rPr>
                                            <w:rFonts w:ascii="Times New Roman" w:hAnsi="Times New Roman" w:cs="Times New Roman"/>
                                            <w:sz w:val="20"/>
                                            <w:szCs w:val="20"/>
                                          </w:rPr>
                                        </w:rPrChange>
                                      </w:rPr>
                                    </w:pPr>
                                    <w:ins w:id="4042" w:author="Maino Vieytes, Christian (NIH/NIA/IRP) [F]" w:date="2023-11-16T09:38:00Z">
                                      <w:r w:rsidRPr="0049435F">
                                        <w:rPr>
                                          <w:rFonts w:ascii="Times New Roman" w:hAnsi="Times New Roman" w:cs="Times New Roman"/>
                                          <w:color w:val="000000"/>
                                          <w:sz w:val="18"/>
                                          <w:szCs w:val="18"/>
                                          <w:rPrChange w:id="4043" w:author="Maino Vieytes, Christian (NIH/NIA/IRP) [F]" w:date="2023-11-16T09:38:00Z">
                                            <w:rPr>
                                              <w:rFonts w:ascii="Calibri" w:hAnsi="Calibri" w:cs="Calibri"/>
                                              <w:color w:val="000000"/>
                                            </w:rPr>
                                          </w:rPrChange>
                                        </w:rPr>
                                        <w:t>0.22</w:t>
                                      </w:r>
                                    </w:ins>
                                    <w:del w:id="4044" w:author="Maino Vieytes, Christian (NIH/NIA/IRP) [F]" w:date="2023-11-15T15:54:00Z">
                                      <w:r w:rsidRPr="0049435F" w:rsidDel="00A12FDA">
                                        <w:rPr>
                                          <w:rFonts w:ascii="Times New Roman" w:hAnsi="Times New Roman" w:cs="Times New Roman"/>
                                          <w:sz w:val="18"/>
                                          <w:szCs w:val="18"/>
                                          <w:rPrChange w:id="4045"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4046"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4047" w:author="Maino Vieytes, Christian (NIH/NIA/IRP) [F]" w:date="2023-11-16T09:38:00Z">
                                          <w:rPr>
                                            <w:rFonts w:ascii="Times New Roman" w:hAnsi="Times New Roman" w:cs="Times New Roman"/>
                                            <w:sz w:val="20"/>
                                            <w:szCs w:val="20"/>
                                          </w:rPr>
                                        </w:rPrChange>
                                      </w:rPr>
                                    </w:pPr>
                                    <w:ins w:id="4048" w:author="Maino Vieytes, Christian (NIH/NIA/IRP) [F]" w:date="2023-11-16T09:38:00Z">
                                      <w:r w:rsidRPr="0049435F">
                                        <w:rPr>
                                          <w:rFonts w:ascii="Times New Roman" w:hAnsi="Times New Roman" w:cs="Times New Roman"/>
                                          <w:color w:val="000000"/>
                                          <w:sz w:val="18"/>
                                          <w:szCs w:val="18"/>
                                          <w:rPrChange w:id="4049" w:author="Maino Vieytes, Christian (NIH/NIA/IRP) [F]" w:date="2023-11-16T09:38:00Z">
                                            <w:rPr>
                                              <w:rFonts w:ascii="Calibri" w:hAnsi="Calibri" w:cs="Calibri"/>
                                              <w:color w:val="000000"/>
                                            </w:rPr>
                                          </w:rPrChange>
                                        </w:rPr>
                                        <w:t>0.88 (0.75-1.02)</w:t>
                                      </w:r>
                                    </w:ins>
                                    <w:del w:id="4050" w:author="Maino Vieytes, Christian (NIH/NIA/IRP) [F]" w:date="2023-11-15T15:54:00Z">
                                      <w:r w:rsidRPr="0049435F" w:rsidDel="00A12FDA">
                                        <w:rPr>
                                          <w:rFonts w:ascii="Times New Roman" w:hAnsi="Times New Roman" w:cs="Times New Roman"/>
                                          <w:sz w:val="18"/>
                                          <w:szCs w:val="18"/>
                                          <w:rPrChange w:id="4051"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4052"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4053" w:author="Maino Vieytes, Christian (NIH/NIA/IRP) [F]" w:date="2023-11-16T09:38:00Z">
                                          <w:rPr>
                                            <w:rFonts w:ascii="Times New Roman" w:hAnsi="Times New Roman" w:cs="Times New Roman"/>
                                            <w:sz w:val="20"/>
                                            <w:szCs w:val="20"/>
                                          </w:rPr>
                                        </w:rPrChange>
                                      </w:rPr>
                                    </w:pPr>
                                    <w:ins w:id="4054" w:author="Maino Vieytes, Christian (NIH/NIA/IRP) [F]" w:date="2023-11-16T09:38:00Z">
                                      <w:r w:rsidRPr="0049435F">
                                        <w:rPr>
                                          <w:rFonts w:ascii="Times New Roman" w:hAnsi="Times New Roman" w:cs="Times New Roman"/>
                                          <w:color w:val="000000"/>
                                          <w:sz w:val="18"/>
                                          <w:szCs w:val="18"/>
                                          <w:rPrChange w:id="4055" w:author="Maino Vieytes, Christian (NIH/NIA/IRP) [F]" w:date="2023-11-16T09:38:00Z">
                                            <w:rPr>
                                              <w:rFonts w:ascii="Calibri" w:hAnsi="Calibri" w:cs="Calibri"/>
                                              <w:color w:val="000000"/>
                                            </w:rPr>
                                          </w:rPrChange>
                                        </w:rPr>
                                        <w:t>0.42</w:t>
                                      </w:r>
                                    </w:ins>
                                    <w:del w:id="4056" w:author="Maino Vieytes, Christian (NIH/NIA/IRP) [F]" w:date="2023-11-15T15:54:00Z">
                                      <w:r w:rsidRPr="0049435F" w:rsidDel="00A12FDA">
                                        <w:rPr>
                                          <w:rFonts w:ascii="Times New Roman" w:hAnsi="Times New Roman" w:cs="Times New Roman"/>
                                          <w:color w:val="000000"/>
                                          <w:sz w:val="18"/>
                                          <w:szCs w:val="18"/>
                                          <w:rPrChange w:id="4057"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4058" w:author="Maino Vieytes, Christian (NIH/NIA/IRP) [F]" w:date="2023-11-16T09:39:00Z">
                                    <w:tblPrEx>
                                      <w:tblW w:w="15011" w:type="dxa"/>
                                    </w:tblPrEx>
                                  </w:tblPrExChange>
                                </w:tblPrEx>
                                <w:trPr>
                                  <w:trHeight w:val="320"/>
                                  <w:trPrChange w:id="4059" w:author="Maino Vieytes, Christian (NIH/NIA/IRP) [F]" w:date="2023-11-16T09:39:00Z">
                                    <w:trPr>
                                      <w:gridAfter w:val="0"/>
                                      <w:trHeight w:val="320"/>
                                    </w:trPr>
                                  </w:trPrChange>
                                </w:trPr>
                                <w:tc>
                                  <w:tcPr>
                                    <w:tcW w:w="2317" w:type="dxa"/>
                                    <w:noWrap/>
                                    <w:vAlign w:val="center"/>
                                    <w:tcPrChange w:id="4060"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40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062"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063"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064"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4065" w:author="Maino Vieytes, Christian (NIH/NIA/IRP) [F]" w:date="2023-11-16T09:36:00Z">
                                          <w:rPr>
                                            <w:rFonts w:ascii="Times New Roman" w:hAnsi="Times New Roman" w:cs="Times New Roman"/>
                                            <w:sz w:val="20"/>
                                            <w:szCs w:val="20"/>
                                          </w:rPr>
                                        </w:rPrChange>
                                      </w:rPr>
                                    </w:pPr>
                                    <w:ins w:id="4066" w:author="Maino Vieytes, Christian (NIH/NIA/IRP) [F]" w:date="2023-11-16T09:36:00Z">
                                      <w:r w:rsidRPr="0049435F">
                                        <w:rPr>
                                          <w:rFonts w:ascii="Times New Roman" w:hAnsi="Times New Roman" w:cs="Times New Roman"/>
                                          <w:color w:val="000000"/>
                                          <w:sz w:val="18"/>
                                          <w:szCs w:val="18"/>
                                          <w:rPrChange w:id="4067" w:author="Maino Vieytes, Christian (NIH/NIA/IRP) [F]" w:date="2023-11-16T09:36:00Z">
                                            <w:rPr>
                                              <w:rFonts w:ascii="Calibri" w:hAnsi="Calibri" w:cs="Calibri"/>
                                              <w:color w:val="000000"/>
                                            </w:rPr>
                                          </w:rPrChange>
                                        </w:rPr>
                                        <w:t>1745</w:t>
                                      </w:r>
                                    </w:ins>
                                    <w:del w:id="4068" w:author="Maino Vieytes, Christian (NIH/NIA/IRP) [F]" w:date="2023-11-15T15:54:00Z">
                                      <w:r w:rsidRPr="0049435F" w:rsidDel="00A12FDA">
                                        <w:rPr>
                                          <w:rFonts w:ascii="Times New Roman" w:hAnsi="Times New Roman" w:cs="Times New Roman"/>
                                          <w:color w:val="000000"/>
                                          <w:sz w:val="18"/>
                                          <w:szCs w:val="18"/>
                                          <w:rPrChange w:id="4069"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4070"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4071" w:author="Maino Vieytes, Christian (NIH/NIA/IRP) [F]" w:date="2023-11-16T09:36:00Z">
                                          <w:rPr>
                                            <w:rFonts w:ascii="Times New Roman" w:hAnsi="Times New Roman" w:cs="Times New Roman"/>
                                            <w:sz w:val="20"/>
                                            <w:szCs w:val="20"/>
                                          </w:rPr>
                                        </w:rPrChange>
                                      </w:rPr>
                                    </w:pPr>
                                    <w:ins w:id="4072" w:author="Maino Vieytes, Christian (NIH/NIA/IRP) [F]" w:date="2023-11-16T09:36:00Z">
                                      <w:r w:rsidRPr="0049435F">
                                        <w:rPr>
                                          <w:rFonts w:ascii="Times New Roman" w:hAnsi="Times New Roman" w:cs="Times New Roman"/>
                                          <w:color w:val="000000"/>
                                          <w:sz w:val="18"/>
                                          <w:szCs w:val="18"/>
                                          <w:rPrChange w:id="4073" w:author="Maino Vieytes, Christian (NIH/NIA/IRP) [F]" w:date="2023-11-16T09:36:00Z">
                                            <w:rPr>
                                              <w:rFonts w:ascii="Calibri" w:hAnsi="Calibri" w:cs="Calibri"/>
                                              <w:color w:val="000000"/>
                                            </w:rPr>
                                          </w:rPrChange>
                                        </w:rPr>
                                        <w:t>1.00</w:t>
                                      </w:r>
                                    </w:ins>
                                    <w:del w:id="4074" w:author="Maino Vieytes, Christian (NIH/NIA/IRP) [F]" w:date="2023-11-15T15:54:00Z">
                                      <w:r w:rsidRPr="0049435F" w:rsidDel="00A12FDA">
                                        <w:rPr>
                                          <w:rFonts w:ascii="Times New Roman" w:hAnsi="Times New Roman" w:cs="Times New Roman"/>
                                          <w:color w:val="000000"/>
                                          <w:sz w:val="18"/>
                                          <w:szCs w:val="18"/>
                                          <w:rPrChange w:id="4075"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4076"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4077" w:author="Maino Vieytes, Christian (NIH/NIA/IRP) [F]" w:date="2023-11-16T09:38:00Z">
                                          <w:rPr>
                                            <w:rFonts w:ascii="Times New Roman" w:hAnsi="Times New Roman" w:cs="Times New Roman"/>
                                            <w:sz w:val="20"/>
                                            <w:szCs w:val="20"/>
                                          </w:rPr>
                                        </w:rPrChange>
                                      </w:rPr>
                                    </w:pPr>
                                    <w:ins w:id="4078" w:author="Maino Vieytes, Christian (NIH/NIA/IRP) [F]" w:date="2023-11-16T09:38:00Z">
                                      <w:r w:rsidRPr="0049435F">
                                        <w:rPr>
                                          <w:rFonts w:ascii="Times New Roman" w:hAnsi="Times New Roman" w:cs="Times New Roman"/>
                                          <w:color w:val="000000"/>
                                          <w:sz w:val="18"/>
                                          <w:szCs w:val="18"/>
                                          <w:rPrChange w:id="4079" w:author="Maino Vieytes, Christian (NIH/NIA/IRP) [F]" w:date="2023-11-16T09:38:00Z">
                                            <w:rPr>
                                              <w:rFonts w:ascii="Calibri" w:hAnsi="Calibri" w:cs="Calibri"/>
                                              <w:color w:val="000000"/>
                                            </w:rPr>
                                          </w:rPrChange>
                                        </w:rPr>
                                        <w:t>0.98 (0.64-1.51)</w:t>
                                      </w:r>
                                    </w:ins>
                                    <w:del w:id="4080" w:author="Maino Vieytes, Christian (NIH/NIA/IRP) [F]" w:date="2023-11-15T15:54:00Z">
                                      <w:r w:rsidRPr="0049435F" w:rsidDel="00A12FDA">
                                        <w:rPr>
                                          <w:rFonts w:ascii="Times New Roman" w:hAnsi="Times New Roman" w:cs="Times New Roman"/>
                                          <w:color w:val="000000"/>
                                          <w:sz w:val="18"/>
                                          <w:szCs w:val="18"/>
                                          <w:rPrChange w:id="4081"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4082"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4083" w:author="Maino Vieytes, Christian (NIH/NIA/IRP) [F]" w:date="2023-11-16T09:38:00Z">
                                          <w:rPr>
                                            <w:rFonts w:ascii="Times New Roman" w:hAnsi="Times New Roman" w:cs="Times New Roman"/>
                                            <w:sz w:val="20"/>
                                            <w:szCs w:val="20"/>
                                          </w:rPr>
                                        </w:rPrChange>
                                      </w:rPr>
                                    </w:pPr>
                                    <w:ins w:id="4084" w:author="Maino Vieytes, Christian (NIH/NIA/IRP) [F]" w:date="2023-11-16T09:38:00Z">
                                      <w:r w:rsidRPr="0049435F">
                                        <w:rPr>
                                          <w:rFonts w:ascii="Times New Roman" w:hAnsi="Times New Roman" w:cs="Times New Roman"/>
                                          <w:color w:val="000000"/>
                                          <w:sz w:val="18"/>
                                          <w:szCs w:val="18"/>
                                          <w:rPrChange w:id="4085" w:author="Maino Vieytes, Christian (NIH/NIA/IRP) [F]" w:date="2023-11-16T09:38:00Z">
                                            <w:rPr>
                                              <w:rFonts w:ascii="Calibri" w:hAnsi="Calibri" w:cs="Calibri"/>
                                              <w:color w:val="000000"/>
                                            </w:rPr>
                                          </w:rPrChange>
                                        </w:rPr>
                                        <w:t>0.87 (0.60-1.26)</w:t>
                                      </w:r>
                                    </w:ins>
                                    <w:del w:id="4086" w:author="Maino Vieytes, Christian (NIH/NIA/IRP) [F]" w:date="2023-11-15T15:54:00Z">
                                      <w:r w:rsidRPr="0049435F" w:rsidDel="00A12FDA">
                                        <w:rPr>
                                          <w:rFonts w:ascii="Times New Roman" w:hAnsi="Times New Roman" w:cs="Times New Roman"/>
                                          <w:color w:val="000000"/>
                                          <w:sz w:val="18"/>
                                          <w:szCs w:val="18"/>
                                          <w:rPrChange w:id="4087"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4088"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4089" w:author="Maino Vieytes, Christian (NIH/NIA/IRP) [F]" w:date="2023-11-16T09:38:00Z">
                                          <w:rPr>
                                            <w:rFonts w:ascii="Times New Roman" w:hAnsi="Times New Roman" w:cs="Times New Roman"/>
                                            <w:sz w:val="20"/>
                                            <w:szCs w:val="20"/>
                                          </w:rPr>
                                        </w:rPrChange>
                                      </w:rPr>
                                    </w:pPr>
                                    <w:ins w:id="4090" w:author="Maino Vieytes, Christian (NIH/NIA/IRP) [F]" w:date="2023-11-16T09:38:00Z">
                                      <w:r w:rsidRPr="0049435F">
                                        <w:rPr>
                                          <w:rFonts w:ascii="Times New Roman" w:hAnsi="Times New Roman" w:cs="Times New Roman"/>
                                          <w:color w:val="000000"/>
                                          <w:sz w:val="18"/>
                                          <w:szCs w:val="18"/>
                                          <w:rPrChange w:id="4091" w:author="Maino Vieytes, Christian (NIH/NIA/IRP) [F]" w:date="2023-11-16T09:38:00Z">
                                            <w:rPr>
                                              <w:rFonts w:ascii="Calibri" w:hAnsi="Calibri" w:cs="Calibri"/>
                                              <w:color w:val="000000"/>
                                            </w:rPr>
                                          </w:rPrChange>
                                        </w:rPr>
                                        <w:t>0.88 (0.62-1.27)</w:t>
                                      </w:r>
                                    </w:ins>
                                    <w:del w:id="4092" w:author="Maino Vieytes, Christian (NIH/NIA/IRP) [F]" w:date="2023-11-15T15:54:00Z">
                                      <w:r w:rsidRPr="0049435F" w:rsidDel="00A12FDA">
                                        <w:rPr>
                                          <w:rFonts w:ascii="Times New Roman" w:hAnsi="Times New Roman" w:cs="Times New Roman"/>
                                          <w:color w:val="000000"/>
                                          <w:sz w:val="18"/>
                                          <w:szCs w:val="18"/>
                                          <w:rPrChange w:id="4093"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4094"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4095" w:author="Maino Vieytes, Christian (NIH/NIA/IRP) [F]" w:date="2023-11-16T09:38:00Z">
                                          <w:rPr>
                                            <w:rFonts w:ascii="Times New Roman" w:hAnsi="Times New Roman" w:cs="Times New Roman"/>
                                            <w:sz w:val="20"/>
                                            <w:szCs w:val="20"/>
                                          </w:rPr>
                                        </w:rPrChange>
                                      </w:rPr>
                                    </w:pPr>
                                    <w:ins w:id="4096" w:author="Maino Vieytes, Christian (NIH/NIA/IRP) [F]" w:date="2023-11-16T09:38:00Z">
                                      <w:r w:rsidRPr="0049435F">
                                        <w:rPr>
                                          <w:rFonts w:ascii="Times New Roman" w:hAnsi="Times New Roman" w:cs="Times New Roman"/>
                                          <w:color w:val="000000"/>
                                          <w:sz w:val="18"/>
                                          <w:szCs w:val="18"/>
                                          <w:rPrChange w:id="4097"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098" w:author="Maino Vieytes, Christian (NIH/NIA/IRP) [F]" w:date="2023-11-16T09:38:00Z">
                                            <w:rPr>
                                              <w:rFonts w:ascii="Calibri" w:hAnsi="Calibri" w:cs="Calibri"/>
                                              <w:color w:val="000000"/>
                                            </w:rPr>
                                          </w:rPrChange>
                                        </w:rPr>
                                        <w:t>97)*</w:t>
                                      </w:r>
                                    </w:ins>
                                    <w:proofErr w:type="gramEnd"/>
                                    <w:del w:id="4099" w:author="Maino Vieytes, Christian (NIH/NIA/IRP) [F]" w:date="2023-11-15T15:54:00Z">
                                      <w:r w:rsidRPr="0049435F" w:rsidDel="00A12FDA">
                                        <w:rPr>
                                          <w:rFonts w:ascii="Times New Roman" w:hAnsi="Times New Roman" w:cs="Times New Roman"/>
                                          <w:color w:val="000000"/>
                                          <w:sz w:val="18"/>
                                          <w:szCs w:val="18"/>
                                          <w:rPrChange w:id="4100"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4101"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4102" w:author="Maino Vieytes, Christian (NIH/NIA/IRP) [F]" w:date="2023-11-16T09:38:00Z">
                                          <w:rPr>
                                            <w:rFonts w:ascii="Times New Roman" w:hAnsi="Times New Roman" w:cs="Times New Roman"/>
                                            <w:sz w:val="20"/>
                                            <w:szCs w:val="20"/>
                                          </w:rPr>
                                        </w:rPrChange>
                                      </w:rPr>
                                    </w:pPr>
                                    <w:ins w:id="4103" w:author="Maino Vieytes, Christian (NIH/NIA/IRP) [F]" w:date="2023-11-16T09:38:00Z">
                                      <w:r w:rsidRPr="0049435F">
                                        <w:rPr>
                                          <w:rFonts w:ascii="Times New Roman" w:hAnsi="Times New Roman" w:cs="Times New Roman"/>
                                          <w:color w:val="000000"/>
                                          <w:sz w:val="18"/>
                                          <w:szCs w:val="18"/>
                                          <w:rPrChange w:id="4104" w:author="Maino Vieytes, Christian (NIH/NIA/IRP) [F]" w:date="2023-11-16T09:38:00Z">
                                            <w:rPr>
                                              <w:rFonts w:ascii="Calibri" w:hAnsi="Calibri" w:cs="Calibri"/>
                                              <w:color w:val="000000"/>
                                            </w:rPr>
                                          </w:rPrChange>
                                        </w:rPr>
                                        <w:t>0.02*</w:t>
                                      </w:r>
                                    </w:ins>
                                    <w:del w:id="4105" w:author="Maino Vieytes, Christian (NIH/NIA/IRP) [F]" w:date="2023-11-15T15:54:00Z">
                                      <w:r w:rsidRPr="0049435F" w:rsidDel="00A12FDA">
                                        <w:rPr>
                                          <w:rFonts w:ascii="Times New Roman" w:hAnsi="Times New Roman" w:cs="Times New Roman"/>
                                          <w:color w:val="000000"/>
                                          <w:sz w:val="18"/>
                                          <w:szCs w:val="18"/>
                                          <w:rPrChange w:id="4106"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4107"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4108" w:author="Maino Vieytes, Christian (NIH/NIA/IRP) [F]" w:date="2023-11-16T09:38:00Z">
                                          <w:rPr>
                                            <w:rFonts w:ascii="Times New Roman" w:hAnsi="Times New Roman" w:cs="Times New Roman"/>
                                            <w:sz w:val="20"/>
                                            <w:szCs w:val="20"/>
                                          </w:rPr>
                                        </w:rPrChange>
                                      </w:rPr>
                                    </w:pPr>
                                    <w:ins w:id="4109" w:author="Maino Vieytes, Christian (NIH/NIA/IRP) [F]" w:date="2023-11-16T09:38:00Z">
                                      <w:r w:rsidRPr="0049435F">
                                        <w:rPr>
                                          <w:rFonts w:ascii="Times New Roman" w:hAnsi="Times New Roman" w:cs="Times New Roman"/>
                                          <w:color w:val="000000"/>
                                          <w:sz w:val="18"/>
                                          <w:szCs w:val="18"/>
                                          <w:rPrChange w:id="4110"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111" w:author="Maino Vieytes, Christian (NIH/NIA/IRP) [F]" w:date="2023-11-16T09:38:00Z">
                                            <w:rPr>
                                              <w:rFonts w:ascii="Calibri" w:hAnsi="Calibri" w:cs="Calibri"/>
                                              <w:color w:val="000000"/>
                                            </w:rPr>
                                          </w:rPrChange>
                                        </w:rPr>
                                        <w:t>99)*</w:t>
                                      </w:r>
                                    </w:ins>
                                    <w:proofErr w:type="gramEnd"/>
                                    <w:del w:id="4112" w:author="Maino Vieytes, Christian (NIH/NIA/IRP) [F]" w:date="2023-11-15T15:54:00Z">
                                      <w:r w:rsidRPr="0049435F" w:rsidDel="00A12FDA">
                                        <w:rPr>
                                          <w:rFonts w:ascii="Times New Roman" w:hAnsi="Times New Roman" w:cs="Times New Roman"/>
                                          <w:color w:val="000000"/>
                                          <w:sz w:val="18"/>
                                          <w:szCs w:val="18"/>
                                          <w:rPrChange w:id="4113"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4114"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4115" w:author="Maino Vieytes, Christian (NIH/NIA/IRP) [F]" w:date="2023-11-16T09:38:00Z">
                                          <w:rPr>
                                            <w:rFonts w:ascii="Times New Roman" w:hAnsi="Times New Roman" w:cs="Times New Roman"/>
                                            <w:color w:val="000000"/>
                                            <w:sz w:val="20"/>
                                            <w:szCs w:val="20"/>
                                          </w:rPr>
                                        </w:rPrChange>
                                      </w:rPr>
                                    </w:pPr>
                                    <w:ins w:id="4116" w:author="Maino Vieytes, Christian (NIH/NIA/IRP) [F]" w:date="2023-11-16T09:38:00Z">
                                      <w:r w:rsidRPr="0049435F">
                                        <w:rPr>
                                          <w:rFonts w:ascii="Times New Roman" w:hAnsi="Times New Roman" w:cs="Times New Roman"/>
                                          <w:color w:val="000000"/>
                                          <w:sz w:val="18"/>
                                          <w:szCs w:val="18"/>
                                          <w:rPrChange w:id="4117" w:author="Maino Vieytes, Christian (NIH/NIA/IRP) [F]" w:date="2023-11-16T09:38:00Z">
                                            <w:rPr>
                                              <w:rFonts w:ascii="Calibri" w:hAnsi="Calibri" w:cs="Calibri"/>
                                              <w:color w:val="000000"/>
                                            </w:rPr>
                                          </w:rPrChange>
                                        </w:rPr>
                                        <w:t>0.58</w:t>
                                      </w:r>
                                    </w:ins>
                                    <w:del w:id="4118" w:author="Maino Vieytes, Christian (NIH/NIA/IRP) [F]" w:date="2023-11-15T15:54:00Z">
                                      <w:r w:rsidRPr="0049435F" w:rsidDel="00A12FDA">
                                        <w:rPr>
                                          <w:rFonts w:ascii="Times New Roman" w:hAnsi="Times New Roman" w:cs="Times New Roman"/>
                                          <w:color w:val="000000"/>
                                          <w:sz w:val="18"/>
                                          <w:szCs w:val="18"/>
                                          <w:rPrChange w:id="4119"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4120" w:author="Maino Vieytes, Christian (NIH/NIA/IRP) [F]" w:date="2023-11-15T16:23:00Z">
                                    <w:trPr>
                                      <w:gridAfter w:val="0"/>
                                      <w:trHeight w:val="320"/>
                                    </w:trPr>
                                  </w:trPrChange>
                                </w:trPr>
                                <w:tc>
                                  <w:tcPr>
                                    <w:tcW w:w="15091" w:type="dxa"/>
                                    <w:gridSpan w:val="10"/>
                                    <w:noWrap/>
                                    <w:vAlign w:val="center"/>
                                    <w:tcPrChange w:id="4121"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4122"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4123"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4124" w:author="Maino Vieytes, Christian (NIH/NIA/IRP) [F]" w:date="2023-11-16T09:37:00Z">
                                    <w:tblPrEx>
                                      <w:tblW w:w="15091" w:type="dxa"/>
                                    </w:tblPrEx>
                                  </w:tblPrExChange>
                                </w:tblPrEx>
                                <w:trPr>
                                  <w:trHeight w:val="320"/>
                                  <w:trPrChange w:id="4125" w:author="Maino Vieytes, Christian (NIH/NIA/IRP) [F]" w:date="2023-11-16T09:37:00Z">
                                    <w:trPr>
                                      <w:gridAfter w:val="0"/>
                                      <w:trHeight w:val="320"/>
                                    </w:trPr>
                                  </w:trPrChange>
                                </w:trPr>
                                <w:tc>
                                  <w:tcPr>
                                    <w:tcW w:w="2317" w:type="dxa"/>
                                    <w:noWrap/>
                                    <w:vAlign w:val="center"/>
                                    <w:hideMark/>
                                    <w:tcPrChange w:id="4126"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412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128"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12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130"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4131" w:author="Maino Vieytes, Christian (NIH/NIA/IRP) [F]" w:date="2023-11-16T09:37:00Z">
                                          <w:rPr>
                                            <w:rFonts w:ascii="Times New Roman" w:hAnsi="Times New Roman" w:cs="Times New Roman"/>
                                            <w:sz w:val="20"/>
                                            <w:szCs w:val="20"/>
                                          </w:rPr>
                                        </w:rPrChange>
                                      </w:rPr>
                                    </w:pPr>
                                    <w:ins w:id="4132" w:author="Maino Vieytes, Christian (NIH/NIA/IRP) [F]" w:date="2023-11-16T09:37:00Z">
                                      <w:r w:rsidRPr="0049435F">
                                        <w:rPr>
                                          <w:rFonts w:ascii="Times New Roman" w:hAnsi="Times New Roman" w:cs="Times New Roman"/>
                                          <w:color w:val="000000"/>
                                          <w:sz w:val="18"/>
                                          <w:szCs w:val="18"/>
                                          <w:rPrChange w:id="4133" w:author="Maino Vieytes, Christian (NIH/NIA/IRP) [F]" w:date="2023-11-16T09:37:00Z">
                                            <w:rPr>
                                              <w:rFonts w:ascii="Calibri" w:hAnsi="Calibri" w:cs="Calibri"/>
                                              <w:color w:val="000000"/>
                                            </w:rPr>
                                          </w:rPrChange>
                                        </w:rPr>
                                        <w:t>1745</w:t>
                                      </w:r>
                                    </w:ins>
                                    <w:del w:id="4134" w:author="Maino Vieytes, Christian (NIH/NIA/IRP) [F]" w:date="2023-11-15T15:57:00Z">
                                      <w:r w:rsidRPr="0049435F" w:rsidDel="0055657D">
                                        <w:rPr>
                                          <w:rFonts w:ascii="Times New Roman" w:hAnsi="Times New Roman" w:cs="Times New Roman"/>
                                          <w:sz w:val="18"/>
                                          <w:szCs w:val="18"/>
                                          <w:rPrChange w:id="413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136"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4137" w:author="Maino Vieytes, Christian (NIH/NIA/IRP) [F]" w:date="2023-11-16T09:37:00Z">
                                          <w:rPr>
                                            <w:rFonts w:ascii="Times New Roman" w:hAnsi="Times New Roman" w:cs="Times New Roman"/>
                                            <w:sz w:val="20"/>
                                            <w:szCs w:val="20"/>
                                          </w:rPr>
                                        </w:rPrChange>
                                      </w:rPr>
                                    </w:pPr>
                                    <w:ins w:id="4138" w:author="Maino Vieytes, Christian (NIH/NIA/IRP) [F]" w:date="2023-11-16T09:37:00Z">
                                      <w:r w:rsidRPr="0049435F">
                                        <w:rPr>
                                          <w:rFonts w:ascii="Times New Roman" w:hAnsi="Times New Roman" w:cs="Times New Roman"/>
                                          <w:color w:val="000000"/>
                                          <w:sz w:val="18"/>
                                          <w:szCs w:val="18"/>
                                          <w:rPrChange w:id="4139" w:author="Maino Vieytes, Christian (NIH/NIA/IRP) [F]" w:date="2023-11-16T09:37:00Z">
                                            <w:rPr>
                                              <w:rFonts w:ascii="Calibri" w:hAnsi="Calibri" w:cs="Calibri"/>
                                              <w:color w:val="000000"/>
                                            </w:rPr>
                                          </w:rPrChange>
                                        </w:rPr>
                                        <w:t>1.00</w:t>
                                      </w:r>
                                    </w:ins>
                                    <w:del w:id="4140" w:author="Maino Vieytes, Christian (NIH/NIA/IRP) [F]" w:date="2023-11-15T15:57:00Z">
                                      <w:r w:rsidRPr="0049435F" w:rsidDel="0055657D">
                                        <w:rPr>
                                          <w:rFonts w:ascii="Times New Roman" w:hAnsi="Times New Roman" w:cs="Times New Roman"/>
                                          <w:sz w:val="18"/>
                                          <w:szCs w:val="18"/>
                                          <w:rPrChange w:id="414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142"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4143" w:author="Maino Vieytes, Christian (NIH/NIA/IRP) [F]" w:date="2023-11-16T09:37:00Z">
                                          <w:rPr>
                                            <w:rFonts w:ascii="Times New Roman" w:hAnsi="Times New Roman" w:cs="Times New Roman"/>
                                            <w:sz w:val="20"/>
                                            <w:szCs w:val="20"/>
                                          </w:rPr>
                                        </w:rPrChange>
                                      </w:rPr>
                                    </w:pPr>
                                    <w:ins w:id="4144" w:author="Maino Vieytes, Christian (NIH/NIA/IRP) [F]" w:date="2023-11-16T09:37:00Z">
                                      <w:r w:rsidRPr="0049435F">
                                        <w:rPr>
                                          <w:rFonts w:ascii="Times New Roman" w:hAnsi="Times New Roman" w:cs="Times New Roman"/>
                                          <w:color w:val="000000"/>
                                          <w:sz w:val="18"/>
                                          <w:szCs w:val="18"/>
                                          <w:rPrChange w:id="4145" w:author="Maino Vieytes, Christian (NIH/NIA/IRP) [F]" w:date="2023-11-16T09:37:00Z">
                                            <w:rPr>
                                              <w:rFonts w:ascii="Calibri" w:hAnsi="Calibri" w:cs="Calibri"/>
                                              <w:color w:val="000000"/>
                                            </w:rPr>
                                          </w:rPrChange>
                                        </w:rPr>
                                        <w:t>0.88 (0.43-1.80)</w:t>
                                      </w:r>
                                    </w:ins>
                                    <w:del w:id="4146" w:author="Maino Vieytes, Christian (NIH/NIA/IRP) [F]" w:date="2023-11-15T15:57:00Z">
                                      <w:r w:rsidRPr="0049435F" w:rsidDel="0055657D">
                                        <w:rPr>
                                          <w:rFonts w:ascii="Times New Roman" w:hAnsi="Times New Roman" w:cs="Times New Roman"/>
                                          <w:sz w:val="18"/>
                                          <w:szCs w:val="18"/>
                                          <w:rPrChange w:id="4147"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4148"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4149" w:author="Maino Vieytes, Christian (NIH/NIA/IRP) [F]" w:date="2023-11-16T09:37:00Z">
                                          <w:rPr>
                                            <w:rFonts w:ascii="Times New Roman" w:hAnsi="Times New Roman" w:cs="Times New Roman"/>
                                            <w:sz w:val="20"/>
                                            <w:szCs w:val="20"/>
                                          </w:rPr>
                                        </w:rPrChange>
                                      </w:rPr>
                                    </w:pPr>
                                    <w:ins w:id="4150" w:author="Maino Vieytes, Christian (NIH/NIA/IRP) [F]" w:date="2023-11-16T09:37:00Z">
                                      <w:r w:rsidRPr="0049435F">
                                        <w:rPr>
                                          <w:rFonts w:ascii="Times New Roman" w:hAnsi="Times New Roman" w:cs="Times New Roman"/>
                                          <w:color w:val="000000"/>
                                          <w:sz w:val="18"/>
                                          <w:szCs w:val="18"/>
                                          <w:rPrChange w:id="4151" w:author="Maino Vieytes, Christian (NIH/NIA/IRP) [F]" w:date="2023-11-16T09:37:00Z">
                                            <w:rPr>
                                              <w:rFonts w:ascii="Calibri" w:hAnsi="Calibri" w:cs="Calibri"/>
                                              <w:color w:val="000000"/>
                                            </w:rPr>
                                          </w:rPrChange>
                                        </w:rPr>
                                        <w:t>0.92 (0.51-1.68)</w:t>
                                      </w:r>
                                    </w:ins>
                                    <w:del w:id="4152" w:author="Maino Vieytes, Christian (NIH/NIA/IRP) [F]" w:date="2023-11-15T15:57:00Z">
                                      <w:r w:rsidRPr="0049435F" w:rsidDel="0055657D">
                                        <w:rPr>
                                          <w:rFonts w:ascii="Times New Roman" w:hAnsi="Times New Roman" w:cs="Times New Roman"/>
                                          <w:sz w:val="18"/>
                                          <w:szCs w:val="18"/>
                                          <w:rPrChange w:id="4153"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4154"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4155" w:author="Maino Vieytes, Christian (NIH/NIA/IRP) [F]" w:date="2023-11-16T09:37:00Z">
                                          <w:rPr>
                                            <w:rFonts w:ascii="Times New Roman" w:hAnsi="Times New Roman" w:cs="Times New Roman"/>
                                            <w:sz w:val="20"/>
                                            <w:szCs w:val="20"/>
                                          </w:rPr>
                                        </w:rPrChange>
                                      </w:rPr>
                                    </w:pPr>
                                    <w:ins w:id="4156" w:author="Maino Vieytes, Christian (NIH/NIA/IRP) [F]" w:date="2023-11-16T09:37:00Z">
                                      <w:r w:rsidRPr="0049435F">
                                        <w:rPr>
                                          <w:rFonts w:ascii="Times New Roman" w:hAnsi="Times New Roman" w:cs="Times New Roman"/>
                                          <w:color w:val="000000"/>
                                          <w:sz w:val="18"/>
                                          <w:szCs w:val="18"/>
                                          <w:rPrChange w:id="4157" w:author="Maino Vieytes, Christian (NIH/NIA/IRP) [F]" w:date="2023-11-16T09:37:00Z">
                                            <w:rPr>
                                              <w:rFonts w:ascii="Calibri" w:hAnsi="Calibri" w:cs="Calibri"/>
                                              <w:color w:val="000000"/>
                                            </w:rPr>
                                          </w:rPrChange>
                                        </w:rPr>
                                        <w:t>1.35 (0.67-2.73)</w:t>
                                      </w:r>
                                    </w:ins>
                                    <w:del w:id="4158" w:author="Maino Vieytes, Christian (NIH/NIA/IRP) [F]" w:date="2023-11-15T15:57:00Z">
                                      <w:r w:rsidRPr="0049435F" w:rsidDel="0055657D">
                                        <w:rPr>
                                          <w:rFonts w:ascii="Times New Roman" w:hAnsi="Times New Roman" w:cs="Times New Roman"/>
                                          <w:sz w:val="18"/>
                                          <w:szCs w:val="18"/>
                                          <w:rPrChange w:id="4159"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4160"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4161" w:author="Maino Vieytes, Christian (NIH/NIA/IRP) [F]" w:date="2023-11-16T09:37:00Z">
                                          <w:rPr>
                                            <w:rFonts w:ascii="Times New Roman" w:hAnsi="Times New Roman" w:cs="Times New Roman"/>
                                            <w:sz w:val="20"/>
                                            <w:szCs w:val="20"/>
                                          </w:rPr>
                                        </w:rPrChange>
                                      </w:rPr>
                                    </w:pPr>
                                    <w:ins w:id="4162" w:author="Maino Vieytes, Christian (NIH/NIA/IRP) [F]" w:date="2023-11-16T09:37:00Z">
                                      <w:r w:rsidRPr="0049435F">
                                        <w:rPr>
                                          <w:rFonts w:ascii="Times New Roman" w:hAnsi="Times New Roman" w:cs="Times New Roman"/>
                                          <w:color w:val="000000"/>
                                          <w:sz w:val="18"/>
                                          <w:szCs w:val="18"/>
                                          <w:rPrChange w:id="4163"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4164"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4165" w:author="Maino Vieytes, Christian (NIH/NIA/IRP) [F]" w:date="2023-11-16T09:37:00Z">
                                            <w:rPr>
                                              <w:rFonts w:ascii="Calibri" w:hAnsi="Calibri" w:cs="Calibri"/>
                                              <w:color w:val="000000"/>
                                            </w:rPr>
                                          </w:rPrChange>
                                        </w:rPr>
                                        <w:t>*</w:t>
                                      </w:r>
                                    </w:ins>
                                    <w:del w:id="4166" w:author="Maino Vieytes, Christian (NIH/NIA/IRP) [F]" w:date="2023-11-15T15:57:00Z">
                                      <w:r w:rsidRPr="0049435F" w:rsidDel="0055657D">
                                        <w:rPr>
                                          <w:rFonts w:ascii="Times New Roman" w:hAnsi="Times New Roman" w:cs="Times New Roman"/>
                                          <w:sz w:val="18"/>
                                          <w:szCs w:val="18"/>
                                          <w:rPrChange w:id="4167"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4168"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4169" w:author="Maino Vieytes, Christian (NIH/NIA/IRP) [F]" w:date="2023-11-16T09:37:00Z">
                                          <w:rPr>
                                            <w:rFonts w:ascii="Times New Roman" w:hAnsi="Times New Roman" w:cs="Times New Roman"/>
                                            <w:sz w:val="20"/>
                                            <w:szCs w:val="20"/>
                                          </w:rPr>
                                        </w:rPrChange>
                                      </w:rPr>
                                    </w:pPr>
                                    <w:ins w:id="4170" w:author="Maino Vieytes, Christian (NIH/NIA/IRP) [F]" w:date="2023-11-16T09:37:00Z">
                                      <w:r w:rsidRPr="0049435F">
                                        <w:rPr>
                                          <w:rFonts w:ascii="Times New Roman" w:hAnsi="Times New Roman" w:cs="Times New Roman"/>
                                          <w:color w:val="000000"/>
                                          <w:sz w:val="18"/>
                                          <w:szCs w:val="18"/>
                                          <w:rPrChange w:id="4171" w:author="Maino Vieytes, Christian (NIH/NIA/IRP) [F]" w:date="2023-11-16T09:37:00Z">
                                            <w:rPr>
                                              <w:rFonts w:ascii="Calibri" w:hAnsi="Calibri" w:cs="Calibri"/>
                                              <w:color w:val="000000"/>
                                            </w:rPr>
                                          </w:rPrChange>
                                        </w:rPr>
                                        <w:t>&lt; 0.01**</w:t>
                                      </w:r>
                                    </w:ins>
                                    <w:del w:id="4172" w:author="Maino Vieytes, Christian (NIH/NIA/IRP) [F]" w:date="2023-11-15T15:57:00Z">
                                      <w:r w:rsidRPr="0049435F" w:rsidDel="0055657D">
                                        <w:rPr>
                                          <w:rFonts w:ascii="Times New Roman" w:hAnsi="Times New Roman" w:cs="Times New Roman"/>
                                          <w:sz w:val="18"/>
                                          <w:szCs w:val="18"/>
                                          <w:rPrChange w:id="4173"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4174"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4175" w:author="Maino Vieytes, Christian (NIH/NIA/IRP) [F]" w:date="2023-11-16T09:37:00Z">
                                          <w:rPr>
                                            <w:rFonts w:ascii="Times New Roman" w:hAnsi="Times New Roman" w:cs="Times New Roman"/>
                                            <w:sz w:val="20"/>
                                            <w:szCs w:val="20"/>
                                          </w:rPr>
                                        </w:rPrChange>
                                      </w:rPr>
                                    </w:pPr>
                                    <w:ins w:id="4176" w:author="Maino Vieytes, Christian (NIH/NIA/IRP) [F]" w:date="2023-11-16T09:37:00Z">
                                      <w:r w:rsidRPr="0049435F">
                                        <w:rPr>
                                          <w:rFonts w:ascii="Times New Roman" w:hAnsi="Times New Roman" w:cs="Times New Roman"/>
                                          <w:color w:val="000000"/>
                                          <w:sz w:val="18"/>
                                          <w:szCs w:val="18"/>
                                          <w:rPrChange w:id="4177"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4178"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4179" w:author="Maino Vieytes, Christian (NIH/NIA/IRP) [F]" w:date="2023-11-16T09:37:00Z">
                                            <w:rPr>
                                              <w:rFonts w:ascii="Calibri" w:hAnsi="Calibri" w:cs="Calibri"/>
                                              <w:color w:val="000000"/>
                                            </w:rPr>
                                          </w:rPrChange>
                                        </w:rPr>
                                        <w:t>*</w:t>
                                      </w:r>
                                    </w:ins>
                                    <w:del w:id="4180" w:author="Maino Vieytes, Christian (NIH/NIA/IRP) [F]" w:date="2023-11-15T15:57:00Z">
                                      <w:r w:rsidRPr="0049435F" w:rsidDel="0055657D">
                                        <w:rPr>
                                          <w:rFonts w:ascii="Times New Roman" w:hAnsi="Times New Roman" w:cs="Times New Roman"/>
                                          <w:sz w:val="18"/>
                                          <w:szCs w:val="18"/>
                                          <w:rPrChange w:id="4181"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4182"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4183" w:author="Maino Vieytes, Christian (NIH/NIA/IRP) [F]" w:date="2023-11-16T09:37:00Z">
                                          <w:rPr>
                                            <w:rFonts w:ascii="Times New Roman" w:hAnsi="Times New Roman" w:cs="Times New Roman"/>
                                            <w:sz w:val="20"/>
                                            <w:szCs w:val="20"/>
                                          </w:rPr>
                                        </w:rPrChange>
                                      </w:rPr>
                                    </w:pPr>
                                    <w:ins w:id="4184" w:author="Maino Vieytes, Christian (NIH/NIA/IRP) [F]" w:date="2023-11-16T09:37:00Z">
                                      <w:r w:rsidRPr="0049435F">
                                        <w:rPr>
                                          <w:rFonts w:ascii="Times New Roman" w:hAnsi="Times New Roman" w:cs="Times New Roman"/>
                                          <w:color w:val="000000"/>
                                          <w:sz w:val="18"/>
                                          <w:szCs w:val="18"/>
                                          <w:rPrChange w:id="4185" w:author="Maino Vieytes, Christian (NIH/NIA/IRP) [F]" w:date="2023-11-16T09:37:00Z">
                                            <w:rPr>
                                              <w:rFonts w:ascii="Calibri" w:hAnsi="Calibri" w:cs="Calibri"/>
                                              <w:color w:val="000000"/>
                                            </w:rPr>
                                          </w:rPrChange>
                                        </w:rPr>
                                        <w:t>0.80</w:t>
                                      </w:r>
                                    </w:ins>
                                    <w:del w:id="4186" w:author="Maino Vieytes, Christian (NIH/NIA/IRP) [F]" w:date="2023-11-15T15:57:00Z">
                                      <w:r w:rsidRPr="0049435F" w:rsidDel="0055657D">
                                        <w:rPr>
                                          <w:rFonts w:ascii="Times New Roman" w:hAnsi="Times New Roman" w:cs="Times New Roman"/>
                                          <w:color w:val="000000"/>
                                          <w:sz w:val="18"/>
                                          <w:szCs w:val="18"/>
                                          <w:rPrChange w:id="4187"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4188" w:author="Maino Vieytes, Christian (NIH/NIA/IRP) [F]" w:date="2023-11-16T09:37:00Z">
                                    <w:tblPrEx>
                                      <w:tblW w:w="15091" w:type="dxa"/>
                                    </w:tblPrEx>
                                  </w:tblPrExChange>
                                </w:tblPrEx>
                                <w:trPr>
                                  <w:trHeight w:val="320"/>
                                  <w:del w:id="4189" w:author="Maino Vieytes, Christian (NIH/NIA/IRP) [F]" w:date="2023-11-15T16:27:00Z"/>
                                  <w:trPrChange w:id="4190" w:author="Maino Vieytes, Christian (NIH/NIA/IRP) [F]" w:date="2023-11-16T09:37:00Z">
                                    <w:trPr>
                                      <w:gridAfter w:val="0"/>
                                      <w:trHeight w:val="320"/>
                                    </w:trPr>
                                  </w:trPrChange>
                                </w:trPr>
                                <w:tc>
                                  <w:tcPr>
                                    <w:tcW w:w="2317" w:type="dxa"/>
                                    <w:noWrap/>
                                    <w:vAlign w:val="center"/>
                                    <w:hideMark/>
                                    <w:tcPrChange w:id="4191"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4192" w:author="Maino Vieytes, Christian (NIH/NIA/IRP) [F]" w:date="2023-11-15T16:27:00Z"/>
                                        <w:rFonts w:ascii="Times New Roman" w:hAnsi="Times New Roman" w:cs="Times New Roman"/>
                                        <w:sz w:val="18"/>
                                        <w:szCs w:val="18"/>
                                        <w:rPrChange w:id="4193" w:author="Maino Vieytes, Christian (NIH/NIA/IRP) [F]" w:date="2023-11-15T15:57:00Z">
                                          <w:rPr>
                                            <w:del w:id="4194" w:author="Maino Vieytes, Christian (NIH/NIA/IRP) [F]" w:date="2023-11-15T16:27:00Z"/>
                                            <w:rFonts w:ascii="Times New Roman" w:hAnsi="Times New Roman" w:cs="Times New Roman"/>
                                            <w:sz w:val="20"/>
                                            <w:szCs w:val="20"/>
                                          </w:rPr>
                                        </w:rPrChange>
                                      </w:rPr>
                                    </w:pPr>
                                    <w:del w:id="4195" w:author="Maino Vieytes, Christian (NIH/NIA/IRP) [F]" w:date="2023-11-15T16:27:00Z">
                                      <w:r w:rsidRPr="008A6C8D" w:rsidDel="002B4FE9">
                                        <w:rPr>
                                          <w:rFonts w:ascii="Times New Roman" w:hAnsi="Times New Roman" w:cs="Times New Roman"/>
                                          <w:sz w:val="18"/>
                                          <w:szCs w:val="18"/>
                                          <w:rPrChange w:id="4196"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19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98" w:author="Maino Vieytes, Christian (NIH/NIA/IRP) [F]" w:date="2023-11-16T09:37:00Z">
                                      <w:tcPr>
                                        <w:tcW w:w="936" w:type="dxa"/>
                                        <w:noWrap/>
                                        <w:vAlign w:val="center"/>
                                        <w:hideMark/>
                                      </w:tcPr>
                                    </w:tcPrChange>
                                  </w:tcPr>
                                  <w:p w14:paraId="115F658A" w14:textId="19EF6592" w:rsidR="0049435F" w:rsidRPr="0049435F" w:rsidDel="002B4FE9" w:rsidRDefault="0049435F">
                                    <w:pPr>
                                      <w:jc w:val="center"/>
                                      <w:rPr>
                                        <w:del w:id="4199" w:author="Maino Vieytes, Christian (NIH/NIA/IRP) [F]" w:date="2023-11-15T16:27:00Z"/>
                                        <w:rFonts w:ascii="Times New Roman" w:hAnsi="Times New Roman" w:cs="Times New Roman"/>
                                        <w:sz w:val="18"/>
                                        <w:szCs w:val="18"/>
                                        <w:rPrChange w:id="4200" w:author="Maino Vieytes, Christian (NIH/NIA/IRP) [F]" w:date="2023-11-16T09:37:00Z">
                                          <w:rPr>
                                            <w:del w:id="4201" w:author="Maino Vieytes, Christian (NIH/NIA/IRP) [F]" w:date="2023-11-15T16:27:00Z"/>
                                            <w:rFonts w:ascii="Times New Roman" w:hAnsi="Times New Roman" w:cs="Times New Roman"/>
                                            <w:sz w:val="20"/>
                                            <w:szCs w:val="20"/>
                                          </w:rPr>
                                        </w:rPrChange>
                                      </w:rPr>
                                    </w:pPr>
                                    <w:ins w:id="4202" w:author="Maino Vieytes, Christian (NIH/NIA/IRP) [F]" w:date="2023-11-16T09:37:00Z">
                                      <w:r w:rsidRPr="0049435F">
                                        <w:rPr>
                                          <w:rFonts w:ascii="Times New Roman" w:hAnsi="Times New Roman" w:cs="Times New Roman"/>
                                          <w:color w:val="000000"/>
                                          <w:sz w:val="18"/>
                                          <w:szCs w:val="18"/>
                                          <w:rPrChange w:id="4203" w:author="Maino Vieytes, Christian (NIH/NIA/IRP) [F]" w:date="2023-11-16T09:37:00Z">
                                            <w:rPr>
                                              <w:rFonts w:ascii="Calibri" w:hAnsi="Calibri" w:cs="Calibri"/>
                                              <w:color w:val="000000"/>
                                            </w:rPr>
                                          </w:rPrChange>
                                        </w:rPr>
                                        <w:t>1745</w:t>
                                      </w:r>
                                    </w:ins>
                                    <w:del w:id="4204" w:author="Maino Vieytes, Christian (NIH/NIA/IRP) [F]" w:date="2023-11-15T15:57:00Z">
                                      <w:r w:rsidRPr="0049435F" w:rsidDel="0055657D">
                                        <w:rPr>
                                          <w:rFonts w:ascii="Times New Roman" w:hAnsi="Times New Roman" w:cs="Times New Roman"/>
                                          <w:sz w:val="18"/>
                                          <w:szCs w:val="18"/>
                                          <w:rPrChange w:id="420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206"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pPr>
                                      <w:jc w:val="center"/>
                                      <w:rPr>
                                        <w:del w:id="4207" w:author="Maino Vieytes, Christian (NIH/NIA/IRP) [F]" w:date="2023-11-15T16:27:00Z"/>
                                        <w:rFonts w:ascii="Times New Roman" w:hAnsi="Times New Roman" w:cs="Times New Roman"/>
                                        <w:sz w:val="18"/>
                                        <w:szCs w:val="18"/>
                                        <w:rPrChange w:id="4208" w:author="Maino Vieytes, Christian (NIH/NIA/IRP) [F]" w:date="2023-11-16T09:37:00Z">
                                          <w:rPr>
                                            <w:del w:id="4209" w:author="Maino Vieytes, Christian (NIH/NIA/IRP) [F]" w:date="2023-11-15T16:27:00Z"/>
                                            <w:rFonts w:ascii="Times New Roman" w:hAnsi="Times New Roman" w:cs="Times New Roman"/>
                                            <w:sz w:val="20"/>
                                            <w:szCs w:val="20"/>
                                          </w:rPr>
                                        </w:rPrChange>
                                      </w:rPr>
                                    </w:pPr>
                                    <w:ins w:id="4210" w:author="Maino Vieytes, Christian (NIH/NIA/IRP) [F]" w:date="2023-11-16T09:37:00Z">
                                      <w:r w:rsidRPr="0049435F">
                                        <w:rPr>
                                          <w:rFonts w:ascii="Times New Roman" w:hAnsi="Times New Roman" w:cs="Times New Roman"/>
                                          <w:color w:val="000000"/>
                                          <w:sz w:val="18"/>
                                          <w:szCs w:val="18"/>
                                          <w:rPrChange w:id="4211" w:author="Maino Vieytes, Christian (NIH/NIA/IRP) [F]" w:date="2023-11-16T09:37:00Z">
                                            <w:rPr>
                                              <w:rFonts w:ascii="Calibri" w:hAnsi="Calibri" w:cs="Calibri"/>
                                              <w:color w:val="000000"/>
                                            </w:rPr>
                                          </w:rPrChange>
                                        </w:rPr>
                                        <w:t>1.00</w:t>
                                      </w:r>
                                    </w:ins>
                                    <w:del w:id="4212" w:author="Maino Vieytes, Christian (NIH/NIA/IRP) [F]" w:date="2023-11-15T15:57:00Z">
                                      <w:r w:rsidRPr="0049435F" w:rsidDel="0055657D">
                                        <w:rPr>
                                          <w:rFonts w:ascii="Times New Roman" w:hAnsi="Times New Roman" w:cs="Times New Roman"/>
                                          <w:sz w:val="18"/>
                                          <w:szCs w:val="18"/>
                                          <w:rPrChange w:id="4213"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214"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pPr>
                                      <w:jc w:val="center"/>
                                      <w:rPr>
                                        <w:del w:id="4215" w:author="Maino Vieytes, Christian (NIH/NIA/IRP) [F]" w:date="2023-11-15T16:27:00Z"/>
                                        <w:rFonts w:ascii="Times New Roman" w:hAnsi="Times New Roman" w:cs="Times New Roman"/>
                                        <w:sz w:val="18"/>
                                        <w:szCs w:val="18"/>
                                        <w:rPrChange w:id="4216" w:author="Maino Vieytes, Christian (NIH/NIA/IRP) [F]" w:date="2023-11-16T09:37:00Z">
                                          <w:rPr>
                                            <w:del w:id="4217" w:author="Maino Vieytes, Christian (NIH/NIA/IRP) [F]" w:date="2023-11-15T16:27:00Z"/>
                                            <w:rFonts w:ascii="Times New Roman" w:hAnsi="Times New Roman" w:cs="Times New Roman"/>
                                            <w:sz w:val="20"/>
                                            <w:szCs w:val="20"/>
                                          </w:rPr>
                                        </w:rPrChange>
                                      </w:rPr>
                                    </w:pPr>
                                    <w:ins w:id="4218" w:author="Maino Vieytes, Christian (NIH/NIA/IRP) [F]" w:date="2023-11-16T09:37:00Z">
                                      <w:r w:rsidRPr="0049435F">
                                        <w:rPr>
                                          <w:rFonts w:ascii="Times New Roman" w:hAnsi="Times New Roman" w:cs="Times New Roman"/>
                                          <w:color w:val="000000"/>
                                          <w:sz w:val="18"/>
                                          <w:szCs w:val="18"/>
                                          <w:rPrChange w:id="4219" w:author="Maino Vieytes, Christian (NIH/NIA/IRP) [F]" w:date="2023-11-16T09:37:00Z">
                                            <w:rPr>
                                              <w:rFonts w:ascii="Calibri" w:hAnsi="Calibri" w:cs="Calibri"/>
                                              <w:color w:val="000000"/>
                                            </w:rPr>
                                          </w:rPrChange>
                                        </w:rPr>
                                        <w:t>1.21 (0.62-2.36)</w:t>
                                      </w:r>
                                    </w:ins>
                                    <w:del w:id="4220" w:author="Maino Vieytes, Christian (NIH/NIA/IRP) [F]" w:date="2023-11-15T15:57:00Z">
                                      <w:r w:rsidRPr="0049435F" w:rsidDel="0055657D">
                                        <w:rPr>
                                          <w:rFonts w:ascii="Times New Roman" w:hAnsi="Times New Roman" w:cs="Times New Roman"/>
                                          <w:sz w:val="18"/>
                                          <w:szCs w:val="18"/>
                                          <w:rPrChange w:id="4221"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4222"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pPr>
                                      <w:jc w:val="center"/>
                                      <w:rPr>
                                        <w:del w:id="4223" w:author="Maino Vieytes, Christian (NIH/NIA/IRP) [F]" w:date="2023-11-15T16:27:00Z"/>
                                        <w:rFonts w:ascii="Times New Roman" w:hAnsi="Times New Roman" w:cs="Times New Roman"/>
                                        <w:sz w:val="18"/>
                                        <w:szCs w:val="18"/>
                                        <w:rPrChange w:id="4224" w:author="Maino Vieytes, Christian (NIH/NIA/IRP) [F]" w:date="2023-11-16T09:37:00Z">
                                          <w:rPr>
                                            <w:del w:id="4225" w:author="Maino Vieytes, Christian (NIH/NIA/IRP) [F]" w:date="2023-11-15T16:27:00Z"/>
                                            <w:rFonts w:ascii="Times New Roman" w:hAnsi="Times New Roman" w:cs="Times New Roman"/>
                                            <w:sz w:val="20"/>
                                            <w:szCs w:val="20"/>
                                          </w:rPr>
                                        </w:rPrChange>
                                      </w:rPr>
                                    </w:pPr>
                                    <w:ins w:id="4226" w:author="Maino Vieytes, Christian (NIH/NIA/IRP) [F]" w:date="2023-11-16T09:37:00Z">
                                      <w:r w:rsidRPr="0049435F">
                                        <w:rPr>
                                          <w:rFonts w:ascii="Times New Roman" w:hAnsi="Times New Roman" w:cs="Times New Roman"/>
                                          <w:color w:val="000000"/>
                                          <w:sz w:val="18"/>
                                          <w:szCs w:val="18"/>
                                          <w:rPrChange w:id="4227"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228" w:author="Maino Vieytes, Christian (NIH/NIA/IRP) [F]" w:date="2023-11-16T09:37:00Z">
                                            <w:rPr>
                                              <w:rFonts w:ascii="Calibri" w:hAnsi="Calibri" w:cs="Calibri"/>
                                              <w:color w:val="000000"/>
                                            </w:rPr>
                                          </w:rPrChange>
                                        </w:rPr>
                                        <w:t>20)*</w:t>
                                      </w:r>
                                    </w:ins>
                                    <w:proofErr w:type="gramEnd"/>
                                    <w:del w:id="4229" w:author="Maino Vieytes, Christian (NIH/NIA/IRP) [F]" w:date="2023-11-15T15:57:00Z">
                                      <w:r w:rsidRPr="0049435F" w:rsidDel="0055657D">
                                        <w:rPr>
                                          <w:rFonts w:ascii="Times New Roman" w:hAnsi="Times New Roman" w:cs="Times New Roman"/>
                                          <w:sz w:val="18"/>
                                          <w:szCs w:val="18"/>
                                          <w:rPrChange w:id="4230"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4231"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pPr>
                                      <w:jc w:val="center"/>
                                      <w:rPr>
                                        <w:del w:id="4232" w:author="Maino Vieytes, Christian (NIH/NIA/IRP) [F]" w:date="2023-11-15T16:27:00Z"/>
                                        <w:rFonts w:ascii="Times New Roman" w:hAnsi="Times New Roman" w:cs="Times New Roman"/>
                                        <w:sz w:val="18"/>
                                        <w:szCs w:val="18"/>
                                        <w:rPrChange w:id="4233" w:author="Maino Vieytes, Christian (NIH/NIA/IRP) [F]" w:date="2023-11-16T09:37:00Z">
                                          <w:rPr>
                                            <w:del w:id="4234" w:author="Maino Vieytes, Christian (NIH/NIA/IRP) [F]" w:date="2023-11-15T16:27:00Z"/>
                                            <w:rFonts w:ascii="Times New Roman" w:hAnsi="Times New Roman" w:cs="Times New Roman"/>
                                            <w:sz w:val="20"/>
                                            <w:szCs w:val="20"/>
                                          </w:rPr>
                                        </w:rPrChange>
                                      </w:rPr>
                                    </w:pPr>
                                    <w:ins w:id="4235" w:author="Maino Vieytes, Christian (NIH/NIA/IRP) [F]" w:date="2023-11-16T09:37:00Z">
                                      <w:r w:rsidRPr="0049435F">
                                        <w:rPr>
                                          <w:rFonts w:ascii="Times New Roman" w:hAnsi="Times New Roman" w:cs="Times New Roman"/>
                                          <w:color w:val="000000"/>
                                          <w:sz w:val="18"/>
                                          <w:szCs w:val="18"/>
                                          <w:rPrChange w:id="4236" w:author="Maino Vieytes, Christian (NIH/NIA/IRP) [F]" w:date="2023-11-16T09:37:00Z">
                                            <w:rPr>
                                              <w:rFonts w:ascii="Calibri" w:hAnsi="Calibri" w:cs="Calibri"/>
                                              <w:color w:val="000000"/>
                                            </w:rPr>
                                          </w:rPrChange>
                                        </w:rPr>
                                        <w:t>1.72 (0.81-3.65)</w:t>
                                      </w:r>
                                    </w:ins>
                                    <w:del w:id="4237" w:author="Maino Vieytes, Christian (NIH/NIA/IRP) [F]" w:date="2023-11-15T15:57:00Z">
                                      <w:r w:rsidRPr="0049435F" w:rsidDel="0055657D">
                                        <w:rPr>
                                          <w:rFonts w:ascii="Times New Roman" w:hAnsi="Times New Roman" w:cs="Times New Roman"/>
                                          <w:sz w:val="18"/>
                                          <w:szCs w:val="18"/>
                                          <w:rPrChange w:id="4238"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4239"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pPr>
                                      <w:jc w:val="center"/>
                                      <w:rPr>
                                        <w:del w:id="4240" w:author="Maino Vieytes, Christian (NIH/NIA/IRP) [F]" w:date="2023-11-15T16:27:00Z"/>
                                        <w:rFonts w:ascii="Times New Roman" w:hAnsi="Times New Roman" w:cs="Times New Roman"/>
                                        <w:sz w:val="18"/>
                                        <w:szCs w:val="18"/>
                                        <w:rPrChange w:id="4241" w:author="Maino Vieytes, Christian (NIH/NIA/IRP) [F]" w:date="2023-11-16T09:37:00Z">
                                          <w:rPr>
                                            <w:del w:id="4242" w:author="Maino Vieytes, Christian (NIH/NIA/IRP) [F]" w:date="2023-11-15T16:27:00Z"/>
                                            <w:rFonts w:ascii="Times New Roman" w:hAnsi="Times New Roman" w:cs="Times New Roman"/>
                                            <w:sz w:val="20"/>
                                            <w:szCs w:val="20"/>
                                          </w:rPr>
                                        </w:rPrChange>
                                      </w:rPr>
                                    </w:pPr>
                                    <w:ins w:id="4243" w:author="Maino Vieytes, Christian (NIH/NIA/IRP) [F]" w:date="2023-11-16T09:37:00Z">
                                      <w:r w:rsidRPr="0049435F">
                                        <w:rPr>
                                          <w:rFonts w:ascii="Times New Roman" w:hAnsi="Times New Roman" w:cs="Times New Roman"/>
                                          <w:color w:val="000000"/>
                                          <w:sz w:val="18"/>
                                          <w:szCs w:val="18"/>
                                          <w:rPrChange w:id="424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245" w:author="Maino Vieytes, Christian (NIH/NIA/IRP) [F]" w:date="2023-11-16T09:37:00Z">
                                            <w:rPr>
                                              <w:rFonts w:ascii="Calibri" w:hAnsi="Calibri" w:cs="Calibri"/>
                                              <w:color w:val="000000"/>
                                            </w:rPr>
                                          </w:rPrChange>
                                        </w:rPr>
                                        <w:t>35)*</w:t>
                                      </w:r>
                                    </w:ins>
                                    <w:proofErr w:type="gramEnd"/>
                                    <w:del w:id="4246" w:author="Maino Vieytes, Christian (NIH/NIA/IRP) [F]" w:date="2023-11-15T15:57:00Z">
                                      <w:r w:rsidRPr="0049435F" w:rsidDel="0055657D">
                                        <w:rPr>
                                          <w:rFonts w:ascii="Times New Roman" w:hAnsi="Times New Roman" w:cs="Times New Roman"/>
                                          <w:sz w:val="18"/>
                                          <w:szCs w:val="18"/>
                                          <w:rPrChange w:id="424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424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pPr>
                                      <w:jc w:val="center"/>
                                      <w:rPr>
                                        <w:del w:id="4249" w:author="Maino Vieytes, Christian (NIH/NIA/IRP) [F]" w:date="2023-11-15T16:27:00Z"/>
                                        <w:rFonts w:ascii="Times New Roman" w:hAnsi="Times New Roman" w:cs="Times New Roman"/>
                                        <w:sz w:val="18"/>
                                        <w:szCs w:val="18"/>
                                        <w:rPrChange w:id="4250" w:author="Maino Vieytes, Christian (NIH/NIA/IRP) [F]" w:date="2023-11-16T09:37:00Z">
                                          <w:rPr>
                                            <w:del w:id="4251" w:author="Maino Vieytes, Christian (NIH/NIA/IRP) [F]" w:date="2023-11-15T16:27:00Z"/>
                                            <w:rFonts w:ascii="Times New Roman" w:hAnsi="Times New Roman" w:cs="Times New Roman"/>
                                            <w:sz w:val="20"/>
                                            <w:szCs w:val="20"/>
                                          </w:rPr>
                                        </w:rPrChange>
                                      </w:rPr>
                                    </w:pPr>
                                    <w:ins w:id="4252" w:author="Maino Vieytes, Christian (NIH/NIA/IRP) [F]" w:date="2023-11-16T09:37:00Z">
                                      <w:r w:rsidRPr="0049435F">
                                        <w:rPr>
                                          <w:rFonts w:ascii="Times New Roman" w:hAnsi="Times New Roman" w:cs="Times New Roman"/>
                                          <w:color w:val="000000"/>
                                          <w:sz w:val="18"/>
                                          <w:szCs w:val="18"/>
                                          <w:rPrChange w:id="4253" w:author="Maino Vieytes, Christian (NIH/NIA/IRP) [F]" w:date="2023-11-16T09:37:00Z">
                                            <w:rPr>
                                              <w:rFonts w:ascii="Calibri" w:hAnsi="Calibri" w:cs="Calibri"/>
                                              <w:color w:val="000000"/>
                                            </w:rPr>
                                          </w:rPrChange>
                                        </w:rPr>
                                        <w:t>0.01*</w:t>
                                      </w:r>
                                    </w:ins>
                                    <w:del w:id="4254" w:author="Maino Vieytes, Christian (NIH/NIA/IRP) [F]" w:date="2023-11-15T15:57:00Z">
                                      <w:r w:rsidRPr="0049435F" w:rsidDel="0055657D">
                                        <w:rPr>
                                          <w:rFonts w:ascii="Times New Roman" w:hAnsi="Times New Roman" w:cs="Times New Roman"/>
                                          <w:sz w:val="18"/>
                                          <w:szCs w:val="18"/>
                                          <w:rPrChange w:id="4255"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4256"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pPr>
                                      <w:jc w:val="center"/>
                                      <w:rPr>
                                        <w:del w:id="4257" w:author="Maino Vieytes, Christian (NIH/NIA/IRP) [F]" w:date="2023-11-15T16:27:00Z"/>
                                        <w:rFonts w:ascii="Times New Roman" w:hAnsi="Times New Roman" w:cs="Times New Roman"/>
                                        <w:sz w:val="18"/>
                                        <w:szCs w:val="18"/>
                                        <w:rPrChange w:id="4258" w:author="Maino Vieytes, Christian (NIH/NIA/IRP) [F]" w:date="2023-11-16T09:37:00Z">
                                          <w:rPr>
                                            <w:del w:id="4259" w:author="Maino Vieytes, Christian (NIH/NIA/IRP) [F]" w:date="2023-11-15T16:27:00Z"/>
                                            <w:rFonts w:ascii="Times New Roman" w:hAnsi="Times New Roman" w:cs="Times New Roman"/>
                                            <w:sz w:val="20"/>
                                            <w:szCs w:val="20"/>
                                          </w:rPr>
                                        </w:rPrChange>
                                      </w:rPr>
                                    </w:pPr>
                                    <w:ins w:id="4260" w:author="Maino Vieytes, Christian (NIH/NIA/IRP) [F]" w:date="2023-11-16T09:37:00Z">
                                      <w:r w:rsidRPr="0049435F">
                                        <w:rPr>
                                          <w:rFonts w:ascii="Times New Roman" w:hAnsi="Times New Roman" w:cs="Times New Roman"/>
                                          <w:color w:val="000000"/>
                                          <w:sz w:val="18"/>
                                          <w:szCs w:val="18"/>
                                          <w:rPrChange w:id="4261"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262" w:author="Maino Vieytes, Christian (NIH/NIA/IRP) [F]" w:date="2023-11-16T09:37:00Z">
                                            <w:rPr>
                                              <w:rFonts w:ascii="Calibri" w:hAnsi="Calibri" w:cs="Calibri"/>
                                              <w:color w:val="000000"/>
                                            </w:rPr>
                                          </w:rPrChange>
                                        </w:rPr>
                                        <w:t>34)*</w:t>
                                      </w:r>
                                    </w:ins>
                                    <w:proofErr w:type="gramEnd"/>
                                    <w:del w:id="4263" w:author="Maino Vieytes, Christian (NIH/NIA/IRP) [F]" w:date="2023-11-15T15:57:00Z">
                                      <w:r w:rsidRPr="0049435F" w:rsidDel="0055657D">
                                        <w:rPr>
                                          <w:rFonts w:ascii="Times New Roman" w:hAnsi="Times New Roman" w:cs="Times New Roman"/>
                                          <w:sz w:val="18"/>
                                          <w:szCs w:val="18"/>
                                          <w:rPrChange w:id="4264"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4265"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pPr>
                                      <w:jc w:val="center"/>
                                      <w:rPr>
                                        <w:del w:id="4266" w:author="Maino Vieytes, Christian (NIH/NIA/IRP) [F]" w:date="2023-11-15T16:27:00Z"/>
                                        <w:rFonts w:ascii="Times New Roman" w:hAnsi="Times New Roman" w:cs="Times New Roman"/>
                                        <w:sz w:val="18"/>
                                        <w:szCs w:val="18"/>
                                        <w:rPrChange w:id="4267" w:author="Maino Vieytes, Christian (NIH/NIA/IRP) [F]" w:date="2023-11-16T09:37:00Z">
                                          <w:rPr>
                                            <w:del w:id="4268" w:author="Maino Vieytes, Christian (NIH/NIA/IRP) [F]" w:date="2023-11-15T16:27:00Z"/>
                                            <w:rFonts w:ascii="Times New Roman" w:hAnsi="Times New Roman" w:cs="Times New Roman"/>
                                            <w:sz w:val="20"/>
                                            <w:szCs w:val="20"/>
                                          </w:rPr>
                                        </w:rPrChange>
                                      </w:rPr>
                                    </w:pPr>
                                    <w:ins w:id="4269" w:author="Maino Vieytes, Christian (NIH/NIA/IRP) [F]" w:date="2023-11-16T09:37:00Z">
                                      <w:r w:rsidRPr="0049435F">
                                        <w:rPr>
                                          <w:rFonts w:ascii="Times New Roman" w:hAnsi="Times New Roman" w:cs="Times New Roman"/>
                                          <w:color w:val="000000"/>
                                          <w:sz w:val="18"/>
                                          <w:szCs w:val="18"/>
                                          <w:rPrChange w:id="4270" w:author="Maino Vieytes, Christian (NIH/NIA/IRP) [F]" w:date="2023-11-16T09:37:00Z">
                                            <w:rPr>
                                              <w:rFonts w:ascii="Calibri" w:hAnsi="Calibri" w:cs="Calibri"/>
                                              <w:color w:val="000000"/>
                                            </w:rPr>
                                          </w:rPrChange>
                                        </w:rPr>
                                        <w:t>0.15</w:t>
                                      </w:r>
                                    </w:ins>
                                    <w:del w:id="4271" w:author="Maino Vieytes, Christian (NIH/NIA/IRP) [F]" w:date="2023-11-15T15:57:00Z">
                                      <w:r w:rsidRPr="0049435F" w:rsidDel="0055657D">
                                        <w:rPr>
                                          <w:rFonts w:ascii="Times New Roman" w:hAnsi="Times New Roman" w:cs="Times New Roman"/>
                                          <w:color w:val="000000"/>
                                          <w:sz w:val="18"/>
                                          <w:szCs w:val="18"/>
                                          <w:rPrChange w:id="4272"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4273" w:author="Maino Vieytes, Christian (NIH/NIA/IRP) [F]" w:date="2023-11-16T09:37:00Z">
                                    <w:tblPrEx>
                                      <w:tblW w:w="15091" w:type="dxa"/>
                                    </w:tblPrEx>
                                  </w:tblPrExChange>
                                </w:tblPrEx>
                                <w:trPr>
                                  <w:trHeight w:val="320"/>
                                  <w:del w:id="4274" w:author="Maino Vieytes, Christian (NIH/NIA/IRP) [F]" w:date="2023-11-15T16:27:00Z"/>
                                  <w:trPrChange w:id="4275" w:author="Maino Vieytes, Christian (NIH/NIA/IRP) [F]" w:date="2023-11-16T09:37:00Z">
                                    <w:trPr>
                                      <w:gridAfter w:val="0"/>
                                      <w:trHeight w:val="320"/>
                                    </w:trPr>
                                  </w:trPrChange>
                                </w:trPr>
                                <w:tc>
                                  <w:tcPr>
                                    <w:tcW w:w="2317" w:type="dxa"/>
                                    <w:noWrap/>
                                    <w:vAlign w:val="center"/>
                                    <w:hideMark/>
                                    <w:tcPrChange w:id="4276" w:author="Maino Vieytes, Christian (NIH/NIA/IRP) [F]" w:date="2023-11-16T09:37:00Z">
                                      <w:tcPr>
                                        <w:tcW w:w="2317" w:type="dxa"/>
                                        <w:noWrap/>
                                        <w:vAlign w:val="center"/>
                                        <w:hideMark/>
                                      </w:tcPr>
                                    </w:tcPrChange>
                                  </w:tcPr>
                                  <w:p w14:paraId="6A877E78" w14:textId="41E818A7" w:rsidR="0049435F" w:rsidRPr="008A6C8D" w:rsidDel="002B4FE9" w:rsidRDefault="0049435F">
                                    <w:pPr>
                                      <w:jc w:val="center"/>
                                      <w:rPr>
                                        <w:del w:id="4277" w:author="Maino Vieytes, Christian (NIH/NIA/IRP) [F]" w:date="2023-11-15T16:27:00Z"/>
                                        <w:rFonts w:ascii="Times New Roman" w:hAnsi="Times New Roman" w:cs="Times New Roman"/>
                                        <w:sz w:val="18"/>
                                        <w:szCs w:val="18"/>
                                        <w:rPrChange w:id="4278" w:author="Maino Vieytes, Christian (NIH/NIA/IRP) [F]" w:date="2023-11-15T15:57:00Z">
                                          <w:rPr>
                                            <w:del w:id="4279" w:author="Maino Vieytes, Christian (NIH/NIA/IRP) [F]" w:date="2023-11-15T16:27:00Z"/>
                                            <w:rFonts w:ascii="Times New Roman" w:hAnsi="Times New Roman" w:cs="Times New Roman"/>
                                            <w:sz w:val="20"/>
                                            <w:szCs w:val="20"/>
                                          </w:rPr>
                                        </w:rPrChange>
                                      </w:rPr>
                                      <w:pPrChange w:id="4280" w:author="Maino Vieytes, Christian (NIH/NIA/IRP) [F]" w:date="2023-11-16T09:37:00Z">
                                        <w:pPr/>
                                      </w:pPrChange>
                                    </w:pPr>
                                    <w:del w:id="4281" w:author="Maino Vieytes, Christian (NIH/NIA/IRP) [F]" w:date="2023-11-15T16:27:00Z">
                                      <w:r w:rsidRPr="008A6C8D" w:rsidDel="002B4FE9">
                                        <w:rPr>
                                          <w:rFonts w:ascii="Times New Roman" w:hAnsi="Times New Roman" w:cs="Times New Roman"/>
                                          <w:sz w:val="18"/>
                                          <w:szCs w:val="18"/>
                                          <w:rPrChange w:id="4282"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28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284" w:author="Maino Vieytes, Christian (NIH/NIA/IRP) [F]" w:date="2023-11-16T09:37:00Z">
                                      <w:tcPr>
                                        <w:tcW w:w="936" w:type="dxa"/>
                                        <w:noWrap/>
                                        <w:vAlign w:val="center"/>
                                        <w:hideMark/>
                                      </w:tcPr>
                                    </w:tcPrChange>
                                  </w:tcPr>
                                  <w:p w14:paraId="6B0BBCEC" w14:textId="74D6741F" w:rsidR="0049435F" w:rsidRPr="0049435F" w:rsidDel="002B4FE9" w:rsidRDefault="0049435F">
                                    <w:pPr>
                                      <w:jc w:val="center"/>
                                      <w:rPr>
                                        <w:del w:id="4285" w:author="Maino Vieytes, Christian (NIH/NIA/IRP) [F]" w:date="2023-11-15T16:27:00Z"/>
                                        <w:rFonts w:ascii="Times New Roman" w:hAnsi="Times New Roman" w:cs="Times New Roman"/>
                                        <w:sz w:val="18"/>
                                        <w:szCs w:val="18"/>
                                        <w:rPrChange w:id="4286" w:author="Maino Vieytes, Christian (NIH/NIA/IRP) [F]" w:date="2023-11-16T09:37:00Z">
                                          <w:rPr>
                                            <w:del w:id="4287" w:author="Maino Vieytes, Christian (NIH/NIA/IRP) [F]" w:date="2023-11-15T16:27:00Z"/>
                                            <w:rFonts w:ascii="Times New Roman" w:hAnsi="Times New Roman" w:cs="Times New Roman"/>
                                            <w:sz w:val="20"/>
                                            <w:szCs w:val="20"/>
                                          </w:rPr>
                                        </w:rPrChange>
                                      </w:rPr>
                                    </w:pPr>
                                    <w:ins w:id="4288" w:author="Maino Vieytes, Christian (NIH/NIA/IRP) [F]" w:date="2023-11-16T09:37:00Z">
                                      <w:r w:rsidRPr="0049435F">
                                        <w:rPr>
                                          <w:rFonts w:ascii="Times New Roman" w:hAnsi="Times New Roman" w:cs="Times New Roman"/>
                                          <w:color w:val="000000"/>
                                          <w:sz w:val="18"/>
                                          <w:szCs w:val="18"/>
                                          <w:rPrChange w:id="4289" w:author="Maino Vieytes, Christian (NIH/NIA/IRP) [F]" w:date="2023-11-16T09:37:00Z">
                                            <w:rPr>
                                              <w:rFonts w:ascii="Calibri" w:hAnsi="Calibri" w:cs="Calibri"/>
                                              <w:color w:val="000000"/>
                                            </w:rPr>
                                          </w:rPrChange>
                                        </w:rPr>
                                        <w:t>1745</w:t>
                                      </w:r>
                                    </w:ins>
                                    <w:del w:id="4290" w:author="Maino Vieytes, Christian (NIH/NIA/IRP) [F]" w:date="2023-11-15T15:57:00Z">
                                      <w:r w:rsidRPr="0049435F" w:rsidDel="0055657D">
                                        <w:rPr>
                                          <w:rFonts w:ascii="Times New Roman" w:hAnsi="Times New Roman" w:cs="Times New Roman"/>
                                          <w:sz w:val="18"/>
                                          <w:szCs w:val="18"/>
                                          <w:rPrChange w:id="4291"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292"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pPr>
                                      <w:jc w:val="center"/>
                                      <w:rPr>
                                        <w:del w:id="4293" w:author="Maino Vieytes, Christian (NIH/NIA/IRP) [F]" w:date="2023-11-15T16:27:00Z"/>
                                        <w:rFonts w:ascii="Times New Roman" w:hAnsi="Times New Roman" w:cs="Times New Roman"/>
                                        <w:sz w:val="18"/>
                                        <w:szCs w:val="18"/>
                                        <w:rPrChange w:id="4294" w:author="Maino Vieytes, Christian (NIH/NIA/IRP) [F]" w:date="2023-11-16T09:37:00Z">
                                          <w:rPr>
                                            <w:del w:id="4295" w:author="Maino Vieytes, Christian (NIH/NIA/IRP) [F]" w:date="2023-11-15T16:27:00Z"/>
                                            <w:rFonts w:ascii="Times New Roman" w:hAnsi="Times New Roman" w:cs="Times New Roman"/>
                                            <w:sz w:val="20"/>
                                            <w:szCs w:val="20"/>
                                          </w:rPr>
                                        </w:rPrChange>
                                      </w:rPr>
                                    </w:pPr>
                                    <w:ins w:id="4296" w:author="Maino Vieytes, Christian (NIH/NIA/IRP) [F]" w:date="2023-11-16T09:37:00Z">
                                      <w:r w:rsidRPr="0049435F">
                                        <w:rPr>
                                          <w:rFonts w:ascii="Times New Roman" w:hAnsi="Times New Roman" w:cs="Times New Roman"/>
                                          <w:color w:val="000000"/>
                                          <w:sz w:val="18"/>
                                          <w:szCs w:val="18"/>
                                          <w:rPrChange w:id="4297" w:author="Maino Vieytes, Christian (NIH/NIA/IRP) [F]" w:date="2023-11-16T09:37:00Z">
                                            <w:rPr>
                                              <w:rFonts w:ascii="Calibri" w:hAnsi="Calibri" w:cs="Calibri"/>
                                              <w:color w:val="000000"/>
                                            </w:rPr>
                                          </w:rPrChange>
                                        </w:rPr>
                                        <w:t>1.00</w:t>
                                      </w:r>
                                    </w:ins>
                                    <w:del w:id="4298" w:author="Maino Vieytes, Christian (NIH/NIA/IRP) [F]" w:date="2023-11-15T15:57:00Z">
                                      <w:r w:rsidRPr="0049435F" w:rsidDel="0055657D">
                                        <w:rPr>
                                          <w:rFonts w:ascii="Times New Roman" w:hAnsi="Times New Roman" w:cs="Times New Roman"/>
                                          <w:sz w:val="18"/>
                                          <w:szCs w:val="18"/>
                                          <w:rPrChange w:id="429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300"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pPr>
                                      <w:jc w:val="center"/>
                                      <w:rPr>
                                        <w:del w:id="4301" w:author="Maino Vieytes, Christian (NIH/NIA/IRP) [F]" w:date="2023-11-15T16:27:00Z"/>
                                        <w:rFonts w:ascii="Times New Roman" w:hAnsi="Times New Roman" w:cs="Times New Roman"/>
                                        <w:sz w:val="18"/>
                                        <w:szCs w:val="18"/>
                                        <w:rPrChange w:id="4302" w:author="Maino Vieytes, Christian (NIH/NIA/IRP) [F]" w:date="2023-11-16T09:37:00Z">
                                          <w:rPr>
                                            <w:del w:id="4303" w:author="Maino Vieytes, Christian (NIH/NIA/IRP) [F]" w:date="2023-11-15T16:27:00Z"/>
                                            <w:rFonts w:ascii="Times New Roman" w:hAnsi="Times New Roman" w:cs="Times New Roman"/>
                                            <w:sz w:val="20"/>
                                            <w:szCs w:val="20"/>
                                          </w:rPr>
                                        </w:rPrChange>
                                      </w:rPr>
                                    </w:pPr>
                                    <w:ins w:id="4304" w:author="Maino Vieytes, Christian (NIH/NIA/IRP) [F]" w:date="2023-11-16T09:37:00Z">
                                      <w:r w:rsidRPr="0049435F">
                                        <w:rPr>
                                          <w:rFonts w:ascii="Times New Roman" w:hAnsi="Times New Roman" w:cs="Times New Roman"/>
                                          <w:color w:val="000000"/>
                                          <w:sz w:val="18"/>
                                          <w:szCs w:val="18"/>
                                          <w:rPrChange w:id="4305" w:author="Maino Vieytes, Christian (NIH/NIA/IRP) [F]" w:date="2023-11-16T09:37:00Z">
                                            <w:rPr>
                                              <w:rFonts w:ascii="Calibri" w:hAnsi="Calibri" w:cs="Calibri"/>
                                              <w:color w:val="000000"/>
                                            </w:rPr>
                                          </w:rPrChange>
                                        </w:rPr>
                                        <w:t>0.73 (0.44-1.21)</w:t>
                                      </w:r>
                                    </w:ins>
                                    <w:del w:id="4306" w:author="Maino Vieytes, Christian (NIH/NIA/IRP) [F]" w:date="2023-11-15T15:57:00Z">
                                      <w:r w:rsidRPr="0049435F" w:rsidDel="0055657D">
                                        <w:rPr>
                                          <w:rFonts w:ascii="Times New Roman" w:hAnsi="Times New Roman" w:cs="Times New Roman"/>
                                          <w:sz w:val="18"/>
                                          <w:szCs w:val="18"/>
                                          <w:rPrChange w:id="4307"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4308"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pPr>
                                      <w:jc w:val="center"/>
                                      <w:rPr>
                                        <w:del w:id="4309" w:author="Maino Vieytes, Christian (NIH/NIA/IRP) [F]" w:date="2023-11-15T16:27:00Z"/>
                                        <w:rFonts w:ascii="Times New Roman" w:hAnsi="Times New Roman" w:cs="Times New Roman"/>
                                        <w:sz w:val="18"/>
                                        <w:szCs w:val="18"/>
                                        <w:rPrChange w:id="4310" w:author="Maino Vieytes, Christian (NIH/NIA/IRP) [F]" w:date="2023-11-16T09:37:00Z">
                                          <w:rPr>
                                            <w:del w:id="4311" w:author="Maino Vieytes, Christian (NIH/NIA/IRP) [F]" w:date="2023-11-15T16:27:00Z"/>
                                            <w:rFonts w:ascii="Times New Roman" w:hAnsi="Times New Roman" w:cs="Times New Roman"/>
                                            <w:sz w:val="20"/>
                                            <w:szCs w:val="20"/>
                                          </w:rPr>
                                        </w:rPrChange>
                                      </w:rPr>
                                    </w:pPr>
                                    <w:ins w:id="4312" w:author="Maino Vieytes, Christian (NIH/NIA/IRP) [F]" w:date="2023-11-16T09:37:00Z">
                                      <w:r w:rsidRPr="0049435F">
                                        <w:rPr>
                                          <w:rFonts w:ascii="Times New Roman" w:hAnsi="Times New Roman" w:cs="Times New Roman"/>
                                          <w:color w:val="000000"/>
                                          <w:sz w:val="18"/>
                                          <w:szCs w:val="18"/>
                                          <w:rPrChange w:id="4313" w:author="Maino Vieytes, Christian (NIH/NIA/IRP) [F]" w:date="2023-11-16T09:37:00Z">
                                            <w:rPr>
                                              <w:rFonts w:ascii="Calibri" w:hAnsi="Calibri" w:cs="Calibri"/>
                                              <w:color w:val="000000"/>
                                            </w:rPr>
                                          </w:rPrChange>
                                        </w:rPr>
                                        <w:t>0.63 (0.33-1.20)</w:t>
                                      </w:r>
                                    </w:ins>
                                    <w:del w:id="4314" w:author="Maino Vieytes, Christian (NIH/NIA/IRP) [F]" w:date="2023-11-15T15:57:00Z">
                                      <w:r w:rsidRPr="0049435F" w:rsidDel="0055657D">
                                        <w:rPr>
                                          <w:rFonts w:ascii="Times New Roman" w:hAnsi="Times New Roman" w:cs="Times New Roman"/>
                                          <w:sz w:val="18"/>
                                          <w:szCs w:val="18"/>
                                          <w:rPrChange w:id="4315"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4316"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pPr>
                                      <w:jc w:val="center"/>
                                      <w:rPr>
                                        <w:del w:id="4317" w:author="Maino Vieytes, Christian (NIH/NIA/IRP) [F]" w:date="2023-11-15T16:27:00Z"/>
                                        <w:rFonts w:ascii="Times New Roman" w:hAnsi="Times New Roman" w:cs="Times New Roman"/>
                                        <w:sz w:val="18"/>
                                        <w:szCs w:val="18"/>
                                        <w:rPrChange w:id="4318" w:author="Maino Vieytes, Christian (NIH/NIA/IRP) [F]" w:date="2023-11-16T09:37:00Z">
                                          <w:rPr>
                                            <w:del w:id="4319" w:author="Maino Vieytes, Christian (NIH/NIA/IRP) [F]" w:date="2023-11-15T16:27:00Z"/>
                                            <w:rFonts w:ascii="Times New Roman" w:hAnsi="Times New Roman" w:cs="Times New Roman"/>
                                            <w:sz w:val="20"/>
                                            <w:szCs w:val="20"/>
                                          </w:rPr>
                                        </w:rPrChange>
                                      </w:rPr>
                                    </w:pPr>
                                    <w:ins w:id="4320" w:author="Maino Vieytes, Christian (NIH/NIA/IRP) [F]" w:date="2023-11-16T09:37:00Z">
                                      <w:r w:rsidRPr="0049435F">
                                        <w:rPr>
                                          <w:rFonts w:ascii="Times New Roman" w:hAnsi="Times New Roman" w:cs="Times New Roman"/>
                                          <w:color w:val="000000"/>
                                          <w:sz w:val="18"/>
                                          <w:szCs w:val="18"/>
                                          <w:rPrChange w:id="4321" w:author="Maino Vieytes, Christian (NIH/NIA/IRP) [F]" w:date="2023-11-16T09:37:00Z">
                                            <w:rPr>
                                              <w:rFonts w:ascii="Calibri" w:hAnsi="Calibri" w:cs="Calibri"/>
                                              <w:color w:val="000000"/>
                                            </w:rPr>
                                          </w:rPrChange>
                                        </w:rPr>
                                        <w:t>0.84 (0.50-1.41)</w:t>
                                      </w:r>
                                    </w:ins>
                                    <w:del w:id="4322" w:author="Maino Vieytes, Christian (NIH/NIA/IRP) [F]" w:date="2023-11-15T15:57:00Z">
                                      <w:r w:rsidRPr="0049435F" w:rsidDel="0055657D">
                                        <w:rPr>
                                          <w:rFonts w:ascii="Times New Roman" w:hAnsi="Times New Roman" w:cs="Times New Roman"/>
                                          <w:sz w:val="18"/>
                                          <w:szCs w:val="18"/>
                                          <w:rPrChange w:id="4323"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4324"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pPr>
                                      <w:jc w:val="center"/>
                                      <w:rPr>
                                        <w:del w:id="4325" w:author="Maino Vieytes, Christian (NIH/NIA/IRP) [F]" w:date="2023-11-15T16:27:00Z"/>
                                        <w:rFonts w:ascii="Times New Roman" w:hAnsi="Times New Roman" w:cs="Times New Roman"/>
                                        <w:sz w:val="18"/>
                                        <w:szCs w:val="18"/>
                                        <w:rPrChange w:id="4326" w:author="Maino Vieytes, Christian (NIH/NIA/IRP) [F]" w:date="2023-11-16T09:37:00Z">
                                          <w:rPr>
                                            <w:del w:id="4327" w:author="Maino Vieytes, Christian (NIH/NIA/IRP) [F]" w:date="2023-11-15T16:27:00Z"/>
                                            <w:rFonts w:ascii="Times New Roman" w:hAnsi="Times New Roman" w:cs="Times New Roman"/>
                                            <w:sz w:val="20"/>
                                            <w:szCs w:val="20"/>
                                          </w:rPr>
                                        </w:rPrChange>
                                      </w:rPr>
                                    </w:pPr>
                                    <w:ins w:id="4328" w:author="Maino Vieytes, Christian (NIH/NIA/IRP) [F]" w:date="2023-11-16T09:37:00Z">
                                      <w:r w:rsidRPr="0049435F">
                                        <w:rPr>
                                          <w:rFonts w:ascii="Times New Roman" w:hAnsi="Times New Roman" w:cs="Times New Roman"/>
                                          <w:color w:val="000000"/>
                                          <w:sz w:val="18"/>
                                          <w:szCs w:val="18"/>
                                          <w:rPrChange w:id="4329" w:author="Maino Vieytes, Christian (NIH/NIA/IRP) [F]" w:date="2023-11-16T09:37:00Z">
                                            <w:rPr>
                                              <w:rFonts w:ascii="Calibri" w:hAnsi="Calibri" w:cs="Calibri"/>
                                              <w:color w:val="000000"/>
                                            </w:rPr>
                                          </w:rPrChange>
                                        </w:rPr>
                                        <w:t>0.84 (0.50-1.40)</w:t>
                                      </w:r>
                                    </w:ins>
                                    <w:del w:id="4330" w:author="Maino Vieytes, Christian (NIH/NIA/IRP) [F]" w:date="2023-11-15T15:57:00Z">
                                      <w:r w:rsidRPr="0049435F" w:rsidDel="0055657D">
                                        <w:rPr>
                                          <w:rFonts w:ascii="Times New Roman" w:hAnsi="Times New Roman" w:cs="Times New Roman"/>
                                          <w:sz w:val="18"/>
                                          <w:szCs w:val="18"/>
                                          <w:rPrChange w:id="4331"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4332"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pPr>
                                      <w:jc w:val="center"/>
                                      <w:rPr>
                                        <w:del w:id="4333" w:author="Maino Vieytes, Christian (NIH/NIA/IRP) [F]" w:date="2023-11-15T16:27:00Z"/>
                                        <w:rFonts w:ascii="Times New Roman" w:hAnsi="Times New Roman" w:cs="Times New Roman"/>
                                        <w:sz w:val="18"/>
                                        <w:szCs w:val="18"/>
                                        <w:rPrChange w:id="4334" w:author="Maino Vieytes, Christian (NIH/NIA/IRP) [F]" w:date="2023-11-16T09:37:00Z">
                                          <w:rPr>
                                            <w:del w:id="4335" w:author="Maino Vieytes, Christian (NIH/NIA/IRP) [F]" w:date="2023-11-15T16:27:00Z"/>
                                            <w:rFonts w:ascii="Times New Roman" w:hAnsi="Times New Roman" w:cs="Times New Roman"/>
                                            <w:sz w:val="20"/>
                                            <w:szCs w:val="20"/>
                                          </w:rPr>
                                        </w:rPrChange>
                                      </w:rPr>
                                    </w:pPr>
                                    <w:ins w:id="4336" w:author="Maino Vieytes, Christian (NIH/NIA/IRP) [F]" w:date="2023-11-16T09:37:00Z">
                                      <w:r w:rsidRPr="0049435F">
                                        <w:rPr>
                                          <w:rFonts w:ascii="Times New Roman" w:hAnsi="Times New Roman" w:cs="Times New Roman"/>
                                          <w:color w:val="000000"/>
                                          <w:sz w:val="18"/>
                                          <w:szCs w:val="18"/>
                                          <w:rPrChange w:id="4337" w:author="Maino Vieytes, Christian (NIH/NIA/IRP) [F]" w:date="2023-11-16T09:37:00Z">
                                            <w:rPr>
                                              <w:rFonts w:ascii="Calibri" w:hAnsi="Calibri" w:cs="Calibri"/>
                                              <w:color w:val="000000"/>
                                            </w:rPr>
                                          </w:rPrChange>
                                        </w:rPr>
                                        <w:t>0.59</w:t>
                                      </w:r>
                                    </w:ins>
                                    <w:del w:id="4338" w:author="Maino Vieytes, Christian (NIH/NIA/IRP) [F]" w:date="2023-11-15T15:57:00Z">
                                      <w:r w:rsidRPr="0049435F" w:rsidDel="0055657D">
                                        <w:rPr>
                                          <w:rFonts w:ascii="Times New Roman" w:hAnsi="Times New Roman" w:cs="Times New Roman"/>
                                          <w:sz w:val="18"/>
                                          <w:szCs w:val="18"/>
                                          <w:rPrChange w:id="433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434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pPr>
                                      <w:jc w:val="center"/>
                                      <w:rPr>
                                        <w:del w:id="4341" w:author="Maino Vieytes, Christian (NIH/NIA/IRP) [F]" w:date="2023-11-15T16:27:00Z"/>
                                        <w:rFonts w:ascii="Times New Roman" w:hAnsi="Times New Roman" w:cs="Times New Roman"/>
                                        <w:sz w:val="18"/>
                                        <w:szCs w:val="18"/>
                                        <w:rPrChange w:id="4342" w:author="Maino Vieytes, Christian (NIH/NIA/IRP) [F]" w:date="2023-11-16T09:37:00Z">
                                          <w:rPr>
                                            <w:del w:id="4343" w:author="Maino Vieytes, Christian (NIH/NIA/IRP) [F]" w:date="2023-11-15T16:27:00Z"/>
                                            <w:rFonts w:ascii="Times New Roman" w:hAnsi="Times New Roman" w:cs="Times New Roman"/>
                                            <w:sz w:val="20"/>
                                            <w:szCs w:val="20"/>
                                          </w:rPr>
                                        </w:rPrChange>
                                      </w:rPr>
                                    </w:pPr>
                                    <w:ins w:id="4344" w:author="Maino Vieytes, Christian (NIH/NIA/IRP) [F]" w:date="2023-11-16T09:37:00Z">
                                      <w:r w:rsidRPr="0049435F">
                                        <w:rPr>
                                          <w:rFonts w:ascii="Times New Roman" w:hAnsi="Times New Roman" w:cs="Times New Roman"/>
                                          <w:color w:val="000000"/>
                                          <w:sz w:val="18"/>
                                          <w:szCs w:val="18"/>
                                          <w:rPrChange w:id="4345" w:author="Maino Vieytes, Christian (NIH/NIA/IRP) [F]" w:date="2023-11-16T09:37:00Z">
                                            <w:rPr>
                                              <w:rFonts w:ascii="Calibri" w:hAnsi="Calibri" w:cs="Calibri"/>
                                              <w:color w:val="000000"/>
                                            </w:rPr>
                                          </w:rPrChange>
                                        </w:rPr>
                                        <w:t>0.96 (0.76-1.22)</w:t>
                                      </w:r>
                                    </w:ins>
                                    <w:del w:id="4346" w:author="Maino Vieytes, Christian (NIH/NIA/IRP) [F]" w:date="2023-11-15T15:57:00Z">
                                      <w:r w:rsidRPr="0049435F" w:rsidDel="0055657D">
                                        <w:rPr>
                                          <w:rFonts w:ascii="Times New Roman" w:hAnsi="Times New Roman" w:cs="Times New Roman"/>
                                          <w:sz w:val="18"/>
                                          <w:szCs w:val="18"/>
                                          <w:rPrChange w:id="4347"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4348"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pPr>
                                      <w:jc w:val="center"/>
                                      <w:rPr>
                                        <w:del w:id="4349" w:author="Maino Vieytes, Christian (NIH/NIA/IRP) [F]" w:date="2023-11-15T16:27:00Z"/>
                                        <w:rFonts w:ascii="Times New Roman" w:hAnsi="Times New Roman" w:cs="Times New Roman"/>
                                        <w:sz w:val="18"/>
                                        <w:szCs w:val="18"/>
                                        <w:rPrChange w:id="4350" w:author="Maino Vieytes, Christian (NIH/NIA/IRP) [F]" w:date="2023-11-16T09:37:00Z">
                                          <w:rPr>
                                            <w:del w:id="4351" w:author="Maino Vieytes, Christian (NIH/NIA/IRP) [F]" w:date="2023-11-15T16:27:00Z"/>
                                            <w:rFonts w:ascii="Times New Roman" w:hAnsi="Times New Roman" w:cs="Times New Roman"/>
                                            <w:sz w:val="20"/>
                                            <w:szCs w:val="20"/>
                                          </w:rPr>
                                        </w:rPrChange>
                                      </w:rPr>
                                    </w:pPr>
                                    <w:ins w:id="4352" w:author="Maino Vieytes, Christian (NIH/NIA/IRP) [F]" w:date="2023-11-16T09:37:00Z">
                                      <w:r w:rsidRPr="0049435F">
                                        <w:rPr>
                                          <w:rFonts w:ascii="Times New Roman" w:hAnsi="Times New Roman" w:cs="Times New Roman"/>
                                          <w:color w:val="000000"/>
                                          <w:sz w:val="18"/>
                                          <w:szCs w:val="18"/>
                                          <w:rPrChange w:id="4353" w:author="Maino Vieytes, Christian (NIH/NIA/IRP) [F]" w:date="2023-11-16T09:37:00Z">
                                            <w:rPr>
                                              <w:rFonts w:ascii="Calibri" w:hAnsi="Calibri" w:cs="Calibri"/>
                                              <w:color w:val="000000"/>
                                            </w:rPr>
                                          </w:rPrChange>
                                        </w:rPr>
                                        <w:t>0.10</w:t>
                                      </w:r>
                                    </w:ins>
                                    <w:del w:id="4354" w:author="Maino Vieytes, Christian (NIH/NIA/IRP) [F]" w:date="2023-11-15T15:57:00Z">
                                      <w:r w:rsidRPr="0049435F" w:rsidDel="0055657D">
                                        <w:rPr>
                                          <w:rFonts w:ascii="Times New Roman" w:hAnsi="Times New Roman" w:cs="Times New Roman"/>
                                          <w:color w:val="000000"/>
                                          <w:sz w:val="18"/>
                                          <w:szCs w:val="18"/>
                                          <w:rPrChange w:id="4355"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4356" w:author="Maino Vieytes, Christian (NIH/NIA/IRP) [F]" w:date="2023-11-16T09:37:00Z">
                                    <w:tblPrEx>
                                      <w:tblW w:w="15091" w:type="dxa"/>
                                    </w:tblPrEx>
                                  </w:tblPrExChange>
                                </w:tblPrEx>
                                <w:trPr>
                                  <w:trHeight w:val="320"/>
                                  <w:del w:id="4357" w:author="Maino Vieytes, Christian (NIH/NIA/IRP) [F]" w:date="2023-11-15T16:27:00Z"/>
                                  <w:trPrChange w:id="4358" w:author="Maino Vieytes, Christian (NIH/NIA/IRP) [F]" w:date="2023-11-16T09:37:00Z">
                                    <w:trPr>
                                      <w:gridAfter w:val="0"/>
                                      <w:trHeight w:val="320"/>
                                    </w:trPr>
                                  </w:trPrChange>
                                </w:trPr>
                                <w:tc>
                                  <w:tcPr>
                                    <w:tcW w:w="2317" w:type="dxa"/>
                                    <w:noWrap/>
                                    <w:vAlign w:val="center"/>
                                    <w:hideMark/>
                                    <w:tcPrChange w:id="4359" w:author="Maino Vieytes, Christian (NIH/NIA/IRP) [F]" w:date="2023-11-16T09:37:00Z">
                                      <w:tcPr>
                                        <w:tcW w:w="2317" w:type="dxa"/>
                                        <w:noWrap/>
                                        <w:vAlign w:val="center"/>
                                        <w:hideMark/>
                                      </w:tcPr>
                                    </w:tcPrChange>
                                  </w:tcPr>
                                  <w:p w14:paraId="76DDB7E7" w14:textId="29B9C539" w:rsidR="0049435F" w:rsidRPr="008A6C8D" w:rsidDel="002B4FE9" w:rsidRDefault="0049435F">
                                    <w:pPr>
                                      <w:jc w:val="center"/>
                                      <w:rPr>
                                        <w:del w:id="4360" w:author="Maino Vieytes, Christian (NIH/NIA/IRP) [F]" w:date="2023-11-15T16:27:00Z"/>
                                        <w:rFonts w:ascii="Times New Roman" w:hAnsi="Times New Roman" w:cs="Times New Roman"/>
                                        <w:sz w:val="18"/>
                                        <w:szCs w:val="18"/>
                                        <w:rPrChange w:id="4361" w:author="Maino Vieytes, Christian (NIH/NIA/IRP) [F]" w:date="2023-11-15T15:57:00Z">
                                          <w:rPr>
                                            <w:del w:id="4362" w:author="Maino Vieytes, Christian (NIH/NIA/IRP) [F]" w:date="2023-11-15T16:27:00Z"/>
                                            <w:rFonts w:ascii="Times New Roman" w:hAnsi="Times New Roman" w:cs="Times New Roman"/>
                                            <w:sz w:val="20"/>
                                            <w:szCs w:val="20"/>
                                          </w:rPr>
                                        </w:rPrChange>
                                      </w:rPr>
                                      <w:pPrChange w:id="4363" w:author="Maino Vieytes, Christian (NIH/NIA/IRP) [F]" w:date="2023-11-16T09:37:00Z">
                                        <w:pPr/>
                                      </w:pPrChange>
                                    </w:pPr>
                                    <w:del w:id="4364" w:author="Maino Vieytes, Christian (NIH/NIA/IRP) [F]" w:date="2023-11-15T16:27:00Z">
                                      <w:r w:rsidRPr="008A6C8D" w:rsidDel="002B4FE9">
                                        <w:rPr>
                                          <w:rFonts w:ascii="Times New Roman" w:hAnsi="Times New Roman" w:cs="Times New Roman"/>
                                          <w:sz w:val="18"/>
                                          <w:szCs w:val="18"/>
                                          <w:rPrChange w:id="4365"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36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367" w:author="Maino Vieytes, Christian (NIH/NIA/IRP) [F]" w:date="2023-11-16T09:37:00Z">
                                      <w:tcPr>
                                        <w:tcW w:w="936" w:type="dxa"/>
                                        <w:noWrap/>
                                        <w:vAlign w:val="center"/>
                                        <w:hideMark/>
                                      </w:tcPr>
                                    </w:tcPrChange>
                                  </w:tcPr>
                                  <w:p w14:paraId="32E520B0" w14:textId="5CE9B0F9" w:rsidR="0049435F" w:rsidRPr="0049435F" w:rsidDel="002B4FE9" w:rsidRDefault="0049435F">
                                    <w:pPr>
                                      <w:jc w:val="center"/>
                                      <w:rPr>
                                        <w:del w:id="4368" w:author="Maino Vieytes, Christian (NIH/NIA/IRP) [F]" w:date="2023-11-15T16:27:00Z"/>
                                        <w:rFonts w:ascii="Times New Roman" w:hAnsi="Times New Roman" w:cs="Times New Roman"/>
                                        <w:sz w:val="18"/>
                                        <w:szCs w:val="18"/>
                                        <w:rPrChange w:id="4369" w:author="Maino Vieytes, Christian (NIH/NIA/IRP) [F]" w:date="2023-11-16T09:37:00Z">
                                          <w:rPr>
                                            <w:del w:id="4370" w:author="Maino Vieytes, Christian (NIH/NIA/IRP) [F]" w:date="2023-11-15T16:27:00Z"/>
                                            <w:rFonts w:ascii="Times New Roman" w:hAnsi="Times New Roman" w:cs="Times New Roman"/>
                                            <w:sz w:val="20"/>
                                            <w:szCs w:val="20"/>
                                          </w:rPr>
                                        </w:rPrChange>
                                      </w:rPr>
                                    </w:pPr>
                                    <w:ins w:id="4371" w:author="Maino Vieytes, Christian (NIH/NIA/IRP) [F]" w:date="2023-11-16T09:37:00Z">
                                      <w:r w:rsidRPr="0049435F">
                                        <w:rPr>
                                          <w:rFonts w:ascii="Times New Roman" w:hAnsi="Times New Roman" w:cs="Times New Roman"/>
                                          <w:color w:val="000000"/>
                                          <w:sz w:val="18"/>
                                          <w:szCs w:val="18"/>
                                          <w:rPrChange w:id="4372" w:author="Maino Vieytes, Christian (NIH/NIA/IRP) [F]" w:date="2023-11-16T09:37:00Z">
                                            <w:rPr>
                                              <w:rFonts w:ascii="Calibri" w:hAnsi="Calibri" w:cs="Calibri"/>
                                              <w:color w:val="000000"/>
                                            </w:rPr>
                                          </w:rPrChange>
                                        </w:rPr>
                                        <w:t>1745</w:t>
                                      </w:r>
                                    </w:ins>
                                    <w:del w:id="4373" w:author="Maino Vieytes, Christian (NIH/NIA/IRP) [F]" w:date="2023-11-15T15:57:00Z">
                                      <w:r w:rsidRPr="0049435F" w:rsidDel="0055657D">
                                        <w:rPr>
                                          <w:rFonts w:ascii="Times New Roman" w:hAnsi="Times New Roman" w:cs="Times New Roman"/>
                                          <w:sz w:val="18"/>
                                          <w:szCs w:val="18"/>
                                          <w:rPrChange w:id="4374"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375"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pPr>
                                      <w:jc w:val="center"/>
                                      <w:rPr>
                                        <w:del w:id="4376" w:author="Maino Vieytes, Christian (NIH/NIA/IRP) [F]" w:date="2023-11-15T16:27:00Z"/>
                                        <w:rFonts w:ascii="Times New Roman" w:hAnsi="Times New Roman" w:cs="Times New Roman"/>
                                        <w:sz w:val="18"/>
                                        <w:szCs w:val="18"/>
                                        <w:rPrChange w:id="4377" w:author="Maino Vieytes, Christian (NIH/NIA/IRP) [F]" w:date="2023-11-16T09:37:00Z">
                                          <w:rPr>
                                            <w:del w:id="4378" w:author="Maino Vieytes, Christian (NIH/NIA/IRP) [F]" w:date="2023-11-15T16:27:00Z"/>
                                            <w:rFonts w:ascii="Times New Roman" w:hAnsi="Times New Roman" w:cs="Times New Roman"/>
                                            <w:sz w:val="20"/>
                                            <w:szCs w:val="20"/>
                                          </w:rPr>
                                        </w:rPrChange>
                                      </w:rPr>
                                    </w:pPr>
                                    <w:ins w:id="4379" w:author="Maino Vieytes, Christian (NIH/NIA/IRP) [F]" w:date="2023-11-16T09:37:00Z">
                                      <w:r w:rsidRPr="0049435F">
                                        <w:rPr>
                                          <w:rFonts w:ascii="Times New Roman" w:hAnsi="Times New Roman" w:cs="Times New Roman"/>
                                          <w:color w:val="000000"/>
                                          <w:sz w:val="18"/>
                                          <w:szCs w:val="18"/>
                                          <w:rPrChange w:id="4380" w:author="Maino Vieytes, Christian (NIH/NIA/IRP) [F]" w:date="2023-11-16T09:37:00Z">
                                            <w:rPr>
                                              <w:rFonts w:ascii="Calibri" w:hAnsi="Calibri" w:cs="Calibri"/>
                                              <w:color w:val="000000"/>
                                            </w:rPr>
                                          </w:rPrChange>
                                        </w:rPr>
                                        <w:t>1.00</w:t>
                                      </w:r>
                                    </w:ins>
                                    <w:del w:id="4381" w:author="Maino Vieytes, Christian (NIH/NIA/IRP) [F]" w:date="2023-11-15T15:57:00Z">
                                      <w:r w:rsidRPr="0049435F" w:rsidDel="0055657D">
                                        <w:rPr>
                                          <w:rFonts w:ascii="Times New Roman" w:hAnsi="Times New Roman" w:cs="Times New Roman"/>
                                          <w:sz w:val="18"/>
                                          <w:szCs w:val="18"/>
                                          <w:rPrChange w:id="4382"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383"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pPr>
                                      <w:jc w:val="center"/>
                                      <w:rPr>
                                        <w:del w:id="4384" w:author="Maino Vieytes, Christian (NIH/NIA/IRP) [F]" w:date="2023-11-15T16:27:00Z"/>
                                        <w:rFonts w:ascii="Times New Roman" w:hAnsi="Times New Roman" w:cs="Times New Roman"/>
                                        <w:sz w:val="18"/>
                                        <w:szCs w:val="18"/>
                                        <w:rPrChange w:id="4385" w:author="Maino Vieytes, Christian (NIH/NIA/IRP) [F]" w:date="2023-11-16T09:37:00Z">
                                          <w:rPr>
                                            <w:del w:id="4386" w:author="Maino Vieytes, Christian (NIH/NIA/IRP) [F]" w:date="2023-11-15T16:27:00Z"/>
                                            <w:rFonts w:ascii="Times New Roman" w:hAnsi="Times New Roman" w:cs="Times New Roman"/>
                                            <w:sz w:val="20"/>
                                            <w:szCs w:val="20"/>
                                          </w:rPr>
                                        </w:rPrChange>
                                      </w:rPr>
                                    </w:pPr>
                                    <w:ins w:id="4387" w:author="Maino Vieytes, Christian (NIH/NIA/IRP) [F]" w:date="2023-11-16T09:37:00Z">
                                      <w:r w:rsidRPr="0049435F">
                                        <w:rPr>
                                          <w:rFonts w:ascii="Times New Roman" w:hAnsi="Times New Roman" w:cs="Times New Roman"/>
                                          <w:color w:val="000000"/>
                                          <w:sz w:val="18"/>
                                          <w:szCs w:val="18"/>
                                          <w:rPrChange w:id="4388" w:author="Maino Vieytes, Christian (NIH/NIA/IRP) [F]" w:date="2023-11-16T09:37:00Z">
                                            <w:rPr>
                                              <w:rFonts w:ascii="Calibri" w:hAnsi="Calibri" w:cs="Calibri"/>
                                              <w:color w:val="000000"/>
                                            </w:rPr>
                                          </w:rPrChange>
                                        </w:rPr>
                                        <w:t>0.81 (0.38-1.74)</w:t>
                                      </w:r>
                                    </w:ins>
                                    <w:del w:id="4389" w:author="Maino Vieytes, Christian (NIH/NIA/IRP) [F]" w:date="2023-11-15T15:57:00Z">
                                      <w:r w:rsidRPr="0049435F" w:rsidDel="0055657D">
                                        <w:rPr>
                                          <w:rFonts w:ascii="Times New Roman" w:hAnsi="Times New Roman" w:cs="Times New Roman"/>
                                          <w:sz w:val="18"/>
                                          <w:szCs w:val="18"/>
                                          <w:rPrChange w:id="4390"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4391"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pPr>
                                      <w:jc w:val="center"/>
                                      <w:rPr>
                                        <w:del w:id="4392" w:author="Maino Vieytes, Christian (NIH/NIA/IRP) [F]" w:date="2023-11-15T16:27:00Z"/>
                                        <w:rFonts w:ascii="Times New Roman" w:hAnsi="Times New Roman" w:cs="Times New Roman"/>
                                        <w:sz w:val="18"/>
                                        <w:szCs w:val="18"/>
                                        <w:rPrChange w:id="4393" w:author="Maino Vieytes, Christian (NIH/NIA/IRP) [F]" w:date="2023-11-16T09:37:00Z">
                                          <w:rPr>
                                            <w:del w:id="4394" w:author="Maino Vieytes, Christian (NIH/NIA/IRP) [F]" w:date="2023-11-15T16:27:00Z"/>
                                            <w:rFonts w:ascii="Times New Roman" w:hAnsi="Times New Roman" w:cs="Times New Roman"/>
                                            <w:sz w:val="20"/>
                                            <w:szCs w:val="20"/>
                                          </w:rPr>
                                        </w:rPrChange>
                                      </w:rPr>
                                    </w:pPr>
                                    <w:ins w:id="4395" w:author="Maino Vieytes, Christian (NIH/NIA/IRP) [F]" w:date="2023-11-16T09:37:00Z">
                                      <w:r w:rsidRPr="0049435F">
                                        <w:rPr>
                                          <w:rFonts w:ascii="Times New Roman" w:hAnsi="Times New Roman" w:cs="Times New Roman"/>
                                          <w:color w:val="000000"/>
                                          <w:sz w:val="18"/>
                                          <w:szCs w:val="18"/>
                                          <w:rPrChange w:id="4396"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397" w:author="Maino Vieytes, Christian (NIH/NIA/IRP) [F]" w:date="2023-11-16T09:37:00Z">
                                            <w:rPr>
                                              <w:rFonts w:ascii="Calibri" w:hAnsi="Calibri" w:cs="Calibri"/>
                                              <w:color w:val="000000"/>
                                            </w:rPr>
                                          </w:rPrChange>
                                        </w:rPr>
                                        <w:t>89)*</w:t>
                                      </w:r>
                                    </w:ins>
                                    <w:proofErr w:type="gramEnd"/>
                                    <w:del w:id="4398" w:author="Maino Vieytes, Christian (NIH/NIA/IRP) [F]" w:date="2023-11-15T15:57:00Z">
                                      <w:r w:rsidRPr="0049435F" w:rsidDel="0055657D">
                                        <w:rPr>
                                          <w:rFonts w:ascii="Times New Roman" w:hAnsi="Times New Roman" w:cs="Times New Roman"/>
                                          <w:sz w:val="18"/>
                                          <w:szCs w:val="18"/>
                                          <w:rPrChange w:id="4399"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4400"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pPr>
                                      <w:jc w:val="center"/>
                                      <w:rPr>
                                        <w:del w:id="4401" w:author="Maino Vieytes, Christian (NIH/NIA/IRP) [F]" w:date="2023-11-15T16:27:00Z"/>
                                        <w:rFonts w:ascii="Times New Roman" w:hAnsi="Times New Roman" w:cs="Times New Roman"/>
                                        <w:sz w:val="18"/>
                                        <w:szCs w:val="18"/>
                                        <w:rPrChange w:id="4402" w:author="Maino Vieytes, Christian (NIH/NIA/IRP) [F]" w:date="2023-11-16T09:37:00Z">
                                          <w:rPr>
                                            <w:del w:id="4403" w:author="Maino Vieytes, Christian (NIH/NIA/IRP) [F]" w:date="2023-11-15T16:27:00Z"/>
                                            <w:rFonts w:ascii="Times New Roman" w:hAnsi="Times New Roman" w:cs="Times New Roman"/>
                                            <w:sz w:val="20"/>
                                            <w:szCs w:val="20"/>
                                          </w:rPr>
                                        </w:rPrChange>
                                      </w:rPr>
                                    </w:pPr>
                                    <w:ins w:id="4404" w:author="Maino Vieytes, Christian (NIH/NIA/IRP) [F]" w:date="2023-11-16T09:37:00Z">
                                      <w:r w:rsidRPr="0049435F">
                                        <w:rPr>
                                          <w:rFonts w:ascii="Times New Roman" w:hAnsi="Times New Roman" w:cs="Times New Roman"/>
                                          <w:color w:val="000000"/>
                                          <w:sz w:val="18"/>
                                          <w:szCs w:val="18"/>
                                          <w:rPrChange w:id="4405" w:author="Maino Vieytes, Christian (NIH/NIA/IRP) [F]" w:date="2023-11-16T09:37:00Z">
                                            <w:rPr>
                                              <w:rFonts w:ascii="Calibri" w:hAnsi="Calibri" w:cs="Calibri"/>
                                              <w:color w:val="000000"/>
                                            </w:rPr>
                                          </w:rPrChange>
                                        </w:rPr>
                                        <w:t>0.84 (0.53-1.35)</w:t>
                                      </w:r>
                                    </w:ins>
                                    <w:del w:id="4406" w:author="Maino Vieytes, Christian (NIH/NIA/IRP) [F]" w:date="2023-11-15T15:57:00Z">
                                      <w:r w:rsidRPr="0049435F" w:rsidDel="0055657D">
                                        <w:rPr>
                                          <w:rFonts w:ascii="Times New Roman" w:hAnsi="Times New Roman" w:cs="Times New Roman"/>
                                          <w:sz w:val="18"/>
                                          <w:szCs w:val="18"/>
                                          <w:rPrChange w:id="4407"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4408"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pPr>
                                      <w:jc w:val="center"/>
                                      <w:rPr>
                                        <w:del w:id="4409" w:author="Maino Vieytes, Christian (NIH/NIA/IRP) [F]" w:date="2023-11-15T16:27:00Z"/>
                                        <w:rFonts w:ascii="Times New Roman" w:hAnsi="Times New Roman" w:cs="Times New Roman"/>
                                        <w:sz w:val="18"/>
                                        <w:szCs w:val="18"/>
                                        <w:rPrChange w:id="4410" w:author="Maino Vieytes, Christian (NIH/NIA/IRP) [F]" w:date="2023-11-16T09:37:00Z">
                                          <w:rPr>
                                            <w:del w:id="4411" w:author="Maino Vieytes, Christian (NIH/NIA/IRP) [F]" w:date="2023-11-15T16:27:00Z"/>
                                            <w:rFonts w:ascii="Times New Roman" w:hAnsi="Times New Roman" w:cs="Times New Roman"/>
                                            <w:sz w:val="20"/>
                                            <w:szCs w:val="20"/>
                                          </w:rPr>
                                        </w:rPrChange>
                                      </w:rPr>
                                    </w:pPr>
                                    <w:ins w:id="4412" w:author="Maino Vieytes, Christian (NIH/NIA/IRP) [F]" w:date="2023-11-16T09:37:00Z">
                                      <w:r w:rsidRPr="0049435F">
                                        <w:rPr>
                                          <w:rFonts w:ascii="Times New Roman" w:hAnsi="Times New Roman" w:cs="Times New Roman"/>
                                          <w:color w:val="000000"/>
                                          <w:sz w:val="18"/>
                                          <w:szCs w:val="18"/>
                                          <w:rPrChange w:id="4413"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414"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415" w:author="Maino Vieytes, Christian (NIH/NIA/IRP) [F]" w:date="2023-11-16T09:37:00Z">
                                            <w:rPr>
                                              <w:rFonts w:ascii="Calibri" w:hAnsi="Calibri" w:cs="Calibri"/>
                                              <w:color w:val="000000"/>
                                            </w:rPr>
                                          </w:rPrChange>
                                        </w:rPr>
                                        <w:t>*</w:t>
                                      </w:r>
                                    </w:ins>
                                    <w:del w:id="4416" w:author="Maino Vieytes, Christian (NIH/NIA/IRP) [F]" w:date="2023-11-15T15:57:00Z">
                                      <w:r w:rsidRPr="0049435F" w:rsidDel="0055657D">
                                        <w:rPr>
                                          <w:rFonts w:ascii="Times New Roman" w:hAnsi="Times New Roman" w:cs="Times New Roman"/>
                                          <w:sz w:val="18"/>
                                          <w:szCs w:val="18"/>
                                          <w:rPrChange w:id="4417"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4418"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pPr>
                                      <w:jc w:val="center"/>
                                      <w:rPr>
                                        <w:del w:id="4419" w:author="Maino Vieytes, Christian (NIH/NIA/IRP) [F]" w:date="2023-11-15T16:27:00Z"/>
                                        <w:rFonts w:ascii="Times New Roman" w:hAnsi="Times New Roman" w:cs="Times New Roman"/>
                                        <w:sz w:val="18"/>
                                        <w:szCs w:val="18"/>
                                        <w:rPrChange w:id="4420" w:author="Maino Vieytes, Christian (NIH/NIA/IRP) [F]" w:date="2023-11-16T09:37:00Z">
                                          <w:rPr>
                                            <w:del w:id="4421" w:author="Maino Vieytes, Christian (NIH/NIA/IRP) [F]" w:date="2023-11-15T16:27:00Z"/>
                                            <w:rFonts w:ascii="Times New Roman" w:hAnsi="Times New Roman" w:cs="Times New Roman"/>
                                            <w:sz w:val="20"/>
                                            <w:szCs w:val="20"/>
                                          </w:rPr>
                                        </w:rPrChange>
                                      </w:rPr>
                                    </w:pPr>
                                    <w:ins w:id="4422" w:author="Maino Vieytes, Christian (NIH/NIA/IRP) [F]" w:date="2023-11-16T09:37:00Z">
                                      <w:r w:rsidRPr="0049435F">
                                        <w:rPr>
                                          <w:rFonts w:ascii="Times New Roman" w:hAnsi="Times New Roman" w:cs="Times New Roman"/>
                                          <w:color w:val="000000"/>
                                          <w:sz w:val="18"/>
                                          <w:szCs w:val="18"/>
                                          <w:rPrChange w:id="4423" w:author="Maino Vieytes, Christian (NIH/NIA/IRP) [F]" w:date="2023-11-16T09:37:00Z">
                                            <w:rPr>
                                              <w:rFonts w:ascii="Calibri" w:hAnsi="Calibri" w:cs="Calibri"/>
                                              <w:color w:val="000000"/>
                                            </w:rPr>
                                          </w:rPrChange>
                                        </w:rPr>
                                        <w:t>&lt; 0.01**</w:t>
                                      </w:r>
                                    </w:ins>
                                    <w:del w:id="4424" w:author="Maino Vieytes, Christian (NIH/NIA/IRP) [F]" w:date="2023-11-15T15:57:00Z">
                                      <w:r w:rsidRPr="0049435F" w:rsidDel="0055657D">
                                        <w:rPr>
                                          <w:rFonts w:ascii="Times New Roman" w:hAnsi="Times New Roman" w:cs="Times New Roman"/>
                                          <w:sz w:val="18"/>
                                          <w:szCs w:val="18"/>
                                          <w:rPrChange w:id="4425"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4426"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pPr>
                                      <w:jc w:val="center"/>
                                      <w:rPr>
                                        <w:del w:id="4427" w:author="Maino Vieytes, Christian (NIH/NIA/IRP) [F]" w:date="2023-11-15T16:27:00Z"/>
                                        <w:rFonts w:ascii="Times New Roman" w:hAnsi="Times New Roman" w:cs="Times New Roman"/>
                                        <w:sz w:val="18"/>
                                        <w:szCs w:val="18"/>
                                        <w:rPrChange w:id="4428" w:author="Maino Vieytes, Christian (NIH/NIA/IRP) [F]" w:date="2023-11-16T09:37:00Z">
                                          <w:rPr>
                                            <w:del w:id="4429" w:author="Maino Vieytes, Christian (NIH/NIA/IRP) [F]" w:date="2023-11-15T16:27:00Z"/>
                                            <w:rFonts w:ascii="Times New Roman" w:hAnsi="Times New Roman" w:cs="Times New Roman"/>
                                            <w:sz w:val="20"/>
                                            <w:szCs w:val="20"/>
                                          </w:rPr>
                                        </w:rPrChange>
                                      </w:rPr>
                                    </w:pPr>
                                    <w:ins w:id="4430" w:author="Maino Vieytes, Christian (NIH/NIA/IRP) [F]" w:date="2023-11-16T09:37:00Z">
                                      <w:r w:rsidRPr="0049435F">
                                        <w:rPr>
                                          <w:rFonts w:ascii="Times New Roman" w:hAnsi="Times New Roman" w:cs="Times New Roman"/>
                                          <w:color w:val="000000"/>
                                          <w:sz w:val="18"/>
                                          <w:szCs w:val="18"/>
                                          <w:rPrChange w:id="44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432" w:author="Maino Vieytes, Christian (NIH/NIA/IRP) [F]" w:date="2023-11-16T09:37:00Z">
                                            <w:rPr>
                                              <w:rFonts w:ascii="Calibri" w:hAnsi="Calibri" w:cs="Calibri"/>
                                              <w:color w:val="000000"/>
                                            </w:rPr>
                                          </w:rPrChange>
                                        </w:rPr>
                                        <w:t>97)*</w:t>
                                      </w:r>
                                    </w:ins>
                                    <w:proofErr w:type="gramEnd"/>
                                    <w:del w:id="4433" w:author="Maino Vieytes, Christian (NIH/NIA/IRP) [F]" w:date="2023-11-15T15:57:00Z">
                                      <w:r w:rsidRPr="0049435F" w:rsidDel="0055657D">
                                        <w:rPr>
                                          <w:rFonts w:ascii="Times New Roman" w:hAnsi="Times New Roman" w:cs="Times New Roman"/>
                                          <w:sz w:val="18"/>
                                          <w:szCs w:val="18"/>
                                          <w:rPrChange w:id="44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44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pPr>
                                      <w:jc w:val="center"/>
                                      <w:rPr>
                                        <w:del w:id="4436" w:author="Maino Vieytes, Christian (NIH/NIA/IRP) [F]" w:date="2023-11-15T16:27:00Z"/>
                                        <w:rFonts w:ascii="Times New Roman" w:hAnsi="Times New Roman" w:cs="Times New Roman"/>
                                        <w:sz w:val="18"/>
                                        <w:szCs w:val="18"/>
                                        <w:rPrChange w:id="4437" w:author="Maino Vieytes, Christian (NIH/NIA/IRP) [F]" w:date="2023-11-16T09:37:00Z">
                                          <w:rPr>
                                            <w:del w:id="4438" w:author="Maino Vieytes, Christian (NIH/NIA/IRP) [F]" w:date="2023-11-15T16:27:00Z"/>
                                            <w:rFonts w:ascii="Times New Roman" w:hAnsi="Times New Roman" w:cs="Times New Roman"/>
                                            <w:sz w:val="20"/>
                                            <w:szCs w:val="20"/>
                                          </w:rPr>
                                        </w:rPrChange>
                                      </w:rPr>
                                    </w:pPr>
                                    <w:ins w:id="4439" w:author="Maino Vieytes, Christian (NIH/NIA/IRP) [F]" w:date="2023-11-16T09:37:00Z">
                                      <w:r w:rsidRPr="0049435F">
                                        <w:rPr>
                                          <w:rFonts w:ascii="Times New Roman" w:hAnsi="Times New Roman" w:cs="Times New Roman"/>
                                          <w:color w:val="000000"/>
                                          <w:sz w:val="18"/>
                                          <w:szCs w:val="18"/>
                                          <w:rPrChange w:id="4440" w:author="Maino Vieytes, Christian (NIH/NIA/IRP) [F]" w:date="2023-11-16T09:37:00Z">
                                            <w:rPr>
                                              <w:rFonts w:ascii="Calibri" w:hAnsi="Calibri" w:cs="Calibri"/>
                                              <w:color w:val="000000"/>
                                            </w:rPr>
                                          </w:rPrChange>
                                        </w:rPr>
                                        <w:t>0.89</w:t>
                                      </w:r>
                                    </w:ins>
                                    <w:del w:id="4441" w:author="Maino Vieytes, Christian (NIH/NIA/IRP) [F]" w:date="2023-11-15T15:57:00Z">
                                      <w:r w:rsidRPr="0049435F" w:rsidDel="0055657D">
                                        <w:rPr>
                                          <w:rFonts w:ascii="Times New Roman" w:hAnsi="Times New Roman" w:cs="Times New Roman"/>
                                          <w:color w:val="000000"/>
                                          <w:sz w:val="18"/>
                                          <w:szCs w:val="18"/>
                                          <w:rPrChange w:id="4442"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4443" w:author="Maino Vieytes, Christian (NIH/NIA/IRP) [F]" w:date="2023-11-16T09:39:00Z">
                                    <w:tblPrEx>
                                      <w:tblW w:w="15091" w:type="dxa"/>
                                    </w:tblPrEx>
                                  </w:tblPrExChange>
                                </w:tblPrEx>
                                <w:trPr>
                                  <w:trHeight w:val="320"/>
                                  <w:trPrChange w:id="4444" w:author="Maino Vieytes, Christian (NIH/NIA/IRP) [F]" w:date="2023-11-16T09:39:00Z">
                                    <w:trPr>
                                      <w:gridAfter w:val="0"/>
                                      <w:trHeight w:val="320"/>
                                    </w:trPr>
                                  </w:trPrChange>
                                </w:trPr>
                                <w:tc>
                                  <w:tcPr>
                                    <w:tcW w:w="2317" w:type="dxa"/>
                                    <w:noWrap/>
                                    <w:vAlign w:val="center"/>
                                    <w:hideMark/>
                                    <w:tcPrChange w:id="4445"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444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47"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448"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449"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4450" w:author="Maino Vieytes, Christian (NIH/NIA/IRP) [F]" w:date="2023-11-16T09:37:00Z">
                                          <w:rPr>
                                            <w:rFonts w:ascii="Times New Roman" w:hAnsi="Times New Roman" w:cs="Times New Roman"/>
                                            <w:sz w:val="20"/>
                                            <w:szCs w:val="20"/>
                                          </w:rPr>
                                        </w:rPrChange>
                                      </w:rPr>
                                    </w:pPr>
                                    <w:ins w:id="4451" w:author="Maino Vieytes, Christian (NIH/NIA/IRP) [F]" w:date="2023-11-16T09:37:00Z">
                                      <w:r w:rsidRPr="0049435F">
                                        <w:rPr>
                                          <w:rFonts w:ascii="Times New Roman" w:hAnsi="Times New Roman" w:cs="Times New Roman"/>
                                          <w:color w:val="000000"/>
                                          <w:sz w:val="18"/>
                                          <w:szCs w:val="18"/>
                                          <w:rPrChange w:id="4452" w:author="Maino Vieytes, Christian (NIH/NIA/IRP) [F]" w:date="2023-11-16T09:37:00Z">
                                            <w:rPr>
                                              <w:rFonts w:ascii="Calibri" w:hAnsi="Calibri" w:cs="Calibri"/>
                                              <w:color w:val="000000"/>
                                            </w:rPr>
                                          </w:rPrChange>
                                        </w:rPr>
                                        <w:t>1745</w:t>
                                      </w:r>
                                    </w:ins>
                                    <w:del w:id="4453" w:author="Maino Vieytes, Christian (NIH/NIA/IRP) [F]" w:date="2023-11-15T15:57:00Z">
                                      <w:r w:rsidRPr="0049435F" w:rsidDel="0055657D">
                                        <w:rPr>
                                          <w:rFonts w:ascii="Times New Roman" w:hAnsi="Times New Roman" w:cs="Times New Roman"/>
                                          <w:sz w:val="18"/>
                                          <w:szCs w:val="18"/>
                                          <w:rPrChange w:id="4454"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455"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4456" w:author="Maino Vieytes, Christian (NIH/NIA/IRP) [F]" w:date="2023-11-16T09:37:00Z">
                                          <w:rPr>
                                            <w:rFonts w:ascii="Times New Roman" w:hAnsi="Times New Roman" w:cs="Times New Roman"/>
                                            <w:sz w:val="20"/>
                                            <w:szCs w:val="20"/>
                                          </w:rPr>
                                        </w:rPrChange>
                                      </w:rPr>
                                    </w:pPr>
                                    <w:ins w:id="4457" w:author="Maino Vieytes, Christian (NIH/NIA/IRP) [F]" w:date="2023-11-16T09:37:00Z">
                                      <w:r w:rsidRPr="0049435F">
                                        <w:rPr>
                                          <w:rFonts w:ascii="Times New Roman" w:hAnsi="Times New Roman" w:cs="Times New Roman"/>
                                          <w:color w:val="000000"/>
                                          <w:sz w:val="18"/>
                                          <w:szCs w:val="18"/>
                                          <w:rPrChange w:id="4458" w:author="Maino Vieytes, Christian (NIH/NIA/IRP) [F]" w:date="2023-11-16T09:37:00Z">
                                            <w:rPr>
                                              <w:rFonts w:ascii="Calibri" w:hAnsi="Calibri" w:cs="Calibri"/>
                                              <w:color w:val="000000"/>
                                            </w:rPr>
                                          </w:rPrChange>
                                        </w:rPr>
                                        <w:t>1.00</w:t>
                                      </w:r>
                                    </w:ins>
                                    <w:del w:id="4459" w:author="Maino Vieytes, Christian (NIH/NIA/IRP) [F]" w:date="2023-11-15T15:57:00Z">
                                      <w:r w:rsidRPr="0049435F" w:rsidDel="0055657D">
                                        <w:rPr>
                                          <w:rFonts w:ascii="Times New Roman" w:hAnsi="Times New Roman" w:cs="Times New Roman"/>
                                          <w:sz w:val="18"/>
                                          <w:szCs w:val="18"/>
                                          <w:rPrChange w:id="4460"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461"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4462" w:author="Maino Vieytes, Christian (NIH/NIA/IRP) [F]" w:date="2023-11-16T09:39:00Z">
                                          <w:rPr>
                                            <w:rFonts w:ascii="Times New Roman" w:hAnsi="Times New Roman" w:cs="Times New Roman"/>
                                            <w:sz w:val="20"/>
                                            <w:szCs w:val="20"/>
                                          </w:rPr>
                                        </w:rPrChange>
                                      </w:rPr>
                                    </w:pPr>
                                    <w:ins w:id="4463" w:author="Maino Vieytes, Christian (NIH/NIA/IRP) [F]" w:date="2023-11-16T09:39:00Z">
                                      <w:r w:rsidRPr="0049435F">
                                        <w:rPr>
                                          <w:rFonts w:ascii="Times New Roman" w:hAnsi="Times New Roman" w:cs="Times New Roman"/>
                                          <w:color w:val="000000"/>
                                          <w:sz w:val="18"/>
                                          <w:szCs w:val="18"/>
                                          <w:rPrChange w:id="4464" w:author="Maino Vieytes, Christian (NIH/NIA/IRP) [F]" w:date="2023-11-16T09:39:00Z">
                                            <w:rPr>
                                              <w:rFonts w:ascii="Calibri" w:hAnsi="Calibri" w:cs="Calibri"/>
                                              <w:color w:val="000000"/>
                                            </w:rPr>
                                          </w:rPrChange>
                                        </w:rPr>
                                        <w:t>1.21 (0.62-2.36)</w:t>
                                      </w:r>
                                    </w:ins>
                                    <w:del w:id="4465" w:author="Maino Vieytes, Christian (NIH/NIA/IRP) [F]" w:date="2023-11-15T15:57:00Z">
                                      <w:r w:rsidRPr="0049435F" w:rsidDel="0055657D">
                                        <w:rPr>
                                          <w:rFonts w:ascii="Times New Roman" w:hAnsi="Times New Roman" w:cs="Times New Roman"/>
                                          <w:sz w:val="18"/>
                                          <w:szCs w:val="18"/>
                                          <w:rPrChange w:id="4466"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4467"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4468" w:author="Maino Vieytes, Christian (NIH/NIA/IRP) [F]" w:date="2023-11-16T09:39:00Z">
                                          <w:rPr>
                                            <w:rFonts w:ascii="Times New Roman" w:hAnsi="Times New Roman" w:cs="Times New Roman"/>
                                            <w:sz w:val="20"/>
                                            <w:szCs w:val="20"/>
                                          </w:rPr>
                                        </w:rPrChange>
                                      </w:rPr>
                                    </w:pPr>
                                    <w:ins w:id="4469" w:author="Maino Vieytes, Christian (NIH/NIA/IRP) [F]" w:date="2023-11-16T09:39:00Z">
                                      <w:r w:rsidRPr="0049435F">
                                        <w:rPr>
                                          <w:rFonts w:ascii="Times New Roman" w:hAnsi="Times New Roman" w:cs="Times New Roman"/>
                                          <w:color w:val="000000"/>
                                          <w:sz w:val="18"/>
                                          <w:szCs w:val="18"/>
                                          <w:rPrChange w:id="4470"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471" w:author="Maino Vieytes, Christian (NIH/NIA/IRP) [F]" w:date="2023-11-16T09:39:00Z">
                                            <w:rPr>
                                              <w:rFonts w:ascii="Calibri" w:hAnsi="Calibri" w:cs="Calibri"/>
                                              <w:color w:val="000000"/>
                                            </w:rPr>
                                          </w:rPrChange>
                                        </w:rPr>
                                        <w:t>20)*</w:t>
                                      </w:r>
                                    </w:ins>
                                    <w:proofErr w:type="gramEnd"/>
                                    <w:del w:id="4472" w:author="Maino Vieytes, Christian (NIH/NIA/IRP) [F]" w:date="2023-11-15T15:57:00Z">
                                      <w:r w:rsidRPr="0049435F" w:rsidDel="0055657D">
                                        <w:rPr>
                                          <w:rFonts w:ascii="Times New Roman" w:hAnsi="Times New Roman" w:cs="Times New Roman"/>
                                          <w:sz w:val="18"/>
                                          <w:szCs w:val="18"/>
                                          <w:rPrChange w:id="4473"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4474"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4475" w:author="Maino Vieytes, Christian (NIH/NIA/IRP) [F]" w:date="2023-11-16T09:39:00Z">
                                          <w:rPr>
                                            <w:rFonts w:ascii="Times New Roman" w:hAnsi="Times New Roman" w:cs="Times New Roman"/>
                                            <w:sz w:val="20"/>
                                            <w:szCs w:val="20"/>
                                          </w:rPr>
                                        </w:rPrChange>
                                      </w:rPr>
                                    </w:pPr>
                                    <w:ins w:id="4476" w:author="Maino Vieytes, Christian (NIH/NIA/IRP) [F]" w:date="2023-11-16T09:39:00Z">
                                      <w:r w:rsidRPr="0049435F">
                                        <w:rPr>
                                          <w:rFonts w:ascii="Times New Roman" w:hAnsi="Times New Roman" w:cs="Times New Roman"/>
                                          <w:color w:val="000000"/>
                                          <w:sz w:val="18"/>
                                          <w:szCs w:val="18"/>
                                          <w:rPrChange w:id="4477" w:author="Maino Vieytes, Christian (NIH/NIA/IRP) [F]" w:date="2023-11-16T09:39:00Z">
                                            <w:rPr>
                                              <w:rFonts w:ascii="Calibri" w:hAnsi="Calibri" w:cs="Calibri"/>
                                              <w:color w:val="000000"/>
                                            </w:rPr>
                                          </w:rPrChange>
                                        </w:rPr>
                                        <w:t>1.72 (0.81-3.65)</w:t>
                                      </w:r>
                                    </w:ins>
                                    <w:del w:id="4478" w:author="Maino Vieytes, Christian (NIH/NIA/IRP) [F]" w:date="2023-11-15T15:57:00Z">
                                      <w:r w:rsidRPr="0049435F" w:rsidDel="0055657D">
                                        <w:rPr>
                                          <w:rFonts w:ascii="Times New Roman" w:hAnsi="Times New Roman" w:cs="Times New Roman"/>
                                          <w:sz w:val="18"/>
                                          <w:szCs w:val="18"/>
                                          <w:rPrChange w:id="4479"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4480"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4481" w:author="Maino Vieytes, Christian (NIH/NIA/IRP) [F]" w:date="2023-11-16T09:39:00Z">
                                          <w:rPr>
                                            <w:rFonts w:ascii="Times New Roman" w:hAnsi="Times New Roman" w:cs="Times New Roman"/>
                                            <w:sz w:val="20"/>
                                            <w:szCs w:val="20"/>
                                          </w:rPr>
                                        </w:rPrChange>
                                      </w:rPr>
                                    </w:pPr>
                                    <w:ins w:id="4482" w:author="Maino Vieytes, Christian (NIH/NIA/IRP) [F]" w:date="2023-11-16T09:39:00Z">
                                      <w:r w:rsidRPr="0049435F">
                                        <w:rPr>
                                          <w:rFonts w:ascii="Times New Roman" w:hAnsi="Times New Roman" w:cs="Times New Roman"/>
                                          <w:color w:val="000000"/>
                                          <w:sz w:val="18"/>
                                          <w:szCs w:val="18"/>
                                          <w:rPrChange w:id="4483"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484" w:author="Maino Vieytes, Christian (NIH/NIA/IRP) [F]" w:date="2023-11-16T09:39:00Z">
                                            <w:rPr>
                                              <w:rFonts w:ascii="Calibri" w:hAnsi="Calibri" w:cs="Calibri"/>
                                              <w:color w:val="000000"/>
                                            </w:rPr>
                                          </w:rPrChange>
                                        </w:rPr>
                                        <w:t>35)*</w:t>
                                      </w:r>
                                    </w:ins>
                                    <w:proofErr w:type="gramEnd"/>
                                    <w:del w:id="4485" w:author="Maino Vieytes, Christian (NIH/NIA/IRP) [F]" w:date="2023-11-15T15:57:00Z">
                                      <w:r w:rsidRPr="0049435F" w:rsidDel="0055657D">
                                        <w:rPr>
                                          <w:rFonts w:ascii="Times New Roman" w:hAnsi="Times New Roman" w:cs="Times New Roman"/>
                                          <w:sz w:val="18"/>
                                          <w:szCs w:val="18"/>
                                          <w:rPrChange w:id="4486"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4487"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4488" w:author="Maino Vieytes, Christian (NIH/NIA/IRP) [F]" w:date="2023-11-16T09:39:00Z">
                                          <w:rPr>
                                            <w:rFonts w:ascii="Times New Roman" w:hAnsi="Times New Roman" w:cs="Times New Roman"/>
                                            <w:sz w:val="20"/>
                                            <w:szCs w:val="20"/>
                                          </w:rPr>
                                        </w:rPrChange>
                                      </w:rPr>
                                    </w:pPr>
                                    <w:ins w:id="4489" w:author="Maino Vieytes, Christian (NIH/NIA/IRP) [F]" w:date="2023-11-16T09:39:00Z">
                                      <w:r w:rsidRPr="0049435F">
                                        <w:rPr>
                                          <w:rFonts w:ascii="Times New Roman" w:hAnsi="Times New Roman" w:cs="Times New Roman"/>
                                          <w:color w:val="000000"/>
                                          <w:sz w:val="18"/>
                                          <w:szCs w:val="18"/>
                                          <w:rPrChange w:id="4490" w:author="Maino Vieytes, Christian (NIH/NIA/IRP) [F]" w:date="2023-11-16T09:39:00Z">
                                            <w:rPr>
                                              <w:rFonts w:ascii="Calibri" w:hAnsi="Calibri" w:cs="Calibri"/>
                                              <w:color w:val="000000"/>
                                            </w:rPr>
                                          </w:rPrChange>
                                        </w:rPr>
                                        <w:t>0.01*</w:t>
                                      </w:r>
                                    </w:ins>
                                    <w:del w:id="4491" w:author="Maino Vieytes, Christian (NIH/NIA/IRP) [F]" w:date="2023-11-15T15:57:00Z">
                                      <w:r w:rsidRPr="0049435F" w:rsidDel="0055657D">
                                        <w:rPr>
                                          <w:rFonts w:ascii="Times New Roman" w:hAnsi="Times New Roman" w:cs="Times New Roman"/>
                                          <w:sz w:val="18"/>
                                          <w:szCs w:val="18"/>
                                          <w:rPrChange w:id="4492"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4493"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4494" w:author="Maino Vieytes, Christian (NIH/NIA/IRP) [F]" w:date="2023-11-16T09:39:00Z">
                                          <w:rPr>
                                            <w:rFonts w:ascii="Times New Roman" w:hAnsi="Times New Roman" w:cs="Times New Roman"/>
                                            <w:sz w:val="20"/>
                                            <w:szCs w:val="20"/>
                                          </w:rPr>
                                        </w:rPrChange>
                                      </w:rPr>
                                    </w:pPr>
                                    <w:ins w:id="4495" w:author="Maino Vieytes, Christian (NIH/NIA/IRP) [F]" w:date="2023-11-16T09:39:00Z">
                                      <w:r w:rsidRPr="0049435F">
                                        <w:rPr>
                                          <w:rFonts w:ascii="Times New Roman" w:hAnsi="Times New Roman" w:cs="Times New Roman"/>
                                          <w:color w:val="000000"/>
                                          <w:sz w:val="18"/>
                                          <w:szCs w:val="18"/>
                                          <w:rPrChange w:id="4496"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497" w:author="Maino Vieytes, Christian (NIH/NIA/IRP) [F]" w:date="2023-11-16T09:39:00Z">
                                            <w:rPr>
                                              <w:rFonts w:ascii="Calibri" w:hAnsi="Calibri" w:cs="Calibri"/>
                                              <w:color w:val="000000"/>
                                            </w:rPr>
                                          </w:rPrChange>
                                        </w:rPr>
                                        <w:t>34)*</w:t>
                                      </w:r>
                                    </w:ins>
                                    <w:proofErr w:type="gramEnd"/>
                                    <w:del w:id="4498" w:author="Maino Vieytes, Christian (NIH/NIA/IRP) [F]" w:date="2023-11-15T15:57:00Z">
                                      <w:r w:rsidRPr="0049435F" w:rsidDel="0055657D">
                                        <w:rPr>
                                          <w:rFonts w:ascii="Times New Roman" w:hAnsi="Times New Roman" w:cs="Times New Roman"/>
                                          <w:sz w:val="18"/>
                                          <w:szCs w:val="18"/>
                                          <w:rPrChange w:id="4499"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4500"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4501" w:author="Maino Vieytes, Christian (NIH/NIA/IRP) [F]" w:date="2023-11-16T09:39:00Z">
                                          <w:rPr>
                                            <w:rFonts w:ascii="Times New Roman" w:hAnsi="Times New Roman" w:cs="Times New Roman"/>
                                            <w:sz w:val="20"/>
                                            <w:szCs w:val="20"/>
                                          </w:rPr>
                                        </w:rPrChange>
                                      </w:rPr>
                                    </w:pPr>
                                    <w:ins w:id="4502" w:author="Maino Vieytes, Christian (NIH/NIA/IRP) [F]" w:date="2023-11-16T09:39:00Z">
                                      <w:r w:rsidRPr="0049435F">
                                        <w:rPr>
                                          <w:rFonts w:ascii="Times New Roman" w:hAnsi="Times New Roman" w:cs="Times New Roman"/>
                                          <w:color w:val="000000"/>
                                          <w:sz w:val="18"/>
                                          <w:szCs w:val="18"/>
                                          <w:rPrChange w:id="4503" w:author="Maino Vieytes, Christian (NIH/NIA/IRP) [F]" w:date="2023-11-16T09:39:00Z">
                                            <w:rPr>
                                              <w:rFonts w:ascii="Calibri" w:hAnsi="Calibri" w:cs="Calibri"/>
                                              <w:color w:val="000000"/>
                                            </w:rPr>
                                          </w:rPrChange>
                                        </w:rPr>
                                        <w:t>0.15</w:t>
                                      </w:r>
                                    </w:ins>
                                    <w:del w:id="4504" w:author="Maino Vieytes, Christian (NIH/NIA/IRP) [F]" w:date="2023-11-15T15:57:00Z">
                                      <w:r w:rsidRPr="0049435F" w:rsidDel="0055657D">
                                        <w:rPr>
                                          <w:rFonts w:ascii="Times New Roman" w:hAnsi="Times New Roman" w:cs="Times New Roman"/>
                                          <w:color w:val="000000"/>
                                          <w:sz w:val="18"/>
                                          <w:szCs w:val="18"/>
                                          <w:rPrChange w:id="4505"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4506" w:author="Maino Vieytes, Christian (NIH/NIA/IRP) [F]" w:date="2023-11-16T09:39:00Z">
                                    <w:tblPrEx>
                                      <w:tblW w:w="15091" w:type="dxa"/>
                                    </w:tblPrEx>
                                  </w:tblPrExChange>
                                </w:tblPrEx>
                                <w:trPr>
                                  <w:trHeight w:val="320"/>
                                  <w:trPrChange w:id="4507" w:author="Maino Vieytes, Christian (NIH/NIA/IRP) [F]" w:date="2023-11-16T09:39:00Z">
                                    <w:trPr>
                                      <w:gridAfter w:val="0"/>
                                      <w:trHeight w:val="320"/>
                                    </w:trPr>
                                  </w:trPrChange>
                                </w:trPr>
                                <w:tc>
                                  <w:tcPr>
                                    <w:tcW w:w="2317" w:type="dxa"/>
                                    <w:noWrap/>
                                    <w:vAlign w:val="center"/>
                                    <w:hideMark/>
                                    <w:tcPrChange w:id="4508"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4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510"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4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512"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4513" w:author="Maino Vieytes, Christian (NIH/NIA/IRP) [F]" w:date="2023-11-16T09:37:00Z">
                                          <w:rPr>
                                            <w:rFonts w:ascii="Times New Roman" w:hAnsi="Times New Roman" w:cs="Times New Roman"/>
                                            <w:sz w:val="20"/>
                                            <w:szCs w:val="20"/>
                                          </w:rPr>
                                        </w:rPrChange>
                                      </w:rPr>
                                    </w:pPr>
                                    <w:ins w:id="4514" w:author="Maino Vieytes, Christian (NIH/NIA/IRP) [F]" w:date="2023-11-16T09:37:00Z">
                                      <w:r w:rsidRPr="0049435F">
                                        <w:rPr>
                                          <w:rFonts w:ascii="Times New Roman" w:hAnsi="Times New Roman" w:cs="Times New Roman"/>
                                          <w:color w:val="000000"/>
                                          <w:sz w:val="18"/>
                                          <w:szCs w:val="18"/>
                                          <w:rPrChange w:id="4515" w:author="Maino Vieytes, Christian (NIH/NIA/IRP) [F]" w:date="2023-11-16T09:37:00Z">
                                            <w:rPr>
                                              <w:rFonts w:ascii="Calibri" w:hAnsi="Calibri" w:cs="Calibri"/>
                                              <w:color w:val="000000"/>
                                            </w:rPr>
                                          </w:rPrChange>
                                        </w:rPr>
                                        <w:t>1745</w:t>
                                      </w:r>
                                    </w:ins>
                                    <w:del w:id="4516" w:author="Maino Vieytes, Christian (NIH/NIA/IRP) [F]" w:date="2023-11-15T15:57:00Z">
                                      <w:r w:rsidRPr="0049435F" w:rsidDel="0055657D">
                                        <w:rPr>
                                          <w:rFonts w:ascii="Times New Roman" w:hAnsi="Times New Roman" w:cs="Times New Roman"/>
                                          <w:sz w:val="18"/>
                                          <w:szCs w:val="18"/>
                                          <w:rPrChange w:id="451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518"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4519" w:author="Maino Vieytes, Christian (NIH/NIA/IRP) [F]" w:date="2023-11-16T09:37:00Z">
                                          <w:rPr>
                                            <w:rFonts w:ascii="Times New Roman" w:hAnsi="Times New Roman" w:cs="Times New Roman"/>
                                            <w:sz w:val="20"/>
                                            <w:szCs w:val="20"/>
                                          </w:rPr>
                                        </w:rPrChange>
                                      </w:rPr>
                                    </w:pPr>
                                    <w:ins w:id="4520" w:author="Maino Vieytes, Christian (NIH/NIA/IRP) [F]" w:date="2023-11-16T09:37:00Z">
                                      <w:r w:rsidRPr="0049435F">
                                        <w:rPr>
                                          <w:rFonts w:ascii="Times New Roman" w:hAnsi="Times New Roman" w:cs="Times New Roman"/>
                                          <w:color w:val="000000"/>
                                          <w:sz w:val="18"/>
                                          <w:szCs w:val="18"/>
                                          <w:rPrChange w:id="4521" w:author="Maino Vieytes, Christian (NIH/NIA/IRP) [F]" w:date="2023-11-16T09:37:00Z">
                                            <w:rPr>
                                              <w:rFonts w:ascii="Calibri" w:hAnsi="Calibri" w:cs="Calibri"/>
                                              <w:color w:val="000000"/>
                                            </w:rPr>
                                          </w:rPrChange>
                                        </w:rPr>
                                        <w:t>1.00</w:t>
                                      </w:r>
                                    </w:ins>
                                    <w:del w:id="4522" w:author="Maino Vieytes, Christian (NIH/NIA/IRP) [F]" w:date="2023-11-15T15:57:00Z">
                                      <w:r w:rsidRPr="0049435F" w:rsidDel="0055657D">
                                        <w:rPr>
                                          <w:rFonts w:ascii="Times New Roman" w:hAnsi="Times New Roman" w:cs="Times New Roman"/>
                                          <w:sz w:val="18"/>
                                          <w:szCs w:val="18"/>
                                          <w:rPrChange w:id="4523"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524"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4525" w:author="Maino Vieytes, Christian (NIH/NIA/IRP) [F]" w:date="2023-11-16T09:39:00Z">
                                          <w:rPr>
                                            <w:rFonts w:ascii="Times New Roman" w:hAnsi="Times New Roman" w:cs="Times New Roman"/>
                                            <w:sz w:val="20"/>
                                            <w:szCs w:val="20"/>
                                          </w:rPr>
                                        </w:rPrChange>
                                      </w:rPr>
                                    </w:pPr>
                                    <w:ins w:id="4526" w:author="Maino Vieytes, Christian (NIH/NIA/IRP) [F]" w:date="2023-11-16T09:39:00Z">
                                      <w:r w:rsidRPr="0049435F">
                                        <w:rPr>
                                          <w:rFonts w:ascii="Times New Roman" w:hAnsi="Times New Roman" w:cs="Times New Roman"/>
                                          <w:color w:val="000000"/>
                                          <w:sz w:val="18"/>
                                          <w:szCs w:val="18"/>
                                          <w:rPrChange w:id="4527" w:author="Maino Vieytes, Christian (NIH/NIA/IRP) [F]" w:date="2023-11-16T09:39:00Z">
                                            <w:rPr>
                                              <w:rFonts w:ascii="Calibri" w:hAnsi="Calibri" w:cs="Calibri"/>
                                              <w:color w:val="000000"/>
                                            </w:rPr>
                                          </w:rPrChange>
                                        </w:rPr>
                                        <w:t>0.73 (0.44-1.21)</w:t>
                                      </w:r>
                                    </w:ins>
                                    <w:del w:id="4528" w:author="Maino Vieytes, Christian (NIH/NIA/IRP) [F]" w:date="2023-11-15T15:57:00Z">
                                      <w:r w:rsidRPr="0049435F" w:rsidDel="0055657D">
                                        <w:rPr>
                                          <w:rFonts w:ascii="Times New Roman" w:hAnsi="Times New Roman" w:cs="Times New Roman"/>
                                          <w:sz w:val="18"/>
                                          <w:szCs w:val="18"/>
                                          <w:rPrChange w:id="4529"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4530"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4531" w:author="Maino Vieytes, Christian (NIH/NIA/IRP) [F]" w:date="2023-11-16T09:39:00Z">
                                          <w:rPr>
                                            <w:rFonts w:ascii="Times New Roman" w:hAnsi="Times New Roman" w:cs="Times New Roman"/>
                                            <w:sz w:val="20"/>
                                            <w:szCs w:val="20"/>
                                          </w:rPr>
                                        </w:rPrChange>
                                      </w:rPr>
                                    </w:pPr>
                                    <w:ins w:id="4532" w:author="Maino Vieytes, Christian (NIH/NIA/IRP) [F]" w:date="2023-11-16T09:39:00Z">
                                      <w:r w:rsidRPr="0049435F">
                                        <w:rPr>
                                          <w:rFonts w:ascii="Times New Roman" w:hAnsi="Times New Roman" w:cs="Times New Roman"/>
                                          <w:color w:val="000000"/>
                                          <w:sz w:val="18"/>
                                          <w:szCs w:val="18"/>
                                          <w:rPrChange w:id="4533" w:author="Maino Vieytes, Christian (NIH/NIA/IRP) [F]" w:date="2023-11-16T09:39:00Z">
                                            <w:rPr>
                                              <w:rFonts w:ascii="Calibri" w:hAnsi="Calibri" w:cs="Calibri"/>
                                              <w:color w:val="000000"/>
                                            </w:rPr>
                                          </w:rPrChange>
                                        </w:rPr>
                                        <w:t>0.63 (0.33-1.20)</w:t>
                                      </w:r>
                                    </w:ins>
                                    <w:del w:id="4534" w:author="Maino Vieytes, Christian (NIH/NIA/IRP) [F]" w:date="2023-11-15T15:57:00Z">
                                      <w:r w:rsidRPr="0049435F" w:rsidDel="0055657D">
                                        <w:rPr>
                                          <w:rFonts w:ascii="Times New Roman" w:hAnsi="Times New Roman" w:cs="Times New Roman"/>
                                          <w:sz w:val="18"/>
                                          <w:szCs w:val="18"/>
                                          <w:rPrChange w:id="4535"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4536"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4537" w:author="Maino Vieytes, Christian (NIH/NIA/IRP) [F]" w:date="2023-11-16T09:39:00Z">
                                          <w:rPr>
                                            <w:rFonts w:ascii="Times New Roman" w:hAnsi="Times New Roman" w:cs="Times New Roman"/>
                                            <w:sz w:val="20"/>
                                            <w:szCs w:val="20"/>
                                          </w:rPr>
                                        </w:rPrChange>
                                      </w:rPr>
                                    </w:pPr>
                                    <w:ins w:id="4538" w:author="Maino Vieytes, Christian (NIH/NIA/IRP) [F]" w:date="2023-11-16T09:39:00Z">
                                      <w:r w:rsidRPr="0049435F">
                                        <w:rPr>
                                          <w:rFonts w:ascii="Times New Roman" w:hAnsi="Times New Roman" w:cs="Times New Roman"/>
                                          <w:color w:val="000000"/>
                                          <w:sz w:val="18"/>
                                          <w:szCs w:val="18"/>
                                          <w:rPrChange w:id="4539" w:author="Maino Vieytes, Christian (NIH/NIA/IRP) [F]" w:date="2023-11-16T09:39:00Z">
                                            <w:rPr>
                                              <w:rFonts w:ascii="Calibri" w:hAnsi="Calibri" w:cs="Calibri"/>
                                              <w:color w:val="000000"/>
                                            </w:rPr>
                                          </w:rPrChange>
                                        </w:rPr>
                                        <w:t>0.84 (0.50-1.41)</w:t>
                                      </w:r>
                                    </w:ins>
                                    <w:del w:id="4540" w:author="Maino Vieytes, Christian (NIH/NIA/IRP) [F]" w:date="2023-11-15T15:57:00Z">
                                      <w:r w:rsidRPr="0049435F" w:rsidDel="0055657D">
                                        <w:rPr>
                                          <w:rFonts w:ascii="Times New Roman" w:hAnsi="Times New Roman" w:cs="Times New Roman"/>
                                          <w:sz w:val="18"/>
                                          <w:szCs w:val="18"/>
                                          <w:rPrChange w:id="4541"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4542"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4543" w:author="Maino Vieytes, Christian (NIH/NIA/IRP) [F]" w:date="2023-11-16T09:39:00Z">
                                          <w:rPr>
                                            <w:rFonts w:ascii="Times New Roman" w:hAnsi="Times New Roman" w:cs="Times New Roman"/>
                                            <w:sz w:val="20"/>
                                            <w:szCs w:val="20"/>
                                          </w:rPr>
                                        </w:rPrChange>
                                      </w:rPr>
                                    </w:pPr>
                                    <w:ins w:id="4544" w:author="Maino Vieytes, Christian (NIH/NIA/IRP) [F]" w:date="2023-11-16T09:39:00Z">
                                      <w:r w:rsidRPr="0049435F">
                                        <w:rPr>
                                          <w:rFonts w:ascii="Times New Roman" w:hAnsi="Times New Roman" w:cs="Times New Roman"/>
                                          <w:color w:val="000000"/>
                                          <w:sz w:val="18"/>
                                          <w:szCs w:val="18"/>
                                          <w:rPrChange w:id="4545" w:author="Maino Vieytes, Christian (NIH/NIA/IRP) [F]" w:date="2023-11-16T09:39:00Z">
                                            <w:rPr>
                                              <w:rFonts w:ascii="Calibri" w:hAnsi="Calibri" w:cs="Calibri"/>
                                              <w:color w:val="000000"/>
                                            </w:rPr>
                                          </w:rPrChange>
                                        </w:rPr>
                                        <w:t>0.84 (0.50-1.40)</w:t>
                                      </w:r>
                                    </w:ins>
                                    <w:del w:id="4546" w:author="Maino Vieytes, Christian (NIH/NIA/IRP) [F]" w:date="2023-11-15T15:57:00Z">
                                      <w:r w:rsidRPr="0049435F" w:rsidDel="0055657D">
                                        <w:rPr>
                                          <w:rFonts w:ascii="Times New Roman" w:hAnsi="Times New Roman" w:cs="Times New Roman"/>
                                          <w:sz w:val="18"/>
                                          <w:szCs w:val="18"/>
                                          <w:rPrChange w:id="4547"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4548"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4549" w:author="Maino Vieytes, Christian (NIH/NIA/IRP) [F]" w:date="2023-11-16T09:39:00Z">
                                          <w:rPr>
                                            <w:rFonts w:ascii="Times New Roman" w:hAnsi="Times New Roman" w:cs="Times New Roman"/>
                                            <w:sz w:val="20"/>
                                            <w:szCs w:val="20"/>
                                          </w:rPr>
                                        </w:rPrChange>
                                      </w:rPr>
                                    </w:pPr>
                                    <w:ins w:id="4550" w:author="Maino Vieytes, Christian (NIH/NIA/IRP) [F]" w:date="2023-11-16T09:39:00Z">
                                      <w:r w:rsidRPr="0049435F">
                                        <w:rPr>
                                          <w:rFonts w:ascii="Times New Roman" w:hAnsi="Times New Roman" w:cs="Times New Roman"/>
                                          <w:color w:val="000000"/>
                                          <w:sz w:val="18"/>
                                          <w:szCs w:val="18"/>
                                          <w:rPrChange w:id="4551" w:author="Maino Vieytes, Christian (NIH/NIA/IRP) [F]" w:date="2023-11-16T09:39:00Z">
                                            <w:rPr>
                                              <w:rFonts w:ascii="Calibri" w:hAnsi="Calibri" w:cs="Calibri"/>
                                              <w:color w:val="000000"/>
                                            </w:rPr>
                                          </w:rPrChange>
                                        </w:rPr>
                                        <w:t>0.59</w:t>
                                      </w:r>
                                    </w:ins>
                                    <w:del w:id="4552" w:author="Maino Vieytes, Christian (NIH/NIA/IRP) [F]" w:date="2023-11-15T15:57:00Z">
                                      <w:r w:rsidRPr="0049435F" w:rsidDel="0055657D">
                                        <w:rPr>
                                          <w:rFonts w:ascii="Times New Roman" w:hAnsi="Times New Roman" w:cs="Times New Roman"/>
                                          <w:sz w:val="18"/>
                                          <w:szCs w:val="18"/>
                                          <w:rPrChange w:id="4553"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4554"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4555" w:author="Maino Vieytes, Christian (NIH/NIA/IRP) [F]" w:date="2023-11-16T09:39:00Z">
                                          <w:rPr>
                                            <w:rFonts w:ascii="Times New Roman" w:hAnsi="Times New Roman" w:cs="Times New Roman"/>
                                            <w:sz w:val="20"/>
                                            <w:szCs w:val="20"/>
                                          </w:rPr>
                                        </w:rPrChange>
                                      </w:rPr>
                                    </w:pPr>
                                    <w:ins w:id="4556" w:author="Maino Vieytes, Christian (NIH/NIA/IRP) [F]" w:date="2023-11-16T09:39:00Z">
                                      <w:r w:rsidRPr="0049435F">
                                        <w:rPr>
                                          <w:rFonts w:ascii="Times New Roman" w:hAnsi="Times New Roman" w:cs="Times New Roman"/>
                                          <w:color w:val="000000"/>
                                          <w:sz w:val="18"/>
                                          <w:szCs w:val="18"/>
                                          <w:rPrChange w:id="4557" w:author="Maino Vieytes, Christian (NIH/NIA/IRP) [F]" w:date="2023-11-16T09:39:00Z">
                                            <w:rPr>
                                              <w:rFonts w:ascii="Calibri" w:hAnsi="Calibri" w:cs="Calibri"/>
                                              <w:color w:val="000000"/>
                                            </w:rPr>
                                          </w:rPrChange>
                                        </w:rPr>
                                        <w:t>0.96 (0.76-1.22)</w:t>
                                      </w:r>
                                    </w:ins>
                                    <w:del w:id="4558" w:author="Maino Vieytes, Christian (NIH/NIA/IRP) [F]" w:date="2023-11-15T15:57:00Z">
                                      <w:r w:rsidRPr="0049435F" w:rsidDel="0055657D">
                                        <w:rPr>
                                          <w:rFonts w:ascii="Times New Roman" w:hAnsi="Times New Roman" w:cs="Times New Roman"/>
                                          <w:sz w:val="18"/>
                                          <w:szCs w:val="18"/>
                                          <w:rPrChange w:id="4559"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4560"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4561" w:author="Maino Vieytes, Christian (NIH/NIA/IRP) [F]" w:date="2023-11-16T09:39:00Z">
                                          <w:rPr>
                                            <w:rFonts w:ascii="Times New Roman" w:hAnsi="Times New Roman" w:cs="Times New Roman"/>
                                            <w:sz w:val="20"/>
                                            <w:szCs w:val="20"/>
                                          </w:rPr>
                                        </w:rPrChange>
                                      </w:rPr>
                                    </w:pPr>
                                    <w:ins w:id="4562" w:author="Maino Vieytes, Christian (NIH/NIA/IRP) [F]" w:date="2023-11-16T09:39:00Z">
                                      <w:r w:rsidRPr="0049435F">
                                        <w:rPr>
                                          <w:rFonts w:ascii="Times New Roman" w:hAnsi="Times New Roman" w:cs="Times New Roman"/>
                                          <w:color w:val="000000"/>
                                          <w:sz w:val="18"/>
                                          <w:szCs w:val="18"/>
                                          <w:rPrChange w:id="4563" w:author="Maino Vieytes, Christian (NIH/NIA/IRP) [F]" w:date="2023-11-16T09:39:00Z">
                                            <w:rPr>
                                              <w:rFonts w:ascii="Calibri" w:hAnsi="Calibri" w:cs="Calibri"/>
                                              <w:color w:val="000000"/>
                                            </w:rPr>
                                          </w:rPrChange>
                                        </w:rPr>
                                        <w:t>0.10</w:t>
                                      </w:r>
                                    </w:ins>
                                    <w:del w:id="4564" w:author="Maino Vieytes, Christian (NIH/NIA/IRP) [F]" w:date="2023-11-15T15:57:00Z">
                                      <w:r w:rsidRPr="0049435F" w:rsidDel="0055657D">
                                        <w:rPr>
                                          <w:rFonts w:ascii="Times New Roman" w:hAnsi="Times New Roman" w:cs="Times New Roman"/>
                                          <w:color w:val="000000"/>
                                          <w:sz w:val="18"/>
                                          <w:szCs w:val="18"/>
                                          <w:rPrChange w:id="4565"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4566" w:author="Maino Vieytes, Christian (NIH/NIA/IRP) [F]" w:date="2023-11-16T09:39:00Z">
                                    <w:tblPrEx>
                                      <w:tblW w:w="15091" w:type="dxa"/>
                                    </w:tblPrEx>
                                  </w:tblPrExChange>
                                </w:tblPrEx>
                                <w:trPr>
                                  <w:trHeight w:val="320"/>
                                  <w:trPrChange w:id="4567" w:author="Maino Vieytes, Christian (NIH/NIA/IRP) [F]" w:date="2023-11-16T09:39:00Z">
                                    <w:trPr>
                                      <w:gridAfter w:val="0"/>
                                      <w:trHeight w:val="320"/>
                                    </w:trPr>
                                  </w:trPrChange>
                                </w:trPr>
                                <w:tc>
                                  <w:tcPr>
                                    <w:tcW w:w="2317" w:type="dxa"/>
                                    <w:noWrap/>
                                    <w:vAlign w:val="center"/>
                                    <w:tcPrChange w:id="4568"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456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570"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571"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572"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4573" w:author="Maino Vieytes, Christian (NIH/NIA/IRP) [F]" w:date="2023-11-16T09:37:00Z">
                                          <w:rPr>
                                            <w:rFonts w:ascii="Times New Roman" w:hAnsi="Times New Roman" w:cs="Times New Roman"/>
                                            <w:sz w:val="20"/>
                                            <w:szCs w:val="20"/>
                                          </w:rPr>
                                        </w:rPrChange>
                                      </w:rPr>
                                    </w:pPr>
                                    <w:ins w:id="4574" w:author="Maino Vieytes, Christian (NIH/NIA/IRP) [F]" w:date="2023-11-16T09:37:00Z">
                                      <w:r w:rsidRPr="0049435F">
                                        <w:rPr>
                                          <w:rFonts w:ascii="Times New Roman" w:hAnsi="Times New Roman" w:cs="Times New Roman"/>
                                          <w:color w:val="000000"/>
                                          <w:sz w:val="18"/>
                                          <w:szCs w:val="18"/>
                                          <w:rPrChange w:id="4575" w:author="Maino Vieytes, Christian (NIH/NIA/IRP) [F]" w:date="2023-11-16T09:37:00Z">
                                            <w:rPr>
                                              <w:rFonts w:ascii="Calibri" w:hAnsi="Calibri" w:cs="Calibri"/>
                                              <w:color w:val="000000"/>
                                            </w:rPr>
                                          </w:rPrChange>
                                        </w:rPr>
                                        <w:t>1745</w:t>
                                      </w:r>
                                    </w:ins>
                                    <w:del w:id="4576" w:author="Maino Vieytes, Christian (NIH/NIA/IRP) [F]" w:date="2023-11-15T15:57:00Z">
                                      <w:r w:rsidRPr="0049435F" w:rsidDel="0055657D">
                                        <w:rPr>
                                          <w:rFonts w:ascii="Times New Roman" w:hAnsi="Times New Roman" w:cs="Times New Roman"/>
                                          <w:color w:val="000000"/>
                                          <w:sz w:val="18"/>
                                          <w:szCs w:val="18"/>
                                          <w:rPrChange w:id="4577"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4578"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4579" w:author="Maino Vieytes, Christian (NIH/NIA/IRP) [F]" w:date="2023-11-16T09:37:00Z">
                                          <w:rPr>
                                            <w:rFonts w:ascii="Times New Roman" w:hAnsi="Times New Roman" w:cs="Times New Roman"/>
                                            <w:sz w:val="20"/>
                                            <w:szCs w:val="20"/>
                                          </w:rPr>
                                        </w:rPrChange>
                                      </w:rPr>
                                    </w:pPr>
                                    <w:ins w:id="4580" w:author="Maino Vieytes, Christian (NIH/NIA/IRP) [F]" w:date="2023-11-16T09:37:00Z">
                                      <w:r w:rsidRPr="0049435F">
                                        <w:rPr>
                                          <w:rFonts w:ascii="Times New Roman" w:hAnsi="Times New Roman" w:cs="Times New Roman"/>
                                          <w:color w:val="000000"/>
                                          <w:sz w:val="18"/>
                                          <w:szCs w:val="18"/>
                                          <w:rPrChange w:id="4581" w:author="Maino Vieytes, Christian (NIH/NIA/IRP) [F]" w:date="2023-11-16T09:37:00Z">
                                            <w:rPr>
                                              <w:rFonts w:ascii="Calibri" w:hAnsi="Calibri" w:cs="Calibri"/>
                                              <w:color w:val="000000"/>
                                            </w:rPr>
                                          </w:rPrChange>
                                        </w:rPr>
                                        <w:t>1.00</w:t>
                                      </w:r>
                                    </w:ins>
                                    <w:del w:id="4582" w:author="Maino Vieytes, Christian (NIH/NIA/IRP) [F]" w:date="2023-11-15T15:57:00Z">
                                      <w:r w:rsidRPr="0049435F" w:rsidDel="0055657D">
                                        <w:rPr>
                                          <w:rFonts w:ascii="Times New Roman" w:hAnsi="Times New Roman" w:cs="Times New Roman"/>
                                          <w:color w:val="000000"/>
                                          <w:sz w:val="18"/>
                                          <w:szCs w:val="18"/>
                                          <w:rPrChange w:id="4583"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4584"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4585" w:author="Maino Vieytes, Christian (NIH/NIA/IRP) [F]" w:date="2023-11-16T09:39:00Z">
                                          <w:rPr>
                                            <w:rFonts w:ascii="Times New Roman" w:hAnsi="Times New Roman" w:cs="Times New Roman"/>
                                            <w:sz w:val="20"/>
                                            <w:szCs w:val="20"/>
                                          </w:rPr>
                                        </w:rPrChange>
                                      </w:rPr>
                                    </w:pPr>
                                    <w:ins w:id="4586" w:author="Maino Vieytes, Christian (NIH/NIA/IRP) [F]" w:date="2023-11-16T09:39:00Z">
                                      <w:r w:rsidRPr="0049435F">
                                        <w:rPr>
                                          <w:rFonts w:ascii="Times New Roman" w:hAnsi="Times New Roman" w:cs="Times New Roman"/>
                                          <w:color w:val="000000"/>
                                          <w:sz w:val="18"/>
                                          <w:szCs w:val="18"/>
                                          <w:rPrChange w:id="4587" w:author="Maino Vieytes, Christian (NIH/NIA/IRP) [F]" w:date="2023-11-16T09:39:00Z">
                                            <w:rPr>
                                              <w:rFonts w:ascii="Calibri" w:hAnsi="Calibri" w:cs="Calibri"/>
                                              <w:color w:val="000000"/>
                                            </w:rPr>
                                          </w:rPrChange>
                                        </w:rPr>
                                        <w:t>0.81 (0.38-1.74)</w:t>
                                      </w:r>
                                    </w:ins>
                                    <w:del w:id="4588" w:author="Maino Vieytes, Christian (NIH/NIA/IRP) [F]" w:date="2023-11-15T15:57:00Z">
                                      <w:r w:rsidRPr="0049435F" w:rsidDel="0055657D">
                                        <w:rPr>
                                          <w:rFonts w:ascii="Times New Roman" w:hAnsi="Times New Roman" w:cs="Times New Roman"/>
                                          <w:color w:val="000000"/>
                                          <w:sz w:val="18"/>
                                          <w:szCs w:val="18"/>
                                          <w:rPrChange w:id="4589"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4590"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4591" w:author="Maino Vieytes, Christian (NIH/NIA/IRP) [F]" w:date="2023-11-16T09:39:00Z">
                                          <w:rPr>
                                            <w:rFonts w:ascii="Times New Roman" w:hAnsi="Times New Roman" w:cs="Times New Roman"/>
                                            <w:sz w:val="20"/>
                                            <w:szCs w:val="20"/>
                                          </w:rPr>
                                        </w:rPrChange>
                                      </w:rPr>
                                    </w:pPr>
                                    <w:ins w:id="4592" w:author="Maino Vieytes, Christian (NIH/NIA/IRP) [F]" w:date="2023-11-16T09:39:00Z">
                                      <w:r w:rsidRPr="0049435F">
                                        <w:rPr>
                                          <w:rFonts w:ascii="Times New Roman" w:hAnsi="Times New Roman" w:cs="Times New Roman"/>
                                          <w:color w:val="000000"/>
                                          <w:sz w:val="18"/>
                                          <w:szCs w:val="18"/>
                                          <w:rPrChange w:id="4593"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594" w:author="Maino Vieytes, Christian (NIH/NIA/IRP) [F]" w:date="2023-11-16T09:39:00Z">
                                            <w:rPr>
                                              <w:rFonts w:ascii="Calibri" w:hAnsi="Calibri" w:cs="Calibri"/>
                                              <w:color w:val="000000"/>
                                            </w:rPr>
                                          </w:rPrChange>
                                        </w:rPr>
                                        <w:t>89)*</w:t>
                                      </w:r>
                                    </w:ins>
                                    <w:proofErr w:type="gramEnd"/>
                                    <w:del w:id="4595" w:author="Maino Vieytes, Christian (NIH/NIA/IRP) [F]" w:date="2023-11-15T15:57:00Z">
                                      <w:r w:rsidRPr="0049435F" w:rsidDel="0055657D">
                                        <w:rPr>
                                          <w:rFonts w:ascii="Times New Roman" w:hAnsi="Times New Roman" w:cs="Times New Roman"/>
                                          <w:color w:val="000000"/>
                                          <w:sz w:val="18"/>
                                          <w:szCs w:val="18"/>
                                          <w:rPrChange w:id="4596"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4597"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4598" w:author="Maino Vieytes, Christian (NIH/NIA/IRP) [F]" w:date="2023-11-16T09:39:00Z">
                                          <w:rPr>
                                            <w:rFonts w:ascii="Times New Roman" w:hAnsi="Times New Roman" w:cs="Times New Roman"/>
                                            <w:sz w:val="20"/>
                                            <w:szCs w:val="20"/>
                                          </w:rPr>
                                        </w:rPrChange>
                                      </w:rPr>
                                    </w:pPr>
                                    <w:ins w:id="4599" w:author="Maino Vieytes, Christian (NIH/NIA/IRP) [F]" w:date="2023-11-16T09:39:00Z">
                                      <w:r w:rsidRPr="0049435F">
                                        <w:rPr>
                                          <w:rFonts w:ascii="Times New Roman" w:hAnsi="Times New Roman" w:cs="Times New Roman"/>
                                          <w:color w:val="000000"/>
                                          <w:sz w:val="18"/>
                                          <w:szCs w:val="18"/>
                                          <w:rPrChange w:id="4600" w:author="Maino Vieytes, Christian (NIH/NIA/IRP) [F]" w:date="2023-11-16T09:39:00Z">
                                            <w:rPr>
                                              <w:rFonts w:ascii="Calibri" w:hAnsi="Calibri" w:cs="Calibri"/>
                                              <w:color w:val="000000"/>
                                            </w:rPr>
                                          </w:rPrChange>
                                        </w:rPr>
                                        <w:t>0.84 (0.53-1.35)</w:t>
                                      </w:r>
                                    </w:ins>
                                    <w:del w:id="4601" w:author="Maino Vieytes, Christian (NIH/NIA/IRP) [F]" w:date="2023-11-15T15:57:00Z">
                                      <w:r w:rsidRPr="0049435F" w:rsidDel="0055657D">
                                        <w:rPr>
                                          <w:rFonts w:ascii="Times New Roman" w:hAnsi="Times New Roman" w:cs="Times New Roman"/>
                                          <w:color w:val="000000"/>
                                          <w:sz w:val="18"/>
                                          <w:szCs w:val="18"/>
                                          <w:rPrChange w:id="4602"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4603"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4604" w:author="Maino Vieytes, Christian (NIH/NIA/IRP) [F]" w:date="2023-11-16T09:39:00Z">
                                          <w:rPr>
                                            <w:rFonts w:ascii="Times New Roman" w:hAnsi="Times New Roman" w:cs="Times New Roman"/>
                                            <w:sz w:val="20"/>
                                            <w:szCs w:val="20"/>
                                          </w:rPr>
                                        </w:rPrChange>
                                      </w:rPr>
                                    </w:pPr>
                                    <w:ins w:id="4605" w:author="Maino Vieytes, Christian (NIH/NIA/IRP) [F]" w:date="2023-11-16T09:39:00Z">
                                      <w:r w:rsidRPr="0049435F">
                                        <w:rPr>
                                          <w:rFonts w:ascii="Times New Roman" w:hAnsi="Times New Roman" w:cs="Times New Roman"/>
                                          <w:color w:val="000000"/>
                                          <w:sz w:val="18"/>
                                          <w:szCs w:val="18"/>
                                          <w:rPrChange w:id="4606"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607"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608" w:author="Maino Vieytes, Christian (NIH/NIA/IRP) [F]" w:date="2023-11-16T09:39:00Z">
                                            <w:rPr>
                                              <w:rFonts w:ascii="Calibri" w:hAnsi="Calibri" w:cs="Calibri"/>
                                              <w:color w:val="000000"/>
                                            </w:rPr>
                                          </w:rPrChange>
                                        </w:rPr>
                                        <w:t>*</w:t>
                                      </w:r>
                                    </w:ins>
                                    <w:del w:id="4609" w:author="Maino Vieytes, Christian (NIH/NIA/IRP) [F]" w:date="2023-11-15T15:57:00Z">
                                      <w:r w:rsidRPr="0049435F" w:rsidDel="0055657D">
                                        <w:rPr>
                                          <w:rFonts w:ascii="Times New Roman" w:hAnsi="Times New Roman" w:cs="Times New Roman"/>
                                          <w:color w:val="000000"/>
                                          <w:sz w:val="18"/>
                                          <w:szCs w:val="18"/>
                                          <w:rPrChange w:id="4610"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4611"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4612" w:author="Maino Vieytes, Christian (NIH/NIA/IRP) [F]" w:date="2023-11-16T09:39:00Z">
                                          <w:rPr>
                                            <w:rFonts w:ascii="Times New Roman" w:hAnsi="Times New Roman" w:cs="Times New Roman"/>
                                            <w:sz w:val="20"/>
                                            <w:szCs w:val="20"/>
                                          </w:rPr>
                                        </w:rPrChange>
                                      </w:rPr>
                                    </w:pPr>
                                    <w:ins w:id="4613" w:author="Maino Vieytes, Christian (NIH/NIA/IRP) [F]" w:date="2023-11-16T09:39:00Z">
                                      <w:r w:rsidRPr="0049435F">
                                        <w:rPr>
                                          <w:rFonts w:ascii="Times New Roman" w:hAnsi="Times New Roman" w:cs="Times New Roman"/>
                                          <w:color w:val="000000"/>
                                          <w:sz w:val="18"/>
                                          <w:szCs w:val="18"/>
                                          <w:rPrChange w:id="4614" w:author="Maino Vieytes, Christian (NIH/NIA/IRP) [F]" w:date="2023-11-16T09:39:00Z">
                                            <w:rPr>
                                              <w:rFonts w:ascii="Calibri" w:hAnsi="Calibri" w:cs="Calibri"/>
                                              <w:color w:val="000000"/>
                                            </w:rPr>
                                          </w:rPrChange>
                                        </w:rPr>
                                        <w:t>&lt; 0.01**</w:t>
                                      </w:r>
                                    </w:ins>
                                    <w:del w:id="4615" w:author="Maino Vieytes, Christian (NIH/NIA/IRP) [F]" w:date="2023-11-15T15:57:00Z">
                                      <w:r w:rsidRPr="0049435F" w:rsidDel="0055657D">
                                        <w:rPr>
                                          <w:rFonts w:ascii="Times New Roman" w:hAnsi="Times New Roman" w:cs="Times New Roman"/>
                                          <w:color w:val="000000"/>
                                          <w:sz w:val="18"/>
                                          <w:szCs w:val="18"/>
                                          <w:rPrChange w:id="4616"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4617"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4618" w:author="Maino Vieytes, Christian (NIH/NIA/IRP) [F]" w:date="2023-11-16T09:39:00Z">
                                          <w:rPr>
                                            <w:rFonts w:ascii="Times New Roman" w:hAnsi="Times New Roman" w:cs="Times New Roman"/>
                                            <w:sz w:val="20"/>
                                            <w:szCs w:val="20"/>
                                          </w:rPr>
                                        </w:rPrChange>
                                      </w:rPr>
                                    </w:pPr>
                                    <w:ins w:id="4619" w:author="Maino Vieytes, Christian (NIH/NIA/IRP) [F]" w:date="2023-11-16T09:39:00Z">
                                      <w:r w:rsidRPr="0049435F">
                                        <w:rPr>
                                          <w:rFonts w:ascii="Times New Roman" w:hAnsi="Times New Roman" w:cs="Times New Roman"/>
                                          <w:color w:val="000000"/>
                                          <w:sz w:val="18"/>
                                          <w:szCs w:val="18"/>
                                          <w:rPrChange w:id="4620"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621" w:author="Maino Vieytes, Christian (NIH/NIA/IRP) [F]" w:date="2023-11-16T09:39:00Z">
                                            <w:rPr>
                                              <w:rFonts w:ascii="Calibri" w:hAnsi="Calibri" w:cs="Calibri"/>
                                              <w:color w:val="000000"/>
                                            </w:rPr>
                                          </w:rPrChange>
                                        </w:rPr>
                                        <w:t>97)*</w:t>
                                      </w:r>
                                    </w:ins>
                                    <w:proofErr w:type="gramEnd"/>
                                    <w:del w:id="4622" w:author="Maino Vieytes, Christian (NIH/NIA/IRP) [F]" w:date="2023-11-15T15:57:00Z">
                                      <w:r w:rsidRPr="0049435F" w:rsidDel="0055657D">
                                        <w:rPr>
                                          <w:rFonts w:ascii="Times New Roman" w:hAnsi="Times New Roman" w:cs="Times New Roman"/>
                                          <w:color w:val="000000"/>
                                          <w:sz w:val="18"/>
                                          <w:szCs w:val="18"/>
                                          <w:rPrChange w:id="4623"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4624"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4625" w:author="Maino Vieytes, Christian (NIH/NIA/IRP) [F]" w:date="2023-11-16T09:39:00Z">
                                          <w:rPr>
                                            <w:rFonts w:ascii="Times New Roman" w:hAnsi="Times New Roman" w:cs="Times New Roman"/>
                                            <w:color w:val="000000"/>
                                            <w:sz w:val="20"/>
                                            <w:szCs w:val="20"/>
                                          </w:rPr>
                                        </w:rPrChange>
                                      </w:rPr>
                                    </w:pPr>
                                    <w:ins w:id="4626" w:author="Maino Vieytes, Christian (NIH/NIA/IRP) [F]" w:date="2023-11-16T09:39:00Z">
                                      <w:r w:rsidRPr="0049435F">
                                        <w:rPr>
                                          <w:rFonts w:ascii="Times New Roman" w:hAnsi="Times New Roman" w:cs="Times New Roman"/>
                                          <w:color w:val="000000"/>
                                          <w:sz w:val="18"/>
                                          <w:szCs w:val="18"/>
                                          <w:rPrChange w:id="4627" w:author="Maino Vieytes, Christian (NIH/NIA/IRP) [F]" w:date="2023-11-16T09:39:00Z">
                                            <w:rPr>
                                              <w:rFonts w:ascii="Calibri" w:hAnsi="Calibri" w:cs="Calibri"/>
                                              <w:color w:val="000000"/>
                                            </w:rPr>
                                          </w:rPrChange>
                                        </w:rPr>
                                        <w:t>0.89</w:t>
                                      </w:r>
                                    </w:ins>
                                    <w:del w:id="4628" w:author="Maino Vieytes, Christian (NIH/NIA/IRP) [F]" w:date="2023-11-15T15:57:00Z">
                                      <w:r w:rsidRPr="0049435F" w:rsidDel="0055657D">
                                        <w:rPr>
                                          <w:rFonts w:ascii="Times New Roman" w:hAnsi="Times New Roman" w:cs="Times New Roman"/>
                                          <w:color w:val="000000"/>
                                          <w:sz w:val="18"/>
                                          <w:szCs w:val="18"/>
                                          <w:rPrChange w:id="4629"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4630" w:author="Maino Vieytes, Christian (NIH/NIA/IRP) [F]" w:date="2023-11-15T09:29:00Z"/>
                                  <w:trPrChange w:id="4631" w:author="Maino Vieytes, Christian (NIH/NIA/IRP) [F]" w:date="2023-11-15T16:23:00Z">
                                    <w:trPr>
                                      <w:gridAfter w:val="0"/>
                                      <w:trHeight w:val="320"/>
                                    </w:trPr>
                                  </w:trPrChange>
                                </w:trPr>
                                <w:tc>
                                  <w:tcPr>
                                    <w:tcW w:w="15091" w:type="dxa"/>
                                    <w:gridSpan w:val="10"/>
                                    <w:noWrap/>
                                    <w:vAlign w:val="center"/>
                                    <w:tcPrChange w:id="4632"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4633" w:author="Maino Vieytes, Christian (NIH/NIA/IRP) [F]" w:date="2023-11-15T09:29:00Z"/>
                                        <w:rFonts w:ascii="Times New Roman" w:hAnsi="Times New Roman" w:cs="Times New Roman"/>
                                        <w:i/>
                                        <w:iCs/>
                                        <w:sz w:val="18"/>
                                        <w:szCs w:val="18"/>
                                        <w:rPrChange w:id="4634" w:author="Maino Vieytes, Christian (NIH/NIA/IRP) [F]" w:date="2023-11-15T15:57:00Z">
                                          <w:rPr>
                                            <w:del w:id="4635" w:author="Maino Vieytes, Christian (NIH/NIA/IRP) [F]" w:date="2023-11-15T09:29:00Z"/>
                                            <w:rFonts w:ascii="Times New Roman" w:hAnsi="Times New Roman" w:cs="Times New Roman"/>
                                            <w:i/>
                                            <w:iCs/>
                                            <w:sz w:val="20"/>
                                            <w:szCs w:val="20"/>
                                          </w:rPr>
                                        </w:rPrChange>
                                      </w:rPr>
                                    </w:pPr>
                                    <w:del w:id="4636" w:author="Maino Vieytes, Christian (NIH/NIA/IRP) [F]" w:date="2023-11-15T09:29:00Z">
                                      <w:r w:rsidRPr="008A6C8D" w:rsidDel="001F5A7E">
                                        <w:rPr>
                                          <w:rFonts w:ascii="Times New Roman" w:hAnsi="Times New Roman" w:cs="Times New Roman"/>
                                          <w:i/>
                                          <w:iCs/>
                                          <w:sz w:val="18"/>
                                          <w:szCs w:val="18"/>
                                          <w:rPrChange w:id="4637"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4638" w:author="Maino Vieytes, Christian (NIH/NIA/IRP) [F]" w:date="2023-11-15T09:29:00Z"/>
                                  <w:trPrChange w:id="4639" w:author="Maino Vieytes, Christian (NIH/NIA/IRP) [F]" w:date="2023-11-15T16:23:00Z">
                                    <w:trPr>
                                      <w:gridAfter w:val="0"/>
                                      <w:trHeight w:val="320"/>
                                    </w:trPr>
                                  </w:trPrChange>
                                </w:trPr>
                                <w:tc>
                                  <w:tcPr>
                                    <w:tcW w:w="2317" w:type="dxa"/>
                                    <w:noWrap/>
                                    <w:vAlign w:val="center"/>
                                    <w:hideMark/>
                                    <w:tcPrChange w:id="4640"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4641" w:author="Maino Vieytes, Christian (NIH/NIA/IRP) [F]" w:date="2023-11-15T09:29:00Z"/>
                                        <w:rFonts w:ascii="Times New Roman" w:hAnsi="Times New Roman" w:cs="Times New Roman"/>
                                        <w:sz w:val="18"/>
                                        <w:szCs w:val="18"/>
                                        <w:rPrChange w:id="4642" w:author="Maino Vieytes, Christian (NIH/NIA/IRP) [F]" w:date="2023-11-15T15:57:00Z">
                                          <w:rPr>
                                            <w:del w:id="4643" w:author="Maino Vieytes, Christian (NIH/NIA/IRP) [F]" w:date="2023-11-15T09:29:00Z"/>
                                            <w:rFonts w:ascii="Times New Roman" w:hAnsi="Times New Roman" w:cs="Times New Roman"/>
                                            <w:sz w:val="20"/>
                                            <w:szCs w:val="20"/>
                                          </w:rPr>
                                        </w:rPrChange>
                                      </w:rPr>
                                    </w:pPr>
                                    <w:del w:id="4644" w:author="Maino Vieytes, Christian (NIH/NIA/IRP) [F]" w:date="2023-11-15T09:29:00Z">
                                      <w:r w:rsidRPr="008A6C8D" w:rsidDel="001F5A7E">
                                        <w:rPr>
                                          <w:rFonts w:ascii="Times New Roman" w:hAnsi="Times New Roman" w:cs="Times New Roman"/>
                                          <w:sz w:val="18"/>
                                          <w:szCs w:val="18"/>
                                          <w:rPrChange w:id="4645"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464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647"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4648" w:author="Maino Vieytes, Christian (NIH/NIA/IRP) [F]" w:date="2023-11-15T09:29:00Z"/>
                                        <w:rFonts w:ascii="Times New Roman" w:hAnsi="Times New Roman" w:cs="Times New Roman"/>
                                        <w:sz w:val="18"/>
                                        <w:szCs w:val="18"/>
                                        <w:rPrChange w:id="4649" w:author="Maino Vieytes, Christian (NIH/NIA/IRP) [F]" w:date="2023-11-15T15:57:00Z">
                                          <w:rPr>
                                            <w:del w:id="4650" w:author="Maino Vieytes, Christian (NIH/NIA/IRP) [F]" w:date="2023-11-15T09:29:00Z"/>
                                            <w:rFonts w:ascii="Times New Roman" w:hAnsi="Times New Roman" w:cs="Times New Roman"/>
                                            <w:sz w:val="20"/>
                                            <w:szCs w:val="20"/>
                                          </w:rPr>
                                        </w:rPrChange>
                                      </w:rPr>
                                    </w:pPr>
                                    <w:del w:id="4651" w:author="Maino Vieytes, Christian (NIH/NIA/IRP) [F]" w:date="2023-11-15T09:29:00Z">
                                      <w:r w:rsidRPr="008A6C8D" w:rsidDel="001F5A7E">
                                        <w:rPr>
                                          <w:rFonts w:ascii="Times New Roman" w:hAnsi="Times New Roman" w:cs="Times New Roman"/>
                                          <w:sz w:val="18"/>
                                          <w:szCs w:val="18"/>
                                          <w:rPrChange w:id="465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653"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4654" w:author="Maino Vieytes, Christian (NIH/NIA/IRP) [F]" w:date="2023-11-15T09:29:00Z"/>
                                        <w:rFonts w:ascii="Times New Roman" w:hAnsi="Times New Roman" w:cs="Times New Roman"/>
                                        <w:sz w:val="18"/>
                                        <w:szCs w:val="18"/>
                                        <w:rPrChange w:id="4655" w:author="Maino Vieytes, Christian (NIH/NIA/IRP) [F]" w:date="2023-11-15T15:57:00Z">
                                          <w:rPr>
                                            <w:del w:id="4656" w:author="Maino Vieytes, Christian (NIH/NIA/IRP) [F]" w:date="2023-11-15T09:29:00Z"/>
                                            <w:rFonts w:ascii="Times New Roman" w:hAnsi="Times New Roman" w:cs="Times New Roman"/>
                                            <w:sz w:val="20"/>
                                            <w:szCs w:val="20"/>
                                          </w:rPr>
                                        </w:rPrChange>
                                      </w:rPr>
                                    </w:pPr>
                                    <w:del w:id="4657" w:author="Maino Vieytes, Christian (NIH/NIA/IRP) [F]" w:date="2023-11-15T09:29:00Z">
                                      <w:r w:rsidRPr="008A6C8D" w:rsidDel="001F5A7E">
                                        <w:rPr>
                                          <w:rFonts w:ascii="Times New Roman" w:hAnsi="Times New Roman" w:cs="Times New Roman"/>
                                          <w:sz w:val="18"/>
                                          <w:szCs w:val="18"/>
                                          <w:rPrChange w:id="465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659"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4660" w:author="Maino Vieytes, Christian (NIH/NIA/IRP) [F]" w:date="2023-11-15T09:29:00Z"/>
                                        <w:rFonts w:ascii="Times New Roman" w:hAnsi="Times New Roman" w:cs="Times New Roman"/>
                                        <w:sz w:val="18"/>
                                        <w:szCs w:val="18"/>
                                        <w:rPrChange w:id="4661" w:author="Maino Vieytes, Christian (NIH/NIA/IRP) [F]" w:date="2023-11-15T15:57:00Z">
                                          <w:rPr>
                                            <w:del w:id="4662" w:author="Maino Vieytes, Christian (NIH/NIA/IRP) [F]" w:date="2023-11-15T09:29:00Z"/>
                                            <w:rFonts w:ascii="Times New Roman" w:hAnsi="Times New Roman" w:cs="Times New Roman"/>
                                            <w:sz w:val="20"/>
                                            <w:szCs w:val="20"/>
                                          </w:rPr>
                                        </w:rPrChange>
                                      </w:rPr>
                                    </w:pPr>
                                    <w:del w:id="4663" w:author="Maino Vieytes, Christian (NIH/NIA/IRP) [F]" w:date="2023-11-15T09:29:00Z">
                                      <w:r w:rsidRPr="008A6C8D" w:rsidDel="001F5A7E">
                                        <w:rPr>
                                          <w:rFonts w:ascii="Times New Roman" w:hAnsi="Times New Roman" w:cs="Times New Roman"/>
                                          <w:sz w:val="18"/>
                                          <w:szCs w:val="18"/>
                                          <w:rPrChange w:id="4664"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4665"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4666" w:author="Maino Vieytes, Christian (NIH/NIA/IRP) [F]" w:date="2023-11-15T09:29:00Z"/>
                                        <w:rFonts w:ascii="Times New Roman" w:hAnsi="Times New Roman" w:cs="Times New Roman"/>
                                        <w:sz w:val="18"/>
                                        <w:szCs w:val="18"/>
                                        <w:rPrChange w:id="4667" w:author="Maino Vieytes, Christian (NIH/NIA/IRP) [F]" w:date="2023-11-15T15:57:00Z">
                                          <w:rPr>
                                            <w:del w:id="4668" w:author="Maino Vieytes, Christian (NIH/NIA/IRP) [F]" w:date="2023-11-15T09:29:00Z"/>
                                            <w:rFonts w:ascii="Times New Roman" w:hAnsi="Times New Roman" w:cs="Times New Roman"/>
                                            <w:sz w:val="20"/>
                                            <w:szCs w:val="20"/>
                                          </w:rPr>
                                        </w:rPrChange>
                                      </w:rPr>
                                    </w:pPr>
                                    <w:del w:id="4669" w:author="Maino Vieytes, Christian (NIH/NIA/IRP) [F]" w:date="2023-11-15T09:29:00Z">
                                      <w:r w:rsidRPr="008A6C8D" w:rsidDel="001F5A7E">
                                        <w:rPr>
                                          <w:rFonts w:ascii="Times New Roman" w:hAnsi="Times New Roman" w:cs="Times New Roman"/>
                                          <w:sz w:val="18"/>
                                          <w:szCs w:val="18"/>
                                          <w:rPrChange w:id="4670"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4671"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4672" w:author="Maino Vieytes, Christian (NIH/NIA/IRP) [F]" w:date="2023-11-15T09:29:00Z"/>
                                        <w:rFonts w:ascii="Times New Roman" w:hAnsi="Times New Roman" w:cs="Times New Roman"/>
                                        <w:sz w:val="18"/>
                                        <w:szCs w:val="18"/>
                                        <w:rPrChange w:id="4673" w:author="Maino Vieytes, Christian (NIH/NIA/IRP) [F]" w:date="2023-11-15T15:57:00Z">
                                          <w:rPr>
                                            <w:del w:id="4674" w:author="Maino Vieytes, Christian (NIH/NIA/IRP) [F]" w:date="2023-11-15T09:29:00Z"/>
                                            <w:rFonts w:ascii="Times New Roman" w:hAnsi="Times New Roman" w:cs="Times New Roman"/>
                                            <w:sz w:val="20"/>
                                            <w:szCs w:val="20"/>
                                          </w:rPr>
                                        </w:rPrChange>
                                      </w:rPr>
                                    </w:pPr>
                                    <w:del w:id="4675" w:author="Maino Vieytes, Christian (NIH/NIA/IRP) [F]" w:date="2023-11-15T09:29:00Z">
                                      <w:r w:rsidRPr="008A6C8D" w:rsidDel="001F5A7E">
                                        <w:rPr>
                                          <w:rFonts w:ascii="Times New Roman" w:hAnsi="Times New Roman" w:cs="Times New Roman"/>
                                          <w:sz w:val="18"/>
                                          <w:szCs w:val="18"/>
                                          <w:rPrChange w:id="4676"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4677"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4678" w:author="Maino Vieytes, Christian (NIH/NIA/IRP) [F]" w:date="2023-11-15T09:29:00Z"/>
                                        <w:rFonts w:ascii="Times New Roman" w:hAnsi="Times New Roman" w:cs="Times New Roman"/>
                                        <w:sz w:val="18"/>
                                        <w:szCs w:val="18"/>
                                        <w:rPrChange w:id="4679" w:author="Maino Vieytes, Christian (NIH/NIA/IRP) [F]" w:date="2023-11-15T15:57:00Z">
                                          <w:rPr>
                                            <w:del w:id="4680" w:author="Maino Vieytes, Christian (NIH/NIA/IRP) [F]" w:date="2023-11-15T09:29:00Z"/>
                                            <w:rFonts w:ascii="Times New Roman" w:hAnsi="Times New Roman" w:cs="Times New Roman"/>
                                            <w:sz w:val="20"/>
                                            <w:szCs w:val="20"/>
                                          </w:rPr>
                                        </w:rPrChange>
                                      </w:rPr>
                                    </w:pPr>
                                    <w:del w:id="4681" w:author="Maino Vieytes, Christian (NIH/NIA/IRP) [F]" w:date="2023-11-15T09:29:00Z">
                                      <w:r w:rsidRPr="008A6C8D" w:rsidDel="001F5A7E">
                                        <w:rPr>
                                          <w:rFonts w:ascii="Times New Roman" w:hAnsi="Times New Roman" w:cs="Times New Roman"/>
                                          <w:sz w:val="18"/>
                                          <w:szCs w:val="18"/>
                                          <w:rPrChange w:id="4682"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4683"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4684" w:author="Maino Vieytes, Christian (NIH/NIA/IRP) [F]" w:date="2023-11-15T09:29:00Z"/>
                                        <w:rFonts w:ascii="Times New Roman" w:hAnsi="Times New Roman" w:cs="Times New Roman"/>
                                        <w:sz w:val="18"/>
                                        <w:szCs w:val="18"/>
                                        <w:rPrChange w:id="4685" w:author="Maino Vieytes, Christian (NIH/NIA/IRP) [F]" w:date="2023-11-15T15:57:00Z">
                                          <w:rPr>
                                            <w:del w:id="4686" w:author="Maino Vieytes, Christian (NIH/NIA/IRP) [F]" w:date="2023-11-15T09:29:00Z"/>
                                            <w:rFonts w:ascii="Times New Roman" w:hAnsi="Times New Roman" w:cs="Times New Roman"/>
                                            <w:sz w:val="20"/>
                                            <w:szCs w:val="20"/>
                                          </w:rPr>
                                        </w:rPrChange>
                                      </w:rPr>
                                    </w:pPr>
                                    <w:del w:id="4687" w:author="Maino Vieytes, Christian (NIH/NIA/IRP) [F]" w:date="2023-11-15T09:29:00Z">
                                      <w:r w:rsidRPr="008A6C8D" w:rsidDel="001F5A7E">
                                        <w:rPr>
                                          <w:rFonts w:ascii="Times New Roman" w:hAnsi="Times New Roman" w:cs="Times New Roman"/>
                                          <w:sz w:val="18"/>
                                          <w:szCs w:val="18"/>
                                          <w:rPrChange w:id="4688"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4689"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4690" w:author="Maino Vieytes, Christian (NIH/NIA/IRP) [F]" w:date="2023-11-15T09:29:00Z"/>
                                        <w:rFonts w:ascii="Times New Roman" w:hAnsi="Times New Roman" w:cs="Times New Roman"/>
                                        <w:sz w:val="18"/>
                                        <w:szCs w:val="18"/>
                                        <w:rPrChange w:id="4691" w:author="Maino Vieytes, Christian (NIH/NIA/IRP) [F]" w:date="2023-11-15T15:57:00Z">
                                          <w:rPr>
                                            <w:del w:id="4692" w:author="Maino Vieytes, Christian (NIH/NIA/IRP) [F]" w:date="2023-11-15T09:29:00Z"/>
                                            <w:rFonts w:ascii="Times New Roman" w:hAnsi="Times New Roman" w:cs="Times New Roman"/>
                                            <w:sz w:val="20"/>
                                            <w:szCs w:val="20"/>
                                          </w:rPr>
                                        </w:rPrChange>
                                      </w:rPr>
                                    </w:pPr>
                                    <w:del w:id="4693" w:author="Maino Vieytes, Christian (NIH/NIA/IRP) [F]" w:date="2023-11-15T09:29:00Z">
                                      <w:r w:rsidRPr="008A6C8D" w:rsidDel="001F5A7E">
                                        <w:rPr>
                                          <w:rFonts w:ascii="Times New Roman" w:hAnsi="Times New Roman" w:cs="Times New Roman"/>
                                          <w:sz w:val="18"/>
                                          <w:szCs w:val="18"/>
                                          <w:rPrChange w:id="4694"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4695"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4696" w:author="Maino Vieytes, Christian (NIH/NIA/IRP) [F]" w:date="2023-11-15T09:29:00Z"/>
                                        <w:rFonts w:ascii="Times New Roman" w:hAnsi="Times New Roman" w:cs="Times New Roman"/>
                                        <w:sz w:val="18"/>
                                        <w:szCs w:val="18"/>
                                        <w:rPrChange w:id="4697" w:author="Maino Vieytes, Christian (NIH/NIA/IRP) [F]" w:date="2023-11-15T15:57:00Z">
                                          <w:rPr>
                                            <w:del w:id="4698" w:author="Maino Vieytes, Christian (NIH/NIA/IRP) [F]" w:date="2023-11-15T09:29:00Z"/>
                                            <w:rFonts w:ascii="Times New Roman" w:hAnsi="Times New Roman" w:cs="Times New Roman"/>
                                            <w:sz w:val="20"/>
                                            <w:szCs w:val="20"/>
                                          </w:rPr>
                                        </w:rPrChange>
                                      </w:rPr>
                                    </w:pPr>
                                    <w:del w:id="4699" w:author="Maino Vieytes, Christian (NIH/NIA/IRP) [F]" w:date="2023-11-15T09:29:00Z">
                                      <w:r w:rsidRPr="008A6C8D" w:rsidDel="001F5A7E">
                                        <w:rPr>
                                          <w:rFonts w:ascii="Times New Roman" w:hAnsi="Times New Roman" w:cs="Times New Roman"/>
                                          <w:color w:val="000000"/>
                                          <w:sz w:val="18"/>
                                          <w:szCs w:val="18"/>
                                          <w:rPrChange w:id="4700"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4701" w:author="Maino Vieytes, Christian (NIH/NIA/IRP) [F]" w:date="2023-11-15T09:29:00Z"/>
                                  <w:trPrChange w:id="4702" w:author="Maino Vieytes, Christian (NIH/NIA/IRP) [F]" w:date="2023-11-15T16:23:00Z">
                                    <w:trPr>
                                      <w:gridAfter w:val="0"/>
                                      <w:trHeight w:val="320"/>
                                    </w:trPr>
                                  </w:trPrChange>
                                </w:trPr>
                                <w:tc>
                                  <w:tcPr>
                                    <w:tcW w:w="2317" w:type="dxa"/>
                                    <w:noWrap/>
                                    <w:vAlign w:val="center"/>
                                    <w:hideMark/>
                                    <w:tcPrChange w:id="4703"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4704" w:author="Maino Vieytes, Christian (NIH/NIA/IRP) [F]" w:date="2023-11-15T09:29:00Z"/>
                                        <w:rFonts w:ascii="Times New Roman" w:hAnsi="Times New Roman" w:cs="Times New Roman"/>
                                        <w:sz w:val="18"/>
                                        <w:szCs w:val="18"/>
                                        <w:rPrChange w:id="4705" w:author="Maino Vieytes, Christian (NIH/NIA/IRP) [F]" w:date="2023-11-15T15:57:00Z">
                                          <w:rPr>
                                            <w:del w:id="4706" w:author="Maino Vieytes, Christian (NIH/NIA/IRP) [F]" w:date="2023-11-15T09:29:00Z"/>
                                            <w:rFonts w:ascii="Times New Roman" w:hAnsi="Times New Roman" w:cs="Times New Roman"/>
                                            <w:sz w:val="20"/>
                                            <w:szCs w:val="20"/>
                                          </w:rPr>
                                        </w:rPrChange>
                                      </w:rPr>
                                    </w:pPr>
                                    <w:del w:id="4707" w:author="Maino Vieytes, Christian (NIH/NIA/IRP) [F]" w:date="2023-11-15T09:29:00Z">
                                      <w:r w:rsidRPr="008A6C8D" w:rsidDel="001F5A7E">
                                        <w:rPr>
                                          <w:rFonts w:ascii="Times New Roman" w:hAnsi="Times New Roman" w:cs="Times New Roman"/>
                                          <w:sz w:val="18"/>
                                          <w:szCs w:val="18"/>
                                          <w:rPrChange w:id="4708"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470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710"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4711" w:author="Maino Vieytes, Christian (NIH/NIA/IRP) [F]" w:date="2023-11-15T09:29:00Z"/>
                                        <w:rFonts w:ascii="Times New Roman" w:hAnsi="Times New Roman" w:cs="Times New Roman"/>
                                        <w:sz w:val="18"/>
                                        <w:szCs w:val="18"/>
                                        <w:rPrChange w:id="4712" w:author="Maino Vieytes, Christian (NIH/NIA/IRP) [F]" w:date="2023-11-15T15:57:00Z">
                                          <w:rPr>
                                            <w:del w:id="4713" w:author="Maino Vieytes, Christian (NIH/NIA/IRP) [F]" w:date="2023-11-15T09:29:00Z"/>
                                            <w:rFonts w:ascii="Times New Roman" w:hAnsi="Times New Roman" w:cs="Times New Roman"/>
                                            <w:sz w:val="20"/>
                                            <w:szCs w:val="20"/>
                                          </w:rPr>
                                        </w:rPrChange>
                                      </w:rPr>
                                    </w:pPr>
                                    <w:del w:id="4714" w:author="Maino Vieytes, Christian (NIH/NIA/IRP) [F]" w:date="2023-11-15T09:29:00Z">
                                      <w:r w:rsidRPr="008A6C8D" w:rsidDel="001F5A7E">
                                        <w:rPr>
                                          <w:rFonts w:ascii="Times New Roman" w:hAnsi="Times New Roman" w:cs="Times New Roman"/>
                                          <w:sz w:val="18"/>
                                          <w:szCs w:val="18"/>
                                          <w:rPrChange w:id="471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716"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4717" w:author="Maino Vieytes, Christian (NIH/NIA/IRP) [F]" w:date="2023-11-15T09:29:00Z"/>
                                        <w:rFonts w:ascii="Times New Roman" w:hAnsi="Times New Roman" w:cs="Times New Roman"/>
                                        <w:sz w:val="18"/>
                                        <w:szCs w:val="18"/>
                                        <w:rPrChange w:id="4718" w:author="Maino Vieytes, Christian (NIH/NIA/IRP) [F]" w:date="2023-11-15T15:57:00Z">
                                          <w:rPr>
                                            <w:del w:id="4719" w:author="Maino Vieytes, Christian (NIH/NIA/IRP) [F]" w:date="2023-11-15T09:29:00Z"/>
                                            <w:rFonts w:ascii="Times New Roman" w:hAnsi="Times New Roman" w:cs="Times New Roman"/>
                                            <w:sz w:val="20"/>
                                            <w:szCs w:val="20"/>
                                          </w:rPr>
                                        </w:rPrChange>
                                      </w:rPr>
                                    </w:pPr>
                                    <w:del w:id="4720" w:author="Maino Vieytes, Christian (NIH/NIA/IRP) [F]" w:date="2023-11-15T09:29:00Z">
                                      <w:r w:rsidRPr="008A6C8D" w:rsidDel="001F5A7E">
                                        <w:rPr>
                                          <w:rFonts w:ascii="Times New Roman" w:hAnsi="Times New Roman" w:cs="Times New Roman"/>
                                          <w:sz w:val="18"/>
                                          <w:szCs w:val="18"/>
                                          <w:rPrChange w:id="472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722"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4723" w:author="Maino Vieytes, Christian (NIH/NIA/IRP) [F]" w:date="2023-11-15T09:29:00Z"/>
                                        <w:rFonts w:ascii="Times New Roman" w:hAnsi="Times New Roman" w:cs="Times New Roman"/>
                                        <w:sz w:val="18"/>
                                        <w:szCs w:val="18"/>
                                        <w:rPrChange w:id="4724" w:author="Maino Vieytes, Christian (NIH/NIA/IRP) [F]" w:date="2023-11-15T15:57:00Z">
                                          <w:rPr>
                                            <w:del w:id="4725" w:author="Maino Vieytes, Christian (NIH/NIA/IRP) [F]" w:date="2023-11-15T09:29:00Z"/>
                                            <w:rFonts w:ascii="Times New Roman" w:hAnsi="Times New Roman" w:cs="Times New Roman"/>
                                            <w:sz w:val="20"/>
                                            <w:szCs w:val="20"/>
                                          </w:rPr>
                                        </w:rPrChange>
                                      </w:rPr>
                                    </w:pPr>
                                    <w:del w:id="4726" w:author="Maino Vieytes, Christian (NIH/NIA/IRP) [F]" w:date="2023-11-15T09:29:00Z">
                                      <w:r w:rsidRPr="008A6C8D" w:rsidDel="001F5A7E">
                                        <w:rPr>
                                          <w:rFonts w:ascii="Times New Roman" w:hAnsi="Times New Roman" w:cs="Times New Roman"/>
                                          <w:sz w:val="18"/>
                                          <w:szCs w:val="18"/>
                                          <w:rPrChange w:id="4727"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4728"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4729" w:author="Maino Vieytes, Christian (NIH/NIA/IRP) [F]" w:date="2023-11-15T09:29:00Z"/>
                                        <w:rFonts w:ascii="Times New Roman" w:hAnsi="Times New Roman" w:cs="Times New Roman"/>
                                        <w:sz w:val="18"/>
                                        <w:szCs w:val="18"/>
                                        <w:rPrChange w:id="4730" w:author="Maino Vieytes, Christian (NIH/NIA/IRP) [F]" w:date="2023-11-15T15:57:00Z">
                                          <w:rPr>
                                            <w:del w:id="4731" w:author="Maino Vieytes, Christian (NIH/NIA/IRP) [F]" w:date="2023-11-15T09:29:00Z"/>
                                            <w:rFonts w:ascii="Times New Roman" w:hAnsi="Times New Roman" w:cs="Times New Roman"/>
                                            <w:sz w:val="20"/>
                                            <w:szCs w:val="20"/>
                                          </w:rPr>
                                        </w:rPrChange>
                                      </w:rPr>
                                    </w:pPr>
                                    <w:del w:id="4732" w:author="Maino Vieytes, Christian (NIH/NIA/IRP) [F]" w:date="2023-11-15T09:29:00Z">
                                      <w:r w:rsidRPr="008A6C8D" w:rsidDel="001F5A7E">
                                        <w:rPr>
                                          <w:rFonts w:ascii="Times New Roman" w:hAnsi="Times New Roman" w:cs="Times New Roman"/>
                                          <w:sz w:val="18"/>
                                          <w:szCs w:val="18"/>
                                          <w:rPrChange w:id="4733"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4734"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4735" w:author="Maino Vieytes, Christian (NIH/NIA/IRP) [F]" w:date="2023-11-15T09:29:00Z"/>
                                        <w:rFonts w:ascii="Times New Roman" w:hAnsi="Times New Roman" w:cs="Times New Roman"/>
                                        <w:sz w:val="18"/>
                                        <w:szCs w:val="18"/>
                                        <w:rPrChange w:id="4736" w:author="Maino Vieytes, Christian (NIH/NIA/IRP) [F]" w:date="2023-11-15T15:57:00Z">
                                          <w:rPr>
                                            <w:del w:id="4737" w:author="Maino Vieytes, Christian (NIH/NIA/IRP) [F]" w:date="2023-11-15T09:29:00Z"/>
                                            <w:rFonts w:ascii="Times New Roman" w:hAnsi="Times New Roman" w:cs="Times New Roman"/>
                                            <w:sz w:val="20"/>
                                            <w:szCs w:val="20"/>
                                          </w:rPr>
                                        </w:rPrChange>
                                      </w:rPr>
                                    </w:pPr>
                                    <w:del w:id="4738" w:author="Maino Vieytes, Christian (NIH/NIA/IRP) [F]" w:date="2023-11-15T09:29:00Z">
                                      <w:r w:rsidRPr="008A6C8D" w:rsidDel="001F5A7E">
                                        <w:rPr>
                                          <w:rFonts w:ascii="Times New Roman" w:hAnsi="Times New Roman" w:cs="Times New Roman"/>
                                          <w:sz w:val="18"/>
                                          <w:szCs w:val="18"/>
                                          <w:rPrChange w:id="4739"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4740"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4741" w:author="Maino Vieytes, Christian (NIH/NIA/IRP) [F]" w:date="2023-11-15T09:29:00Z"/>
                                        <w:rFonts w:ascii="Times New Roman" w:hAnsi="Times New Roman" w:cs="Times New Roman"/>
                                        <w:sz w:val="18"/>
                                        <w:szCs w:val="18"/>
                                        <w:rPrChange w:id="4742" w:author="Maino Vieytes, Christian (NIH/NIA/IRP) [F]" w:date="2023-11-15T15:57:00Z">
                                          <w:rPr>
                                            <w:del w:id="4743" w:author="Maino Vieytes, Christian (NIH/NIA/IRP) [F]" w:date="2023-11-15T09:29:00Z"/>
                                            <w:rFonts w:ascii="Times New Roman" w:hAnsi="Times New Roman" w:cs="Times New Roman"/>
                                            <w:sz w:val="20"/>
                                            <w:szCs w:val="20"/>
                                          </w:rPr>
                                        </w:rPrChange>
                                      </w:rPr>
                                    </w:pPr>
                                    <w:del w:id="4744" w:author="Maino Vieytes, Christian (NIH/NIA/IRP) [F]" w:date="2023-11-15T09:29:00Z">
                                      <w:r w:rsidRPr="008A6C8D" w:rsidDel="001F5A7E">
                                        <w:rPr>
                                          <w:rFonts w:ascii="Times New Roman" w:hAnsi="Times New Roman" w:cs="Times New Roman"/>
                                          <w:sz w:val="18"/>
                                          <w:szCs w:val="18"/>
                                          <w:rPrChange w:id="4745"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4746"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4747" w:author="Maino Vieytes, Christian (NIH/NIA/IRP) [F]" w:date="2023-11-15T09:29:00Z"/>
                                        <w:rFonts w:ascii="Times New Roman" w:hAnsi="Times New Roman" w:cs="Times New Roman"/>
                                        <w:sz w:val="18"/>
                                        <w:szCs w:val="18"/>
                                        <w:rPrChange w:id="4748" w:author="Maino Vieytes, Christian (NIH/NIA/IRP) [F]" w:date="2023-11-15T15:57:00Z">
                                          <w:rPr>
                                            <w:del w:id="4749" w:author="Maino Vieytes, Christian (NIH/NIA/IRP) [F]" w:date="2023-11-15T09:29:00Z"/>
                                            <w:rFonts w:ascii="Times New Roman" w:hAnsi="Times New Roman" w:cs="Times New Roman"/>
                                            <w:sz w:val="20"/>
                                            <w:szCs w:val="20"/>
                                          </w:rPr>
                                        </w:rPrChange>
                                      </w:rPr>
                                    </w:pPr>
                                    <w:del w:id="4750" w:author="Maino Vieytes, Christian (NIH/NIA/IRP) [F]" w:date="2023-11-15T09:29:00Z">
                                      <w:r w:rsidRPr="008A6C8D" w:rsidDel="001F5A7E">
                                        <w:rPr>
                                          <w:rFonts w:ascii="Times New Roman" w:hAnsi="Times New Roman" w:cs="Times New Roman"/>
                                          <w:sz w:val="18"/>
                                          <w:szCs w:val="18"/>
                                          <w:rPrChange w:id="4751"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4752"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4753" w:author="Maino Vieytes, Christian (NIH/NIA/IRP) [F]" w:date="2023-11-15T09:29:00Z"/>
                                        <w:rFonts w:ascii="Times New Roman" w:hAnsi="Times New Roman" w:cs="Times New Roman"/>
                                        <w:sz w:val="18"/>
                                        <w:szCs w:val="18"/>
                                        <w:rPrChange w:id="4754" w:author="Maino Vieytes, Christian (NIH/NIA/IRP) [F]" w:date="2023-11-15T15:57:00Z">
                                          <w:rPr>
                                            <w:del w:id="4755" w:author="Maino Vieytes, Christian (NIH/NIA/IRP) [F]" w:date="2023-11-15T09:29:00Z"/>
                                            <w:rFonts w:ascii="Times New Roman" w:hAnsi="Times New Roman" w:cs="Times New Roman"/>
                                            <w:sz w:val="20"/>
                                            <w:szCs w:val="20"/>
                                          </w:rPr>
                                        </w:rPrChange>
                                      </w:rPr>
                                    </w:pPr>
                                    <w:del w:id="4756" w:author="Maino Vieytes, Christian (NIH/NIA/IRP) [F]" w:date="2023-11-15T09:29:00Z">
                                      <w:r w:rsidRPr="008A6C8D" w:rsidDel="001F5A7E">
                                        <w:rPr>
                                          <w:rFonts w:ascii="Times New Roman" w:hAnsi="Times New Roman" w:cs="Times New Roman"/>
                                          <w:sz w:val="18"/>
                                          <w:szCs w:val="18"/>
                                          <w:rPrChange w:id="4757"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4758"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4759" w:author="Maino Vieytes, Christian (NIH/NIA/IRP) [F]" w:date="2023-11-15T09:29:00Z"/>
                                        <w:rFonts w:ascii="Times New Roman" w:hAnsi="Times New Roman" w:cs="Times New Roman"/>
                                        <w:sz w:val="18"/>
                                        <w:szCs w:val="18"/>
                                        <w:rPrChange w:id="4760" w:author="Maino Vieytes, Christian (NIH/NIA/IRP) [F]" w:date="2023-11-15T15:57:00Z">
                                          <w:rPr>
                                            <w:del w:id="4761" w:author="Maino Vieytes, Christian (NIH/NIA/IRP) [F]" w:date="2023-11-15T09:29:00Z"/>
                                            <w:rFonts w:ascii="Times New Roman" w:hAnsi="Times New Roman" w:cs="Times New Roman"/>
                                            <w:sz w:val="20"/>
                                            <w:szCs w:val="20"/>
                                          </w:rPr>
                                        </w:rPrChange>
                                      </w:rPr>
                                    </w:pPr>
                                    <w:del w:id="4762" w:author="Maino Vieytes, Christian (NIH/NIA/IRP) [F]" w:date="2023-11-15T09:29:00Z">
                                      <w:r w:rsidRPr="008A6C8D" w:rsidDel="001F5A7E">
                                        <w:rPr>
                                          <w:rFonts w:ascii="Times New Roman" w:hAnsi="Times New Roman" w:cs="Times New Roman"/>
                                          <w:color w:val="000000"/>
                                          <w:sz w:val="18"/>
                                          <w:szCs w:val="18"/>
                                          <w:rPrChange w:id="4763"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4764" w:author="Maino Vieytes, Christian (NIH/NIA/IRP) [F]" w:date="2023-11-15T09:29:00Z"/>
                                  <w:trPrChange w:id="4765" w:author="Maino Vieytes, Christian (NIH/NIA/IRP) [F]" w:date="2023-11-15T16:23:00Z">
                                    <w:trPr>
                                      <w:gridAfter w:val="0"/>
                                      <w:trHeight w:val="320"/>
                                    </w:trPr>
                                  </w:trPrChange>
                                </w:trPr>
                                <w:tc>
                                  <w:tcPr>
                                    <w:tcW w:w="2317" w:type="dxa"/>
                                    <w:noWrap/>
                                    <w:vAlign w:val="center"/>
                                    <w:hideMark/>
                                    <w:tcPrChange w:id="4766"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4767" w:author="Maino Vieytes, Christian (NIH/NIA/IRP) [F]" w:date="2023-11-15T09:29:00Z"/>
                                        <w:rFonts w:ascii="Times New Roman" w:hAnsi="Times New Roman" w:cs="Times New Roman"/>
                                        <w:sz w:val="18"/>
                                        <w:szCs w:val="18"/>
                                        <w:rPrChange w:id="4768" w:author="Maino Vieytes, Christian (NIH/NIA/IRP) [F]" w:date="2023-11-15T15:57:00Z">
                                          <w:rPr>
                                            <w:del w:id="4769" w:author="Maino Vieytes, Christian (NIH/NIA/IRP) [F]" w:date="2023-11-15T09:29:00Z"/>
                                            <w:rFonts w:ascii="Times New Roman" w:hAnsi="Times New Roman" w:cs="Times New Roman"/>
                                            <w:sz w:val="20"/>
                                            <w:szCs w:val="20"/>
                                          </w:rPr>
                                        </w:rPrChange>
                                      </w:rPr>
                                    </w:pPr>
                                    <w:del w:id="4770" w:author="Maino Vieytes, Christian (NIH/NIA/IRP) [F]" w:date="2023-11-15T09:29:00Z">
                                      <w:r w:rsidRPr="008A6C8D" w:rsidDel="001F5A7E">
                                        <w:rPr>
                                          <w:rFonts w:ascii="Times New Roman" w:hAnsi="Times New Roman" w:cs="Times New Roman"/>
                                          <w:sz w:val="18"/>
                                          <w:szCs w:val="18"/>
                                          <w:rPrChange w:id="4771"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477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773"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4774" w:author="Maino Vieytes, Christian (NIH/NIA/IRP) [F]" w:date="2023-11-15T09:29:00Z"/>
                                        <w:rFonts w:ascii="Times New Roman" w:hAnsi="Times New Roman" w:cs="Times New Roman"/>
                                        <w:sz w:val="18"/>
                                        <w:szCs w:val="18"/>
                                        <w:rPrChange w:id="4775" w:author="Maino Vieytes, Christian (NIH/NIA/IRP) [F]" w:date="2023-11-15T15:57:00Z">
                                          <w:rPr>
                                            <w:del w:id="4776" w:author="Maino Vieytes, Christian (NIH/NIA/IRP) [F]" w:date="2023-11-15T09:29:00Z"/>
                                            <w:rFonts w:ascii="Times New Roman" w:hAnsi="Times New Roman" w:cs="Times New Roman"/>
                                            <w:sz w:val="20"/>
                                            <w:szCs w:val="20"/>
                                          </w:rPr>
                                        </w:rPrChange>
                                      </w:rPr>
                                    </w:pPr>
                                    <w:del w:id="4777" w:author="Maino Vieytes, Christian (NIH/NIA/IRP) [F]" w:date="2023-11-15T09:29:00Z">
                                      <w:r w:rsidRPr="008A6C8D" w:rsidDel="001F5A7E">
                                        <w:rPr>
                                          <w:rFonts w:ascii="Times New Roman" w:hAnsi="Times New Roman" w:cs="Times New Roman"/>
                                          <w:sz w:val="18"/>
                                          <w:szCs w:val="18"/>
                                          <w:rPrChange w:id="477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779"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4780" w:author="Maino Vieytes, Christian (NIH/NIA/IRP) [F]" w:date="2023-11-15T09:29:00Z"/>
                                        <w:rFonts w:ascii="Times New Roman" w:hAnsi="Times New Roman" w:cs="Times New Roman"/>
                                        <w:sz w:val="18"/>
                                        <w:szCs w:val="18"/>
                                        <w:rPrChange w:id="4781" w:author="Maino Vieytes, Christian (NIH/NIA/IRP) [F]" w:date="2023-11-15T15:57:00Z">
                                          <w:rPr>
                                            <w:del w:id="4782" w:author="Maino Vieytes, Christian (NIH/NIA/IRP) [F]" w:date="2023-11-15T09:29:00Z"/>
                                            <w:rFonts w:ascii="Times New Roman" w:hAnsi="Times New Roman" w:cs="Times New Roman"/>
                                            <w:sz w:val="20"/>
                                            <w:szCs w:val="20"/>
                                          </w:rPr>
                                        </w:rPrChange>
                                      </w:rPr>
                                    </w:pPr>
                                    <w:del w:id="4783" w:author="Maino Vieytes, Christian (NIH/NIA/IRP) [F]" w:date="2023-11-15T09:29:00Z">
                                      <w:r w:rsidRPr="008A6C8D" w:rsidDel="001F5A7E">
                                        <w:rPr>
                                          <w:rFonts w:ascii="Times New Roman" w:hAnsi="Times New Roman" w:cs="Times New Roman"/>
                                          <w:sz w:val="18"/>
                                          <w:szCs w:val="18"/>
                                          <w:rPrChange w:id="478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785"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4786" w:author="Maino Vieytes, Christian (NIH/NIA/IRP) [F]" w:date="2023-11-15T09:29:00Z"/>
                                        <w:rFonts w:ascii="Times New Roman" w:hAnsi="Times New Roman" w:cs="Times New Roman"/>
                                        <w:sz w:val="18"/>
                                        <w:szCs w:val="18"/>
                                        <w:rPrChange w:id="4787" w:author="Maino Vieytes, Christian (NIH/NIA/IRP) [F]" w:date="2023-11-15T15:57:00Z">
                                          <w:rPr>
                                            <w:del w:id="4788" w:author="Maino Vieytes, Christian (NIH/NIA/IRP) [F]" w:date="2023-11-15T09:29:00Z"/>
                                            <w:rFonts w:ascii="Times New Roman" w:hAnsi="Times New Roman" w:cs="Times New Roman"/>
                                            <w:sz w:val="20"/>
                                            <w:szCs w:val="20"/>
                                          </w:rPr>
                                        </w:rPrChange>
                                      </w:rPr>
                                    </w:pPr>
                                    <w:del w:id="4789" w:author="Maino Vieytes, Christian (NIH/NIA/IRP) [F]" w:date="2023-11-15T09:29:00Z">
                                      <w:r w:rsidRPr="008A6C8D" w:rsidDel="001F5A7E">
                                        <w:rPr>
                                          <w:rFonts w:ascii="Times New Roman" w:hAnsi="Times New Roman" w:cs="Times New Roman"/>
                                          <w:sz w:val="18"/>
                                          <w:szCs w:val="18"/>
                                          <w:rPrChange w:id="4790"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4791"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4792" w:author="Maino Vieytes, Christian (NIH/NIA/IRP) [F]" w:date="2023-11-15T09:29:00Z"/>
                                        <w:rFonts w:ascii="Times New Roman" w:hAnsi="Times New Roman" w:cs="Times New Roman"/>
                                        <w:sz w:val="18"/>
                                        <w:szCs w:val="18"/>
                                        <w:rPrChange w:id="4793" w:author="Maino Vieytes, Christian (NIH/NIA/IRP) [F]" w:date="2023-11-15T15:57:00Z">
                                          <w:rPr>
                                            <w:del w:id="4794" w:author="Maino Vieytes, Christian (NIH/NIA/IRP) [F]" w:date="2023-11-15T09:29:00Z"/>
                                            <w:rFonts w:ascii="Times New Roman" w:hAnsi="Times New Roman" w:cs="Times New Roman"/>
                                            <w:sz w:val="20"/>
                                            <w:szCs w:val="20"/>
                                          </w:rPr>
                                        </w:rPrChange>
                                      </w:rPr>
                                    </w:pPr>
                                    <w:del w:id="4795" w:author="Maino Vieytes, Christian (NIH/NIA/IRP) [F]" w:date="2023-11-15T09:29:00Z">
                                      <w:r w:rsidRPr="008A6C8D" w:rsidDel="001F5A7E">
                                        <w:rPr>
                                          <w:rFonts w:ascii="Times New Roman" w:hAnsi="Times New Roman" w:cs="Times New Roman"/>
                                          <w:sz w:val="18"/>
                                          <w:szCs w:val="18"/>
                                          <w:rPrChange w:id="4796"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4797"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4798" w:author="Maino Vieytes, Christian (NIH/NIA/IRP) [F]" w:date="2023-11-15T09:29:00Z"/>
                                        <w:rFonts w:ascii="Times New Roman" w:hAnsi="Times New Roman" w:cs="Times New Roman"/>
                                        <w:sz w:val="18"/>
                                        <w:szCs w:val="18"/>
                                        <w:rPrChange w:id="4799" w:author="Maino Vieytes, Christian (NIH/NIA/IRP) [F]" w:date="2023-11-15T15:57:00Z">
                                          <w:rPr>
                                            <w:del w:id="4800" w:author="Maino Vieytes, Christian (NIH/NIA/IRP) [F]" w:date="2023-11-15T09:29:00Z"/>
                                            <w:rFonts w:ascii="Times New Roman" w:hAnsi="Times New Roman" w:cs="Times New Roman"/>
                                            <w:sz w:val="20"/>
                                            <w:szCs w:val="20"/>
                                          </w:rPr>
                                        </w:rPrChange>
                                      </w:rPr>
                                    </w:pPr>
                                    <w:del w:id="4801" w:author="Maino Vieytes, Christian (NIH/NIA/IRP) [F]" w:date="2023-11-15T09:29:00Z">
                                      <w:r w:rsidRPr="008A6C8D" w:rsidDel="001F5A7E">
                                        <w:rPr>
                                          <w:rFonts w:ascii="Times New Roman" w:hAnsi="Times New Roman" w:cs="Times New Roman"/>
                                          <w:sz w:val="18"/>
                                          <w:szCs w:val="18"/>
                                          <w:rPrChange w:id="4802"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4803"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4804" w:author="Maino Vieytes, Christian (NIH/NIA/IRP) [F]" w:date="2023-11-15T09:29:00Z"/>
                                        <w:rFonts w:ascii="Times New Roman" w:hAnsi="Times New Roman" w:cs="Times New Roman"/>
                                        <w:sz w:val="18"/>
                                        <w:szCs w:val="18"/>
                                        <w:rPrChange w:id="4805" w:author="Maino Vieytes, Christian (NIH/NIA/IRP) [F]" w:date="2023-11-15T15:57:00Z">
                                          <w:rPr>
                                            <w:del w:id="4806" w:author="Maino Vieytes, Christian (NIH/NIA/IRP) [F]" w:date="2023-11-15T09:29:00Z"/>
                                            <w:rFonts w:ascii="Times New Roman" w:hAnsi="Times New Roman" w:cs="Times New Roman"/>
                                            <w:sz w:val="20"/>
                                            <w:szCs w:val="20"/>
                                          </w:rPr>
                                        </w:rPrChange>
                                      </w:rPr>
                                    </w:pPr>
                                    <w:del w:id="4807" w:author="Maino Vieytes, Christian (NIH/NIA/IRP) [F]" w:date="2023-11-15T09:29:00Z">
                                      <w:r w:rsidRPr="008A6C8D" w:rsidDel="001F5A7E">
                                        <w:rPr>
                                          <w:rFonts w:ascii="Times New Roman" w:hAnsi="Times New Roman" w:cs="Times New Roman"/>
                                          <w:sz w:val="18"/>
                                          <w:szCs w:val="18"/>
                                          <w:rPrChange w:id="4808"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4809"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4810" w:author="Maino Vieytes, Christian (NIH/NIA/IRP) [F]" w:date="2023-11-15T09:29:00Z"/>
                                        <w:rFonts w:ascii="Times New Roman" w:hAnsi="Times New Roman" w:cs="Times New Roman"/>
                                        <w:sz w:val="18"/>
                                        <w:szCs w:val="18"/>
                                        <w:rPrChange w:id="4811" w:author="Maino Vieytes, Christian (NIH/NIA/IRP) [F]" w:date="2023-11-15T15:57:00Z">
                                          <w:rPr>
                                            <w:del w:id="4812" w:author="Maino Vieytes, Christian (NIH/NIA/IRP) [F]" w:date="2023-11-15T09:29:00Z"/>
                                            <w:rFonts w:ascii="Times New Roman" w:hAnsi="Times New Roman" w:cs="Times New Roman"/>
                                            <w:sz w:val="20"/>
                                            <w:szCs w:val="20"/>
                                          </w:rPr>
                                        </w:rPrChange>
                                      </w:rPr>
                                    </w:pPr>
                                    <w:del w:id="4813" w:author="Maino Vieytes, Christian (NIH/NIA/IRP) [F]" w:date="2023-11-15T09:29:00Z">
                                      <w:r w:rsidRPr="008A6C8D" w:rsidDel="001F5A7E">
                                        <w:rPr>
                                          <w:rFonts w:ascii="Times New Roman" w:hAnsi="Times New Roman" w:cs="Times New Roman"/>
                                          <w:sz w:val="18"/>
                                          <w:szCs w:val="18"/>
                                          <w:rPrChange w:id="4814"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4815"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4816" w:author="Maino Vieytes, Christian (NIH/NIA/IRP) [F]" w:date="2023-11-15T09:29:00Z"/>
                                        <w:rFonts w:ascii="Times New Roman" w:hAnsi="Times New Roman" w:cs="Times New Roman"/>
                                        <w:sz w:val="18"/>
                                        <w:szCs w:val="18"/>
                                        <w:rPrChange w:id="4817" w:author="Maino Vieytes, Christian (NIH/NIA/IRP) [F]" w:date="2023-11-15T15:57:00Z">
                                          <w:rPr>
                                            <w:del w:id="4818" w:author="Maino Vieytes, Christian (NIH/NIA/IRP) [F]" w:date="2023-11-15T09:29:00Z"/>
                                            <w:rFonts w:ascii="Times New Roman" w:hAnsi="Times New Roman" w:cs="Times New Roman"/>
                                            <w:sz w:val="20"/>
                                            <w:szCs w:val="20"/>
                                          </w:rPr>
                                        </w:rPrChange>
                                      </w:rPr>
                                    </w:pPr>
                                    <w:del w:id="4819" w:author="Maino Vieytes, Christian (NIH/NIA/IRP) [F]" w:date="2023-11-15T09:29:00Z">
                                      <w:r w:rsidRPr="008A6C8D" w:rsidDel="001F5A7E">
                                        <w:rPr>
                                          <w:rFonts w:ascii="Times New Roman" w:hAnsi="Times New Roman" w:cs="Times New Roman"/>
                                          <w:sz w:val="18"/>
                                          <w:szCs w:val="18"/>
                                          <w:rPrChange w:id="4820"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4821"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4822" w:author="Maino Vieytes, Christian (NIH/NIA/IRP) [F]" w:date="2023-11-15T09:29:00Z"/>
                                        <w:rFonts w:ascii="Times New Roman" w:hAnsi="Times New Roman" w:cs="Times New Roman"/>
                                        <w:sz w:val="18"/>
                                        <w:szCs w:val="18"/>
                                        <w:rPrChange w:id="4823" w:author="Maino Vieytes, Christian (NIH/NIA/IRP) [F]" w:date="2023-11-15T15:57:00Z">
                                          <w:rPr>
                                            <w:del w:id="4824" w:author="Maino Vieytes, Christian (NIH/NIA/IRP) [F]" w:date="2023-11-15T09:29:00Z"/>
                                            <w:rFonts w:ascii="Times New Roman" w:hAnsi="Times New Roman" w:cs="Times New Roman"/>
                                            <w:sz w:val="20"/>
                                            <w:szCs w:val="20"/>
                                          </w:rPr>
                                        </w:rPrChange>
                                      </w:rPr>
                                    </w:pPr>
                                    <w:del w:id="4825" w:author="Maino Vieytes, Christian (NIH/NIA/IRP) [F]" w:date="2023-11-15T09:29:00Z">
                                      <w:r w:rsidRPr="008A6C8D" w:rsidDel="001F5A7E">
                                        <w:rPr>
                                          <w:rFonts w:ascii="Times New Roman" w:hAnsi="Times New Roman" w:cs="Times New Roman"/>
                                          <w:color w:val="000000"/>
                                          <w:sz w:val="18"/>
                                          <w:szCs w:val="18"/>
                                          <w:rPrChange w:id="4826"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4827" w:author="Maino Vieytes, Christian (NIH/NIA/IRP) [F]" w:date="2023-11-15T09:29:00Z"/>
                                  <w:trPrChange w:id="4828" w:author="Maino Vieytes, Christian (NIH/NIA/IRP) [F]" w:date="2023-11-15T16:23:00Z">
                                    <w:trPr>
                                      <w:gridAfter w:val="0"/>
                                      <w:trHeight w:val="320"/>
                                    </w:trPr>
                                  </w:trPrChange>
                                </w:trPr>
                                <w:tc>
                                  <w:tcPr>
                                    <w:tcW w:w="2317" w:type="dxa"/>
                                    <w:noWrap/>
                                    <w:vAlign w:val="center"/>
                                    <w:hideMark/>
                                    <w:tcPrChange w:id="4829"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4830" w:author="Maino Vieytes, Christian (NIH/NIA/IRP) [F]" w:date="2023-11-15T09:29:00Z"/>
                                        <w:rFonts w:ascii="Times New Roman" w:hAnsi="Times New Roman" w:cs="Times New Roman"/>
                                        <w:sz w:val="18"/>
                                        <w:szCs w:val="18"/>
                                        <w:rPrChange w:id="4831" w:author="Maino Vieytes, Christian (NIH/NIA/IRP) [F]" w:date="2023-11-15T15:57:00Z">
                                          <w:rPr>
                                            <w:del w:id="4832" w:author="Maino Vieytes, Christian (NIH/NIA/IRP) [F]" w:date="2023-11-15T09:29:00Z"/>
                                            <w:rFonts w:ascii="Times New Roman" w:hAnsi="Times New Roman" w:cs="Times New Roman"/>
                                            <w:sz w:val="20"/>
                                            <w:szCs w:val="20"/>
                                          </w:rPr>
                                        </w:rPrChange>
                                      </w:rPr>
                                    </w:pPr>
                                    <w:del w:id="4833" w:author="Maino Vieytes, Christian (NIH/NIA/IRP) [F]" w:date="2023-11-15T09:29:00Z">
                                      <w:r w:rsidRPr="008A6C8D" w:rsidDel="001F5A7E">
                                        <w:rPr>
                                          <w:rFonts w:ascii="Times New Roman" w:hAnsi="Times New Roman" w:cs="Times New Roman"/>
                                          <w:sz w:val="18"/>
                                          <w:szCs w:val="18"/>
                                          <w:rPrChange w:id="4834"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4835"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836"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4837" w:author="Maino Vieytes, Christian (NIH/NIA/IRP) [F]" w:date="2023-11-15T09:29:00Z"/>
                                        <w:rFonts w:ascii="Times New Roman" w:hAnsi="Times New Roman" w:cs="Times New Roman"/>
                                        <w:sz w:val="18"/>
                                        <w:szCs w:val="18"/>
                                        <w:rPrChange w:id="4838" w:author="Maino Vieytes, Christian (NIH/NIA/IRP) [F]" w:date="2023-11-15T15:57:00Z">
                                          <w:rPr>
                                            <w:del w:id="4839" w:author="Maino Vieytes, Christian (NIH/NIA/IRP) [F]" w:date="2023-11-15T09:29:00Z"/>
                                            <w:rFonts w:ascii="Times New Roman" w:hAnsi="Times New Roman" w:cs="Times New Roman"/>
                                            <w:sz w:val="20"/>
                                            <w:szCs w:val="20"/>
                                          </w:rPr>
                                        </w:rPrChange>
                                      </w:rPr>
                                    </w:pPr>
                                    <w:del w:id="4840" w:author="Maino Vieytes, Christian (NIH/NIA/IRP) [F]" w:date="2023-11-15T09:29:00Z">
                                      <w:r w:rsidRPr="008A6C8D" w:rsidDel="001F5A7E">
                                        <w:rPr>
                                          <w:rFonts w:ascii="Times New Roman" w:hAnsi="Times New Roman" w:cs="Times New Roman"/>
                                          <w:sz w:val="18"/>
                                          <w:szCs w:val="18"/>
                                          <w:rPrChange w:id="4841"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842"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4843" w:author="Maino Vieytes, Christian (NIH/NIA/IRP) [F]" w:date="2023-11-15T09:29:00Z"/>
                                        <w:rFonts w:ascii="Times New Roman" w:hAnsi="Times New Roman" w:cs="Times New Roman"/>
                                        <w:sz w:val="18"/>
                                        <w:szCs w:val="18"/>
                                        <w:rPrChange w:id="4844" w:author="Maino Vieytes, Christian (NIH/NIA/IRP) [F]" w:date="2023-11-15T15:57:00Z">
                                          <w:rPr>
                                            <w:del w:id="4845" w:author="Maino Vieytes, Christian (NIH/NIA/IRP) [F]" w:date="2023-11-15T09:29:00Z"/>
                                            <w:rFonts w:ascii="Times New Roman" w:hAnsi="Times New Roman" w:cs="Times New Roman"/>
                                            <w:sz w:val="20"/>
                                            <w:szCs w:val="20"/>
                                          </w:rPr>
                                        </w:rPrChange>
                                      </w:rPr>
                                    </w:pPr>
                                    <w:del w:id="4846" w:author="Maino Vieytes, Christian (NIH/NIA/IRP) [F]" w:date="2023-11-15T09:29:00Z">
                                      <w:r w:rsidRPr="008A6C8D" w:rsidDel="001F5A7E">
                                        <w:rPr>
                                          <w:rFonts w:ascii="Times New Roman" w:hAnsi="Times New Roman" w:cs="Times New Roman"/>
                                          <w:sz w:val="18"/>
                                          <w:szCs w:val="18"/>
                                          <w:rPrChange w:id="4847"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848"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4849" w:author="Maino Vieytes, Christian (NIH/NIA/IRP) [F]" w:date="2023-11-15T09:29:00Z"/>
                                        <w:rFonts w:ascii="Times New Roman" w:hAnsi="Times New Roman" w:cs="Times New Roman"/>
                                        <w:sz w:val="18"/>
                                        <w:szCs w:val="18"/>
                                        <w:rPrChange w:id="4850" w:author="Maino Vieytes, Christian (NIH/NIA/IRP) [F]" w:date="2023-11-15T15:57:00Z">
                                          <w:rPr>
                                            <w:del w:id="4851" w:author="Maino Vieytes, Christian (NIH/NIA/IRP) [F]" w:date="2023-11-15T09:29:00Z"/>
                                            <w:rFonts w:ascii="Times New Roman" w:hAnsi="Times New Roman" w:cs="Times New Roman"/>
                                            <w:sz w:val="20"/>
                                            <w:szCs w:val="20"/>
                                          </w:rPr>
                                        </w:rPrChange>
                                      </w:rPr>
                                    </w:pPr>
                                    <w:del w:id="4852" w:author="Maino Vieytes, Christian (NIH/NIA/IRP) [F]" w:date="2023-11-15T09:29:00Z">
                                      <w:r w:rsidRPr="008A6C8D" w:rsidDel="001F5A7E">
                                        <w:rPr>
                                          <w:rFonts w:ascii="Times New Roman" w:hAnsi="Times New Roman" w:cs="Times New Roman"/>
                                          <w:sz w:val="18"/>
                                          <w:szCs w:val="18"/>
                                          <w:rPrChange w:id="4853"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4854"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4855" w:author="Maino Vieytes, Christian (NIH/NIA/IRP) [F]" w:date="2023-11-15T09:29:00Z"/>
                                        <w:rFonts w:ascii="Times New Roman" w:hAnsi="Times New Roman" w:cs="Times New Roman"/>
                                        <w:sz w:val="18"/>
                                        <w:szCs w:val="18"/>
                                        <w:rPrChange w:id="4856" w:author="Maino Vieytes, Christian (NIH/NIA/IRP) [F]" w:date="2023-11-15T15:57:00Z">
                                          <w:rPr>
                                            <w:del w:id="4857" w:author="Maino Vieytes, Christian (NIH/NIA/IRP) [F]" w:date="2023-11-15T09:29:00Z"/>
                                            <w:rFonts w:ascii="Times New Roman" w:hAnsi="Times New Roman" w:cs="Times New Roman"/>
                                            <w:sz w:val="20"/>
                                            <w:szCs w:val="20"/>
                                          </w:rPr>
                                        </w:rPrChange>
                                      </w:rPr>
                                    </w:pPr>
                                    <w:del w:id="4858" w:author="Maino Vieytes, Christian (NIH/NIA/IRP) [F]" w:date="2023-11-15T09:29:00Z">
                                      <w:r w:rsidRPr="008A6C8D" w:rsidDel="001F5A7E">
                                        <w:rPr>
                                          <w:rFonts w:ascii="Times New Roman" w:hAnsi="Times New Roman" w:cs="Times New Roman"/>
                                          <w:sz w:val="18"/>
                                          <w:szCs w:val="18"/>
                                          <w:rPrChange w:id="4859"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4860"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4861" w:author="Maino Vieytes, Christian (NIH/NIA/IRP) [F]" w:date="2023-11-15T09:29:00Z"/>
                                        <w:rFonts w:ascii="Times New Roman" w:hAnsi="Times New Roman" w:cs="Times New Roman"/>
                                        <w:sz w:val="18"/>
                                        <w:szCs w:val="18"/>
                                        <w:rPrChange w:id="4862" w:author="Maino Vieytes, Christian (NIH/NIA/IRP) [F]" w:date="2023-11-15T15:57:00Z">
                                          <w:rPr>
                                            <w:del w:id="4863" w:author="Maino Vieytes, Christian (NIH/NIA/IRP) [F]" w:date="2023-11-15T09:29:00Z"/>
                                            <w:rFonts w:ascii="Times New Roman" w:hAnsi="Times New Roman" w:cs="Times New Roman"/>
                                            <w:sz w:val="20"/>
                                            <w:szCs w:val="20"/>
                                          </w:rPr>
                                        </w:rPrChange>
                                      </w:rPr>
                                    </w:pPr>
                                    <w:del w:id="4864" w:author="Maino Vieytes, Christian (NIH/NIA/IRP) [F]" w:date="2023-11-15T09:29:00Z">
                                      <w:r w:rsidRPr="008A6C8D" w:rsidDel="001F5A7E">
                                        <w:rPr>
                                          <w:rFonts w:ascii="Times New Roman" w:hAnsi="Times New Roman" w:cs="Times New Roman"/>
                                          <w:sz w:val="18"/>
                                          <w:szCs w:val="18"/>
                                          <w:rPrChange w:id="4865"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4866"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4867" w:author="Maino Vieytes, Christian (NIH/NIA/IRP) [F]" w:date="2023-11-15T09:29:00Z"/>
                                        <w:rFonts w:ascii="Times New Roman" w:hAnsi="Times New Roman" w:cs="Times New Roman"/>
                                        <w:sz w:val="18"/>
                                        <w:szCs w:val="18"/>
                                        <w:rPrChange w:id="4868" w:author="Maino Vieytes, Christian (NIH/NIA/IRP) [F]" w:date="2023-11-15T15:57:00Z">
                                          <w:rPr>
                                            <w:del w:id="4869" w:author="Maino Vieytes, Christian (NIH/NIA/IRP) [F]" w:date="2023-11-15T09:29:00Z"/>
                                            <w:rFonts w:ascii="Times New Roman" w:hAnsi="Times New Roman" w:cs="Times New Roman"/>
                                            <w:sz w:val="20"/>
                                            <w:szCs w:val="20"/>
                                          </w:rPr>
                                        </w:rPrChange>
                                      </w:rPr>
                                    </w:pPr>
                                    <w:del w:id="4870" w:author="Maino Vieytes, Christian (NIH/NIA/IRP) [F]" w:date="2023-11-15T09:29:00Z">
                                      <w:r w:rsidRPr="008A6C8D" w:rsidDel="001F5A7E">
                                        <w:rPr>
                                          <w:rFonts w:ascii="Times New Roman" w:hAnsi="Times New Roman" w:cs="Times New Roman"/>
                                          <w:sz w:val="18"/>
                                          <w:szCs w:val="18"/>
                                          <w:rPrChange w:id="4871"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4872"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4873" w:author="Maino Vieytes, Christian (NIH/NIA/IRP) [F]" w:date="2023-11-15T09:29:00Z"/>
                                        <w:rFonts w:ascii="Times New Roman" w:hAnsi="Times New Roman" w:cs="Times New Roman"/>
                                        <w:sz w:val="18"/>
                                        <w:szCs w:val="18"/>
                                        <w:rPrChange w:id="4874" w:author="Maino Vieytes, Christian (NIH/NIA/IRP) [F]" w:date="2023-11-15T15:57:00Z">
                                          <w:rPr>
                                            <w:del w:id="4875" w:author="Maino Vieytes, Christian (NIH/NIA/IRP) [F]" w:date="2023-11-15T09:29:00Z"/>
                                            <w:rFonts w:ascii="Times New Roman" w:hAnsi="Times New Roman" w:cs="Times New Roman"/>
                                            <w:sz w:val="20"/>
                                            <w:szCs w:val="20"/>
                                          </w:rPr>
                                        </w:rPrChange>
                                      </w:rPr>
                                    </w:pPr>
                                    <w:del w:id="4876" w:author="Maino Vieytes, Christian (NIH/NIA/IRP) [F]" w:date="2023-11-15T09:29:00Z">
                                      <w:r w:rsidRPr="008A6C8D" w:rsidDel="001F5A7E">
                                        <w:rPr>
                                          <w:rFonts w:ascii="Times New Roman" w:hAnsi="Times New Roman" w:cs="Times New Roman"/>
                                          <w:sz w:val="18"/>
                                          <w:szCs w:val="18"/>
                                          <w:rPrChange w:id="4877"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4878"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4879" w:author="Maino Vieytes, Christian (NIH/NIA/IRP) [F]" w:date="2023-11-15T09:29:00Z"/>
                                        <w:rFonts w:ascii="Times New Roman" w:hAnsi="Times New Roman" w:cs="Times New Roman"/>
                                        <w:sz w:val="18"/>
                                        <w:szCs w:val="18"/>
                                        <w:rPrChange w:id="4880" w:author="Maino Vieytes, Christian (NIH/NIA/IRP) [F]" w:date="2023-11-15T15:57:00Z">
                                          <w:rPr>
                                            <w:del w:id="4881" w:author="Maino Vieytes, Christian (NIH/NIA/IRP) [F]" w:date="2023-11-15T09:29:00Z"/>
                                            <w:rFonts w:ascii="Times New Roman" w:hAnsi="Times New Roman" w:cs="Times New Roman"/>
                                            <w:sz w:val="20"/>
                                            <w:szCs w:val="20"/>
                                          </w:rPr>
                                        </w:rPrChange>
                                      </w:rPr>
                                    </w:pPr>
                                    <w:del w:id="4882" w:author="Maino Vieytes, Christian (NIH/NIA/IRP) [F]" w:date="2023-11-15T09:29:00Z">
                                      <w:r w:rsidRPr="008A6C8D" w:rsidDel="001F5A7E">
                                        <w:rPr>
                                          <w:rFonts w:ascii="Times New Roman" w:hAnsi="Times New Roman" w:cs="Times New Roman"/>
                                          <w:sz w:val="18"/>
                                          <w:szCs w:val="18"/>
                                          <w:rPrChange w:id="4883"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4884"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4885" w:author="Maino Vieytes, Christian (NIH/NIA/IRP) [F]" w:date="2023-11-15T09:29:00Z"/>
                                        <w:rFonts w:ascii="Times New Roman" w:hAnsi="Times New Roman" w:cs="Times New Roman"/>
                                        <w:sz w:val="18"/>
                                        <w:szCs w:val="18"/>
                                        <w:rPrChange w:id="4886" w:author="Maino Vieytes, Christian (NIH/NIA/IRP) [F]" w:date="2023-11-15T15:57:00Z">
                                          <w:rPr>
                                            <w:del w:id="4887" w:author="Maino Vieytes, Christian (NIH/NIA/IRP) [F]" w:date="2023-11-15T09:29:00Z"/>
                                            <w:rFonts w:ascii="Times New Roman" w:hAnsi="Times New Roman" w:cs="Times New Roman"/>
                                            <w:sz w:val="20"/>
                                            <w:szCs w:val="20"/>
                                          </w:rPr>
                                        </w:rPrChange>
                                      </w:rPr>
                                    </w:pPr>
                                    <w:del w:id="4888" w:author="Maino Vieytes, Christian (NIH/NIA/IRP) [F]" w:date="2023-11-15T09:29:00Z">
                                      <w:r w:rsidRPr="008A6C8D" w:rsidDel="001F5A7E">
                                        <w:rPr>
                                          <w:rFonts w:ascii="Times New Roman" w:hAnsi="Times New Roman" w:cs="Times New Roman"/>
                                          <w:color w:val="000000"/>
                                          <w:sz w:val="18"/>
                                          <w:szCs w:val="18"/>
                                          <w:rPrChange w:id="4889"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4890" w:author="Maino Vieytes, Christian (NIH/NIA/IRP) [F]" w:date="2023-11-15T09:29:00Z"/>
                                  <w:trPrChange w:id="4891" w:author="Maino Vieytes, Christian (NIH/NIA/IRP) [F]" w:date="2023-11-15T16:23:00Z">
                                    <w:trPr>
                                      <w:gridAfter w:val="0"/>
                                      <w:trHeight w:val="320"/>
                                    </w:trPr>
                                  </w:trPrChange>
                                </w:trPr>
                                <w:tc>
                                  <w:tcPr>
                                    <w:tcW w:w="2317" w:type="dxa"/>
                                    <w:noWrap/>
                                    <w:vAlign w:val="center"/>
                                    <w:hideMark/>
                                    <w:tcPrChange w:id="4892"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4893" w:author="Maino Vieytes, Christian (NIH/NIA/IRP) [F]" w:date="2023-11-15T09:29:00Z"/>
                                        <w:rFonts w:ascii="Times New Roman" w:hAnsi="Times New Roman" w:cs="Times New Roman"/>
                                        <w:sz w:val="18"/>
                                        <w:szCs w:val="18"/>
                                        <w:rPrChange w:id="4894" w:author="Maino Vieytes, Christian (NIH/NIA/IRP) [F]" w:date="2023-11-15T15:57:00Z">
                                          <w:rPr>
                                            <w:del w:id="4895" w:author="Maino Vieytes, Christian (NIH/NIA/IRP) [F]" w:date="2023-11-15T09:29:00Z"/>
                                            <w:rFonts w:ascii="Times New Roman" w:hAnsi="Times New Roman" w:cs="Times New Roman"/>
                                            <w:sz w:val="20"/>
                                            <w:szCs w:val="20"/>
                                          </w:rPr>
                                        </w:rPrChange>
                                      </w:rPr>
                                    </w:pPr>
                                    <w:del w:id="4896" w:author="Maino Vieytes, Christian (NIH/NIA/IRP) [F]" w:date="2023-11-15T09:29:00Z">
                                      <w:r w:rsidRPr="008A6C8D" w:rsidDel="001F5A7E">
                                        <w:rPr>
                                          <w:rFonts w:ascii="Times New Roman" w:hAnsi="Times New Roman" w:cs="Times New Roman"/>
                                          <w:sz w:val="18"/>
                                          <w:szCs w:val="18"/>
                                          <w:rPrChange w:id="4897"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489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899"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4900" w:author="Maino Vieytes, Christian (NIH/NIA/IRP) [F]" w:date="2023-11-15T09:29:00Z"/>
                                        <w:rFonts w:ascii="Times New Roman" w:hAnsi="Times New Roman" w:cs="Times New Roman"/>
                                        <w:sz w:val="18"/>
                                        <w:szCs w:val="18"/>
                                        <w:rPrChange w:id="4901" w:author="Maino Vieytes, Christian (NIH/NIA/IRP) [F]" w:date="2023-11-15T15:57:00Z">
                                          <w:rPr>
                                            <w:del w:id="4902" w:author="Maino Vieytes, Christian (NIH/NIA/IRP) [F]" w:date="2023-11-15T09:29:00Z"/>
                                            <w:rFonts w:ascii="Times New Roman" w:hAnsi="Times New Roman" w:cs="Times New Roman"/>
                                            <w:sz w:val="20"/>
                                            <w:szCs w:val="20"/>
                                          </w:rPr>
                                        </w:rPrChange>
                                      </w:rPr>
                                    </w:pPr>
                                    <w:del w:id="4903" w:author="Maino Vieytes, Christian (NIH/NIA/IRP) [F]" w:date="2023-11-15T09:29:00Z">
                                      <w:r w:rsidRPr="008A6C8D" w:rsidDel="001F5A7E">
                                        <w:rPr>
                                          <w:rFonts w:ascii="Times New Roman" w:hAnsi="Times New Roman" w:cs="Times New Roman"/>
                                          <w:sz w:val="18"/>
                                          <w:szCs w:val="18"/>
                                          <w:rPrChange w:id="4904"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4905"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4906" w:author="Maino Vieytes, Christian (NIH/NIA/IRP) [F]" w:date="2023-11-15T09:29:00Z"/>
                                        <w:rFonts w:ascii="Times New Roman" w:hAnsi="Times New Roman" w:cs="Times New Roman"/>
                                        <w:sz w:val="18"/>
                                        <w:szCs w:val="18"/>
                                        <w:rPrChange w:id="4907" w:author="Maino Vieytes, Christian (NIH/NIA/IRP) [F]" w:date="2023-11-15T15:57:00Z">
                                          <w:rPr>
                                            <w:del w:id="4908" w:author="Maino Vieytes, Christian (NIH/NIA/IRP) [F]" w:date="2023-11-15T09:29:00Z"/>
                                            <w:rFonts w:ascii="Times New Roman" w:hAnsi="Times New Roman" w:cs="Times New Roman"/>
                                            <w:sz w:val="20"/>
                                            <w:szCs w:val="20"/>
                                          </w:rPr>
                                        </w:rPrChange>
                                      </w:rPr>
                                    </w:pPr>
                                    <w:del w:id="4909" w:author="Maino Vieytes, Christian (NIH/NIA/IRP) [F]" w:date="2023-11-15T09:29:00Z">
                                      <w:r w:rsidRPr="008A6C8D" w:rsidDel="001F5A7E">
                                        <w:rPr>
                                          <w:rFonts w:ascii="Times New Roman" w:hAnsi="Times New Roman" w:cs="Times New Roman"/>
                                          <w:sz w:val="18"/>
                                          <w:szCs w:val="18"/>
                                          <w:rPrChange w:id="4910"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4911"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4912" w:author="Maino Vieytes, Christian (NIH/NIA/IRP) [F]" w:date="2023-11-15T09:29:00Z"/>
                                        <w:rFonts w:ascii="Times New Roman" w:hAnsi="Times New Roman" w:cs="Times New Roman"/>
                                        <w:sz w:val="18"/>
                                        <w:szCs w:val="18"/>
                                        <w:rPrChange w:id="4913" w:author="Maino Vieytes, Christian (NIH/NIA/IRP) [F]" w:date="2023-11-15T15:57:00Z">
                                          <w:rPr>
                                            <w:del w:id="4914" w:author="Maino Vieytes, Christian (NIH/NIA/IRP) [F]" w:date="2023-11-15T09:29:00Z"/>
                                            <w:rFonts w:ascii="Times New Roman" w:hAnsi="Times New Roman" w:cs="Times New Roman"/>
                                            <w:sz w:val="20"/>
                                            <w:szCs w:val="20"/>
                                          </w:rPr>
                                        </w:rPrChange>
                                      </w:rPr>
                                    </w:pPr>
                                    <w:del w:id="4915" w:author="Maino Vieytes, Christian (NIH/NIA/IRP) [F]" w:date="2023-11-15T09:29:00Z">
                                      <w:r w:rsidRPr="008A6C8D" w:rsidDel="001F5A7E">
                                        <w:rPr>
                                          <w:rFonts w:ascii="Times New Roman" w:hAnsi="Times New Roman" w:cs="Times New Roman"/>
                                          <w:sz w:val="18"/>
                                          <w:szCs w:val="18"/>
                                          <w:rPrChange w:id="4916"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4917"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4918" w:author="Maino Vieytes, Christian (NIH/NIA/IRP) [F]" w:date="2023-11-15T09:29:00Z"/>
                                        <w:rFonts w:ascii="Times New Roman" w:hAnsi="Times New Roman" w:cs="Times New Roman"/>
                                        <w:sz w:val="18"/>
                                        <w:szCs w:val="18"/>
                                        <w:rPrChange w:id="4919" w:author="Maino Vieytes, Christian (NIH/NIA/IRP) [F]" w:date="2023-11-15T15:57:00Z">
                                          <w:rPr>
                                            <w:del w:id="4920" w:author="Maino Vieytes, Christian (NIH/NIA/IRP) [F]" w:date="2023-11-15T09:29:00Z"/>
                                            <w:rFonts w:ascii="Times New Roman" w:hAnsi="Times New Roman" w:cs="Times New Roman"/>
                                            <w:sz w:val="20"/>
                                            <w:szCs w:val="20"/>
                                          </w:rPr>
                                        </w:rPrChange>
                                      </w:rPr>
                                    </w:pPr>
                                    <w:del w:id="4921" w:author="Maino Vieytes, Christian (NIH/NIA/IRP) [F]" w:date="2023-11-15T09:29:00Z">
                                      <w:r w:rsidRPr="008A6C8D" w:rsidDel="001F5A7E">
                                        <w:rPr>
                                          <w:rFonts w:ascii="Times New Roman" w:hAnsi="Times New Roman" w:cs="Times New Roman"/>
                                          <w:sz w:val="18"/>
                                          <w:szCs w:val="18"/>
                                          <w:rPrChange w:id="4922"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4923"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4924" w:author="Maino Vieytes, Christian (NIH/NIA/IRP) [F]" w:date="2023-11-15T09:29:00Z"/>
                                        <w:rFonts w:ascii="Times New Roman" w:hAnsi="Times New Roman" w:cs="Times New Roman"/>
                                        <w:sz w:val="18"/>
                                        <w:szCs w:val="18"/>
                                        <w:rPrChange w:id="4925" w:author="Maino Vieytes, Christian (NIH/NIA/IRP) [F]" w:date="2023-11-15T15:57:00Z">
                                          <w:rPr>
                                            <w:del w:id="4926" w:author="Maino Vieytes, Christian (NIH/NIA/IRP) [F]" w:date="2023-11-15T09:29:00Z"/>
                                            <w:rFonts w:ascii="Times New Roman" w:hAnsi="Times New Roman" w:cs="Times New Roman"/>
                                            <w:sz w:val="20"/>
                                            <w:szCs w:val="20"/>
                                          </w:rPr>
                                        </w:rPrChange>
                                      </w:rPr>
                                    </w:pPr>
                                    <w:del w:id="4927" w:author="Maino Vieytes, Christian (NIH/NIA/IRP) [F]" w:date="2023-11-15T09:29:00Z">
                                      <w:r w:rsidRPr="008A6C8D" w:rsidDel="001F5A7E">
                                        <w:rPr>
                                          <w:rFonts w:ascii="Times New Roman" w:hAnsi="Times New Roman" w:cs="Times New Roman"/>
                                          <w:sz w:val="18"/>
                                          <w:szCs w:val="18"/>
                                          <w:rPrChange w:id="4928"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4929"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4930" w:author="Maino Vieytes, Christian (NIH/NIA/IRP) [F]" w:date="2023-11-15T09:29:00Z"/>
                                        <w:rFonts w:ascii="Times New Roman" w:hAnsi="Times New Roman" w:cs="Times New Roman"/>
                                        <w:sz w:val="18"/>
                                        <w:szCs w:val="18"/>
                                        <w:rPrChange w:id="4931" w:author="Maino Vieytes, Christian (NIH/NIA/IRP) [F]" w:date="2023-11-15T15:57:00Z">
                                          <w:rPr>
                                            <w:del w:id="4932" w:author="Maino Vieytes, Christian (NIH/NIA/IRP) [F]" w:date="2023-11-15T09:29:00Z"/>
                                            <w:rFonts w:ascii="Times New Roman" w:hAnsi="Times New Roman" w:cs="Times New Roman"/>
                                            <w:sz w:val="20"/>
                                            <w:szCs w:val="20"/>
                                          </w:rPr>
                                        </w:rPrChange>
                                      </w:rPr>
                                    </w:pPr>
                                    <w:del w:id="4933" w:author="Maino Vieytes, Christian (NIH/NIA/IRP) [F]" w:date="2023-11-15T09:29:00Z">
                                      <w:r w:rsidRPr="008A6C8D" w:rsidDel="001F5A7E">
                                        <w:rPr>
                                          <w:rFonts w:ascii="Times New Roman" w:hAnsi="Times New Roman" w:cs="Times New Roman"/>
                                          <w:sz w:val="18"/>
                                          <w:szCs w:val="18"/>
                                          <w:rPrChange w:id="4934"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4935"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4936" w:author="Maino Vieytes, Christian (NIH/NIA/IRP) [F]" w:date="2023-11-15T09:29:00Z"/>
                                        <w:rFonts w:ascii="Times New Roman" w:hAnsi="Times New Roman" w:cs="Times New Roman"/>
                                        <w:sz w:val="18"/>
                                        <w:szCs w:val="18"/>
                                        <w:rPrChange w:id="4937" w:author="Maino Vieytes, Christian (NIH/NIA/IRP) [F]" w:date="2023-11-15T15:57:00Z">
                                          <w:rPr>
                                            <w:del w:id="4938" w:author="Maino Vieytes, Christian (NIH/NIA/IRP) [F]" w:date="2023-11-15T09:29:00Z"/>
                                            <w:rFonts w:ascii="Times New Roman" w:hAnsi="Times New Roman" w:cs="Times New Roman"/>
                                            <w:sz w:val="20"/>
                                            <w:szCs w:val="20"/>
                                          </w:rPr>
                                        </w:rPrChange>
                                      </w:rPr>
                                    </w:pPr>
                                    <w:del w:id="4939" w:author="Maino Vieytes, Christian (NIH/NIA/IRP) [F]" w:date="2023-11-15T09:29:00Z">
                                      <w:r w:rsidRPr="008A6C8D" w:rsidDel="001F5A7E">
                                        <w:rPr>
                                          <w:rFonts w:ascii="Times New Roman" w:hAnsi="Times New Roman" w:cs="Times New Roman"/>
                                          <w:sz w:val="18"/>
                                          <w:szCs w:val="18"/>
                                          <w:rPrChange w:id="4940"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4941"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4942" w:author="Maino Vieytes, Christian (NIH/NIA/IRP) [F]" w:date="2023-11-15T09:29:00Z"/>
                                        <w:rFonts w:ascii="Times New Roman" w:hAnsi="Times New Roman" w:cs="Times New Roman"/>
                                        <w:sz w:val="18"/>
                                        <w:szCs w:val="18"/>
                                        <w:rPrChange w:id="4943" w:author="Maino Vieytes, Christian (NIH/NIA/IRP) [F]" w:date="2023-11-15T15:57:00Z">
                                          <w:rPr>
                                            <w:del w:id="4944" w:author="Maino Vieytes, Christian (NIH/NIA/IRP) [F]" w:date="2023-11-15T09:29:00Z"/>
                                            <w:rFonts w:ascii="Times New Roman" w:hAnsi="Times New Roman" w:cs="Times New Roman"/>
                                            <w:sz w:val="20"/>
                                            <w:szCs w:val="20"/>
                                          </w:rPr>
                                        </w:rPrChange>
                                      </w:rPr>
                                    </w:pPr>
                                    <w:del w:id="4945" w:author="Maino Vieytes, Christian (NIH/NIA/IRP) [F]" w:date="2023-11-15T09:29:00Z">
                                      <w:r w:rsidRPr="008A6C8D" w:rsidDel="001F5A7E">
                                        <w:rPr>
                                          <w:rFonts w:ascii="Times New Roman" w:hAnsi="Times New Roman" w:cs="Times New Roman"/>
                                          <w:sz w:val="18"/>
                                          <w:szCs w:val="18"/>
                                          <w:rPrChange w:id="4946"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4947"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4948" w:author="Maino Vieytes, Christian (NIH/NIA/IRP) [F]" w:date="2023-11-15T09:29:00Z"/>
                                        <w:rFonts w:ascii="Times New Roman" w:hAnsi="Times New Roman" w:cs="Times New Roman"/>
                                        <w:sz w:val="18"/>
                                        <w:szCs w:val="18"/>
                                        <w:rPrChange w:id="4949" w:author="Maino Vieytes, Christian (NIH/NIA/IRP) [F]" w:date="2023-11-15T15:57:00Z">
                                          <w:rPr>
                                            <w:del w:id="4950" w:author="Maino Vieytes, Christian (NIH/NIA/IRP) [F]" w:date="2023-11-15T09:29:00Z"/>
                                            <w:rFonts w:ascii="Times New Roman" w:hAnsi="Times New Roman" w:cs="Times New Roman"/>
                                            <w:sz w:val="20"/>
                                            <w:szCs w:val="20"/>
                                          </w:rPr>
                                        </w:rPrChange>
                                      </w:rPr>
                                    </w:pPr>
                                    <w:del w:id="4951" w:author="Maino Vieytes, Christian (NIH/NIA/IRP) [F]" w:date="2023-11-15T09:29:00Z">
                                      <w:r w:rsidRPr="008A6C8D" w:rsidDel="001F5A7E">
                                        <w:rPr>
                                          <w:rFonts w:ascii="Times New Roman" w:hAnsi="Times New Roman" w:cs="Times New Roman"/>
                                          <w:color w:val="000000"/>
                                          <w:sz w:val="18"/>
                                          <w:szCs w:val="18"/>
                                          <w:rPrChange w:id="4952"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4953" w:author="Maino Vieytes, Christian (NIH/NIA/IRP) [F]" w:date="2023-11-15T09:29:00Z"/>
                                  <w:trPrChange w:id="4954" w:author="Maino Vieytes, Christian (NIH/NIA/IRP) [F]" w:date="2023-11-15T16:23:00Z">
                                    <w:trPr>
                                      <w:gridAfter w:val="0"/>
                                      <w:trHeight w:val="320"/>
                                    </w:trPr>
                                  </w:trPrChange>
                                </w:trPr>
                                <w:tc>
                                  <w:tcPr>
                                    <w:tcW w:w="2317" w:type="dxa"/>
                                    <w:tcBorders>
                                      <w:bottom w:val="single" w:sz="4" w:space="0" w:color="auto"/>
                                    </w:tcBorders>
                                    <w:noWrap/>
                                    <w:vAlign w:val="center"/>
                                    <w:hideMark/>
                                    <w:tcPrChange w:id="4955"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4956" w:author="Maino Vieytes, Christian (NIH/NIA/IRP) [F]" w:date="2023-11-15T09:29:00Z"/>
                                        <w:rFonts w:ascii="Times New Roman" w:hAnsi="Times New Roman" w:cs="Times New Roman"/>
                                        <w:sz w:val="18"/>
                                        <w:szCs w:val="18"/>
                                        <w:rPrChange w:id="4957" w:author="Maino Vieytes, Christian (NIH/NIA/IRP) [F]" w:date="2023-11-15T15:57:00Z">
                                          <w:rPr>
                                            <w:del w:id="4958" w:author="Maino Vieytes, Christian (NIH/NIA/IRP) [F]" w:date="2023-11-15T09:29:00Z"/>
                                            <w:rFonts w:ascii="Times New Roman" w:hAnsi="Times New Roman" w:cs="Times New Roman"/>
                                            <w:sz w:val="20"/>
                                            <w:szCs w:val="20"/>
                                          </w:rPr>
                                        </w:rPrChange>
                                      </w:rPr>
                                    </w:pPr>
                                    <w:del w:id="4959" w:author="Maino Vieytes, Christian (NIH/NIA/IRP) [F]" w:date="2023-11-15T09:29:00Z">
                                      <w:r w:rsidRPr="008A6C8D" w:rsidDel="001F5A7E">
                                        <w:rPr>
                                          <w:rFonts w:ascii="Times New Roman" w:hAnsi="Times New Roman" w:cs="Times New Roman"/>
                                          <w:sz w:val="18"/>
                                          <w:szCs w:val="18"/>
                                          <w:rPrChange w:id="4960"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496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4962"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4963" w:author="Maino Vieytes, Christian (NIH/NIA/IRP) [F]" w:date="2023-11-15T09:29:00Z"/>
                                        <w:rFonts w:ascii="Times New Roman" w:hAnsi="Times New Roman" w:cs="Times New Roman"/>
                                        <w:sz w:val="18"/>
                                        <w:szCs w:val="18"/>
                                        <w:rPrChange w:id="4964" w:author="Maino Vieytes, Christian (NIH/NIA/IRP) [F]" w:date="2023-11-15T15:57:00Z">
                                          <w:rPr>
                                            <w:del w:id="4965" w:author="Maino Vieytes, Christian (NIH/NIA/IRP) [F]" w:date="2023-11-15T09:29:00Z"/>
                                            <w:rFonts w:ascii="Times New Roman" w:hAnsi="Times New Roman" w:cs="Times New Roman"/>
                                            <w:sz w:val="20"/>
                                            <w:szCs w:val="20"/>
                                          </w:rPr>
                                        </w:rPrChange>
                                      </w:rPr>
                                    </w:pPr>
                                    <w:del w:id="4966" w:author="Maino Vieytes, Christian (NIH/NIA/IRP) [F]" w:date="2023-11-15T09:29:00Z">
                                      <w:r w:rsidRPr="008A6C8D" w:rsidDel="001F5A7E">
                                        <w:rPr>
                                          <w:rFonts w:ascii="Times New Roman" w:hAnsi="Times New Roman" w:cs="Times New Roman"/>
                                          <w:sz w:val="18"/>
                                          <w:szCs w:val="18"/>
                                          <w:rPrChange w:id="4967"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4968"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4969" w:author="Maino Vieytes, Christian (NIH/NIA/IRP) [F]" w:date="2023-11-15T09:29:00Z"/>
                                        <w:rFonts w:ascii="Times New Roman" w:hAnsi="Times New Roman" w:cs="Times New Roman"/>
                                        <w:sz w:val="18"/>
                                        <w:szCs w:val="18"/>
                                        <w:rPrChange w:id="4970" w:author="Maino Vieytes, Christian (NIH/NIA/IRP) [F]" w:date="2023-11-15T15:57:00Z">
                                          <w:rPr>
                                            <w:del w:id="4971" w:author="Maino Vieytes, Christian (NIH/NIA/IRP) [F]" w:date="2023-11-15T09:29:00Z"/>
                                            <w:rFonts w:ascii="Times New Roman" w:hAnsi="Times New Roman" w:cs="Times New Roman"/>
                                            <w:sz w:val="20"/>
                                            <w:szCs w:val="20"/>
                                          </w:rPr>
                                        </w:rPrChange>
                                      </w:rPr>
                                    </w:pPr>
                                    <w:del w:id="4972" w:author="Maino Vieytes, Christian (NIH/NIA/IRP) [F]" w:date="2023-11-15T09:29:00Z">
                                      <w:r w:rsidRPr="008A6C8D" w:rsidDel="001F5A7E">
                                        <w:rPr>
                                          <w:rFonts w:ascii="Times New Roman" w:hAnsi="Times New Roman" w:cs="Times New Roman"/>
                                          <w:sz w:val="18"/>
                                          <w:szCs w:val="18"/>
                                          <w:rPrChange w:id="4973"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4974"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4975" w:author="Maino Vieytes, Christian (NIH/NIA/IRP) [F]" w:date="2023-11-15T09:29:00Z"/>
                                        <w:rFonts w:ascii="Times New Roman" w:hAnsi="Times New Roman" w:cs="Times New Roman"/>
                                        <w:sz w:val="18"/>
                                        <w:szCs w:val="18"/>
                                        <w:rPrChange w:id="4976" w:author="Maino Vieytes, Christian (NIH/NIA/IRP) [F]" w:date="2023-11-15T15:57:00Z">
                                          <w:rPr>
                                            <w:del w:id="4977" w:author="Maino Vieytes, Christian (NIH/NIA/IRP) [F]" w:date="2023-11-15T09:29:00Z"/>
                                            <w:rFonts w:ascii="Times New Roman" w:hAnsi="Times New Roman" w:cs="Times New Roman"/>
                                            <w:sz w:val="20"/>
                                            <w:szCs w:val="20"/>
                                          </w:rPr>
                                        </w:rPrChange>
                                      </w:rPr>
                                    </w:pPr>
                                    <w:del w:id="4978" w:author="Maino Vieytes, Christian (NIH/NIA/IRP) [F]" w:date="2023-11-15T09:29:00Z">
                                      <w:r w:rsidRPr="008A6C8D" w:rsidDel="001F5A7E">
                                        <w:rPr>
                                          <w:rFonts w:ascii="Times New Roman" w:hAnsi="Times New Roman" w:cs="Times New Roman"/>
                                          <w:sz w:val="18"/>
                                          <w:szCs w:val="18"/>
                                          <w:rPrChange w:id="4979"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4980"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4981" w:author="Maino Vieytes, Christian (NIH/NIA/IRP) [F]" w:date="2023-11-15T09:29:00Z"/>
                                        <w:rFonts w:ascii="Times New Roman" w:hAnsi="Times New Roman" w:cs="Times New Roman"/>
                                        <w:sz w:val="18"/>
                                        <w:szCs w:val="18"/>
                                        <w:rPrChange w:id="4982" w:author="Maino Vieytes, Christian (NIH/NIA/IRP) [F]" w:date="2023-11-15T15:57:00Z">
                                          <w:rPr>
                                            <w:del w:id="4983" w:author="Maino Vieytes, Christian (NIH/NIA/IRP) [F]" w:date="2023-11-15T09:29:00Z"/>
                                            <w:rFonts w:ascii="Times New Roman" w:hAnsi="Times New Roman" w:cs="Times New Roman"/>
                                            <w:sz w:val="20"/>
                                            <w:szCs w:val="20"/>
                                          </w:rPr>
                                        </w:rPrChange>
                                      </w:rPr>
                                    </w:pPr>
                                    <w:del w:id="4984" w:author="Maino Vieytes, Christian (NIH/NIA/IRP) [F]" w:date="2023-11-15T09:29:00Z">
                                      <w:r w:rsidRPr="008A6C8D" w:rsidDel="001F5A7E">
                                        <w:rPr>
                                          <w:rFonts w:ascii="Times New Roman" w:hAnsi="Times New Roman" w:cs="Times New Roman"/>
                                          <w:sz w:val="18"/>
                                          <w:szCs w:val="18"/>
                                          <w:rPrChange w:id="4985"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4986"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4987" w:author="Maino Vieytes, Christian (NIH/NIA/IRP) [F]" w:date="2023-11-15T09:29:00Z"/>
                                        <w:rFonts w:ascii="Times New Roman" w:hAnsi="Times New Roman" w:cs="Times New Roman"/>
                                        <w:sz w:val="18"/>
                                        <w:szCs w:val="18"/>
                                        <w:rPrChange w:id="4988" w:author="Maino Vieytes, Christian (NIH/NIA/IRP) [F]" w:date="2023-11-15T15:57:00Z">
                                          <w:rPr>
                                            <w:del w:id="4989" w:author="Maino Vieytes, Christian (NIH/NIA/IRP) [F]" w:date="2023-11-15T09:29:00Z"/>
                                            <w:rFonts w:ascii="Times New Roman" w:hAnsi="Times New Roman" w:cs="Times New Roman"/>
                                            <w:sz w:val="20"/>
                                            <w:szCs w:val="20"/>
                                          </w:rPr>
                                        </w:rPrChange>
                                      </w:rPr>
                                    </w:pPr>
                                    <w:del w:id="4990" w:author="Maino Vieytes, Christian (NIH/NIA/IRP) [F]" w:date="2023-11-15T09:29:00Z">
                                      <w:r w:rsidRPr="008A6C8D" w:rsidDel="001F5A7E">
                                        <w:rPr>
                                          <w:rFonts w:ascii="Times New Roman" w:hAnsi="Times New Roman" w:cs="Times New Roman"/>
                                          <w:sz w:val="18"/>
                                          <w:szCs w:val="18"/>
                                          <w:rPrChange w:id="4991"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4992"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4993" w:author="Maino Vieytes, Christian (NIH/NIA/IRP) [F]" w:date="2023-11-15T09:29:00Z"/>
                                        <w:rFonts w:ascii="Times New Roman" w:hAnsi="Times New Roman" w:cs="Times New Roman"/>
                                        <w:sz w:val="18"/>
                                        <w:szCs w:val="18"/>
                                        <w:rPrChange w:id="4994" w:author="Maino Vieytes, Christian (NIH/NIA/IRP) [F]" w:date="2023-11-15T15:57:00Z">
                                          <w:rPr>
                                            <w:del w:id="4995" w:author="Maino Vieytes, Christian (NIH/NIA/IRP) [F]" w:date="2023-11-15T09:29:00Z"/>
                                            <w:rFonts w:ascii="Times New Roman" w:hAnsi="Times New Roman" w:cs="Times New Roman"/>
                                            <w:sz w:val="20"/>
                                            <w:szCs w:val="20"/>
                                          </w:rPr>
                                        </w:rPrChange>
                                      </w:rPr>
                                    </w:pPr>
                                    <w:del w:id="4996" w:author="Maino Vieytes, Christian (NIH/NIA/IRP) [F]" w:date="2023-11-15T09:29:00Z">
                                      <w:r w:rsidRPr="008A6C8D" w:rsidDel="001F5A7E">
                                        <w:rPr>
                                          <w:rFonts w:ascii="Times New Roman" w:hAnsi="Times New Roman" w:cs="Times New Roman"/>
                                          <w:sz w:val="18"/>
                                          <w:szCs w:val="18"/>
                                          <w:rPrChange w:id="4997"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4998"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4999" w:author="Maino Vieytes, Christian (NIH/NIA/IRP) [F]" w:date="2023-11-15T09:29:00Z"/>
                                        <w:rFonts w:ascii="Times New Roman" w:hAnsi="Times New Roman" w:cs="Times New Roman"/>
                                        <w:sz w:val="18"/>
                                        <w:szCs w:val="18"/>
                                        <w:rPrChange w:id="5000" w:author="Maino Vieytes, Christian (NIH/NIA/IRP) [F]" w:date="2023-11-15T15:57:00Z">
                                          <w:rPr>
                                            <w:del w:id="5001" w:author="Maino Vieytes, Christian (NIH/NIA/IRP) [F]" w:date="2023-11-15T09:29:00Z"/>
                                            <w:rFonts w:ascii="Times New Roman" w:hAnsi="Times New Roman" w:cs="Times New Roman"/>
                                            <w:sz w:val="20"/>
                                            <w:szCs w:val="20"/>
                                          </w:rPr>
                                        </w:rPrChange>
                                      </w:rPr>
                                    </w:pPr>
                                    <w:del w:id="5002" w:author="Maino Vieytes, Christian (NIH/NIA/IRP) [F]" w:date="2023-11-15T09:29:00Z">
                                      <w:r w:rsidRPr="008A6C8D" w:rsidDel="001F5A7E">
                                        <w:rPr>
                                          <w:rFonts w:ascii="Times New Roman" w:hAnsi="Times New Roman" w:cs="Times New Roman"/>
                                          <w:sz w:val="18"/>
                                          <w:szCs w:val="18"/>
                                          <w:rPrChange w:id="5003"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5004"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5005" w:author="Maino Vieytes, Christian (NIH/NIA/IRP) [F]" w:date="2023-11-15T09:29:00Z"/>
                                        <w:rFonts w:ascii="Times New Roman" w:hAnsi="Times New Roman" w:cs="Times New Roman"/>
                                        <w:sz w:val="18"/>
                                        <w:szCs w:val="18"/>
                                        <w:rPrChange w:id="5006" w:author="Maino Vieytes, Christian (NIH/NIA/IRP) [F]" w:date="2023-11-15T15:57:00Z">
                                          <w:rPr>
                                            <w:del w:id="5007" w:author="Maino Vieytes, Christian (NIH/NIA/IRP) [F]" w:date="2023-11-15T09:29:00Z"/>
                                            <w:rFonts w:ascii="Times New Roman" w:hAnsi="Times New Roman" w:cs="Times New Roman"/>
                                            <w:sz w:val="20"/>
                                            <w:szCs w:val="20"/>
                                          </w:rPr>
                                        </w:rPrChange>
                                      </w:rPr>
                                    </w:pPr>
                                    <w:del w:id="5008" w:author="Maino Vieytes, Christian (NIH/NIA/IRP) [F]" w:date="2023-11-15T09:29:00Z">
                                      <w:r w:rsidRPr="008A6C8D" w:rsidDel="001F5A7E">
                                        <w:rPr>
                                          <w:rFonts w:ascii="Times New Roman" w:hAnsi="Times New Roman" w:cs="Times New Roman"/>
                                          <w:sz w:val="18"/>
                                          <w:szCs w:val="18"/>
                                          <w:rPrChange w:id="5009"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5010"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5011" w:author="Maino Vieytes, Christian (NIH/NIA/IRP) [F]" w:date="2023-11-15T09:29:00Z"/>
                                        <w:rFonts w:ascii="Times New Roman" w:hAnsi="Times New Roman" w:cs="Times New Roman"/>
                                        <w:sz w:val="18"/>
                                        <w:szCs w:val="18"/>
                                        <w:rPrChange w:id="5012" w:author="Maino Vieytes, Christian (NIH/NIA/IRP) [F]" w:date="2023-11-15T15:57:00Z">
                                          <w:rPr>
                                            <w:del w:id="5013" w:author="Maino Vieytes, Christian (NIH/NIA/IRP) [F]" w:date="2023-11-15T09:29:00Z"/>
                                            <w:rFonts w:ascii="Times New Roman" w:hAnsi="Times New Roman" w:cs="Times New Roman"/>
                                            <w:sz w:val="20"/>
                                            <w:szCs w:val="20"/>
                                          </w:rPr>
                                        </w:rPrChange>
                                      </w:rPr>
                                    </w:pPr>
                                    <w:del w:id="5014" w:author="Maino Vieytes, Christian (NIH/NIA/IRP) [F]" w:date="2023-11-15T09:29:00Z">
                                      <w:r w:rsidRPr="008A6C8D" w:rsidDel="001F5A7E">
                                        <w:rPr>
                                          <w:rFonts w:ascii="Times New Roman" w:hAnsi="Times New Roman" w:cs="Times New Roman"/>
                                          <w:color w:val="000000"/>
                                          <w:sz w:val="18"/>
                                          <w:szCs w:val="18"/>
                                          <w:rPrChange w:id="5015"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5016" w:author="Maino Vieytes, Christian (NIH/NIA/IRP) [F]" w:date="2023-11-15T09:29:00Z"/>
                                  <w:trPrChange w:id="5017" w:author="Maino Vieytes, Christian (NIH/NIA/IRP) [F]" w:date="2023-11-15T16:23:00Z">
                                    <w:trPr>
                                      <w:gridAfter w:val="0"/>
                                      <w:trHeight w:val="320"/>
                                    </w:trPr>
                                  </w:trPrChange>
                                </w:trPr>
                                <w:tc>
                                  <w:tcPr>
                                    <w:tcW w:w="2317" w:type="dxa"/>
                                    <w:tcBorders>
                                      <w:bottom w:val="single" w:sz="4" w:space="0" w:color="auto"/>
                                    </w:tcBorders>
                                    <w:noWrap/>
                                    <w:vAlign w:val="center"/>
                                    <w:tcPrChange w:id="5018"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5019" w:author="Maino Vieytes, Christian (NIH/NIA/IRP) [F]" w:date="2023-11-15T09:29:00Z"/>
                                        <w:rFonts w:ascii="Times New Roman" w:hAnsi="Times New Roman" w:cs="Times New Roman"/>
                                        <w:sz w:val="18"/>
                                        <w:szCs w:val="18"/>
                                        <w:rPrChange w:id="5020" w:author="Maino Vieytes, Christian (NIH/NIA/IRP) [F]" w:date="2023-11-15T15:57:00Z">
                                          <w:rPr>
                                            <w:del w:id="5021" w:author="Maino Vieytes, Christian (NIH/NIA/IRP) [F]" w:date="2023-11-15T09:29:00Z"/>
                                            <w:rFonts w:ascii="Times New Roman" w:hAnsi="Times New Roman" w:cs="Times New Roman"/>
                                            <w:sz w:val="20"/>
                                            <w:szCs w:val="20"/>
                                          </w:rPr>
                                        </w:rPrChange>
                                      </w:rPr>
                                    </w:pPr>
                                    <w:del w:id="5022" w:author="Maino Vieytes, Christian (NIH/NIA/IRP) [F]" w:date="2023-11-15T09:29:00Z">
                                      <w:r w:rsidRPr="008A6C8D" w:rsidDel="001F5A7E">
                                        <w:rPr>
                                          <w:rFonts w:ascii="Times New Roman" w:hAnsi="Times New Roman" w:cs="Times New Roman"/>
                                          <w:sz w:val="18"/>
                                          <w:szCs w:val="18"/>
                                          <w:rPrChange w:id="5023"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5024"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5025"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5026" w:author="Maino Vieytes, Christian (NIH/NIA/IRP) [F]" w:date="2023-11-15T09:29:00Z"/>
                                        <w:rFonts w:ascii="Times New Roman" w:hAnsi="Times New Roman" w:cs="Times New Roman"/>
                                        <w:sz w:val="18"/>
                                        <w:szCs w:val="18"/>
                                        <w:rPrChange w:id="5027" w:author="Maino Vieytes, Christian (NIH/NIA/IRP) [F]" w:date="2023-11-15T15:57:00Z">
                                          <w:rPr>
                                            <w:del w:id="5028" w:author="Maino Vieytes, Christian (NIH/NIA/IRP) [F]" w:date="2023-11-15T09:29:00Z"/>
                                            <w:rFonts w:ascii="Times New Roman" w:hAnsi="Times New Roman" w:cs="Times New Roman"/>
                                            <w:sz w:val="20"/>
                                            <w:szCs w:val="20"/>
                                          </w:rPr>
                                        </w:rPrChange>
                                      </w:rPr>
                                    </w:pPr>
                                    <w:del w:id="5029" w:author="Maino Vieytes, Christian (NIH/NIA/IRP) [F]" w:date="2023-11-15T09:29:00Z">
                                      <w:r w:rsidRPr="008A6C8D" w:rsidDel="001F5A7E">
                                        <w:rPr>
                                          <w:rFonts w:ascii="Times New Roman" w:hAnsi="Times New Roman" w:cs="Times New Roman"/>
                                          <w:color w:val="000000"/>
                                          <w:sz w:val="18"/>
                                          <w:szCs w:val="18"/>
                                          <w:rPrChange w:id="5030"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5031"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5032" w:author="Maino Vieytes, Christian (NIH/NIA/IRP) [F]" w:date="2023-11-15T09:29:00Z"/>
                                        <w:rFonts w:ascii="Times New Roman" w:hAnsi="Times New Roman" w:cs="Times New Roman"/>
                                        <w:sz w:val="18"/>
                                        <w:szCs w:val="18"/>
                                        <w:rPrChange w:id="5033" w:author="Maino Vieytes, Christian (NIH/NIA/IRP) [F]" w:date="2023-11-15T15:57:00Z">
                                          <w:rPr>
                                            <w:del w:id="5034" w:author="Maino Vieytes, Christian (NIH/NIA/IRP) [F]" w:date="2023-11-15T09:29:00Z"/>
                                            <w:rFonts w:ascii="Times New Roman" w:hAnsi="Times New Roman" w:cs="Times New Roman"/>
                                            <w:sz w:val="20"/>
                                            <w:szCs w:val="20"/>
                                          </w:rPr>
                                        </w:rPrChange>
                                      </w:rPr>
                                    </w:pPr>
                                    <w:del w:id="5035" w:author="Maino Vieytes, Christian (NIH/NIA/IRP) [F]" w:date="2023-11-15T09:29:00Z">
                                      <w:r w:rsidRPr="008A6C8D" w:rsidDel="001F5A7E">
                                        <w:rPr>
                                          <w:rFonts w:ascii="Times New Roman" w:hAnsi="Times New Roman" w:cs="Times New Roman"/>
                                          <w:color w:val="000000"/>
                                          <w:sz w:val="18"/>
                                          <w:szCs w:val="18"/>
                                          <w:rPrChange w:id="5036"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5037"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5038" w:author="Maino Vieytes, Christian (NIH/NIA/IRP) [F]" w:date="2023-11-15T09:29:00Z"/>
                                        <w:rFonts w:ascii="Times New Roman" w:hAnsi="Times New Roman" w:cs="Times New Roman"/>
                                        <w:sz w:val="18"/>
                                        <w:szCs w:val="18"/>
                                        <w:rPrChange w:id="5039" w:author="Maino Vieytes, Christian (NIH/NIA/IRP) [F]" w:date="2023-11-15T15:57:00Z">
                                          <w:rPr>
                                            <w:del w:id="5040" w:author="Maino Vieytes, Christian (NIH/NIA/IRP) [F]" w:date="2023-11-15T09:29:00Z"/>
                                            <w:rFonts w:ascii="Times New Roman" w:hAnsi="Times New Roman" w:cs="Times New Roman"/>
                                            <w:sz w:val="20"/>
                                            <w:szCs w:val="20"/>
                                          </w:rPr>
                                        </w:rPrChange>
                                      </w:rPr>
                                    </w:pPr>
                                    <w:del w:id="5041" w:author="Maino Vieytes, Christian (NIH/NIA/IRP) [F]" w:date="2023-11-15T09:29:00Z">
                                      <w:r w:rsidRPr="008A6C8D" w:rsidDel="001F5A7E">
                                        <w:rPr>
                                          <w:rFonts w:ascii="Times New Roman" w:hAnsi="Times New Roman" w:cs="Times New Roman"/>
                                          <w:color w:val="000000"/>
                                          <w:sz w:val="18"/>
                                          <w:szCs w:val="18"/>
                                          <w:rPrChange w:id="5042"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5043"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5044" w:author="Maino Vieytes, Christian (NIH/NIA/IRP) [F]" w:date="2023-11-15T09:29:00Z"/>
                                        <w:rFonts w:ascii="Times New Roman" w:hAnsi="Times New Roman" w:cs="Times New Roman"/>
                                        <w:sz w:val="18"/>
                                        <w:szCs w:val="18"/>
                                        <w:rPrChange w:id="5045" w:author="Maino Vieytes, Christian (NIH/NIA/IRP) [F]" w:date="2023-11-15T15:57:00Z">
                                          <w:rPr>
                                            <w:del w:id="5046" w:author="Maino Vieytes, Christian (NIH/NIA/IRP) [F]" w:date="2023-11-15T09:29:00Z"/>
                                            <w:rFonts w:ascii="Times New Roman" w:hAnsi="Times New Roman" w:cs="Times New Roman"/>
                                            <w:sz w:val="20"/>
                                            <w:szCs w:val="20"/>
                                          </w:rPr>
                                        </w:rPrChange>
                                      </w:rPr>
                                    </w:pPr>
                                    <w:del w:id="5047" w:author="Maino Vieytes, Christian (NIH/NIA/IRP) [F]" w:date="2023-11-15T09:29:00Z">
                                      <w:r w:rsidRPr="008A6C8D" w:rsidDel="001F5A7E">
                                        <w:rPr>
                                          <w:rFonts w:ascii="Times New Roman" w:hAnsi="Times New Roman" w:cs="Times New Roman"/>
                                          <w:color w:val="000000"/>
                                          <w:sz w:val="18"/>
                                          <w:szCs w:val="18"/>
                                          <w:rPrChange w:id="5048"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5049"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5050" w:author="Maino Vieytes, Christian (NIH/NIA/IRP) [F]" w:date="2023-11-15T09:29:00Z"/>
                                        <w:rFonts w:ascii="Times New Roman" w:hAnsi="Times New Roman" w:cs="Times New Roman"/>
                                        <w:sz w:val="18"/>
                                        <w:szCs w:val="18"/>
                                        <w:rPrChange w:id="5051" w:author="Maino Vieytes, Christian (NIH/NIA/IRP) [F]" w:date="2023-11-15T15:57:00Z">
                                          <w:rPr>
                                            <w:del w:id="5052" w:author="Maino Vieytes, Christian (NIH/NIA/IRP) [F]" w:date="2023-11-15T09:29:00Z"/>
                                            <w:rFonts w:ascii="Times New Roman" w:hAnsi="Times New Roman" w:cs="Times New Roman"/>
                                            <w:sz w:val="20"/>
                                            <w:szCs w:val="20"/>
                                          </w:rPr>
                                        </w:rPrChange>
                                      </w:rPr>
                                    </w:pPr>
                                    <w:del w:id="5053" w:author="Maino Vieytes, Christian (NIH/NIA/IRP) [F]" w:date="2023-11-15T09:29:00Z">
                                      <w:r w:rsidRPr="008A6C8D" w:rsidDel="001F5A7E">
                                        <w:rPr>
                                          <w:rFonts w:ascii="Times New Roman" w:hAnsi="Times New Roman" w:cs="Times New Roman"/>
                                          <w:color w:val="000000"/>
                                          <w:sz w:val="18"/>
                                          <w:szCs w:val="18"/>
                                          <w:rPrChange w:id="5054"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5055"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5056" w:author="Maino Vieytes, Christian (NIH/NIA/IRP) [F]" w:date="2023-11-15T09:29:00Z"/>
                                        <w:rFonts w:ascii="Times New Roman" w:hAnsi="Times New Roman" w:cs="Times New Roman"/>
                                        <w:sz w:val="18"/>
                                        <w:szCs w:val="18"/>
                                        <w:rPrChange w:id="5057" w:author="Maino Vieytes, Christian (NIH/NIA/IRP) [F]" w:date="2023-11-15T15:57:00Z">
                                          <w:rPr>
                                            <w:del w:id="5058" w:author="Maino Vieytes, Christian (NIH/NIA/IRP) [F]" w:date="2023-11-15T09:29:00Z"/>
                                            <w:rFonts w:ascii="Times New Roman" w:hAnsi="Times New Roman" w:cs="Times New Roman"/>
                                            <w:sz w:val="20"/>
                                            <w:szCs w:val="20"/>
                                          </w:rPr>
                                        </w:rPrChange>
                                      </w:rPr>
                                    </w:pPr>
                                    <w:del w:id="5059" w:author="Maino Vieytes, Christian (NIH/NIA/IRP) [F]" w:date="2023-11-15T09:29:00Z">
                                      <w:r w:rsidRPr="008A6C8D" w:rsidDel="001F5A7E">
                                        <w:rPr>
                                          <w:rFonts w:ascii="Times New Roman" w:hAnsi="Times New Roman" w:cs="Times New Roman"/>
                                          <w:color w:val="000000"/>
                                          <w:sz w:val="18"/>
                                          <w:szCs w:val="18"/>
                                          <w:rPrChange w:id="5060"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5061"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5062" w:author="Maino Vieytes, Christian (NIH/NIA/IRP) [F]" w:date="2023-11-15T09:29:00Z"/>
                                        <w:rFonts w:ascii="Times New Roman" w:hAnsi="Times New Roman" w:cs="Times New Roman"/>
                                        <w:sz w:val="18"/>
                                        <w:szCs w:val="18"/>
                                        <w:rPrChange w:id="5063" w:author="Maino Vieytes, Christian (NIH/NIA/IRP) [F]" w:date="2023-11-15T15:57:00Z">
                                          <w:rPr>
                                            <w:del w:id="5064" w:author="Maino Vieytes, Christian (NIH/NIA/IRP) [F]" w:date="2023-11-15T09:29:00Z"/>
                                            <w:rFonts w:ascii="Times New Roman" w:hAnsi="Times New Roman" w:cs="Times New Roman"/>
                                            <w:sz w:val="20"/>
                                            <w:szCs w:val="20"/>
                                          </w:rPr>
                                        </w:rPrChange>
                                      </w:rPr>
                                    </w:pPr>
                                    <w:del w:id="5065" w:author="Maino Vieytes, Christian (NIH/NIA/IRP) [F]" w:date="2023-11-15T09:29:00Z">
                                      <w:r w:rsidRPr="008A6C8D" w:rsidDel="001F5A7E">
                                        <w:rPr>
                                          <w:rFonts w:ascii="Times New Roman" w:hAnsi="Times New Roman" w:cs="Times New Roman"/>
                                          <w:color w:val="000000"/>
                                          <w:sz w:val="18"/>
                                          <w:szCs w:val="18"/>
                                          <w:rPrChange w:id="5066"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5067"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5068" w:author="Maino Vieytes, Christian (NIH/NIA/IRP) [F]" w:date="2023-11-15T09:29:00Z"/>
                                        <w:rFonts w:ascii="Times New Roman" w:hAnsi="Times New Roman" w:cs="Times New Roman"/>
                                        <w:sz w:val="18"/>
                                        <w:szCs w:val="18"/>
                                        <w:rPrChange w:id="5069" w:author="Maino Vieytes, Christian (NIH/NIA/IRP) [F]" w:date="2023-11-15T15:57:00Z">
                                          <w:rPr>
                                            <w:del w:id="5070" w:author="Maino Vieytes, Christian (NIH/NIA/IRP) [F]" w:date="2023-11-15T09:29:00Z"/>
                                            <w:rFonts w:ascii="Times New Roman" w:hAnsi="Times New Roman" w:cs="Times New Roman"/>
                                            <w:sz w:val="20"/>
                                            <w:szCs w:val="20"/>
                                          </w:rPr>
                                        </w:rPrChange>
                                      </w:rPr>
                                    </w:pPr>
                                    <w:del w:id="5071" w:author="Maino Vieytes, Christian (NIH/NIA/IRP) [F]" w:date="2023-11-15T09:29:00Z">
                                      <w:r w:rsidRPr="008A6C8D" w:rsidDel="001F5A7E">
                                        <w:rPr>
                                          <w:rFonts w:ascii="Times New Roman" w:hAnsi="Times New Roman" w:cs="Times New Roman"/>
                                          <w:color w:val="000000"/>
                                          <w:sz w:val="18"/>
                                          <w:szCs w:val="18"/>
                                          <w:rPrChange w:id="5072"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5073"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5074" w:author="Maino Vieytes, Christian (NIH/NIA/IRP) [F]" w:date="2023-11-15T09:29:00Z"/>
                                        <w:rFonts w:ascii="Times New Roman" w:hAnsi="Times New Roman" w:cs="Times New Roman"/>
                                        <w:color w:val="000000"/>
                                        <w:sz w:val="18"/>
                                        <w:szCs w:val="18"/>
                                        <w:rPrChange w:id="5075" w:author="Maino Vieytes, Christian (NIH/NIA/IRP) [F]" w:date="2023-11-15T15:57:00Z">
                                          <w:rPr>
                                            <w:del w:id="5076" w:author="Maino Vieytes, Christian (NIH/NIA/IRP) [F]" w:date="2023-11-15T09:29:00Z"/>
                                            <w:rFonts w:ascii="Times New Roman" w:hAnsi="Times New Roman" w:cs="Times New Roman"/>
                                            <w:color w:val="000000"/>
                                            <w:sz w:val="20"/>
                                            <w:szCs w:val="20"/>
                                          </w:rPr>
                                        </w:rPrChange>
                                      </w:rPr>
                                    </w:pPr>
                                    <w:del w:id="5077" w:author="Maino Vieytes, Christian (NIH/NIA/IRP) [F]" w:date="2023-11-15T09:29:00Z">
                                      <w:r w:rsidRPr="008A6C8D" w:rsidDel="001F5A7E">
                                        <w:rPr>
                                          <w:rFonts w:ascii="Times New Roman" w:hAnsi="Times New Roman" w:cs="Times New Roman"/>
                                          <w:color w:val="000000"/>
                                          <w:sz w:val="18"/>
                                          <w:szCs w:val="18"/>
                                          <w:rPrChange w:id="5078"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5079"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5080"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508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082"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5083"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084"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5085"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086"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508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88"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5089"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509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91"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509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094"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5095"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5096"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5097"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5098"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099"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5100"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5101"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5102"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5103"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104"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5105"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5106"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5107"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5108"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5109"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5110"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5111"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5112"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5113" w:author="Maino Vieytes, Christian (NIH/NIA/IRP) [F]" w:date="2023-11-15T15:58:00Z"/>
                                        <w:rFonts w:ascii="Times New Roman" w:hAnsi="Times New Roman" w:cs="Times New Roman"/>
                                        <w:sz w:val="18"/>
                                        <w:szCs w:val="18"/>
                                        <w:lang w:bidi="en-US"/>
                                      </w:rPr>
                                    </w:pPr>
                                    <w:ins w:id="5114"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5115" w:author="Maino Vieytes, Christian (NIH/NIA/IRP) [F]" w:date="2023-11-16T08:28:00Z">
                                      <w:r w:rsidR="00E260F1">
                                        <w:rPr>
                                          <w:rFonts w:ascii="Times New Roman" w:hAnsi="Times New Roman" w:cs="Times New Roman"/>
                                          <w:sz w:val="18"/>
                                          <w:szCs w:val="18"/>
                                          <w:lang w:bidi="en-US"/>
                                        </w:rPr>
                                        <w:t>1745</w:t>
                                      </w:r>
                                    </w:ins>
                                    <w:ins w:id="5116"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5117" w:author="Maino Vieytes, Christian (NIH/NIA/IRP) [F]" w:date="2023-11-15T16:00:00Z">
                                          <w:rPr>
                                            <w:rFonts w:ascii="Times New Roman" w:hAnsi="Times New Roman" w:cs="Times New Roman"/>
                                            <w:sz w:val="20"/>
                                            <w:szCs w:val="20"/>
                                            <w:lang w:bidi="en-US"/>
                                          </w:rPr>
                                        </w:rPrChange>
                                      </w:rPr>
                                    </w:pPr>
                                    <w:ins w:id="5118" w:author="Maino Vieytes, Christian (NIH/NIA/IRP) [F]" w:date="2023-11-15T15:58:00Z">
                                      <w:r w:rsidRPr="001B0EAA">
                                        <w:rPr>
                                          <w:rFonts w:ascii="Times New Roman" w:hAnsi="Times New Roman" w:cs="Times New Roman"/>
                                          <w:sz w:val="18"/>
                                          <w:szCs w:val="18"/>
                                          <w:lang w:bidi="en-US"/>
                                          <w:rPrChange w:id="5119"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5120"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5121" w:author="Maino Vieytes, Christian (NIH/NIA/IRP) [F]" w:date="2023-11-15T16:00:00Z">
                                            <w:rPr>
                                              <w:rFonts w:ascii="Times New Roman" w:hAnsi="Times New Roman" w:cs="Times New Roman"/>
                                              <w:sz w:val="20"/>
                                              <w:szCs w:val="20"/>
                                              <w:lang w:bidi="en-US"/>
                                            </w:rPr>
                                          </w:rPrChange>
                                        </w:rPr>
                                        <w:t xml:space="preserve">= </w:t>
                                      </w:r>
                                    </w:ins>
                                    <w:ins w:id="5122" w:author="Maino Vieytes, Christian (NIH/NIA/IRP) [F]" w:date="2023-11-16T08:28:00Z">
                                      <w:r w:rsidR="00E260F1">
                                        <w:rPr>
                                          <w:rFonts w:ascii="Times New Roman" w:hAnsi="Times New Roman" w:cs="Times New Roman"/>
                                          <w:sz w:val="18"/>
                                          <w:szCs w:val="18"/>
                                          <w:lang w:bidi="en-US"/>
                                        </w:rPr>
                                        <w:t>748</w:t>
                                      </w:r>
                                    </w:ins>
                                    <w:ins w:id="5123" w:author="Maino Vieytes, Christian (NIH/NIA/IRP) [F]" w:date="2023-11-15T15:58:00Z">
                                      <w:r w:rsidRPr="001B0EAA">
                                        <w:rPr>
                                          <w:rFonts w:ascii="Times New Roman" w:hAnsi="Times New Roman" w:cs="Times New Roman"/>
                                          <w:sz w:val="18"/>
                                          <w:szCs w:val="18"/>
                                          <w:lang w:bidi="en-US"/>
                                          <w:rPrChange w:id="5124"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5125"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5126"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1"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ON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qyoNm54S2UR8TBQj8izvBVjbWumfMvzOJMYOs45/4ZD6kAc8FJoqQC+/Nv98EfqUIrJS3OWEHd&#13;&#10;jz2zghL1TSOJ0+FkEoYyKpPs8wgVe2vZ3lr0vlkCAjDEjTI8isHfq7MoLTRvuA6LkBVNTHPMXVB/&#13;&#10;Fpe+n3xcJy4Wi+iEY2iYX+uN4SF0ADww8dq9MWtOdHlk+gnO08jyd6z1vuGlhsXeg6wjpQHnHtUT&#13;&#10;/DjCkenTuoUdudWj1/WnMP8F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13ETjT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5086"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5087">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5088" w:author="Maino Vieytes, Christian (NIH/NIA/IRP) [F]" w:date="2023-11-15T16:23:00Z">
                              <w:trPr>
                                <w:gridAfter w:val="0"/>
                                <w:trHeight w:val="320"/>
                              </w:trPr>
                            </w:trPrChange>
                          </w:trPr>
                          <w:tc>
                            <w:tcPr>
                              <w:tcW w:w="15091" w:type="dxa"/>
                              <w:gridSpan w:val="10"/>
                              <w:noWrap/>
                              <w:vAlign w:val="center"/>
                              <w:tcPrChange w:id="5089"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509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091"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 Adjusted hazard ratios</w:t>
                              </w:r>
                              <w:ins w:id="5093"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t xml:space="preserve"> and 95% confidence intervals</w:t>
                              </w:r>
                              <w:ins w:id="5095"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5096"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5097" w:author="Maino Vieytes, Christian (NIH/NIA/IRP) [F]" w:date="2023-11-17T10:10:00Z">
                                <w:r w:rsidRPr="00E95C91" w:rsidDel="00E95C91">
                                  <w:rPr>
                                    <w:rFonts w:ascii="Times New Roman" w:hAnsi="Times New Roman" w:cs="Times New Roman"/>
                                    <w:sz w:val="18"/>
                                    <w:szCs w:val="18"/>
                                    <w:vertAlign w:val="superscript"/>
                                    <w:rPrChange w:id="5098"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5099"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5100" w:author="Maino Vieytes, Christian (NIH/NIA/IRP) [F]" w:date="2023-11-15T15:55:00Z">
                                <w:r w:rsidRPr="008A6C8D" w:rsidDel="008A6C8D">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cancer survivor</w:delText>
                                </w:r>
                              </w:del>
                              <w:ins w:id="5102"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5103" w:author="Maino Vieytes, Christian (NIH/NIA/IRP) [F]" w:date="2023-11-15T15:57:00Z">
                                    <w:rPr>
                                      <w:rFonts w:ascii="Times New Roman" w:hAnsi="Times New Roman" w:cs="Times New Roman"/>
                                      <w:sz w:val="20"/>
                                      <w:szCs w:val="20"/>
                                    </w:rPr>
                                  </w:rPrChange>
                                </w:rPr>
                                <w:t xml:space="preserve"> </w:t>
                              </w:r>
                              <w:ins w:id="5104"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5105"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5106"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t xml:space="preserve">= </w:t>
                              </w:r>
                              <w:del w:id="5108" w:author="Maino Vieytes, Christian (NIH/NIA/IRP) [F]" w:date="2023-11-15T15:55:00Z">
                                <w:r w:rsidRPr="008A6C8D" w:rsidDel="008A6C8D">
                                  <w:rPr>
                                    <w:rFonts w:ascii="Times New Roman" w:hAnsi="Times New Roman" w:cs="Times New Roman"/>
                                    <w:sz w:val="18"/>
                                    <w:szCs w:val="18"/>
                                    <w:rPrChange w:id="5109" w:author="Maino Vieytes, Christian (NIH/NIA/IRP) [F]" w:date="2023-11-15T15:57:00Z">
                                      <w:rPr>
                                        <w:rFonts w:ascii="Times New Roman" w:hAnsi="Times New Roman" w:cs="Times New Roman"/>
                                        <w:sz w:val="20"/>
                                        <w:szCs w:val="20"/>
                                      </w:rPr>
                                    </w:rPrChange>
                                  </w:rPr>
                                  <w:delText>2493</w:delText>
                                </w:r>
                              </w:del>
                              <w:ins w:id="5110" w:author="Maino Vieytes, Christian (NIH/NIA/IRP) [F]" w:date="2023-11-15T15:55:00Z">
                                <w:r w:rsidR="008A6C8D" w:rsidRPr="008A6C8D">
                                  <w:rPr>
                                    <w:rFonts w:ascii="Times New Roman" w:hAnsi="Times New Roman" w:cs="Times New Roman"/>
                                    <w:sz w:val="18"/>
                                    <w:szCs w:val="18"/>
                                  </w:rPr>
                                  <w:t>1</w:t>
                                </w:r>
                              </w:ins>
                              <w:ins w:id="5111"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511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511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5114" w:author="Maino Vieytes, Christian (NIH/NIA/IRP) [F]" w:date="2023-11-15T16:23:00Z">
                              <w:trPr>
                                <w:gridAfter w:val="0"/>
                                <w:trHeight w:val="320"/>
                              </w:trPr>
                            </w:trPrChange>
                          </w:trPr>
                          <w:tc>
                            <w:tcPr>
                              <w:tcW w:w="2317" w:type="dxa"/>
                              <w:noWrap/>
                              <w:vAlign w:val="center"/>
                              <w:hideMark/>
                              <w:tcPrChange w:id="511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511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5117" w:author="Maino Vieytes, Christian (NIH/NIA/IRP) [F]" w:date="2023-11-15T15:57:00Z">
                                    <w:rPr>
                                      <w:rFonts w:ascii="Times New Roman" w:hAnsi="Times New Roman" w:cs="Times New Roman"/>
                                      <w:b/>
                                      <w:bCs/>
                                      <w:sz w:val="20"/>
                                      <w:szCs w:val="20"/>
                                    </w:rPr>
                                  </w:rPrChange>
                                </w:rPr>
                                <w:t>Dietary Pattern</w:t>
                              </w:r>
                              <w:del w:id="5118" w:author="Maino Vieytes, Christian (NIH/NIA/IRP) [F]" w:date="2023-11-17T10:10:00Z">
                                <w:r w:rsidRPr="008A6C8D" w:rsidDel="00E95C91">
                                  <w:rPr>
                                    <w:rFonts w:ascii="Times New Roman" w:hAnsi="Times New Roman" w:cs="Times New Roman"/>
                                    <w:sz w:val="18"/>
                                    <w:szCs w:val="18"/>
                                    <w:vertAlign w:val="superscript"/>
                                    <w:rPrChange w:id="5119"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5120"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5121"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5122"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5123"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512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5"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5126"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512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8"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5129"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513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1"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5132"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513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4"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5135"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513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7"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5138"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513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4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41"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5142"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5143"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5144"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5145"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5146"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5147"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5148"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514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5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51"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5152"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5153"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5154" w:author="Maino Vieytes, Christian (NIH/NIA/IRP) [F]" w:date="2023-11-15T16:23:00Z">
                              <w:trPr>
                                <w:gridAfter w:val="0"/>
                                <w:trHeight w:val="320"/>
                              </w:trPr>
                            </w:trPrChange>
                          </w:trPr>
                          <w:tc>
                            <w:tcPr>
                              <w:tcW w:w="15091" w:type="dxa"/>
                              <w:gridSpan w:val="10"/>
                              <w:noWrap/>
                              <w:vAlign w:val="center"/>
                              <w:tcPrChange w:id="5155"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515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5157"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5158" w:author="Maino Vieytes, Christian (NIH/NIA/IRP) [F]" w:date="2023-11-16T09:36:00Z">
                              <w:tblPrEx>
                                <w:tblW w:w="15091" w:type="dxa"/>
                              </w:tblPrEx>
                            </w:tblPrExChange>
                          </w:tblPrEx>
                          <w:trPr>
                            <w:trHeight w:val="320"/>
                            <w:trPrChange w:id="5159" w:author="Maino Vieytes, Christian (NIH/NIA/IRP) [F]" w:date="2023-11-16T09:36:00Z">
                              <w:trPr>
                                <w:trHeight w:val="320"/>
                              </w:trPr>
                            </w:trPrChange>
                          </w:trPr>
                          <w:tc>
                            <w:tcPr>
                              <w:tcW w:w="2317" w:type="dxa"/>
                              <w:noWrap/>
                              <w:vAlign w:val="center"/>
                              <w:hideMark/>
                              <w:tcPrChange w:id="5160"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1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1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164"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5165" w:author="Maino Vieytes, Christian (NIH/NIA/IRP) [F]" w:date="2023-11-16T09:36:00Z">
                                    <w:rPr>
                                      <w:rFonts w:ascii="Times New Roman" w:hAnsi="Times New Roman" w:cs="Times New Roman"/>
                                      <w:sz w:val="20"/>
                                      <w:szCs w:val="20"/>
                                    </w:rPr>
                                  </w:rPrChange>
                                </w:rPr>
                              </w:pPr>
                              <w:ins w:id="5166" w:author="Maino Vieytes, Christian (NIH/NIA/IRP) [F]" w:date="2023-11-16T09:36:00Z">
                                <w:r w:rsidRPr="0049435F">
                                  <w:rPr>
                                    <w:rFonts w:ascii="Times New Roman" w:hAnsi="Times New Roman" w:cs="Times New Roman"/>
                                    <w:color w:val="000000"/>
                                    <w:sz w:val="18"/>
                                    <w:szCs w:val="18"/>
                                    <w:rPrChange w:id="5167" w:author="Maino Vieytes, Christian (NIH/NIA/IRP) [F]" w:date="2023-11-16T09:36:00Z">
                                      <w:rPr>
                                        <w:rFonts w:ascii="Calibri" w:hAnsi="Calibri" w:cs="Calibri"/>
                                        <w:color w:val="000000"/>
                                      </w:rPr>
                                    </w:rPrChange>
                                  </w:rPr>
                                  <w:t>1745</w:t>
                                </w:r>
                              </w:ins>
                              <w:del w:id="5168" w:author="Maino Vieytes, Christian (NIH/NIA/IRP) [F]" w:date="2023-11-15T15:54:00Z">
                                <w:r w:rsidRPr="0049435F" w:rsidDel="00A12FDA">
                                  <w:rPr>
                                    <w:rFonts w:ascii="Times New Roman" w:hAnsi="Times New Roman" w:cs="Times New Roman"/>
                                    <w:sz w:val="18"/>
                                    <w:szCs w:val="18"/>
                                    <w:rPrChange w:id="51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170"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5171" w:author="Maino Vieytes, Christian (NIH/NIA/IRP) [F]" w:date="2023-11-16T09:36:00Z">
                                    <w:rPr>
                                      <w:rFonts w:ascii="Times New Roman" w:hAnsi="Times New Roman" w:cs="Times New Roman"/>
                                      <w:sz w:val="20"/>
                                      <w:szCs w:val="20"/>
                                    </w:rPr>
                                  </w:rPrChange>
                                </w:rPr>
                              </w:pPr>
                              <w:ins w:id="5172" w:author="Maino Vieytes, Christian (NIH/NIA/IRP) [F]" w:date="2023-11-16T09:36:00Z">
                                <w:r w:rsidRPr="0049435F">
                                  <w:rPr>
                                    <w:rFonts w:ascii="Times New Roman" w:hAnsi="Times New Roman" w:cs="Times New Roman"/>
                                    <w:color w:val="000000"/>
                                    <w:sz w:val="18"/>
                                    <w:szCs w:val="18"/>
                                    <w:rPrChange w:id="5173" w:author="Maino Vieytes, Christian (NIH/NIA/IRP) [F]" w:date="2023-11-16T09:36:00Z">
                                      <w:rPr>
                                        <w:rFonts w:ascii="Calibri" w:hAnsi="Calibri" w:cs="Calibri"/>
                                        <w:color w:val="000000"/>
                                      </w:rPr>
                                    </w:rPrChange>
                                  </w:rPr>
                                  <w:t>1.00</w:t>
                                </w:r>
                              </w:ins>
                              <w:del w:id="5174" w:author="Maino Vieytes, Christian (NIH/NIA/IRP) [F]" w:date="2023-11-15T15:54:00Z">
                                <w:r w:rsidRPr="0049435F" w:rsidDel="00A12FDA">
                                  <w:rPr>
                                    <w:rFonts w:ascii="Times New Roman" w:hAnsi="Times New Roman" w:cs="Times New Roman"/>
                                    <w:sz w:val="18"/>
                                    <w:szCs w:val="18"/>
                                    <w:rPrChange w:id="517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176"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5177" w:author="Maino Vieytes, Christian (NIH/NIA/IRP) [F]" w:date="2023-11-16T09:36:00Z">
                                    <w:rPr>
                                      <w:rFonts w:ascii="Times New Roman" w:hAnsi="Times New Roman" w:cs="Times New Roman"/>
                                      <w:sz w:val="20"/>
                                      <w:szCs w:val="20"/>
                                    </w:rPr>
                                  </w:rPrChange>
                                </w:rPr>
                              </w:pPr>
                              <w:ins w:id="5178" w:author="Maino Vieytes, Christian (NIH/NIA/IRP) [F]" w:date="2023-11-16T09:36:00Z">
                                <w:r w:rsidRPr="0049435F">
                                  <w:rPr>
                                    <w:rFonts w:ascii="Times New Roman" w:hAnsi="Times New Roman" w:cs="Times New Roman"/>
                                    <w:color w:val="000000"/>
                                    <w:sz w:val="18"/>
                                    <w:szCs w:val="18"/>
                                    <w:rPrChange w:id="5179" w:author="Maino Vieytes, Christian (NIH/NIA/IRP) [F]" w:date="2023-11-16T09:36:00Z">
                                      <w:rPr>
                                        <w:rFonts w:ascii="Calibri" w:hAnsi="Calibri" w:cs="Calibri"/>
                                        <w:color w:val="000000"/>
                                      </w:rPr>
                                    </w:rPrChange>
                                  </w:rPr>
                                  <w:t>0.75 (0.44-1.25)</w:t>
                                </w:r>
                              </w:ins>
                              <w:del w:id="5180" w:author="Maino Vieytes, Christian (NIH/NIA/IRP) [F]" w:date="2023-11-15T15:54:00Z">
                                <w:r w:rsidRPr="0049435F" w:rsidDel="00A12FDA">
                                  <w:rPr>
                                    <w:rFonts w:ascii="Times New Roman" w:hAnsi="Times New Roman" w:cs="Times New Roman"/>
                                    <w:sz w:val="18"/>
                                    <w:szCs w:val="18"/>
                                    <w:rPrChange w:id="5181"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5182"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5183" w:author="Maino Vieytes, Christian (NIH/NIA/IRP) [F]" w:date="2023-11-16T09:36:00Z">
                                    <w:rPr>
                                      <w:rFonts w:ascii="Times New Roman" w:hAnsi="Times New Roman" w:cs="Times New Roman"/>
                                      <w:sz w:val="20"/>
                                      <w:szCs w:val="20"/>
                                    </w:rPr>
                                  </w:rPrChange>
                                </w:rPr>
                              </w:pPr>
                              <w:ins w:id="5184" w:author="Maino Vieytes, Christian (NIH/NIA/IRP) [F]" w:date="2023-11-16T09:36:00Z">
                                <w:r w:rsidRPr="0049435F">
                                  <w:rPr>
                                    <w:rFonts w:ascii="Times New Roman" w:hAnsi="Times New Roman" w:cs="Times New Roman"/>
                                    <w:color w:val="000000"/>
                                    <w:sz w:val="18"/>
                                    <w:szCs w:val="18"/>
                                    <w:rPrChange w:id="5185" w:author="Maino Vieytes, Christian (NIH/NIA/IRP) [F]" w:date="2023-11-16T09:36:00Z">
                                      <w:rPr>
                                        <w:rFonts w:ascii="Calibri" w:hAnsi="Calibri" w:cs="Calibri"/>
                                        <w:color w:val="000000"/>
                                      </w:rPr>
                                    </w:rPrChange>
                                  </w:rPr>
                                  <w:t>1.08 (0.72-1.62)</w:t>
                                </w:r>
                              </w:ins>
                              <w:del w:id="5186" w:author="Maino Vieytes, Christian (NIH/NIA/IRP) [F]" w:date="2023-11-15T15:54:00Z">
                                <w:r w:rsidRPr="0049435F" w:rsidDel="00A12FDA">
                                  <w:rPr>
                                    <w:rFonts w:ascii="Times New Roman" w:hAnsi="Times New Roman" w:cs="Times New Roman"/>
                                    <w:sz w:val="18"/>
                                    <w:szCs w:val="18"/>
                                    <w:rPrChange w:id="5187"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5188"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5189" w:author="Maino Vieytes, Christian (NIH/NIA/IRP) [F]" w:date="2023-11-16T09:36:00Z">
                                    <w:rPr>
                                      <w:rFonts w:ascii="Times New Roman" w:hAnsi="Times New Roman" w:cs="Times New Roman"/>
                                      <w:sz w:val="20"/>
                                      <w:szCs w:val="20"/>
                                    </w:rPr>
                                  </w:rPrChange>
                                </w:rPr>
                              </w:pPr>
                              <w:ins w:id="5190" w:author="Maino Vieytes, Christian (NIH/NIA/IRP) [F]" w:date="2023-11-16T09:36:00Z">
                                <w:r w:rsidRPr="0049435F">
                                  <w:rPr>
                                    <w:rFonts w:ascii="Times New Roman" w:hAnsi="Times New Roman" w:cs="Times New Roman"/>
                                    <w:color w:val="000000"/>
                                    <w:sz w:val="18"/>
                                    <w:szCs w:val="18"/>
                                    <w:rPrChange w:id="5191" w:author="Maino Vieytes, Christian (NIH/NIA/IRP) [F]" w:date="2023-11-16T09:36:00Z">
                                      <w:rPr>
                                        <w:rFonts w:ascii="Calibri" w:hAnsi="Calibri" w:cs="Calibri"/>
                                        <w:color w:val="000000"/>
                                      </w:rPr>
                                    </w:rPrChange>
                                  </w:rPr>
                                  <w:t>1.23 (0.82-1.85)</w:t>
                                </w:r>
                              </w:ins>
                              <w:del w:id="5192" w:author="Maino Vieytes, Christian (NIH/NIA/IRP) [F]" w:date="2023-11-15T15:54:00Z">
                                <w:r w:rsidRPr="0049435F" w:rsidDel="00A12FDA">
                                  <w:rPr>
                                    <w:rFonts w:ascii="Times New Roman" w:hAnsi="Times New Roman" w:cs="Times New Roman"/>
                                    <w:sz w:val="18"/>
                                    <w:szCs w:val="18"/>
                                    <w:rPrChange w:id="5193"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5194"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5195" w:author="Maino Vieytes, Christian (NIH/NIA/IRP) [F]" w:date="2023-11-16T09:36:00Z">
                                    <w:rPr>
                                      <w:rFonts w:ascii="Times New Roman" w:hAnsi="Times New Roman" w:cs="Times New Roman"/>
                                      <w:sz w:val="20"/>
                                      <w:szCs w:val="20"/>
                                    </w:rPr>
                                  </w:rPrChange>
                                </w:rPr>
                              </w:pPr>
                              <w:ins w:id="5196" w:author="Maino Vieytes, Christian (NIH/NIA/IRP) [F]" w:date="2023-11-16T09:36:00Z">
                                <w:r w:rsidRPr="0049435F">
                                  <w:rPr>
                                    <w:rFonts w:ascii="Times New Roman" w:hAnsi="Times New Roman" w:cs="Times New Roman"/>
                                    <w:color w:val="000000"/>
                                    <w:sz w:val="18"/>
                                    <w:szCs w:val="18"/>
                                    <w:rPrChange w:id="5197"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5198" w:author="Maino Vieytes, Christian (NIH/NIA/IRP) [F]" w:date="2023-11-16T09:36:00Z">
                                      <w:rPr>
                                        <w:rFonts w:ascii="Calibri" w:hAnsi="Calibri" w:cs="Calibri"/>
                                        <w:color w:val="000000"/>
                                      </w:rPr>
                                    </w:rPrChange>
                                  </w:rPr>
                                  <w:t>35)*</w:t>
                                </w:r>
                              </w:ins>
                              <w:proofErr w:type="gramEnd"/>
                              <w:del w:id="5199" w:author="Maino Vieytes, Christian (NIH/NIA/IRP) [F]" w:date="2023-11-15T15:54:00Z">
                                <w:r w:rsidRPr="0049435F" w:rsidDel="00A12FDA">
                                  <w:rPr>
                                    <w:rFonts w:ascii="Times New Roman" w:hAnsi="Times New Roman" w:cs="Times New Roman"/>
                                    <w:sz w:val="18"/>
                                    <w:szCs w:val="18"/>
                                    <w:rPrChange w:id="5200"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5201"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5202" w:author="Maino Vieytes, Christian (NIH/NIA/IRP) [F]" w:date="2023-11-16T09:36:00Z">
                                    <w:rPr>
                                      <w:rFonts w:ascii="Times New Roman" w:hAnsi="Times New Roman" w:cs="Times New Roman"/>
                                      <w:sz w:val="20"/>
                                      <w:szCs w:val="20"/>
                                    </w:rPr>
                                  </w:rPrChange>
                                </w:rPr>
                              </w:pPr>
                              <w:ins w:id="5203" w:author="Maino Vieytes, Christian (NIH/NIA/IRP) [F]" w:date="2023-11-16T09:36:00Z">
                                <w:r w:rsidRPr="0049435F">
                                  <w:rPr>
                                    <w:rFonts w:ascii="Times New Roman" w:hAnsi="Times New Roman" w:cs="Times New Roman"/>
                                    <w:color w:val="000000"/>
                                    <w:sz w:val="18"/>
                                    <w:szCs w:val="18"/>
                                    <w:rPrChange w:id="5204" w:author="Maino Vieytes, Christian (NIH/NIA/IRP) [F]" w:date="2023-11-16T09:36:00Z">
                                      <w:rPr>
                                        <w:rFonts w:ascii="Calibri" w:hAnsi="Calibri" w:cs="Calibri"/>
                                        <w:color w:val="000000"/>
                                      </w:rPr>
                                    </w:rPrChange>
                                  </w:rPr>
                                  <w:t>0.02*</w:t>
                                </w:r>
                              </w:ins>
                              <w:del w:id="5205" w:author="Maino Vieytes, Christian (NIH/NIA/IRP) [F]" w:date="2023-11-15T15:54:00Z">
                                <w:r w:rsidRPr="0049435F" w:rsidDel="00A12FDA">
                                  <w:rPr>
                                    <w:rFonts w:ascii="Times New Roman" w:hAnsi="Times New Roman" w:cs="Times New Roman"/>
                                    <w:sz w:val="18"/>
                                    <w:szCs w:val="18"/>
                                    <w:rPrChange w:id="5206"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5207"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5208" w:author="Maino Vieytes, Christian (NIH/NIA/IRP) [F]" w:date="2023-11-16T09:36:00Z">
                                    <w:rPr>
                                      <w:rFonts w:ascii="Times New Roman" w:hAnsi="Times New Roman" w:cs="Times New Roman"/>
                                      <w:sz w:val="20"/>
                                      <w:szCs w:val="20"/>
                                    </w:rPr>
                                  </w:rPrChange>
                                </w:rPr>
                              </w:pPr>
                              <w:ins w:id="5209" w:author="Maino Vieytes, Christian (NIH/NIA/IRP) [F]" w:date="2023-11-16T09:36:00Z">
                                <w:r w:rsidRPr="0049435F">
                                  <w:rPr>
                                    <w:rFonts w:ascii="Times New Roman" w:hAnsi="Times New Roman" w:cs="Times New Roman"/>
                                    <w:color w:val="000000"/>
                                    <w:sz w:val="18"/>
                                    <w:szCs w:val="18"/>
                                    <w:rPrChange w:id="5210"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5211"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5212" w:author="Maino Vieytes, Christian (NIH/NIA/IRP) [F]" w:date="2023-11-16T09:36:00Z">
                                      <w:rPr>
                                        <w:rFonts w:ascii="Calibri" w:hAnsi="Calibri" w:cs="Calibri"/>
                                        <w:color w:val="000000"/>
                                      </w:rPr>
                                    </w:rPrChange>
                                  </w:rPr>
                                  <w:t>*</w:t>
                                </w:r>
                              </w:ins>
                              <w:del w:id="5213" w:author="Maino Vieytes, Christian (NIH/NIA/IRP) [F]" w:date="2023-11-15T15:54:00Z">
                                <w:r w:rsidRPr="0049435F" w:rsidDel="00A12FDA">
                                  <w:rPr>
                                    <w:rFonts w:ascii="Times New Roman" w:hAnsi="Times New Roman" w:cs="Times New Roman"/>
                                    <w:sz w:val="18"/>
                                    <w:szCs w:val="18"/>
                                    <w:rPrChange w:id="5214"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5215"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5216" w:author="Maino Vieytes, Christian (NIH/NIA/IRP) [F]" w:date="2023-11-16T09:36:00Z">
                                    <w:rPr>
                                      <w:rFonts w:ascii="Times New Roman" w:hAnsi="Times New Roman" w:cs="Times New Roman"/>
                                      <w:sz w:val="20"/>
                                      <w:szCs w:val="20"/>
                                    </w:rPr>
                                  </w:rPrChange>
                                </w:rPr>
                              </w:pPr>
                              <w:ins w:id="5217" w:author="Maino Vieytes, Christian (NIH/NIA/IRP) [F]" w:date="2023-11-16T09:36:00Z">
                                <w:r w:rsidRPr="0049435F">
                                  <w:rPr>
                                    <w:rFonts w:ascii="Times New Roman" w:hAnsi="Times New Roman" w:cs="Times New Roman"/>
                                    <w:color w:val="000000"/>
                                    <w:sz w:val="18"/>
                                    <w:szCs w:val="18"/>
                                    <w:rPrChange w:id="5218" w:author="Maino Vieytes, Christian (NIH/NIA/IRP) [F]" w:date="2023-11-16T09:36:00Z">
                                      <w:rPr>
                                        <w:rFonts w:ascii="Calibri" w:hAnsi="Calibri" w:cs="Calibri"/>
                                        <w:color w:val="000000"/>
                                      </w:rPr>
                                    </w:rPrChange>
                                  </w:rPr>
                                  <w:t>0.45</w:t>
                                </w:r>
                              </w:ins>
                              <w:del w:id="5219" w:author="Maino Vieytes, Christian (NIH/NIA/IRP) [F]" w:date="2023-11-15T15:54:00Z">
                                <w:r w:rsidRPr="0049435F" w:rsidDel="00A12FDA">
                                  <w:rPr>
                                    <w:rFonts w:ascii="Times New Roman" w:hAnsi="Times New Roman" w:cs="Times New Roman"/>
                                    <w:color w:val="000000"/>
                                    <w:sz w:val="18"/>
                                    <w:szCs w:val="18"/>
                                    <w:rPrChange w:id="5220"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5221" w:author="Maino Vieytes, Christian (NIH/NIA/IRP) [F]" w:date="2023-11-16T09:36:00Z">
                              <w:tblPrEx>
                                <w:tblW w:w="15091" w:type="dxa"/>
                              </w:tblPrEx>
                            </w:tblPrExChange>
                          </w:tblPrEx>
                          <w:trPr>
                            <w:trHeight w:val="320"/>
                            <w:del w:id="5222" w:author="Maino Vieytes, Christian (NIH/NIA/IRP) [F]" w:date="2023-11-15T16:23:00Z"/>
                            <w:trPrChange w:id="5223" w:author="Maino Vieytes, Christian (NIH/NIA/IRP) [F]" w:date="2023-11-16T09:36:00Z">
                              <w:trPr>
                                <w:gridAfter w:val="0"/>
                                <w:trHeight w:val="320"/>
                              </w:trPr>
                            </w:trPrChange>
                          </w:trPr>
                          <w:tc>
                            <w:tcPr>
                              <w:tcW w:w="2317" w:type="dxa"/>
                              <w:noWrap/>
                              <w:vAlign w:val="center"/>
                              <w:hideMark/>
                              <w:tcPrChange w:id="5224"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5225" w:author="Maino Vieytes, Christian (NIH/NIA/IRP) [F]" w:date="2023-11-15T16:23:00Z"/>
                                  <w:rFonts w:ascii="Times New Roman" w:hAnsi="Times New Roman" w:cs="Times New Roman"/>
                                  <w:sz w:val="18"/>
                                  <w:szCs w:val="18"/>
                                  <w:rPrChange w:id="5226" w:author="Maino Vieytes, Christian (NIH/NIA/IRP) [F]" w:date="2023-11-15T15:57:00Z">
                                    <w:rPr>
                                      <w:del w:id="5227" w:author="Maino Vieytes, Christian (NIH/NIA/IRP) [F]" w:date="2023-11-15T16:23:00Z"/>
                                      <w:rFonts w:ascii="Times New Roman" w:hAnsi="Times New Roman" w:cs="Times New Roman"/>
                                      <w:sz w:val="20"/>
                                      <w:szCs w:val="20"/>
                                    </w:rPr>
                                  </w:rPrChange>
                                </w:rPr>
                              </w:pPr>
                              <w:del w:id="5228" w:author="Maino Vieytes, Christian (NIH/NIA/IRP) [F]" w:date="2023-11-15T16:23:00Z">
                                <w:r w:rsidRPr="008A6C8D" w:rsidDel="002B4FE9">
                                  <w:rPr>
                                    <w:rFonts w:ascii="Times New Roman" w:hAnsi="Times New Roman" w:cs="Times New Roman"/>
                                    <w:sz w:val="18"/>
                                    <w:szCs w:val="18"/>
                                    <w:rPrChange w:id="522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2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31"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5232" w:author="Maino Vieytes, Christian (NIH/NIA/IRP) [F]" w:date="2023-11-15T16:23:00Z"/>
                                  <w:rFonts w:ascii="Times New Roman" w:hAnsi="Times New Roman" w:cs="Times New Roman"/>
                                  <w:sz w:val="18"/>
                                  <w:szCs w:val="18"/>
                                  <w:rPrChange w:id="5233" w:author="Maino Vieytes, Christian (NIH/NIA/IRP) [F]" w:date="2023-11-16T09:36:00Z">
                                    <w:rPr>
                                      <w:del w:id="5234" w:author="Maino Vieytes, Christian (NIH/NIA/IRP) [F]" w:date="2023-11-15T16:23:00Z"/>
                                      <w:rFonts w:ascii="Times New Roman" w:hAnsi="Times New Roman" w:cs="Times New Roman"/>
                                      <w:sz w:val="20"/>
                                      <w:szCs w:val="20"/>
                                    </w:rPr>
                                  </w:rPrChange>
                                </w:rPr>
                                <w:pPrChange w:id="5235" w:author="Maino Vieytes, Christian (NIH/NIA/IRP) [F]" w:date="2023-11-16T09:36:00Z">
                                  <w:pPr>
                                    <w:jc w:val="center"/>
                                  </w:pPr>
                                </w:pPrChange>
                              </w:pPr>
                              <w:ins w:id="5236" w:author="Maino Vieytes, Christian (NIH/NIA/IRP) [F]" w:date="2023-11-16T09:36:00Z">
                                <w:r w:rsidRPr="0049435F">
                                  <w:rPr>
                                    <w:rFonts w:ascii="Times New Roman" w:hAnsi="Times New Roman" w:cs="Times New Roman"/>
                                    <w:color w:val="000000"/>
                                    <w:sz w:val="18"/>
                                    <w:szCs w:val="18"/>
                                    <w:rPrChange w:id="5237" w:author="Maino Vieytes, Christian (NIH/NIA/IRP) [F]" w:date="2023-11-16T09:36:00Z">
                                      <w:rPr>
                                        <w:rFonts w:ascii="Calibri" w:hAnsi="Calibri" w:cs="Calibri"/>
                                        <w:color w:val="000000"/>
                                      </w:rPr>
                                    </w:rPrChange>
                                  </w:rPr>
                                  <w:t>1745</w:t>
                                </w:r>
                              </w:ins>
                              <w:del w:id="5238" w:author="Maino Vieytes, Christian (NIH/NIA/IRP) [F]" w:date="2023-11-15T15:54:00Z">
                                <w:r w:rsidRPr="0049435F" w:rsidDel="00A12FDA">
                                  <w:rPr>
                                    <w:rFonts w:ascii="Times New Roman" w:hAnsi="Times New Roman" w:cs="Times New Roman"/>
                                    <w:sz w:val="18"/>
                                    <w:szCs w:val="18"/>
                                    <w:rPrChange w:id="52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240"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5241" w:author="Maino Vieytes, Christian (NIH/NIA/IRP) [F]" w:date="2023-11-15T16:23:00Z"/>
                                  <w:rFonts w:ascii="Times New Roman" w:hAnsi="Times New Roman" w:cs="Times New Roman"/>
                                  <w:sz w:val="18"/>
                                  <w:szCs w:val="18"/>
                                  <w:rPrChange w:id="5242" w:author="Maino Vieytes, Christian (NIH/NIA/IRP) [F]" w:date="2023-11-16T09:36:00Z">
                                    <w:rPr>
                                      <w:del w:id="5243" w:author="Maino Vieytes, Christian (NIH/NIA/IRP) [F]" w:date="2023-11-15T16:23:00Z"/>
                                      <w:rFonts w:ascii="Times New Roman" w:hAnsi="Times New Roman" w:cs="Times New Roman"/>
                                      <w:sz w:val="20"/>
                                      <w:szCs w:val="20"/>
                                    </w:rPr>
                                  </w:rPrChange>
                                </w:rPr>
                                <w:pPrChange w:id="5244" w:author="Maino Vieytes, Christian (NIH/NIA/IRP) [F]" w:date="2023-11-16T09:36:00Z">
                                  <w:pPr>
                                    <w:jc w:val="center"/>
                                  </w:pPr>
                                </w:pPrChange>
                              </w:pPr>
                              <w:ins w:id="5245" w:author="Maino Vieytes, Christian (NIH/NIA/IRP) [F]" w:date="2023-11-16T09:36:00Z">
                                <w:r w:rsidRPr="0049435F">
                                  <w:rPr>
                                    <w:rFonts w:ascii="Times New Roman" w:hAnsi="Times New Roman" w:cs="Times New Roman"/>
                                    <w:color w:val="000000"/>
                                    <w:sz w:val="18"/>
                                    <w:szCs w:val="18"/>
                                    <w:rPrChange w:id="5246" w:author="Maino Vieytes, Christian (NIH/NIA/IRP) [F]" w:date="2023-11-16T09:36:00Z">
                                      <w:rPr>
                                        <w:rFonts w:ascii="Calibri" w:hAnsi="Calibri" w:cs="Calibri"/>
                                        <w:color w:val="000000"/>
                                      </w:rPr>
                                    </w:rPrChange>
                                  </w:rPr>
                                  <w:t>1.00</w:t>
                                </w:r>
                              </w:ins>
                              <w:del w:id="5247" w:author="Maino Vieytes, Christian (NIH/NIA/IRP) [F]" w:date="2023-11-15T15:54:00Z">
                                <w:r w:rsidRPr="0049435F" w:rsidDel="00A12FDA">
                                  <w:rPr>
                                    <w:rFonts w:ascii="Times New Roman" w:hAnsi="Times New Roman" w:cs="Times New Roman"/>
                                    <w:sz w:val="18"/>
                                    <w:szCs w:val="18"/>
                                    <w:rPrChange w:id="52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24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5250" w:author="Maino Vieytes, Christian (NIH/NIA/IRP) [F]" w:date="2023-11-15T16:23:00Z"/>
                                  <w:rFonts w:ascii="Times New Roman" w:hAnsi="Times New Roman" w:cs="Times New Roman"/>
                                  <w:sz w:val="18"/>
                                  <w:szCs w:val="18"/>
                                  <w:rPrChange w:id="5251" w:author="Maino Vieytes, Christian (NIH/NIA/IRP) [F]" w:date="2023-11-16T09:36:00Z">
                                    <w:rPr>
                                      <w:del w:id="5252" w:author="Maino Vieytes, Christian (NIH/NIA/IRP) [F]" w:date="2023-11-15T16:23:00Z"/>
                                      <w:rFonts w:ascii="Times New Roman" w:hAnsi="Times New Roman" w:cs="Times New Roman"/>
                                      <w:sz w:val="20"/>
                                      <w:szCs w:val="20"/>
                                    </w:rPr>
                                  </w:rPrChange>
                                </w:rPr>
                                <w:pPrChange w:id="5253" w:author="Maino Vieytes, Christian (NIH/NIA/IRP) [F]" w:date="2023-11-16T09:36:00Z">
                                  <w:pPr>
                                    <w:jc w:val="center"/>
                                  </w:pPr>
                                </w:pPrChange>
                              </w:pPr>
                              <w:ins w:id="5254" w:author="Maino Vieytes, Christian (NIH/NIA/IRP) [F]" w:date="2023-11-16T09:36:00Z">
                                <w:r w:rsidRPr="0049435F">
                                  <w:rPr>
                                    <w:rFonts w:ascii="Times New Roman" w:hAnsi="Times New Roman" w:cs="Times New Roman"/>
                                    <w:color w:val="000000"/>
                                    <w:sz w:val="18"/>
                                    <w:szCs w:val="18"/>
                                    <w:rPrChange w:id="525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25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257" w:author="Maino Vieytes, Christian (NIH/NIA/IRP) [F]" w:date="2023-11-16T09:36:00Z">
                                      <w:rPr>
                                        <w:rFonts w:ascii="Calibri" w:hAnsi="Calibri" w:cs="Calibri"/>
                                        <w:color w:val="000000"/>
                                      </w:rPr>
                                    </w:rPrChange>
                                  </w:rPr>
                                  <w:t>*</w:t>
                                </w:r>
                              </w:ins>
                              <w:del w:id="5258" w:author="Maino Vieytes, Christian (NIH/NIA/IRP) [F]" w:date="2023-11-15T15:54:00Z">
                                <w:r w:rsidRPr="0049435F" w:rsidDel="00A12FDA">
                                  <w:rPr>
                                    <w:rFonts w:ascii="Times New Roman" w:hAnsi="Times New Roman" w:cs="Times New Roman"/>
                                    <w:sz w:val="18"/>
                                    <w:szCs w:val="18"/>
                                    <w:rPrChange w:id="525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526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5261" w:author="Maino Vieytes, Christian (NIH/NIA/IRP) [F]" w:date="2023-11-15T16:23:00Z"/>
                                  <w:rFonts w:ascii="Times New Roman" w:hAnsi="Times New Roman" w:cs="Times New Roman"/>
                                  <w:sz w:val="18"/>
                                  <w:szCs w:val="18"/>
                                  <w:rPrChange w:id="5262" w:author="Maino Vieytes, Christian (NIH/NIA/IRP) [F]" w:date="2023-11-16T09:36:00Z">
                                    <w:rPr>
                                      <w:del w:id="5263" w:author="Maino Vieytes, Christian (NIH/NIA/IRP) [F]" w:date="2023-11-15T16:23:00Z"/>
                                      <w:rFonts w:ascii="Times New Roman" w:hAnsi="Times New Roman" w:cs="Times New Roman"/>
                                      <w:sz w:val="20"/>
                                      <w:szCs w:val="20"/>
                                    </w:rPr>
                                  </w:rPrChange>
                                </w:rPr>
                                <w:pPrChange w:id="5264" w:author="Maino Vieytes, Christian (NIH/NIA/IRP) [F]" w:date="2023-11-16T09:36:00Z">
                                  <w:pPr>
                                    <w:jc w:val="center"/>
                                  </w:pPr>
                                </w:pPrChange>
                              </w:pPr>
                              <w:ins w:id="5265" w:author="Maino Vieytes, Christian (NIH/NIA/IRP) [F]" w:date="2023-11-16T09:36:00Z">
                                <w:r w:rsidRPr="0049435F">
                                  <w:rPr>
                                    <w:rFonts w:ascii="Times New Roman" w:hAnsi="Times New Roman" w:cs="Times New Roman"/>
                                    <w:color w:val="000000"/>
                                    <w:sz w:val="18"/>
                                    <w:szCs w:val="18"/>
                                    <w:rPrChange w:id="5266"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267"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268" w:author="Maino Vieytes, Christian (NIH/NIA/IRP) [F]" w:date="2023-11-16T09:36:00Z">
                                      <w:rPr>
                                        <w:rFonts w:ascii="Calibri" w:hAnsi="Calibri" w:cs="Calibri"/>
                                        <w:color w:val="000000"/>
                                      </w:rPr>
                                    </w:rPrChange>
                                  </w:rPr>
                                  <w:t>*</w:t>
                                </w:r>
                              </w:ins>
                              <w:del w:id="5269" w:author="Maino Vieytes, Christian (NIH/NIA/IRP) [F]" w:date="2023-11-15T15:54:00Z">
                                <w:r w:rsidRPr="0049435F" w:rsidDel="00A12FDA">
                                  <w:rPr>
                                    <w:rFonts w:ascii="Times New Roman" w:hAnsi="Times New Roman" w:cs="Times New Roman"/>
                                    <w:sz w:val="18"/>
                                    <w:szCs w:val="18"/>
                                    <w:rPrChange w:id="5270"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5271"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5272" w:author="Maino Vieytes, Christian (NIH/NIA/IRP) [F]" w:date="2023-11-15T16:23:00Z"/>
                                  <w:rFonts w:ascii="Times New Roman" w:hAnsi="Times New Roman" w:cs="Times New Roman"/>
                                  <w:sz w:val="18"/>
                                  <w:szCs w:val="18"/>
                                  <w:rPrChange w:id="5273" w:author="Maino Vieytes, Christian (NIH/NIA/IRP) [F]" w:date="2023-11-16T09:36:00Z">
                                    <w:rPr>
                                      <w:del w:id="5274" w:author="Maino Vieytes, Christian (NIH/NIA/IRP) [F]" w:date="2023-11-15T16:23:00Z"/>
                                      <w:rFonts w:ascii="Times New Roman" w:hAnsi="Times New Roman" w:cs="Times New Roman"/>
                                      <w:sz w:val="20"/>
                                      <w:szCs w:val="20"/>
                                    </w:rPr>
                                  </w:rPrChange>
                                </w:rPr>
                                <w:pPrChange w:id="5275" w:author="Maino Vieytes, Christian (NIH/NIA/IRP) [F]" w:date="2023-11-16T09:36:00Z">
                                  <w:pPr>
                                    <w:jc w:val="center"/>
                                  </w:pPr>
                                </w:pPrChange>
                              </w:pPr>
                              <w:ins w:id="5276" w:author="Maino Vieytes, Christian (NIH/NIA/IRP) [F]" w:date="2023-11-16T09:36:00Z">
                                <w:r w:rsidRPr="0049435F">
                                  <w:rPr>
                                    <w:rFonts w:ascii="Times New Roman" w:hAnsi="Times New Roman" w:cs="Times New Roman"/>
                                    <w:color w:val="000000"/>
                                    <w:sz w:val="18"/>
                                    <w:szCs w:val="18"/>
                                    <w:rPrChange w:id="5277"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278"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279" w:author="Maino Vieytes, Christian (NIH/NIA/IRP) [F]" w:date="2023-11-16T09:36:00Z">
                                      <w:rPr>
                                        <w:rFonts w:ascii="Calibri" w:hAnsi="Calibri" w:cs="Calibri"/>
                                        <w:color w:val="000000"/>
                                      </w:rPr>
                                    </w:rPrChange>
                                  </w:rPr>
                                  <w:t>*</w:t>
                                </w:r>
                              </w:ins>
                              <w:del w:id="5280" w:author="Maino Vieytes, Christian (NIH/NIA/IRP) [F]" w:date="2023-11-15T15:54:00Z">
                                <w:r w:rsidRPr="0049435F" w:rsidDel="00A12FDA">
                                  <w:rPr>
                                    <w:rFonts w:ascii="Times New Roman" w:hAnsi="Times New Roman" w:cs="Times New Roman"/>
                                    <w:sz w:val="18"/>
                                    <w:szCs w:val="18"/>
                                    <w:rPrChange w:id="5281"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5282"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5283" w:author="Maino Vieytes, Christian (NIH/NIA/IRP) [F]" w:date="2023-11-15T16:23:00Z"/>
                                  <w:rFonts w:ascii="Times New Roman" w:hAnsi="Times New Roman" w:cs="Times New Roman"/>
                                  <w:sz w:val="18"/>
                                  <w:szCs w:val="18"/>
                                  <w:rPrChange w:id="5284" w:author="Maino Vieytes, Christian (NIH/NIA/IRP) [F]" w:date="2023-11-16T09:36:00Z">
                                    <w:rPr>
                                      <w:del w:id="5285" w:author="Maino Vieytes, Christian (NIH/NIA/IRP) [F]" w:date="2023-11-15T16:23:00Z"/>
                                      <w:rFonts w:ascii="Times New Roman" w:hAnsi="Times New Roman" w:cs="Times New Roman"/>
                                      <w:sz w:val="20"/>
                                      <w:szCs w:val="20"/>
                                    </w:rPr>
                                  </w:rPrChange>
                                </w:rPr>
                                <w:pPrChange w:id="5286" w:author="Maino Vieytes, Christian (NIH/NIA/IRP) [F]" w:date="2023-11-16T09:36:00Z">
                                  <w:pPr>
                                    <w:jc w:val="center"/>
                                  </w:pPr>
                                </w:pPrChange>
                              </w:pPr>
                              <w:ins w:id="5287" w:author="Maino Vieytes, Christian (NIH/NIA/IRP) [F]" w:date="2023-11-16T09:36:00Z">
                                <w:r w:rsidRPr="0049435F">
                                  <w:rPr>
                                    <w:rFonts w:ascii="Times New Roman" w:hAnsi="Times New Roman" w:cs="Times New Roman"/>
                                    <w:color w:val="000000"/>
                                    <w:sz w:val="18"/>
                                    <w:szCs w:val="18"/>
                                    <w:rPrChange w:id="5288"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289" w:author="Maino Vieytes, Christian (NIH/NIA/IRP) [F]" w:date="2023-11-16T09:36:00Z">
                                      <w:rPr>
                                        <w:rFonts w:ascii="Calibri" w:hAnsi="Calibri" w:cs="Calibri"/>
                                        <w:color w:val="000000"/>
                                      </w:rPr>
                                    </w:rPrChange>
                                  </w:rPr>
                                  <w:t>35)*</w:t>
                                </w:r>
                              </w:ins>
                              <w:proofErr w:type="gramEnd"/>
                              <w:del w:id="5290" w:author="Maino Vieytes, Christian (NIH/NIA/IRP) [F]" w:date="2023-11-15T15:54:00Z">
                                <w:r w:rsidRPr="0049435F" w:rsidDel="00A12FDA">
                                  <w:rPr>
                                    <w:rFonts w:ascii="Times New Roman" w:hAnsi="Times New Roman" w:cs="Times New Roman"/>
                                    <w:sz w:val="18"/>
                                    <w:szCs w:val="18"/>
                                    <w:rPrChange w:id="5291"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5292"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5293" w:author="Maino Vieytes, Christian (NIH/NIA/IRP) [F]" w:date="2023-11-15T16:23:00Z"/>
                                  <w:rFonts w:ascii="Times New Roman" w:hAnsi="Times New Roman" w:cs="Times New Roman"/>
                                  <w:sz w:val="18"/>
                                  <w:szCs w:val="18"/>
                                  <w:rPrChange w:id="5294" w:author="Maino Vieytes, Christian (NIH/NIA/IRP) [F]" w:date="2023-11-16T09:36:00Z">
                                    <w:rPr>
                                      <w:del w:id="5295" w:author="Maino Vieytes, Christian (NIH/NIA/IRP) [F]" w:date="2023-11-15T16:23:00Z"/>
                                      <w:rFonts w:ascii="Times New Roman" w:hAnsi="Times New Roman" w:cs="Times New Roman"/>
                                      <w:sz w:val="20"/>
                                      <w:szCs w:val="20"/>
                                    </w:rPr>
                                  </w:rPrChange>
                                </w:rPr>
                                <w:pPrChange w:id="5296" w:author="Maino Vieytes, Christian (NIH/NIA/IRP) [F]" w:date="2023-11-16T09:36:00Z">
                                  <w:pPr>
                                    <w:jc w:val="center"/>
                                  </w:pPr>
                                </w:pPrChange>
                              </w:pPr>
                              <w:ins w:id="5297" w:author="Maino Vieytes, Christian (NIH/NIA/IRP) [F]" w:date="2023-11-16T09:36:00Z">
                                <w:r w:rsidRPr="0049435F">
                                  <w:rPr>
                                    <w:rFonts w:ascii="Times New Roman" w:hAnsi="Times New Roman" w:cs="Times New Roman"/>
                                    <w:color w:val="000000"/>
                                    <w:sz w:val="18"/>
                                    <w:szCs w:val="18"/>
                                    <w:rPrChange w:id="5298" w:author="Maino Vieytes, Christian (NIH/NIA/IRP) [F]" w:date="2023-11-16T09:36:00Z">
                                      <w:rPr>
                                        <w:rFonts w:ascii="Calibri" w:hAnsi="Calibri" w:cs="Calibri"/>
                                        <w:color w:val="000000"/>
                                      </w:rPr>
                                    </w:rPrChange>
                                  </w:rPr>
                                  <w:t>&lt; 0.01**</w:t>
                                </w:r>
                              </w:ins>
                              <w:del w:id="5299" w:author="Maino Vieytes, Christian (NIH/NIA/IRP) [F]" w:date="2023-11-15T15:54:00Z">
                                <w:r w:rsidRPr="0049435F" w:rsidDel="00A12FDA">
                                  <w:rPr>
                                    <w:rFonts w:ascii="Times New Roman" w:hAnsi="Times New Roman" w:cs="Times New Roman"/>
                                    <w:sz w:val="18"/>
                                    <w:szCs w:val="18"/>
                                    <w:rPrChange w:id="530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530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5302" w:author="Maino Vieytes, Christian (NIH/NIA/IRP) [F]" w:date="2023-11-15T16:23:00Z"/>
                                  <w:rFonts w:ascii="Times New Roman" w:hAnsi="Times New Roman" w:cs="Times New Roman"/>
                                  <w:sz w:val="18"/>
                                  <w:szCs w:val="18"/>
                                  <w:rPrChange w:id="5303" w:author="Maino Vieytes, Christian (NIH/NIA/IRP) [F]" w:date="2023-11-16T09:36:00Z">
                                    <w:rPr>
                                      <w:del w:id="5304" w:author="Maino Vieytes, Christian (NIH/NIA/IRP) [F]" w:date="2023-11-15T16:23:00Z"/>
                                      <w:rFonts w:ascii="Times New Roman" w:hAnsi="Times New Roman" w:cs="Times New Roman"/>
                                      <w:sz w:val="20"/>
                                      <w:szCs w:val="20"/>
                                    </w:rPr>
                                  </w:rPrChange>
                                </w:rPr>
                                <w:pPrChange w:id="5305" w:author="Maino Vieytes, Christian (NIH/NIA/IRP) [F]" w:date="2023-11-16T09:36:00Z">
                                  <w:pPr>
                                    <w:jc w:val="center"/>
                                  </w:pPr>
                                </w:pPrChange>
                              </w:pPr>
                              <w:ins w:id="5306" w:author="Maino Vieytes, Christian (NIH/NIA/IRP) [F]" w:date="2023-11-16T09:36:00Z">
                                <w:r w:rsidRPr="0049435F">
                                  <w:rPr>
                                    <w:rFonts w:ascii="Times New Roman" w:hAnsi="Times New Roman" w:cs="Times New Roman"/>
                                    <w:color w:val="000000"/>
                                    <w:sz w:val="18"/>
                                    <w:szCs w:val="18"/>
                                    <w:rPrChange w:id="5307"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308" w:author="Maino Vieytes, Christian (NIH/NIA/IRP) [F]" w:date="2023-11-16T09:36:00Z">
                                      <w:rPr>
                                        <w:rFonts w:ascii="Calibri" w:hAnsi="Calibri" w:cs="Calibri"/>
                                        <w:color w:val="000000"/>
                                      </w:rPr>
                                    </w:rPrChange>
                                  </w:rPr>
                                  <w:t>31)*</w:t>
                                </w:r>
                              </w:ins>
                              <w:proofErr w:type="gramEnd"/>
                              <w:del w:id="5309" w:author="Maino Vieytes, Christian (NIH/NIA/IRP) [F]" w:date="2023-11-15T15:54:00Z">
                                <w:r w:rsidRPr="0049435F" w:rsidDel="00A12FDA">
                                  <w:rPr>
                                    <w:rFonts w:ascii="Times New Roman" w:hAnsi="Times New Roman" w:cs="Times New Roman"/>
                                    <w:sz w:val="18"/>
                                    <w:szCs w:val="18"/>
                                    <w:rPrChange w:id="5310"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5311"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5312" w:author="Maino Vieytes, Christian (NIH/NIA/IRP) [F]" w:date="2023-11-15T16:23:00Z"/>
                                  <w:rFonts w:ascii="Times New Roman" w:hAnsi="Times New Roman" w:cs="Times New Roman"/>
                                  <w:sz w:val="18"/>
                                  <w:szCs w:val="18"/>
                                  <w:rPrChange w:id="5313" w:author="Maino Vieytes, Christian (NIH/NIA/IRP) [F]" w:date="2023-11-16T09:36:00Z">
                                    <w:rPr>
                                      <w:del w:id="5314" w:author="Maino Vieytes, Christian (NIH/NIA/IRP) [F]" w:date="2023-11-15T16:23:00Z"/>
                                      <w:rFonts w:ascii="Times New Roman" w:hAnsi="Times New Roman" w:cs="Times New Roman"/>
                                      <w:sz w:val="20"/>
                                      <w:szCs w:val="20"/>
                                    </w:rPr>
                                  </w:rPrChange>
                                </w:rPr>
                                <w:pPrChange w:id="5315" w:author="Maino Vieytes, Christian (NIH/NIA/IRP) [F]" w:date="2023-11-16T09:36:00Z">
                                  <w:pPr>
                                    <w:jc w:val="center"/>
                                  </w:pPr>
                                </w:pPrChange>
                              </w:pPr>
                              <w:ins w:id="5316" w:author="Maino Vieytes, Christian (NIH/NIA/IRP) [F]" w:date="2023-11-16T09:36:00Z">
                                <w:r w:rsidRPr="0049435F">
                                  <w:rPr>
                                    <w:rFonts w:ascii="Times New Roman" w:hAnsi="Times New Roman" w:cs="Times New Roman"/>
                                    <w:color w:val="000000"/>
                                    <w:sz w:val="18"/>
                                    <w:szCs w:val="18"/>
                                    <w:rPrChange w:id="5317" w:author="Maino Vieytes, Christian (NIH/NIA/IRP) [F]" w:date="2023-11-16T09:36:00Z">
                                      <w:rPr>
                                        <w:rFonts w:ascii="Calibri" w:hAnsi="Calibri" w:cs="Calibri"/>
                                        <w:color w:val="000000"/>
                                      </w:rPr>
                                    </w:rPrChange>
                                  </w:rPr>
                                  <w:t>&lt; 0.01**</w:t>
                                </w:r>
                              </w:ins>
                              <w:del w:id="5318" w:author="Maino Vieytes, Christian (NIH/NIA/IRP) [F]" w:date="2023-11-15T15:54:00Z">
                                <w:r w:rsidRPr="0049435F" w:rsidDel="00A12FDA">
                                  <w:rPr>
                                    <w:rFonts w:ascii="Times New Roman" w:hAnsi="Times New Roman" w:cs="Times New Roman"/>
                                    <w:color w:val="000000"/>
                                    <w:sz w:val="18"/>
                                    <w:szCs w:val="18"/>
                                    <w:rPrChange w:id="5319"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5320" w:author="Maino Vieytes, Christian (NIH/NIA/IRP) [F]" w:date="2023-11-16T09:36:00Z">
                              <w:tblPrEx>
                                <w:tblW w:w="15091" w:type="dxa"/>
                              </w:tblPrEx>
                            </w:tblPrExChange>
                          </w:tblPrEx>
                          <w:trPr>
                            <w:trHeight w:val="320"/>
                            <w:del w:id="5321" w:author="Maino Vieytes, Christian (NIH/NIA/IRP) [F]" w:date="2023-11-15T16:23:00Z"/>
                            <w:trPrChange w:id="5322" w:author="Maino Vieytes, Christian (NIH/NIA/IRP) [F]" w:date="2023-11-16T09:36:00Z">
                              <w:trPr>
                                <w:gridAfter w:val="0"/>
                                <w:trHeight w:val="320"/>
                              </w:trPr>
                            </w:trPrChange>
                          </w:trPr>
                          <w:tc>
                            <w:tcPr>
                              <w:tcW w:w="2317" w:type="dxa"/>
                              <w:noWrap/>
                              <w:vAlign w:val="center"/>
                              <w:hideMark/>
                              <w:tcPrChange w:id="5323"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5324" w:author="Maino Vieytes, Christian (NIH/NIA/IRP) [F]" w:date="2023-11-15T16:23:00Z"/>
                                  <w:rFonts w:ascii="Times New Roman" w:hAnsi="Times New Roman" w:cs="Times New Roman"/>
                                  <w:sz w:val="18"/>
                                  <w:szCs w:val="18"/>
                                  <w:rPrChange w:id="5325" w:author="Maino Vieytes, Christian (NIH/NIA/IRP) [F]" w:date="2023-11-15T15:57:00Z">
                                    <w:rPr>
                                      <w:del w:id="5326" w:author="Maino Vieytes, Christian (NIH/NIA/IRP) [F]" w:date="2023-11-15T16:23:00Z"/>
                                      <w:rFonts w:ascii="Times New Roman" w:hAnsi="Times New Roman" w:cs="Times New Roman"/>
                                      <w:sz w:val="20"/>
                                      <w:szCs w:val="20"/>
                                    </w:rPr>
                                  </w:rPrChange>
                                </w:rPr>
                                <w:pPrChange w:id="5327" w:author="Maino Vieytes, Christian (NIH/NIA/IRP) [F]" w:date="2023-11-16T09:36:00Z">
                                  <w:pPr/>
                                </w:pPrChange>
                              </w:pPr>
                              <w:del w:id="5328" w:author="Maino Vieytes, Christian (NIH/NIA/IRP) [F]" w:date="2023-11-15T16:23:00Z">
                                <w:r w:rsidRPr="008A6C8D" w:rsidDel="002B4FE9">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3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1"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5332" w:author="Maino Vieytes, Christian (NIH/NIA/IRP) [F]" w:date="2023-11-15T16:23:00Z"/>
                                  <w:rFonts w:ascii="Times New Roman" w:hAnsi="Times New Roman" w:cs="Times New Roman"/>
                                  <w:sz w:val="18"/>
                                  <w:szCs w:val="18"/>
                                  <w:rPrChange w:id="5333" w:author="Maino Vieytes, Christian (NIH/NIA/IRP) [F]" w:date="2023-11-16T09:36:00Z">
                                    <w:rPr>
                                      <w:del w:id="5334" w:author="Maino Vieytes, Christian (NIH/NIA/IRP) [F]" w:date="2023-11-15T16:23:00Z"/>
                                      <w:rFonts w:ascii="Times New Roman" w:hAnsi="Times New Roman" w:cs="Times New Roman"/>
                                      <w:sz w:val="20"/>
                                      <w:szCs w:val="20"/>
                                    </w:rPr>
                                  </w:rPrChange>
                                </w:rPr>
                                <w:pPrChange w:id="5335" w:author="Maino Vieytes, Christian (NIH/NIA/IRP) [F]" w:date="2023-11-16T09:36:00Z">
                                  <w:pPr>
                                    <w:jc w:val="center"/>
                                  </w:pPr>
                                </w:pPrChange>
                              </w:pPr>
                              <w:ins w:id="5336" w:author="Maino Vieytes, Christian (NIH/NIA/IRP) [F]" w:date="2023-11-16T09:36:00Z">
                                <w:r w:rsidRPr="0049435F">
                                  <w:rPr>
                                    <w:rFonts w:ascii="Times New Roman" w:hAnsi="Times New Roman" w:cs="Times New Roman"/>
                                    <w:color w:val="000000"/>
                                    <w:sz w:val="18"/>
                                    <w:szCs w:val="18"/>
                                    <w:rPrChange w:id="5337" w:author="Maino Vieytes, Christian (NIH/NIA/IRP) [F]" w:date="2023-11-16T09:36:00Z">
                                      <w:rPr>
                                        <w:rFonts w:ascii="Calibri" w:hAnsi="Calibri" w:cs="Calibri"/>
                                        <w:color w:val="000000"/>
                                      </w:rPr>
                                    </w:rPrChange>
                                  </w:rPr>
                                  <w:t>1745</w:t>
                                </w:r>
                              </w:ins>
                              <w:del w:id="5338" w:author="Maino Vieytes, Christian (NIH/NIA/IRP) [F]" w:date="2023-11-15T15:54:00Z">
                                <w:r w:rsidRPr="0049435F" w:rsidDel="00A12FDA">
                                  <w:rPr>
                                    <w:rFonts w:ascii="Times New Roman" w:hAnsi="Times New Roman" w:cs="Times New Roman"/>
                                    <w:sz w:val="18"/>
                                    <w:szCs w:val="18"/>
                                    <w:rPrChange w:id="53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340"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5341" w:author="Maino Vieytes, Christian (NIH/NIA/IRP) [F]" w:date="2023-11-15T16:23:00Z"/>
                                  <w:rFonts w:ascii="Times New Roman" w:hAnsi="Times New Roman" w:cs="Times New Roman"/>
                                  <w:sz w:val="18"/>
                                  <w:szCs w:val="18"/>
                                  <w:rPrChange w:id="5342" w:author="Maino Vieytes, Christian (NIH/NIA/IRP) [F]" w:date="2023-11-16T09:36:00Z">
                                    <w:rPr>
                                      <w:del w:id="5343" w:author="Maino Vieytes, Christian (NIH/NIA/IRP) [F]" w:date="2023-11-15T16:23:00Z"/>
                                      <w:rFonts w:ascii="Times New Roman" w:hAnsi="Times New Roman" w:cs="Times New Roman"/>
                                      <w:sz w:val="20"/>
                                      <w:szCs w:val="20"/>
                                    </w:rPr>
                                  </w:rPrChange>
                                </w:rPr>
                                <w:pPrChange w:id="5344" w:author="Maino Vieytes, Christian (NIH/NIA/IRP) [F]" w:date="2023-11-16T09:36:00Z">
                                  <w:pPr>
                                    <w:jc w:val="center"/>
                                  </w:pPr>
                                </w:pPrChange>
                              </w:pPr>
                              <w:ins w:id="5345" w:author="Maino Vieytes, Christian (NIH/NIA/IRP) [F]" w:date="2023-11-16T09:36:00Z">
                                <w:r w:rsidRPr="0049435F">
                                  <w:rPr>
                                    <w:rFonts w:ascii="Times New Roman" w:hAnsi="Times New Roman" w:cs="Times New Roman"/>
                                    <w:color w:val="000000"/>
                                    <w:sz w:val="18"/>
                                    <w:szCs w:val="18"/>
                                    <w:rPrChange w:id="5346" w:author="Maino Vieytes, Christian (NIH/NIA/IRP) [F]" w:date="2023-11-16T09:36:00Z">
                                      <w:rPr>
                                        <w:rFonts w:ascii="Calibri" w:hAnsi="Calibri" w:cs="Calibri"/>
                                        <w:color w:val="000000"/>
                                      </w:rPr>
                                    </w:rPrChange>
                                  </w:rPr>
                                  <w:t>1.00</w:t>
                                </w:r>
                              </w:ins>
                              <w:del w:id="5347" w:author="Maino Vieytes, Christian (NIH/NIA/IRP) [F]" w:date="2023-11-15T15:54:00Z">
                                <w:r w:rsidRPr="0049435F" w:rsidDel="00A12FDA">
                                  <w:rPr>
                                    <w:rFonts w:ascii="Times New Roman" w:hAnsi="Times New Roman" w:cs="Times New Roman"/>
                                    <w:sz w:val="18"/>
                                    <w:szCs w:val="18"/>
                                    <w:rPrChange w:id="53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349"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5350" w:author="Maino Vieytes, Christian (NIH/NIA/IRP) [F]" w:date="2023-11-15T16:23:00Z"/>
                                  <w:rFonts w:ascii="Times New Roman" w:hAnsi="Times New Roman" w:cs="Times New Roman"/>
                                  <w:sz w:val="18"/>
                                  <w:szCs w:val="18"/>
                                  <w:rPrChange w:id="5351" w:author="Maino Vieytes, Christian (NIH/NIA/IRP) [F]" w:date="2023-11-16T09:36:00Z">
                                    <w:rPr>
                                      <w:del w:id="5352" w:author="Maino Vieytes, Christian (NIH/NIA/IRP) [F]" w:date="2023-11-15T16:23:00Z"/>
                                      <w:rFonts w:ascii="Times New Roman" w:hAnsi="Times New Roman" w:cs="Times New Roman"/>
                                      <w:sz w:val="20"/>
                                      <w:szCs w:val="20"/>
                                    </w:rPr>
                                  </w:rPrChange>
                                </w:rPr>
                                <w:pPrChange w:id="5353" w:author="Maino Vieytes, Christian (NIH/NIA/IRP) [F]" w:date="2023-11-16T09:36:00Z">
                                  <w:pPr>
                                    <w:jc w:val="center"/>
                                  </w:pPr>
                                </w:pPrChange>
                              </w:pPr>
                              <w:ins w:id="5354" w:author="Maino Vieytes, Christian (NIH/NIA/IRP) [F]" w:date="2023-11-16T09:36:00Z">
                                <w:r w:rsidRPr="0049435F">
                                  <w:rPr>
                                    <w:rFonts w:ascii="Times New Roman" w:hAnsi="Times New Roman" w:cs="Times New Roman"/>
                                    <w:color w:val="000000"/>
                                    <w:sz w:val="18"/>
                                    <w:szCs w:val="18"/>
                                    <w:rPrChange w:id="5355" w:author="Maino Vieytes, Christian (NIH/NIA/IRP) [F]" w:date="2023-11-16T09:36:00Z">
                                      <w:rPr>
                                        <w:rFonts w:ascii="Calibri" w:hAnsi="Calibri" w:cs="Calibri"/>
                                        <w:color w:val="000000"/>
                                      </w:rPr>
                                    </w:rPrChange>
                                  </w:rPr>
                                  <w:t>0.98 (0.68-1.42)</w:t>
                                </w:r>
                              </w:ins>
                              <w:del w:id="5356" w:author="Maino Vieytes, Christian (NIH/NIA/IRP) [F]" w:date="2023-11-15T15:54:00Z">
                                <w:r w:rsidRPr="0049435F" w:rsidDel="00A12FDA">
                                  <w:rPr>
                                    <w:rFonts w:ascii="Times New Roman" w:hAnsi="Times New Roman" w:cs="Times New Roman"/>
                                    <w:sz w:val="18"/>
                                    <w:szCs w:val="18"/>
                                    <w:rPrChange w:id="535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535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5359" w:author="Maino Vieytes, Christian (NIH/NIA/IRP) [F]" w:date="2023-11-15T16:23:00Z"/>
                                  <w:rFonts w:ascii="Times New Roman" w:hAnsi="Times New Roman" w:cs="Times New Roman"/>
                                  <w:sz w:val="18"/>
                                  <w:szCs w:val="18"/>
                                  <w:rPrChange w:id="5360" w:author="Maino Vieytes, Christian (NIH/NIA/IRP) [F]" w:date="2023-11-16T09:36:00Z">
                                    <w:rPr>
                                      <w:del w:id="5361" w:author="Maino Vieytes, Christian (NIH/NIA/IRP) [F]" w:date="2023-11-15T16:23:00Z"/>
                                      <w:rFonts w:ascii="Times New Roman" w:hAnsi="Times New Roman" w:cs="Times New Roman"/>
                                      <w:sz w:val="20"/>
                                      <w:szCs w:val="20"/>
                                    </w:rPr>
                                  </w:rPrChange>
                                </w:rPr>
                                <w:pPrChange w:id="5362" w:author="Maino Vieytes, Christian (NIH/NIA/IRP) [F]" w:date="2023-11-16T09:36:00Z">
                                  <w:pPr>
                                    <w:jc w:val="center"/>
                                  </w:pPr>
                                </w:pPrChange>
                              </w:pPr>
                              <w:ins w:id="5363" w:author="Maino Vieytes, Christian (NIH/NIA/IRP) [F]" w:date="2023-11-16T09:36:00Z">
                                <w:r w:rsidRPr="0049435F">
                                  <w:rPr>
                                    <w:rFonts w:ascii="Times New Roman" w:hAnsi="Times New Roman" w:cs="Times New Roman"/>
                                    <w:color w:val="000000"/>
                                    <w:sz w:val="18"/>
                                    <w:szCs w:val="18"/>
                                    <w:rPrChange w:id="5364" w:author="Maino Vieytes, Christian (NIH/NIA/IRP) [F]" w:date="2023-11-16T09:36:00Z">
                                      <w:rPr>
                                        <w:rFonts w:ascii="Calibri" w:hAnsi="Calibri" w:cs="Calibri"/>
                                        <w:color w:val="000000"/>
                                      </w:rPr>
                                    </w:rPrChange>
                                  </w:rPr>
                                  <w:t>0.72 (0.47-1.10)</w:t>
                                </w:r>
                              </w:ins>
                              <w:del w:id="5365" w:author="Maino Vieytes, Christian (NIH/NIA/IRP) [F]" w:date="2023-11-15T15:54:00Z">
                                <w:r w:rsidRPr="0049435F" w:rsidDel="00A12FDA">
                                  <w:rPr>
                                    <w:rFonts w:ascii="Times New Roman" w:hAnsi="Times New Roman" w:cs="Times New Roman"/>
                                    <w:sz w:val="18"/>
                                    <w:szCs w:val="18"/>
                                    <w:rPrChange w:id="536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536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5368" w:author="Maino Vieytes, Christian (NIH/NIA/IRP) [F]" w:date="2023-11-15T16:23:00Z"/>
                                  <w:rFonts w:ascii="Times New Roman" w:hAnsi="Times New Roman" w:cs="Times New Roman"/>
                                  <w:sz w:val="18"/>
                                  <w:szCs w:val="18"/>
                                  <w:rPrChange w:id="5369" w:author="Maino Vieytes, Christian (NIH/NIA/IRP) [F]" w:date="2023-11-16T09:36:00Z">
                                    <w:rPr>
                                      <w:del w:id="5370" w:author="Maino Vieytes, Christian (NIH/NIA/IRP) [F]" w:date="2023-11-15T16:23:00Z"/>
                                      <w:rFonts w:ascii="Times New Roman" w:hAnsi="Times New Roman" w:cs="Times New Roman"/>
                                      <w:sz w:val="20"/>
                                      <w:szCs w:val="20"/>
                                    </w:rPr>
                                  </w:rPrChange>
                                </w:rPr>
                                <w:pPrChange w:id="5371" w:author="Maino Vieytes, Christian (NIH/NIA/IRP) [F]" w:date="2023-11-16T09:36:00Z">
                                  <w:pPr>
                                    <w:jc w:val="center"/>
                                  </w:pPr>
                                </w:pPrChange>
                              </w:pPr>
                              <w:ins w:id="5372" w:author="Maino Vieytes, Christian (NIH/NIA/IRP) [F]" w:date="2023-11-16T09:36:00Z">
                                <w:r w:rsidRPr="0049435F">
                                  <w:rPr>
                                    <w:rFonts w:ascii="Times New Roman" w:hAnsi="Times New Roman" w:cs="Times New Roman"/>
                                    <w:color w:val="000000"/>
                                    <w:sz w:val="18"/>
                                    <w:szCs w:val="18"/>
                                    <w:rPrChange w:id="5373" w:author="Maino Vieytes, Christian (NIH/NIA/IRP) [F]" w:date="2023-11-16T09:36:00Z">
                                      <w:rPr>
                                        <w:rFonts w:ascii="Calibri" w:hAnsi="Calibri" w:cs="Calibri"/>
                                        <w:color w:val="000000"/>
                                      </w:rPr>
                                    </w:rPrChange>
                                  </w:rPr>
                                  <w:t>0.83 (0.53-1.32)</w:t>
                                </w:r>
                              </w:ins>
                              <w:del w:id="5374" w:author="Maino Vieytes, Christian (NIH/NIA/IRP) [F]" w:date="2023-11-15T15:54:00Z">
                                <w:r w:rsidRPr="0049435F" w:rsidDel="00A12FDA">
                                  <w:rPr>
                                    <w:rFonts w:ascii="Times New Roman" w:hAnsi="Times New Roman" w:cs="Times New Roman"/>
                                    <w:sz w:val="18"/>
                                    <w:szCs w:val="18"/>
                                    <w:rPrChange w:id="5375"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5376"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5377" w:author="Maino Vieytes, Christian (NIH/NIA/IRP) [F]" w:date="2023-11-15T16:23:00Z"/>
                                  <w:rFonts w:ascii="Times New Roman" w:hAnsi="Times New Roman" w:cs="Times New Roman"/>
                                  <w:sz w:val="18"/>
                                  <w:szCs w:val="18"/>
                                  <w:rPrChange w:id="5378" w:author="Maino Vieytes, Christian (NIH/NIA/IRP) [F]" w:date="2023-11-16T09:36:00Z">
                                    <w:rPr>
                                      <w:del w:id="5379" w:author="Maino Vieytes, Christian (NIH/NIA/IRP) [F]" w:date="2023-11-15T16:23:00Z"/>
                                      <w:rFonts w:ascii="Times New Roman" w:hAnsi="Times New Roman" w:cs="Times New Roman"/>
                                      <w:sz w:val="20"/>
                                      <w:szCs w:val="20"/>
                                    </w:rPr>
                                  </w:rPrChange>
                                </w:rPr>
                                <w:pPrChange w:id="5380" w:author="Maino Vieytes, Christian (NIH/NIA/IRP) [F]" w:date="2023-11-16T09:36:00Z">
                                  <w:pPr>
                                    <w:jc w:val="center"/>
                                  </w:pPr>
                                </w:pPrChange>
                              </w:pPr>
                              <w:ins w:id="5381" w:author="Maino Vieytes, Christian (NIH/NIA/IRP) [F]" w:date="2023-11-16T09:36:00Z">
                                <w:r w:rsidRPr="0049435F">
                                  <w:rPr>
                                    <w:rFonts w:ascii="Times New Roman" w:hAnsi="Times New Roman" w:cs="Times New Roman"/>
                                    <w:color w:val="000000"/>
                                    <w:sz w:val="18"/>
                                    <w:szCs w:val="18"/>
                                    <w:rPrChange w:id="5382" w:author="Maino Vieytes, Christian (NIH/NIA/IRP) [F]" w:date="2023-11-16T09:36:00Z">
                                      <w:rPr>
                                        <w:rFonts w:ascii="Calibri" w:hAnsi="Calibri" w:cs="Calibri"/>
                                        <w:color w:val="000000"/>
                                      </w:rPr>
                                    </w:rPrChange>
                                  </w:rPr>
                                  <w:t>0.80 (0.52-1.22)</w:t>
                                </w:r>
                              </w:ins>
                              <w:del w:id="5383" w:author="Maino Vieytes, Christian (NIH/NIA/IRP) [F]" w:date="2023-11-15T15:54:00Z">
                                <w:r w:rsidRPr="0049435F" w:rsidDel="00A12FDA">
                                  <w:rPr>
                                    <w:rFonts w:ascii="Times New Roman" w:hAnsi="Times New Roman" w:cs="Times New Roman"/>
                                    <w:sz w:val="18"/>
                                    <w:szCs w:val="18"/>
                                    <w:rPrChange w:id="5384"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5385"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5386" w:author="Maino Vieytes, Christian (NIH/NIA/IRP) [F]" w:date="2023-11-15T16:23:00Z"/>
                                  <w:rFonts w:ascii="Times New Roman" w:hAnsi="Times New Roman" w:cs="Times New Roman"/>
                                  <w:sz w:val="18"/>
                                  <w:szCs w:val="18"/>
                                  <w:rPrChange w:id="5387" w:author="Maino Vieytes, Christian (NIH/NIA/IRP) [F]" w:date="2023-11-16T09:36:00Z">
                                    <w:rPr>
                                      <w:del w:id="5388" w:author="Maino Vieytes, Christian (NIH/NIA/IRP) [F]" w:date="2023-11-15T16:23:00Z"/>
                                      <w:rFonts w:ascii="Times New Roman" w:hAnsi="Times New Roman" w:cs="Times New Roman"/>
                                      <w:sz w:val="20"/>
                                      <w:szCs w:val="20"/>
                                    </w:rPr>
                                  </w:rPrChange>
                                </w:rPr>
                                <w:pPrChange w:id="5389" w:author="Maino Vieytes, Christian (NIH/NIA/IRP) [F]" w:date="2023-11-16T09:36:00Z">
                                  <w:pPr>
                                    <w:jc w:val="center"/>
                                  </w:pPr>
                                </w:pPrChange>
                              </w:pPr>
                              <w:ins w:id="5390" w:author="Maino Vieytes, Christian (NIH/NIA/IRP) [F]" w:date="2023-11-16T09:36:00Z">
                                <w:r w:rsidRPr="0049435F">
                                  <w:rPr>
                                    <w:rFonts w:ascii="Times New Roman" w:hAnsi="Times New Roman" w:cs="Times New Roman"/>
                                    <w:color w:val="000000"/>
                                    <w:sz w:val="18"/>
                                    <w:szCs w:val="18"/>
                                    <w:rPrChange w:id="5391" w:author="Maino Vieytes, Christian (NIH/NIA/IRP) [F]" w:date="2023-11-16T09:36:00Z">
                                      <w:rPr>
                                        <w:rFonts w:ascii="Calibri" w:hAnsi="Calibri" w:cs="Calibri"/>
                                        <w:color w:val="000000"/>
                                      </w:rPr>
                                    </w:rPrChange>
                                  </w:rPr>
                                  <w:t>0.22</w:t>
                                </w:r>
                              </w:ins>
                              <w:del w:id="5392" w:author="Maino Vieytes, Christian (NIH/NIA/IRP) [F]" w:date="2023-11-15T15:54:00Z">
                                <w:r w:rsidRPr="0049435F" w:rsidDel="00A12FDA">
                                  <w:rPr>
                                    <w:rFonts w:ascii="Times New Roman" w:hAnsi="Times New Roman" w:cs="Times New Roman"/>
                                    <w:sz w:val="18"/>
                                    <w:szCs w:val="18"/>
                                    <w:rPrChange w:id="5393"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5394"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5395" w:author="Maino Vieytes, Christian (NIH/NIA/IRP) [F]" w:date="2023-11-15T16:23:00Z"/>
                                  <w:rFonts w:ascii="Times New Roman" w:hAnsi="Times New Roman" w:cs="Times New Roman"/>
                                  <w:sz w:val="18"/>
                                  <w:szCs w:val="18"/>
                                  <w:rPrChange w:id="5396" w:author="Maino Vieytes, Christian (NIH/NIA/IRP) [F]" w:date="2023-11-16T09:36:00Z">
                                    <w:rPr>
                                      <w:del w:id="5397" w:author="Maino Vieytes, Christian (NIH/NIA/IRP) [F]" w:date="2023-11-15T16:23:00Z"/>
                                      <w:rFonts w:ascii="Times New Roman" w:hAnsi="Times New Roman" w:cs="Times New Roman"/>
                                      <w:sz w:val="20"/>
                                      <w:szCs w:val="20"/>
                                    </w:rPr>
                                  </w:rPrChange>
                                </w:rPr>
                                <w:pPrChange w:id="5398" w:author="Maino Vieytes, Christian (NIH/NIA/IRP) [F]" w:date="2023-11-16T09:36:00Z">
                                  <w:pPr>
                                    <w:jc w:val="center"/>
                                  </w:pPr>
                                </w:pPrChange>
                              </w:pPr>
                              <w:ins w:id="5399" w:author="Maino Vieytes, Christian (NIH/NIA/IRP) [F]" w:date="2023-11-16T09:36:00Z">
                                <w:r w:rsidRPr="0049435F">
                                  <w:rPr>
                                    <w:rFonts w:ascii="Times New Roman" w:hAnsi="Times New Roman" w:cs="Times New Roman"/>
                                    <w:color w:val="000000"/>
                                    <w:sz w:val="18"/>
                                    <w:szCs w:val="18"/>
                                    <w:rPrChange w:id="5400" w:author="Maino Vieytes, Christian (NIH/NIA/IRP) [F]" w:date="2023-11-16T09:36:00Z">
                                      <w:rPr>
                                        <w:rFonts w:ascii="Calibri" w:hAnsi="Calibri" w:cs="Calibri"/>
                                        <w:color w:val="000000"/>
                                      </w:rPr>
                                    </w:rPrChange>
                                  </w:rPr>
                                  <w:t>0.88 (0.75-1.02)</w:t>
                                </w:r>
                              </w:ins>
                              <w:del w:id="5401" w:author="Maino Vieytes, Christian (NIH/NIA/IRP) [F]" w:date="2023-11-15T15:54:00Z">
                                <w:r w:rsidRPr="0049435F" w:rsidDel="00A12FDA">
                                  <w:rPr>
                                    <w:rFonts w:ascii="Times New Roman" w:hAnsi="Times New Roman" w:cs="Times New Roman"/>
                                    <w:sz w:val="18"/>
                                    <w:szCs w:val="18"/>
                                    <w:rPrChange w:id="540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540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5404" w:author="Maino Vieytes, Christian (NIH/NIA/IRP) [F]" w:date="2023-11-15T16:23:00Z"/>
                                  <w:rFonts w:ascii="Times New Roman" w:hAnsi="Times New Roman" w:cs="Times New Roman"/>
                                  <w:sz w:val="18"/>
                                  <w:szCs w:val="18"/>
                                  <w:rPrChange w:id="5405" w:author="Maino Vieytes, Christian (NIH/NIA/IRP) [F]" w:date="2023-11-16T09:36:00Z">
                                    <w:rPr>
                                      <w:del w:id="5406" w:author="Maino Vieytes, Christian (NIH/NIA/IRP) [F]" w:date="2023-11-15T16:23:00Z"/>
                                      <w:rFonts w:ascii="Times New Roman" w:hAnsi="Times New Roman" w:cs="Times New Roman"/>
                                      <w:sz w:val="20"/>
                                      <w:szCs w:val="20"/>
                                    </w:rPr>
                                  </w:rPrChange>
                                </w:rPr>
                                <w:pPrChange w:id="5407" w:author="Maino Vieytes, Christian (NIH/NIA/IRP) [F]" w:date="2023-11-16T09:36:00Z">
                                  <w:pPr>
                                    <w:jc w:val="center"/>
                                  </w:pPr>
                                </w:pPrChange>
                              </w:pPr>
                              <w:ins w:id="5408" w:author="Maino Vieytes, Christian (NIH/NIA/IRP) [F]" w:date="2023-11-16T09:36:00Z">
                                <w:r w:rsidRPr="0049435F">
                                  <w:rPr>
                                    <w:rFonts w:ascii="Times New Roman" w:hAnsi="Times New Roman" w:cs="Times New Roman"/>
                                    <w:color w:val="000000"/>
                                    <w:sz w:val="18"/>
                                    <w:szCs w:val="18"/>
                                    <w:rPrChange w:id="5409" w:author="Maino Vieytes, Christian (NIH/NIA/IRP) [F]" w:date="2023-11-16T09:36:00Z">
                                      <w:rPr>
                                        <w:rFonts w:ascii="Calibri" w:hAnsi="Calibri" w:cs="Calibri"/>
                                        <w:color w:val="000000"/>
                                      </w:rPr>
                                    </w:rPrChange>
                                  </w:rPr>
                                  <w:t>0.42</w:t>
                                </w:r>
                              </w:ins>
                              <w:del w:id="5410" w:author="Maino Vieytes, Christian (NIH/NIA/IRP) [F]" w:date="2023-11-15T15:54:00Z">
                                <w:r w:rsidRPr="0049435F" w:rsidDel="00A12FDA">
                                  <w:rPr>
                                    <w:rFonts w:ascii="Times New Roman" w:hAnsi="Times New Roman" w:cs="Times New Roman"/>
                                    <w:color w:val="000000"/>
                                    <w:sz w:val="18"/>
                                    <w:szCs w:val="18"/>
                                    <w:rPrChange w:id="5411"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5412" w:author="Maino Vieytes, Christian (NIH/NIA/IRP) [F]" w:date="2023-11-16T09:36:00Z">
                              <w:tblPrEx>
                                <w:tblW w:w="15091" w:type="dxa"/>
                              </w:tblPrEx>
                            </w:tblPrExChange>
                          </w:tblPrEx>
                          <w:trPr>
                            <w:trHeight w:val="320"/>
                            <w:del w:id="5413" w:author="Maino Vieytes, Christian (NIH/NIA/IRP) [F]" w:date="2023-11-15T16:23:00Z"/>
                            <w:trPrChange w:id="5414" w:author="Maino Vieytes, Christian (NIH/NIA/IRP) [F]" w:date="2023-11-16T09:36:00Z">
                              <w:trPr>
                                <w:gridAfter w:val="0"/>
                                <w:trHeight w:val="320"/>
                              </w:trPr>
                            </w:trPrChange>
                          </w:trPr>
                          <w:tc>
                            <w:tcPr>
                              <w:tcW w:w="2317" w:type="dxa"/>
                              <w:noWrap/>
                              <w:vAlign w:val="center"/>
                              <w:hideMark/>
                              <w:tcPrChange w:id="5415"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5416" w:author="Maino Vieytes, Christian (NIH/NIA/IRP) [F]" w:date="2023-11-15T16:23:00Z"/>
                                  <w:rFonts w:ascii="Times New Roman" w:hAnsi="Times New Roman" w:cs="Times New Roman"/>
                                  <w:sz w:val="18"/>
                                  <w:szCs w:val="18"/>
                                  <w:rPrChange w:id="5417" w:author="Maino Vieytes, Christian (NIH/NIA/IRP) [F]" w:date="2023-11-15T15:57:00Z">
                                    <w:rPr>
                                      <w:del w:id="5418" w:author="Maino Vieytes, Christian (NIH/NIA/IRP) [F]" w:date="2023-11-15T16:23:00Z"/>
                                      <w:rFonts w:ascii="Times New Roman" w:hAnsi="Times New Roman" w:cs="Times New Roman"/>
                                      <w:sz w:val="20"/>
                                      <w:szCs w:val="20"/>
                                    </w:rPr>
                                  </w:rPrChange>
                                </w:rPr>
                                <w:pPrChange w:id="5419" w:author="Maino Vieytes, Christian (NIH/NIA/IRP) [F]" w:date="2023-11-16T09:36:00Z">
                                  <w:pPr/>
                                </w:pPrChange>
                              </w:pPr>
                              <w:del w:id="5420" w:author="Maino Vieytes, Christian (NIH/NIA/IRP) [F]" w:date="2023-11-15T16:23:00Z">
                                <w:r w:rsidRPr="008A6C8D" w:rsidDel="002B4FE9">
                                  <w:rPr>
                                    <w:rFonts w:ascii="Times New Roman" w:hAnsi="Times New Roman" w:cs="Times New Roman"/>
                                    <w:sz w:val="18"/>
                                    <w:szCs w:val="18"/>
                                    <w:rPrChange w:id="542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42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423"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5424" w:author="Maino Vieytes, Christian (NIH/NIA/IRP) [F]" w:date="2023-11-15T16:23:00Z"/>
                                  <w:rFonts w:ascii="Times New Roman" w:hAnsi="Times New Roman" w:cs="Times New Roman"/>
                                  <w:sz w:val="18"/>
                                  <w:szCs w:val="18"/>
                                  <w:rPrChange w:id="5425" w:author="Maino Vieytes, Christian (NIH/NIA/IRP) [F]" w:date="2023-11-16T09:36:00Z">
                                    <w:rPr>
                                      <w:del w:id="5426" w:author="Maino Vieytes, Christian (NIH/NIA/IRP) [F]" w:date="2023-11-15T16:23:00Z"/>
                                      <w:rFonts w:ascii="Times New Roman" w:hAnsi="Times New Roman" w:cs="Times New Roman"/>
                                      <w:sz w:val="20"/>
                                      <w:szCs w:val="20"/>
                                    </w:rPr>
                                  </w:rPrChange>
                                </w:rPr>
                                <w:pPrChange w:id="5427" w:author="Maino Vieytes, Christian (NIH/NIA/IRP) [F]" w:date="2023-11-16T09:36:00Z">
                                  <w:pPr>
                                    <w:jc w:val="center"/>
                                  </w:pPr>
                                </w:pPrChange>
                              </w:pPr>
                              <w:ins w:id="5428" w:author="Maino Vieytes, Christian (NIH/NIA/IRP) [F]" w:date="2023-11-16T09:36:00Z">
                                <w:r w:rsidRPr="0049435F">
                                  <w:rPr>
                                    <w:rFonts w:ascii="Times New Roman" w:hAnsi="Times New Roman" w:cs="Times New Roman"/>
                                    <w:color w:val="000000"/>
                                    <w:sz w:val="18"/>
                                    <w:szCs w:val="18"/>
                                    <w:rPrChange w:id="5429" w:author="Maino Vieytes, Christian (NIH/NIA/IRP) [F]" w:date="2023-11-16T09:36:00Z">
                                      <w:rPr>
                                        <w:rFonts w:ascii="Calibri" w:hAnsi="Calibri" w:cs="Calibri"/>
                                        <w:color w:val="000000"/>
                                      </w:rPr>
                                    </w:rPrChange>
                                  </w:rPr>
                                  <w:t>1745</w:t>
                                </w:r>
                              </w:ins>
                              <w:del w:id="5430" w:author="Maino Vieytes, Christian (NIH/NIA/IRP) [F]" w:date="2023-11-15T15:54:00Z">
                                <w:r w:rsidRPr="0049435F" w:rsidDel="00A12FDA">
                                  <w:rPr>
                                    <w:rFonts w:ascii="Times New Roman" w:hAnsi="Times New Roman" w:cs="Times New Roman"/>
                                    <w:sz w:val="18"/>
                                    <w:szCs w:val="18"/>
                                    <w:rPrChange w:id="543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432"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5433" w:author="Maino Vieytes, Christian (NIH/NIA/IRP) [F]" w:date="2023-11-15T16:23:00Z"/>
                                  <w:rFonts w:ascii="Times New Roman" w:hAnsi="Times New Roman" w:cs="Times New Roman"/>
                                  <w:sz w:val="18"/>
                                  <w:szCs w:val="18"/>
                                  <w:rPrChange w:id="5434" w:author="Maino Vieytes, Christian (NIH/NIA/IRP) [F]" w:date="2023-11-16T09:36:00Z">
                                    <w:rPr>
                                      <w:del w:id="5435" w:author="Maino Vieytes, Christian (NIH/NIA/IRP) [F]" w:date="2023-11-15T16:23:00Z"/>
                                      <w:rFonts w:ascii="Times New Roman" w:hAnsi="Times New Roman" w:cs="Times New Roman"/>
                                      <w:sz w:val="20"/>
                                      <w:szCs w:val="20"/>
                                    </w:rPr>
                                  </w:rPrChange>
                                </w:rPr>
                                <w:pPrChange w:id="5436" w:author="Maino Vieytes, Christian (NIH/NIA/IRP) [F]" w:date="2023-11-16T09:36:00Z">
                                  <w:pPr>
                                    <w:jc w:val="center"/>
                                  </w:pPr>
                                </w:pPrChange>
                              </w:pPr>
                              <w:ins w:id="5437" w:author="Maino Vieytes, Christian (NIH/NIA/IRP) [F]" w:date="2023-11-16T09:36:00Z">
                                <w:r w:rsidRPr="0049435F">
                                  <w:rPr>
                                    <w:rFonts w:ascii="Times New Roman" w:hAnsi="Times New Roman" w:cs="Times New Roman"/>
                                    <w:color w:val="000000"/>
                                    <w:sz w:val="18"/>
                                    <w:szCs w:val="18"/>
                                    <w:rPrChange w:id="5438" w:author="Maino Vieytes, Christian (NIH/NIA/IRP) [F]" w:date="2023-11-16T09:36:00Z">
                                      <w:rPr>
                                        <w:rFonts w:ascii="Calibri" w:hAnsi="Calibri" w:cs="Calibri"/>
                                        <w:color w:val="000000"/>
                                      </w:rPr>
                                    </w:rPrChange>
                                  </w:rPr>
                                  <w:t>1.00</w:t>
                                </w:r>
                              </w:ins>
                              <w:del w:id="5439" w:author="Maino Vieytes, Christian (NIH/NIA/IRP) [F]" w:date="2023-11-15T15:54:00Z">
                                <w:r w:rsidRPr="0049435F" w:rsidDel="00A12FDA">
                                  <w:rPr>
                                    <w:rFonts w:ascii="Times New Roman" w:hAnsi="Times New Roman" w:cs="Times New Roman"/>
                                    <w:sz w:val="18"/>
                                    <w:szCs w:val="18"/>
                                    <w:rPrChange w:id="544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441"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5442" w:author="Maino Vieytes, Christian (NIH/NIA/IRP) [F]" w:date="2023-11-15T16:23:00Z"/>
                                  <w:rFonts w:ascii="Times New Roman" w:hAnsi="Times New Roman" w:cs="Times New Roman"/>
                                  <w:sz w:val="18"/>
                                  <w:szCs w:val="18"/>
                                  <w:rPrChange w:id="5443" w:author="Maino Vieytes, Christian (NIH/NIA/IRP) [F]" w:date="2023-11-16T09:36:00Z">
                                    <w:rPr>
                                      <w:del w:id="5444" w:author="Maino Vieytes, Christian (NIH/NIA/IRP) [F]" w:date="2023-11-15T16:23:00Z"/>
                                      <w:rFonts w:ascii="Times New Roman" w:hAnsi="Times New Roman" w:cs="Times New Roman"/>
                                      <w:sz w:val="20"/>
                                      <w:szCs w:val="20"/>
                                    </w:rPr>
                                  </w:rPrChange>
                                </w:rPr>
                                <w:pPrChange w:id="5445" w:author="Maino Vieytes, Christian (NIH/NIA/IRP) [F]" w:date="2023-11-16T09:36:00Z">
                                  <w:pPr>
                                    <w:jc w:val="center"/>
                                  </w:pPr>
                                </w:pPrChange>
                              </w:pPr>
                              <w:ins w:id="5446" w:author="Maino Vieytes, Christian (NIH/NIA/IRP) [F]" w:date="2023-11-16T09:36:00Z">
                                <w:r w:rsidRPr="0049435F">
                                  <w:rPr>
                                    <w:rFonts w:ascii="Times New Roman" w:hAnsi="Times New Roman" w:cs="Times New Roman"/>
                                    <w:color w:val="000000"/>
                                    <w:sz w:val="18"/>
                                    <w:szCs w:val="18"/>
                                    <w:rPrChange w:id="5447" w:author="Maino Vieytes, Christian (NIH/NIA/IRP) [F]" w:date="2023-11-16T09:36:00Z">
                                      <w:rPr>
                                        <w:rFonts w:ascii="Calibri" w:hAnsi="Calibri" w:cs="Calibri"/>
                                        <w:color w:val="000000"/>
                                      </w:rPr>
                                    </w:rPrChange>
                                  </w:rPr>
                                  <w:t>0.98 (0.64-1.51)</w:t>
                                </w:r>
                              </w:ins>
                              <w:del w:id="5448" w:author="Maino Vieytes, Christian (NIH/NIA/IRP) [F]" w:date="2023-11-15T15:54:00Z">
                                <w:r w:rsidRPr="0049435F" w:rsidDel="00A12FDA">
                                  <w:rPr>
                                    <w:rFonts w:ascii="Times New Roman" w:hAnsi="Times New Roman" w:cs="Times New Roman"/>
                                    <w:sz w:val="18"/>
                                    <w:szCs w:val="18"/>
                                    <w:rPrChange w:id="5449"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5450"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5451" w:author="Maino Vieytes, Christian (NIH/NIA/IRP) [F]" w:date="2023-11-15T16:23:00Z"/>
                                  <w:rFonts w:ascii="Times New Roman" w:hAnsi="Times New Roman" w:cs="Times New Roman"/>
                                  <w:sz w:val="18"/>
                                  <w:szCs w:val="18"/>
                                  <w:rPrChange w:id="5452" w:author="Maino Vieytes, Christian (NIH/NIA/IRP) [F]" w:date="2023-11-16T09:36:00Z">
                                    <w:rPr>
                                      <w:del w:id="5453" w:author="Maino Vieytes, Christian (NIH/NIA/IRP) [F]" w:date="2023-11-15T16:23:00Z"/>
                                      <w:rFonts w:ascii="Times New Roman" w:hAnsi="Times New Roman" w:cs="Times New Roman"/>
                                      <w:sz w:val="20"/>
                                      <w:szCs w:val="20"/>
                                    </w:rPr>
                                  </w:rPrChange>
                                </w:rPr>
                                <w:pPrChange w:id="5454" w:author="Maino Vieytes, Christian (NIH/NIA/IRP) [F]" w:date="2023-11-16T09:36:00Z">
                                  <w:pPr>
                                    <w:jc w:val="center"/>
                                  </w:pPr>
                                </w:pPrChange>
                              </w:pPr>
                              <w:ins w:id="5455" w:author="Maino Vieytes, Christian (NIH/NIA/IRP) [F]" w:date="2023-11-16T09:36:00Z">
                                <w:r w:rsidRPr="0049435F">
                                  <w:rPr>
                                    <w:rFonts w:ascii="Times New Roman" w:hAnsi="Times New Roman" w:cs="Times New Roman"/>
                                    <w:color w:val="000000"/>
                                    <w:sz w:val="18"/>
                                    <w:szCs w:val="18"/>
                                    <w:rPrChange w:id="5456" w:author="Maino Vieytes, Christian (NIH/NIA/IRP) [F]" w:date="2023-11-16T09:36:00Z">
                                      <w:rPr>
                                        <w:rFonts w:ascii="Calibri" w:hAnsi="Calibri" w:cs="Calibri"/>
                                        <w:color w:val="000000"/>
                                      </w:rPr>
                                    </w:rPrChange>
                                  </w:rPr>
                                  <w:t>0.87 (0.60-1.26)</w:t>
                                </w:r>
                              </w:ins>
                              <w:del w:id="5457" w:author="Maino Vieytes, Christian (NIH/NIA/IRP) [F]" w:date="2023-11-15T15:54:00Z">
                                <w:r w:rsidRPr="0049435F" w:rsidDel="00A12FDA">
                                  <w:rPr>
                                    <w:rFonts w:ascii="Times New Roman" w:hAnsi="Times New Roman" w:cs="Times New Roman"/>
                                    <w:sz w:val="18"/>
                                    <w:szCs w:val="18"/>
                                    <w:rPrChange w:id="545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545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5460" w:author="Maino Vieytes, Christian (NIH/NIA/IRP) [F]" w:date="2023-11-15T16:23:00Z"/>
                                  <w:rFonts w:ascii="Times New Roman" w:hAnsi="Times New Roman" w:cs="Times New Roman"/>
                                  <w:sz w:val="18"/>
                                  <w:szCs w:val="18"/>
                                  <w:rPrChange w:id="5461" w:author="Maino Vieytes, Christian (NIH/NIA/IRP) [F]" w:date="2023-11-16T09:36:00Z">
                                    <w:rPr>
                                      <w:del w:id="5462" w:author="Maino Vieytes, Christian (NIH/NIA/IRP) [F]" w:date="2023-11-15T16:23:00Z"/>
                                      <w:rFonts w:ascii="Times New Roman" w:hAnsi="Times New Roman" w:cs="Times New Roman"/>
                                      <w:sz w:val="20"/>
                                      <w:szCs w:val="20"/>
                                    </w:rPr>
                                  </w:rPrChange>
                                </w:rPr>
                                <w:pPrChange w:id="5463" w:author="Maino Vieytes, Christian (NIH/NIA/IRP) [F]" w:date="2023-11-16T09:36:00Z">
                                  <w:pPr>
                                    <w:jc w:val="center"/>
                                  </w:pPr>
                                </w:pPrChange>
                              </w:pPr>
                              <w:ins w:id="5464" w:author="Maino Vieytes, Christian (NIH/NIA/IRP) [F]" w:date="2023-11-16T09:36:00Z">
                                <w:r w:rsidRPr="0049435F">
                                  <w:rPr>
                                    <w:rFonts w:ascii="Times New Roman" w:hAnsi="Times New Roman" w:cs="Times New Roman"/>
                                    <w:color w:val="000000"/>
                                    <w:sz w:val="18"/>
                                    <w:szCs w:val="18"/>
                                    <w:rPrChange w:id="5465" w:author="Maino Vieytes, Christian (NIH/NIA/IRP) [F]" w:date="2023-11-16T09:36:00Z">
                                      <w:rPr>
                                        <w:rFonts w:ascii="Calibri" w:hAnsi="Calibri" w:cs="Calibri"/>
                                        <w:color w:val="000000"/>
                                      </w:rPr>
                                    </w:rPrChange>
                                  </w:rPr>
                                  <w:t>0.88 (0.62-1.27)</w:t>
                                </w:r>
                              </w:ins>
                              <w:del w:id="5466" w:author="Maino Vieytes, Christian (NIH/NIA/IRP) [F]" w:date="2023-11-15T15:54:00Z">
                                <w:r w:rsidRPr="0049435F" w:rsidDel="00A12FDA">
                                  <w:rPr>
                                    <w:rFonts w:ascii="Times New Roman" w:hAnsi="Times New Roman" w:cs="Times New Roman"/>
                                    <w:sz w:val="18"/>
                                    <w:szCs w:val="18"/>
                                    <w:rPrChange w:id="546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546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5469" w:author="Maino Vieytes, Christian (NIH/NIA/IRP) [F]" w:date="2023-11-15T16:23:00Z"/>
                                  <w:rFonts w:ascii="Times New Roman" w:hAnsi="Times New Roman" w:cs="Times New Roman"/>
                                  <w:sz w:val="18"/>
                                  <w:szCs w:val="18"/>
                                  <w:rPrChange w:id="5470" w:author="Maino Vieytes, Christian (NIH/NIA/IRP) [F]" w:date="2023-11-16T09:36:00Z">
                                    <w:rPr>
                                      <w:del w:id="5471" w:author="Maino Vieytes, Christian (NIH/NIA/IRP) [F]" w:date="2023-11-15T16:23:00Z"/>
                                      <w:rFonts w:ascii="Times New Roman" w:hAnsi="Times New Roman" w:cs="Times New Roman"/>
                                      <w:sz w:val="20"/>
                                      <w:szCs w:val="20"/>
                                    </w:rPr>
                                  </w:rPrChange>
                                </w:rPr>
                                <w:pPrChange w:id="5472" w:author="Maino Vieytes, Christian (NIH/NIA/IRP) [F]" w:date="2023-11-16T09:36:00Z">
                                  <w:pPr>
                                    <w:jc w:val="center"/>
                                  </w:pPr>
                                </w:pPrChange>
                              </w:pPr>
                              <w:ins w:id="5473" w:author="Maino Vieytes, Christian (NIH/NIA/IRP) [F]" w:date="2023-11-16T09:36:00Z">
                                <w:r w:rsidRPr="0049435F">
                                  <w:rPr>
                                    <w:rFonts w:ascii="Times New Roman" w:hAnsi="Times New Roman" w:cs="Times New Roman"/>
                                    <w:color w:val="000000"/>
                                    <w:sz w:val="18"/>
                                    <w:szCs w:val="18"/>
                                    <w:rPrChange w:id="5474"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475" w:author="Maino Vieytes, Christian (NIH/NIA/IRP) [F]" w:date="2023-11-16T09:36:00Z">
                                      <w:rPr>
                                        <w:rFonts w:ascii="Calibri" w:hAnsi="Calibri" w:cs="Calibri"/>
                                        <w:color w:val="000000"/>
                                      </w:rPr>
                                    </w:rPrChange>
                                  </w:rPr>
                                  <w:t>97)*</w:t>
                                </w:r>
                              </w:ins>
                              <w:proofErr w:type="gramEnd"/>
                              <w:del w:id="5476" w:author="Maino Vieytes, Christian (NIH/NIA/IRP) [F]" w:date="2023-11-15T15:54:00Z">
                                <w:r w:rsidRPr="0049435F" w:rsidDel="00A12FDA">
                                  <w:rPr>
                                    <w:rFonts w:ascii="Times New Roman" w:hAnsi="Times New Roman" w:cs="Times New Roman"/>
                                    <w:sz w:val="18"/>
                                    <w:szCs w:val="18"/>
                                    <w:rPrChange w:id="5477"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5478"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5479" w:author="Maino Vieytes, Christian (NIH/NIA/IRP) [F]" w:date="2023-11-15T16:23:00Z"/>
                                  <w:rFonts w:ascii="Times New Roman" w:hAnsi="Times New Roman" w:cs="Times New Roman"/>
                                  <w:sz w:val="18"/>
                                  <w:szCs w:val="18"/>
                                  <w:rPrChange w:id="5480" w:author="Maino Vieytes, Christian (NIH/NIA/IRP) [F]" w:date="2023-11-16T09:36:00Z">
                                    <w:rPr>
                                      <w:del w:id="5481" w:author="Maino Vieytes, Christian (NIH/NIA/IRP) [F]" w:date="2023-11-15T16:23:00Z"/>
                                      <w:rFonts w:ascii="Times New Roman" w:hAnsi="Times New Roman" w:cs="Times New Roman"/>
                                      <w:sz w:val="20"/>
                                      <w:szCs w:val="20"/>
                                    </w:rPr>
                                  </w:rPrChange>
                                </w:rPr>
                                <w:pPrChange w:id="5482" w:author="Maino Vieytes, Christian (NIH/NIA/IRP) [F]" w:date="2023-11-16T09:36:00Z">
                                  <w:pPr>
                                    <w:jc w:val="center"/>
                                  </w:pPr>
                                </w:pPrChange>
                              </w:pPr>
                              <w:ins w:id="5483" w:author="Maino Vieytes, Christian (NIH/NIA/IRP) [F]" w:date="2023-11-16T09:36:00Z">
                                <w:r w:rsidRPr="0049435F">
                                  <w:rPr>
                                    <w:rFonts w:ascii="Times New Roman" w:hAnsi="Times New Roman" w:cs="Times New Roman"/>
                                    <w:color w:val="000000"/>
                                    <w:sz w:val="18"/>
                                    <w:szCs w:val="18"/>
                                    <w:rPrChange w:id="5484" w:author="Maino Vieytes, Christian (NIH/NIA/IRP) [F]" w:date="2023-11-16T09:36:00Z">
                                      <w:rPr>
                                        <w:rFonts w:ascii="Calibri" w:hAnsi="Calibri" w:cs="Calibri"/>
                                        <w:color w:val="000000"/>
                                      </w:rPr>
                                    </w:rPrChange>
                                  </w:rPr>
                                  <w:t>0.02*</w:t>
                                </w:r>
                              </w:ins>
                              <w:del w:id="5485" w:author="Maino Vieytes, Christian (NIH/NIA/IRP) [F]" w:date="2023-11-15T15:54:00Z">
                                <w:r w:rsidRPr="0049435F" w:rsidDel="00A12FDA">
                                  <w:rPr>
                                    <w:rFonts w:ascii="Times New Roman" w:hAnsi="Times New Roman" w:cs="Times New Roman"/>
                                    <w:sz w:val="18"/>
                                    <w:szCs w:val="18"/>
                                    <w:rPrChange w:id="5486"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5487"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5488" w:author="Maino Vieytes, Christian (NIH/NIA/IRP) [F]" w:date="2023-11-15T16:23:00Z"/>
                                  <w:rFonts w:ascii="Times New Roman" w:hAnsi="Times New Roman" w:cs="Times New Roman"/>
                                  <w:sz w:val="18"/>
                                  <w:szCs w:val="18"/>
                                  <w:rPrChange w:id="5489" w:author="Maino Vieytes, Christian (NIH/NIA/IRP) [F]" w:date="2023-11-16T09:36:00Z">
                                    <w:rPr>
                                      <w:del w:id="5490" w:author="Maino Vieytes, Christian (NIH/NIA/IRP) [F]" w:date="2023-11-15T16:23:00Z"/>
                                      <w:rFonts w:ascii="Times New Roman" w:hAnsi="Times New Roman" w:cs="Times New Roman"/>
                                      <w:sz w:val="20"/>
                                      <w:szCs w:val="20"/>
                                    </w:rPr>
                                  </w:rPrChange>
                                </w:rPr>
                                <w:pPrChange w:id="5491" w:author="Maino Vieytes, Christian (NIH/NIA/IRP) [F]" w:date="2023-11-16T09:36:00Z">
                                  <w:pPr>
                                    <w:jc w:val="center"/>
                                  </w:pPr>
                                </w:pPrChange>
                              </w:pPr>
                              <w:ins w:id="5492" w:author="Maino Vieytes, Christian (NIH/NIA/IRP) [F]" w:date="2023-11-16T09:36:00Z">
                                <w:r w:rsidRPr="0049435F">
                                  <w:rPr>
                                    <w:rFonts w:ascii="Times New Roman" w:hAnsi="Times New Roman" w:cs="Times New Roman"/>
                                    <w:color w:val="000000"/>
                                    <w:sz w:val="18"/>
                                    <w:szCs w:val="18"/>
                                    <w:rPrChange w:id="5493"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494" w:author="Maino Vieytes, Christian (NIH/NIA/IRP) [F]" w:date="2023-11-16T09:36:00Z">
                                      <w:rPr>
                                        <w:rFonts w:ascii="Calibri" w:hAnsi="Calibri" w:cs="Calibri"/>
                                        <w:color w:val="000000"/>
                                      </w:rPr>
                                    </w:rPrChange>
                                  </w:rPr>
                                  <w:t>99)*</w:t>
                                </w:r>
                              </w:ins>
                              <w:proofErr w:type="gramEnd"/>
                              <w:del w:id="5495" w:author="Maino Vieytes, Christian (NIH/NIA/IRP) [F]" w:date="2023-11-15T15:54:00Z">
                                <w:r w:rsidRPr="0049435F" w:rsidDel="00A12FDA">
                                  <w:rPr>
                                    <w:rFonts w:ascii="Times New Roman" w:hAnsi="Times New Roman" w:cs="Times New Roman"/>
                                    <w:sz w:val="18"/>
                                    <w:szCs w:val="18"/>
                                    <w:rPrChange w:id="5496"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5497"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5498" w:author="Maino Vieytes, Christian (NIH/NIA/IRP) [F]" w:date="2023-11-15T16:23:00Z"/>
                                  <w:rFonts w:ascii="Times New Roman" w:hAnsi="Times New Roman" w:cs="Times New Roman"/>
                                  <w:sz w:val="18"/>
                                  <w:szCs w:val="18"/>
                                  <w:rPrChange w:id="5499" w:author="Maino Vieytes, Christian (NIH/NIA/IRP) [F]" w:date="2023-11-16T09:36:00Z">
                                    <w:rPr>
                                      <w:del w:id="5500" w:author="Maino Vieytes, Christian (NIH/NIA/IRP) [F]" w:date="2023-11-15T16:23:00Z"/>
                                      <w:rFonts w:ascii="Times New Roman" w:hAnsi="Times New Roman" w:cs="Times New Roman"/>
                                      <w:sz w:val="20"/>
                                      <w:szCs w:val="20"/>
                                    </w:rPr>
                                  </w:rPrChange>
                                </w:rPr>
                                <w:pPrChange w:id="5501" w:author="Maino Vieytes, Christian (NIH/NIA/IRP) [F]" w:date="2023-11-16T09:36:00Z">
                                  <w:pPr>
                                    <w:jc w:val="center"/>
                                  </w:pPr>
                                </w:pPrChange>
                              </w:pPr>
                              <w:ins w:id="5502" w:author="Maino Vieytes, Christian (NIH/NIA/IRP) [F]" w:date="2023-11-16T09:36:00Z">
                                <w:r w:rsidRPr="0049435F">
                                  <w:rPr>
                                    <w:rFonts w:ascii="Times New Roman" w:hAnsi="Times New Roman" w:cs="Times New Roman"/>
                                    <w:color w:val="000000"/>
                                    <w:sz w:val="18"/>
                                    <w:szCs w:val="18"/>
                                    <w:rPrChange w:id="5503" w:author="Maino Vieytes, Christian (NIH/NIA/IRP) [F]" w:date="2023-11-16T09:36:00Z">
                                      <w:rPr>
                                        <w:rFonts w:ascii="Calibri" w:hAnsi="Calibri" w:cs="Calibri"/>
                                        <w:color w:val="000000"/>
                                      </w:rPr>
                                    </w:rPrChange>
                                  </w:rPr>
                                  <w:t>0.58</w:t>
                                </w:r>
                              </w:ins>
                              <w:del w:id="5504" w:author="Maino Vieytes, Christian (NIH/NIA/IRP) [F]" w:date="2023-11-15T15:54:00Z">
                                <w:r w:rsidRPr="0049435F" w:rsidDel="00A12FDA">
                                  <w:rPr>
                                    <w:rFonts w:ascii="Times New Roman" w:hAnsi="Times New Roman" w:cs="Times New Roman"/>
                                    <w:color w:val="000000"/>
                                    <w:sz w:val="18"/>
                                    <w:szCs w:val="18"/>
                                    <w:rPrChange w:id="550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5506" w:author="Maino Vieytes, Christian (NIH/NIA/IRP) [F]" w:date="2023-11-16T09:39:00Z">
                              <w:tblPrEx>
                                <w:tblW w:w="15011" w:type="dxa"/>
                              </w:tblPrEx>
                            </w:tblPrExChange>
                          </w:tblPrEx>
                          <w:trPr>
                            <w:trHeight w:val="320"/>
                            <w:trPrChange w:id="5507" w:author="Maino Vieytes, Christian (NIH/NIA/IRP) [F]" w:date="2023-11-16T09:39:00Z">
                              <w:trPr>
                                <w:gridAfter w:val="0"/>
                                <w:trHeight w:val="320"/>
                              </w:trPr>
                            </w:trPrChange>
                          </w:trPr>
                          <w:tc>
                            <w:tcPr>
                              <w:tcW w:w="2317" w:type="dxa"/>
                              <w:noWrap/>
                              <w:vAlign w:val="center"/>
                              <w:hideMark/>
                              <w:tcPrChange w:id="550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5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51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5513" w:author="Maino Vieytes, Christian (NIH/NIA/IRP) [F]" w:date="2023-11-16T09:36:00Z">
                                    <w:rPr>
                                      <w:rFonts w:ascii="Times New Roman" w:hAnsi="Times New Roman" w:cs="Times New Roman"/>
                                      <w:sz w:val="20"/>
                                      <w:szCs w:val="20"/>
                                    </w:rPr>
                                  </w:rPrChange>
                                </w:rPr>
                              </w:pPr>
                              <w:ins w:id="5514" w:author="Maino Vieytes, Christian (NIH/NIA/IRP) [F]" w:date="2023-11-16T09:36:00Z">
                                <w:r w:rsidRPr="0049435F">
                                  <w:rPr>
                                    <w:rFonts w:ascii="Times New Roman" w:hAnsi="Times New Roman" w:cs="Times New Roman"/>
                                    <w:color w:val="000000"/>
                                    <w:sz w:val="18"/>
                                    <w:szCs w:val="18"/>
                                    <w:rPrChange w:id="5515" w:author="Maino Vieytes, Christian (NIH/NIA/IRP) [F]" w:date="2023-11-16T09:36:00Z">
                                      <w:rPr>
                                        <w:rFonts w:ascii="Calibri" w:hAnsi="Calibri" w:cs="Calibri"/>
                                        <w:color w:val="000000"/>
                                      </w:rPr>
                                    </w:rPrChange>
                                  </w:rPr>
                                  <w:t>1745</w:t>
                                </w:r>
                              </w:ins>
                              <w:del w:id="5516" w:author="Maino Vieytes, Christian (NIH/NIA/IRP) [F]" w:date="2023-11-15T15:54:00Z">
                                <w:r w:rsidRPr="0049435F" w:rsidDel="00A12FDA">
                                  <w:rPr>
                                    <w:rFonts w:ascii="Times New Roman" w:hAnsi="Times New Roman" w:cs="Times New Roman"/>
                                    <w:sz w:val="18"/>
                                    <w:szCs w:val="18"/>
                                    <w:rPrChange w:id="551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1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5519" w:author="Maino Vieytes, Christian (NIH/NIA/IRP) [F]" w:date="2023-11-16T09:36:00Z">
                                    <w:rPr>
                                      <w:rFonts w:ascii="Times New Roman" w:hAnsi="Times New Roman" w:cs="Times New Roman"/>
                                      <w:sz w:val="20"/>
                                      <w:szCs w:val="20"/>
                                    </w:rPr>
                                  </w:rPrChange>
                                </w:rPr>
                              </w:pPr>
                              <w:ins w:id="5520" w:author="Maino Vieytes, Christian (NIH/NIA/IRP) [F]" w:date="2023-11-16T09:36:00Z">
                                <w:r w:rsidRPr="0049435F">
                                  <w:rPr>
                                    <w:rFonts w:ascii="Times New Roman" w:hAnsi="Times New Roman" w:cs="Times New Roman"/>
                                    <w:color w:val="000000"/>
                                    <w:sz w:val="18"/>
                                    <w:szCs w:val="18"/>
                                    <w:rPrChange w:id="5521" w:author="Maino Vieytes, Christian (NIH/NIA/IRP) [F]" w:date="2023-11-16T09:36:00Z">
                                      <w:rPr>
                                        <w:rFonts w:ascii="Calibri" w:hAnsi="Calibri" w:cs="Calibri"/>
                                        <w:color w:val="000000"/>
                                      </w:rPr>
                                    </w:rPrChange>
                                  </w:rPr>
                                  <w:t>1.00</w:t>
                                </w:r>
                              </w:ins>
                              <w:del w:id="5522" w:author="Maino Vieytes, Christian (NIH/NIA/IRP) [F]" w:date="2023-11-15T15:54:00Z">
                                <w:r w:rsidRPr="0049435F" w:rsidDel="00A12FDA">
                                  <w:rPr>
                                    <w:rFonts w:ascii="Times New Roman" w:hAnsi="Times New Roman" w:cs="Times New Roman"/>
                                    <w:sz w:val="18"/>
                                    <w:szCs w:val="18"/>
                                    <w:rPrChange w:id="552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2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5525" w:author="Maino Vieytes, Christian (NIH/NIA/IRP) [F]" w:date="2023-11-16T09:38:00Z">
                                    <w:rPr>
                                      <w:rFonts w:ascii="Times New Roman" w:hAnsi="Times New Roman" w:cs="Times New Roman"/>
                                      <w:sz w:val="20"/>
                                      <w:szCs w:val="20"/>
                                    </w:rPr>
                                  </w:rPrChange>
                                </w:rPr>
                              </w:pPr>
                              <w:ins w:id="5526" w:author="Maino Vieytes, Christian (NIH/NIA/IRP) [F]" w:date="2023-11-16T09:38:00Z">
                                <w:r w:rsidRPr="0049435F">
                                  <w:rPr>
                                    <w:rFonts w:ascii="Times New Roman" w:hAnsi="Times New Roman" w:cs="Times New Roman"/>
                                    <w:color w:val="000000"/>
                                    <w:sz w:val="18"/>
                                    <w:szCs w:val="18"/>
                                    <w:rPrChange w:id="552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52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529" w:author="Maino Vieytes, Christian (NIH/NIA/IRP) [F]" w:date="2023-11-16T09:38:00Z">
                                      <w:rPr>
                                        <w:rFonts w:ascii="Calibri" w:hAnsi="Calibri" w:cs="Calibri"/>
                                        <w:color w:val="000000"/>
                                      </w:rPr>
                                    </w:rPrChange>
                                  </w:rPr>
                                  <w:t>*</w:t>
                                </w:r>
                              </w:ins>
                              <w:del w:id="5530" w:author="Maino Vieytes, Christian (NIH/NIA/IRP) [F]" w:date="2023-11-15T15:54:00Z">
                                <w:r w:rsidRPr="0049435F" w:rsidDel="00A12FDA">
                                  <w:rPr>
                                    <w:rFonts w:ascii="Times New Roman" w:hAnsi="Times New Roman" w:cs="Times New Roman"/>
                                    <w:sz w:val="18"/>
                                    <w:szCs w:val="18"/>
                                    <w:rPrChange w:id="553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553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5533" w:author="Maino Vieytes, Christian (NIH/NIA/IRP) [F]" w:date="2023-11-16T09:38:00Z">
                                    <w:rPr>
                                      <w:rFonts w:ascii="Times New Roman" w:hAnsi="Times New Roman" w:cs="Times New Roman"/>
                                      <w:sz w:val="20"/>
                                      <w:szCs w:val="20"/>
                                    </w:rPr>
                                  </w:rPrChange>
                                </w:rPr>
                              </w:pPr>
                              <w:ins w:id="5534" w:author="Maino Vieytes, Christian (NIH/NIA/IRP) [F]" w:date="2023-11-16T09:38:00Z">
                                <w:r w:rsidRPr="0049435F">
                                  <w:rPr>
                                    <w:rFonts w:ascii="Times New Roman" w:hAnsi="Times New Roman" w:cs="Times New Roman"/>
                                    <w:color w:val="000000"/>
                                    <w:sz w:val="18"/>
                                    <w:szCs w:val="18"/>
                                    <w:rPrChange w:id="553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53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537" w:author="Maino Vieytes, Christian (NIH/NIA/IRP) [F]" w:date="2023-11-16T09:38:00Z">
                                      <w:rPr>
                                        <w:rFonts w:ascii="Calibri" w:hAnsi="Calibri" w:cs="Calibri"/>
                                        <w:color w:val="000000"/>
                                      </w:rPr>
                                    </w:rPrChange>
                                  </w:rPr>
                                  <w:t>*</w:t>
                                </w:r>
                              </w:ins>
                              <w:del w:id="5538" w:author="Maino Vieytes, Christian (NIH/NIA/IRP) [F]" w:date="2023-11-15T15:54:00Z">
                                <w:r w:rsidRPr="0049435F" w:rsidDel="00A12FDA">
                                  <w:rPr>
                                    <w:rFonts w:ascii="Times New Roman" w:hAnsi="Times New Roman" w:cs="Times New Roman"/>
                                    <w:sz w:val="18"/>
                                    <w:szCs w:val="18"/>
                                    <w:rPrChange w:id="553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554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5541" w:author="Maino Vieytes, Christian (NIH/NIA/IRP) [F]" w:date="2023-11-16T09:38:00Z">
                                    <w:rPr>
                                      <w:rFonts w:ascii="Times New Roman" w:hAnsi="Times New Roman" w:cs="Times New Roman"/>
                                      <w:sz w:val="20"/>
                                      <w:szCs w:val="20"/>
                                    </w:rPr>
                                  </w:rPrChange>
                                </w:rPr>
                              </w:pPr>
                              <w:ins w:id="5542" w:author="Maino Vieytes, Christian (NIH/NIA/IRP) [F]" w:date="2023-11-16T09:38:00Z">
                                <w:r w:rsidRPr="0049435F">
                                  <w:rPr>
                                    <w:rFonts w:ascii="Times New Roman" w:hAnsi="Times New Roman" w:cs="Times New Roman"/>
                                    <w:color w:val="000000"/>
                                    <w:sz w:val="18"/>
                                    <w:szCs w:val="18"/>
                                    <w:rPrChange w:id="554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54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545" w:author="Maino Vieytes, Christian (NIH/NIA/IRP) [F]" w:date="2023-11-16T09:38:00Z">
                                      <w:rPr>
                                        <w:rFonts w:ascii="Calibri" w:hAnsi="Calibri" w:cs="Calibri"/>
                                        <w:color w:val="000000"/>
                                      </w:rPr>
                                    </w:rPrChange>
                                  </w:rPr>
                                  <w:t>*</w:t>
                                </w:r>
                              </w:ins>
                              <w:del w:id="5546" w:author="Maino Vieytes, Christian (NIH/NIA/IRP) [F]" w:date="2023-11-15T15:54:00Z">
                                <w:r w:rsidRPr="0049435F" w:rsidDel="00A12FDA">
                                  <w:rPr>
                                    <w:rFonts w:ascii="Times New Roman" w:hAnsi="Times New Roman" w:cs="Times New Roman"/>
                                    <w:sz w:val="18"/>
                                    <w:szCs w:val="18"/>
                                    <w:rPrChange w:id="554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554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5549" w:author="Maino Vieytes, Christian (NIH/NIA/IRP) [F]" w:date="2023-11-16T09:38:00Z">
                                    <w:rPr>
                                      <w:rFonts w:ascii="Times New Roman" w:hAnsi="Times New Roman" w:cs="Times New Roman"/>
                                      <w:sz w:val="20"/>
                                      <w:szCs w:val="20"/>
                                    </w:rPr>
                                  </w:rPrChange>
                                </w:rPr>
                              </w:pPr>
                              <w:ins w:id="5550" w:author="Maino Vieytes, Christian (NIH/NIA/IRP) [F]" w:date="2023-11-16T09:38:00Z">
                                <w:r w:rsidRPr="0049435F">
                                  <w:rPr>
                                    <w:rFonts w:ascii="Times New Roman" w:hAnsi="Times New Roman" w:cs="Times New Roman"/>
                                    <w:color w:val="000000"/>
                                    <w:sz w:val="18"/>
                                    <w:szCs w:val="18"/>
                                    <w:rPrChange w:id="555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552" w:author="Maino Vieytes, Christian (NIH/NIA/IRP) [F]" w:date="2023-11-16T09:38:00Z">
                                      <w:rPr>
                                        <w:rFonts w:ascii="Calibri" w:hAnsi="Calibri" w:cs="Calibri"/>
                                        <w:color w:val="000000"/>
                                      </w:rPr>
                                    </w:rPrChange>
                                  </w:rPr>
                                  <w:t>35)*</w:t>
                                </w:r>
                              </w:ins>
                              <w:proofErr w:type="gramEnd"/>
                              <w:del w:id="5553" w:author="Maino Vieytes, Christian (NIH/NIA/IRP) [F]" w:date="2023-11-15T15:54:00Z">
                                <w:r w:rsidRPr="0049435F" w:rsidDel="00A12FDA">
                                  <w:rPr>
                                    <w:rFonts w:ascii="Times New Roman" w:hAnsi="Times New Roman" w:cs="Times New Roman"/>
                                    <w:sz w:val="18"/>
                                    <w:szCs w:val="18"/>
                                    <w:rPrChange w:id="555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555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5556" w:author="Maino Vieytes, Christian (NIH/NIA/IRP) [F]" w:date="2023-11-16T09:38:00Z">
                                    <w:rPr>
                                      <w:rFonts w:ascii="Times New Roman" w:hAnsi="Times New Roman" w:cs="Times New Roman"/>
                                      <w:sz w:val="20"/>
                                      <w:szCs w:val="20"/>
                                    </w:rPr>
                                  </w:rPrChange>
                                </w:rPr>
                              </w:pPr>
                              <w:ins w:id="5557" w:author="Maino Vieytes, Christian (NIH/NIA/IRP) [F]" w:date="2023-11-16T09:38:00Z">
                                <w:r w:rsidRPr="0049435F">
                                  <w:rPr>
                                    <w:rFonts w:ascii="Times New Roman" w:hAnsi="Times New Roman" w:cs="Times New Roman"/>
                                    <w:color w:val="000000"/>
                                    <w:sz w:val="18"/>
                                    <w:szCs w:val="18"/>
                                    <w:rPrChange w:id="5558" w:author="Maino Vieytes, Christian (NIH/NIA/IRP) [F]" w:date="2023-11-16T09:38:00Z">
                                      <w:rPr>
                                        <w:rFonts w:ascii="Calibri" w:hAnsi="Calibri" w:cs="Calibri"/>
                                        <w:color w:val="000000"/>
                                      </w:rPr>
                                    </w:rPrChange>
                                  </w:rPr>
                                  <w:t>&lt; 0.01**</w:t>
                                </w:r>
                              </w:ins>
                              <w:del w:id="5559" w:author="Maino Vieytes, Christian (NIH/NIA/IRP) [F]" w:date="2023-11-15T15:54:00Z">
                                <w:r w:rsidRPr="0049435F" w:rsidDel="00A12FDA">
                                  <w:rPr>
                                    <w:rFonts w:ascii="Times New Roman" w:hAnsi="Times New Roman" w:cs="Times New Roman"/>
                                    <w:sz w:val="18"/>
                                    <w:szCs w:val="18"/>
                                    <w:rPrChange w:id="556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556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5562" w:author="Maino Vieytes, Christian (NIH/NIA/IRP) [F]" w:date="2023-11-16T09:38:00Z">
                                    <w:rPr>
                                      <w:rFonts w:ascii="Times New Roman" w:hAnsi="Times New Roman" w:cs="Times New Roman"/>
                                      <w:sz w:val="20"/>
                                      <w:szCs w:val="20"/>
                                    </w:rPr>
                                  </w:rPrChange>
                                </w:rPr>
                              </w:pPr>
                              <w:ins w:id="5563" w:author="Maino Vieytes, Christian (NIH/NIA/IRP) [F]" w:date="2023-11-16T09:38:00Z">
                                <w:r w:rsidRPr="0049435F">
                                  <w:rPr>
                                    <w:rFonts w:ascii="Times New Roman" w:hAnsi="Times New Roman" w:cs="Times New Roman"/>
                                    <w:color w:val="000000"/>
                                    <w:sz w:val="18"/>
                                    <w:szCs w:val="18"/>
                                    <w:rPrChange w:id="556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565" w:author="Maino Vieytes, Christian (NIH/NIA/IRP) [F]" w:date="2023-11-16T09:38:00Z">
                                      <w:rPr>
                                        <w:rFonts w:ascii="Calibri" w:hAnsi="Calibri" w:cs="Calibri"/>
                                        <w:color w:val="000000"/>
                                      </w:rPr>
                                    </w:rPrChange>
                                  </w:rPr>
                                  <w:t>31)*</w:t>
                                </w:r>
                              </w:ins>
                              <w:proofErr w:type="gramEnd"/>
                              <w:del w:id="5566" w:author="Maino Vieytes, Christian (NIH/NIA/IRP) [F]" w:date="2023-11-15T15:54:00Z">
                                <w:r w:rsidRPr="0049435F" w:rsidDel="00A12FDA">
                                  <w:rPr>
                                    <w:rFonts w:ascii="Times New Roman" w:hAnsi="Times New Roman" w:cs="Times New Roman"/>
                                    <w:sz w:val="18"/>
                                    <w:szCs w:val="18"/>
                                    <w:rPrChange w:id="556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556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5569" w:author="Maino Vieytes, Christian (NIH/NIA/IRP) [F]" w:date="2023-11-16T09:38:00Z">
                                    <w:rPr>
                                      <w:rFonts w:ascii="Times New Roman" w:hAnsi="Times New Roman" w:cs="Times New Roman"/>
                                      <w:sz w:val="20"/>
                                      <w:szCs w:val="20"/>
                                    </w:rPr>
                                  </w:rPrChange>
                                </w:rPr>
                              </w:pPr>
                              <w:ins w:id="5570" w:author="Maino Vieytes, Christian (NIH/NIA/IRP) [F]" w:date="2023-11-16T09:38:00Z">
                                <w:r w:rsidRPr="0049435F">
                                  <w:rPr>
                                    <w:rFonts w:ascii="Times New Roman" w:hAnsi="Times New Roman" w:cs="Times New Roman"/>
                                    <w:color w:val="000000"/>
                                    <w:sz w:val="18"/>
                                    <w:szCs w:val="18"/>
                                    <w:rPrChange w:id="5571" w:author="Maino Vieytes, Christian (NIH/NIA/IRP) [F]" w:date="2023-11-16T09:38:00Z">
                                      <w:rPr>
                                        <w:rFonts w:ascii="Calibri" w:hAnsi="Calibri" w:cs="Calibri"/>
                                        <w:color w:val="000000"/>
                                      </w:rPr>
                                    </w:rPrChange>
                                  </w:rPr>
                                  <w:t>&lt; 0.01**</w:t>
                                </w:r>
                              </w:ins>
                              <w:del w:id="5572" w:author="Maino Vieytes, Christian (NIH/NIA/IRP) [F]" w:date="2023-11-15T15:54:00Z">
                                <w:r w:rsidRPr="0049435F" w:rsidDel="00A12FDA">
                                  <w:rPr>
                                    <w:rFonts w:ascii="Times New Roman" w:hAnsi="Times New Roman" w:cs="Times New Roman"/>
                                    <w:color w:val="000000"/>
                                    <w:sz w:val="18"/>
                                    <w:szCs w:val="18"/>
                                    <w:rPrChange w:id="557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5574" w:author="Maino Vieytes, Christian (NIH/NIA/IRP) [F]" w:date="2023-11-16T09:39:00Z">
                              <w:tblPrEx>
                                <w:tblW w:w="15091" w:type="dxa"/>
                              </w:tblPrEx>
                            </w:tblPrExChange>
                          </w:tblPrEx>
                          <w:trPr>
                            <w:trHeight w:val="320"/>
                            <w:trPrChange w:id="5575" w:author="Maino Vieytes, Christian (NIH/NIA/IRP) [F]" w:date="2023-11-16T09:39:00Z">
                              <w:trPr>
                                <w:gridAfter w:val="0"/>
                                <w:trHeight w:val="320"/>
                              </w:trPr>
                            </w:trPrChange>
                          </w:trPr>
                          <w:tc>
                            <w:tcPr>
                              <w:tcW w:w="2317" w:type="dxa"/>
                              <w:noWrap/>
                              <w:vAlign w:val="center"/>
                              <w:hideMark/>
                              <w:tcPrChange w:id="557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557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557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5579" w:author="Maino Vieytes, Christian (NIH/NIA/IRP) [F]" w:date="2023-11-16T09:36:00Z">
                                    <w:rPr>
                                      <w:rFonts w:ascii="Times New Roman" w:hAnsi="Times New Roman" w:cs="Times New Roman"/>
                                      <w:sz w:val="20"/>
                                      <w:szCs w:val="20"/>
                                    </w:rPr>
                                  </w:rPrChange>
                                </w:rPr>
                              </w:pPr>
                              <w:ins w:id="5580" w:author="Maino Vieytes, Christian (NIH/NIA/IRP) [F]" w:date="2023-11-16T09:36:00Z">
                                <w:r w:rsidRPr="0049435F">
                                  <w:rPr>
                                    <w:rFonts w:ascii="Times New Roman" w:hAnsi="Times New Roman" w:cs="Times New Roman"/>
                                    <w:color w:val="000000"/>
                                    <w:sz w:val="18"/>
                                    <w:szCs w:val="18"/>
                                    <w:rPrChange w:id="5581" w:author="Maino Vieytes, Christian (NIH/NIA/IRP) [F]" w:date="2023-11-16T09:36:00Z">
                                      <w:rPr>
                                        <w:rFonts w:ascii="Calibri" w:hAnsi="Calibri" w:cs="Calibri"/>
                                        <w:color w:val="000000"/>
                                      </w:rPr>
                                    </w:rPrChange>
                                  </w:rPr>
                                  <w:t>1745</w:t>
                                </w:r>
                              </w:ins>
                              <w:del w:id="5582" w:author="Maino Vieytes, Christian (NIH/NIA/IRP) [F]" w:date="2023-11-15T15:54:00Z">
                                <w:r w:rsidRPr="0049435F" w:rsidDel="00A12FDA">
                                  <w:rPr>
                                    <w:rFonts w:ascii="Times New Roman" w:hAnsi="Times New Roman" w:cs="Times New Roman"/>
                                    <w:sz w:val="18"/>
                                    <w:szCs w:val="18"/>
                                    <w:rPrChange w:id="558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8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5585" w:author="Maino Vieytes, Christian (NIH/NIA/IRP) [F]" w:date="2023-11-16T09:36:00Z">
                                    <w:rPr>
                                      <w:rFonts w:ascii="Times New Roman" w:hAnsi="Times New Roman" w:cs="Times New Roman"/>
                                      <w:sz w:val="20"/>
                                      <w:szCs w:val="20"/>
                                    </w:rPr>
                                  </w:rPrChange>
                                </w:rPr>
                              </w:pPr>
                              <w:ins w:id="5586" w:author="Maino Vieytes, Christian (NIH/NIA/IRP) [F]" w:date="2023-11-16T09:36:00Z">
                                <w:r w:rsidRPr="0049435F">
                                  <w:rPr>
                                    <w:rFonts w:ascii="Times New Roman" w:hAnsi="Times New Roman" w:cs="Times New Roman"/>
                                    <w:color w:val="000000"/>
                                    <w:sz w:val="18"/>
                                    <w:szCs w:val="18"/>
                                    <w:rPrChange w:id="5587" w:author="Maino Vieytes, Christian (NIH/NIA/IRP) [F]" w:date="2023-11-16T09:36:00Z">
                                      <w:rPr>
                                        <w:rFonts w:ascii="Calibri" w:hAnsi="Calibri" w:cs="Calibri"/>
                                        <w:color w:val="000000"/>
                                      </w:rPr>
                                    </w:rPrChange>
                                  </w:rPr>
                                  <w:t>1.00</w:t>
                                </w:r>
                              </w:ins>
                              <w:del w:id="5588" w:author="Maino Vieytes, Christian (NIH/NIA/IRP) [F]" w:date="2023-11-15T15:54:00Z">
                                <w:r w:rsidRPr="0049435F" w:rsidDel="00A12FDA">
                                  <w:rPr>
                                    <w:rFonts w:ascii="Times New Roman" w:hAnsi="Times New Roman" w:cs="Times New Roman"/>
                                    <w:sz w:val="18"/>
                                    <w:szCs w:val="18"/>
                                    <w:rPrChange w:id="558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9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5591" w:author="Maino Vieytes, Christian (NIH/NIA/IRP) [F]" w:date="2023-11-16T09:38:00Z">
                                    <w:rPr>
                                      <w:rFonts w:ascii="Times New Roman" w:hAnsi="Times New Roman" w:cs="Times New Roman"/>
                                      <w:sz w:val="20"/>
                                      <w:szCs w:val="20"/>
                                    </w:rPr>
                                  </w:rPrChange>
                                </w:rPr>
                              </w:pPr>
                              <w:ins w:id="5592" w:author="Maino Vieytes, Christian (NIH/NIA/IRP) [F]" w:date="2023-11-16T09:38:00Z">
                                <w:r w:rsidRPr="0049435F">
                                  <w:rPr>
                                    <w:rFonts w:ascii="Times New Roman" w:hAnsi="Times New Roman" w:cs="Times New Roman"/>
                                    <w:color w:val="000000"/>
                                    <w:sz w:val="18"/>
                                    <w:szCs w:val="18"/>
                                    <w:rPrChange w:id="5593" w:author="Maino Vieytes, Christian (NIH/NIA/IRP) [F]" w:date="2023-11-16T09:38:00Z">
                                      <w:rPr>
                                        <w:rFonts w:ascii="Calibri" w:hAnsi="Calibri" w:cs="Calibri"/>
                                        <w:color w:val="000000"/>
                                      </w:rPr>
                                    </w:rPrChange>
                                  </w:rPr>
                                  <w:t>0.98 (0.68-1.42)</w:t>
                                </w:r>
                              </w:ins>
                              <w:del w:id="5594" w:author="Maino Vieytes, Christian (NIH/NIA/IRP) [F]" w:date="2023-11-15T15:54:00Z">
                                <w:r w:rsidRPr="0049435F" w:rsidDel="00A12FDA">
                                  <w:rPr>
                                    <w:rFonts w:ascii="Times New Roman" w:hAnsi="Times New Roman" w:cs="Times New Roman"/>
                                    <w:sz w:val="18"/>
                                    <w:szCs w:val="18"/>
                                    <w:rPrChange w:id="559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559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5597" w:author="Maino Vieytes, Christian (NIH/NIA/IRP) [F]" w:date="2023-11-16T09:38:00Z">
                                    <w:rPr>
                                      <w:rFonts w:ascii="Times New Roman" w:hAnsi="Times New Roman" w:cs="Times New Roman"/>
                                      <w:sz w:val="20"/>
                                      <w:szCs w:val="20"/>
                                    </w:rPr>
                                  </w:rPrChange>
                                </w:rPr>
                              </w:pPr>
                              <w:ins w:id="5598" w:author="Maino Vieytes, Christian (NIH/NIA/IRP) [F]" w:date="2023-11-16T09:38:00Z">
                                <w:r w:rsidRPr="0049435F">
                                  <w:rPr>
                                    <w:rFonts w:ascii="Times New Roman" w:hAnsi="Times New Roman" w:cs="Times New Roman"/>
                                    <w:color w:val="000000"/>
                                    <w:sz w:val="18"/>
                                    <w:szCs w:val="18"/>
                                    <w:rPrChange w:id="5599" w:author="Maino Vieytes, Christian (NIH/NIA/IRP) [F]" w:date="2023-11-16T09:38:00Z">
                                      <w:rPr>
                                        <w:rFonts w:ascii="Calibri" w:hAnsi="Calibri" w:cs="Calibri"/>
                                        <w:color w:val="000000"/>
                                      </w:rPr>
                                    </w:rPrChange>
                                  </w:rPr>
                                  <w:t>0.72 (0.47-1.10)</w:t>
                                </w:r>
                              </w:ins>
                              <w:del w:id="5600" w:author="Maino Vieytes, Christian (NIH/NIA/IRP) [F]" w:date="2023-11-15T15:54:00Z">
                                <w:r w:rsidRPr="0049435F" w:rsidDel="00A12FDA">
                                  <w:rPr>
                                    <w:rFonts w:ascii="Times New Roman" w:hAnsi="Times New Roman" w:cs="Times New Roman"/>
                                    <w:sz w:val="18"/>
                                    <w:szCs w:val="18"/>
                                    <w:rPrChange w:id="560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560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5603" w:author="Maino Vieytes, Christian (NIH/NIA/IRP) [F]" w:date="2023-11-16T09:38:00Z">
                                    <w:rPr>
                                      <w:rFonts w:ascii="Times New Roman" w:hAnsi="Times New Roman" w:cs="Times New Roman"/>
                                      <w:sz w:val="20"/>
                                      <w:szCs w:val="20"/>
                                    </w:rPr>
                                  </w:rPrChange>
                                </w:rPr>
                              </w:pPr>
                              <w:ins w:id="5604" w:author="Maino Vieytes, Christian (NIH/NIA/IRP) [F]" w:date="2023-11-16T09:38:00Z">
                                <w:r w:rsidRPr="0049435F">
                                  <w:rPr>
                                    <w:rFonts w:ascii="Times New Roman" w:hAnsi="Times New Roman" w:cs="Times New Roman"/>
                                    <w:color w:val="000000"/>
                                    <w:sz w:val="18"/>
                                    <w:szCs w:val="18"/>
                                    <w:rPrChange w:id="5605" w:author="Maino Vieytes, Christian (NIH/NIA/IRP) [F]" w:date="2023-11-16T09:38:00Z">
                                      <w:rPr>
                                        <w:rFonts w:ascii="Calibri" w:hAnsi="Calibri" w:cs="Calibri"/>
                                        <w:color w:val="000000"/>
                                      </w:rPr>
                                    </w:rPrChange>
                                  </w:rPr>
                                  <w:t>0.83 (0.53-1.32)</w:t>
                                </w:r>
                              </w:ins>
                              <w:del w:id="5606" w:author="Maino Vieytes, Christian (NIH/NIA/IRP) [F]" w:date="2023-11-15T15:54:00Z">
                                <w:r w:rsidRPr="0049435F" w:rsidDel="00A12FDA">
                                  <w:rPr>
                                    <w:rFonts w:ascii="Times New Roman" w:hAnsi="Times New Roman" w:cs="Times New Roman"/>
                                    <w:sz w:val="18"/>
                                    <w:szCs w:val="18"/>
                                    <w:rPrChange w:id="560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560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5609" w:author="Maino Vieytes, Christian (NIH/NIA/IRP) [F]" w:date="2023-11-16T09:38:00Z">
                                    <w:rPr>
                                      <w:rFonts w:ascii="Times New Roman" w:hAnsi="Times New Roman" w:cs="Times New Roman"/>
                                      <w:sz w:val="20"/>
                                      <w:szCs w:val="20"/>
                                    </w:rPr>
                                  </w:rPrChange>
                                </w:rPr>
                              </w:pPr>
                              <w:ins w:id="5610" w:author="Maino Vieytes, Christian (NIH/NIA/IRP) [F]" w:date="2023-11-16T09:38:00Z">
                                <w:r w:rsidRPr="0049435F">
                                  <w:rPr>
                                    <w:rFonts w:ascii="Times New Roman" w:hAnsi="Times New Roman" w:cs="Times New Roman"/>
                                    <w:color w:val="000000"/>
                                    <w:sz w:val="18"/>
                                    <w:szCs w:val="18"/>
                                    <w:rPrChange w:id="5611" w:author="Maino Vieytes, Christian (NIH/NIA/IRP) [F]" w:date="2023-11-16T09:38:00Z">
                                      <w:rPr>
                                        <w:rFonts w:ascii="Calibri" w:hAnsi="Calibri" w:cs="Calibri"/>
                                        <w:color w:val="000000"/>
                                      </w:rPr>
                                    </w:rPrChange>
                                  </w:rPr>
                                  <w:t>0.80 (0.52-1.22)</w:t>
                                </w:r>
                              </w:ins>
                              <w:del w:id="5612" w:author="Maino Vieytes, Christian (NIH/NIA/IRP) [F]" w:date="2023-11-15T15:54:00Z">
                                <w:r w:rsidRPr="0049435F" w:rsidDel="00A12FDA">
                                  <w:rPr>
                                    <w:rFonts w:ascii="Times New Roman" w:hAnsi="Times New Roman" w:cs="Times New Roman"/>
                                    <w:sz w:val="18"/>
                                    <w:szCs w:val="18"/>
                                    <w:rPrChange w:id="561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561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5615" w:author="Maino Vieytes, Christian (NIH/NIA/IRP) [F]" w:date="2023-11-16T09:38:00Z">
                                    <w:rPr>
                                      <w:rFonts w:ascii="Times New Roman" w:hAnsi="Times New Roman" w:cs="Times New Roman"/>
                                      <w:sz w:val="20"/>
                                      <w:szCs w:val="20"/>
                                    </w:rPr>
                                  </w:rPrChange>
                                </w:rPr>
                              </w:pPr>
                              <w:ins w:id="5616" w:author="Maino Vieytes, Christian (NIH/NIA/IRP) [F]" w:date="2023-11-16T09:38:00Z">
                                <w:r w:rsidRPr="0049435F">
                                  <w:rPr>
                                    <w:rFonts w:ascii="Times New Roman" w:hAnsi="Times New Roman" w:cs="Times New Roman"/>
                                    <w:color w:val="000000"/>
                                    <w:sz w:val="18"/>
                                    <w:szCs w:val="18"/>
                                    <w:rPrChange w:id="5617" w:author="Maino Vieytes, Christian (NIH/NIA/IRP) [F]" w:date="2023-11-16T09:38:00Z">
                                      <w:rPr>
                                        <w:rFonts w:ascii="Calibri" w:hAnsi="Calibri" w:cs="Calibri"/>
                                        <w:color w:val="000000"/>
                                      </w:rPr>
                                    </w:rPrChange>
                                  </w:rPr>
                                  <w:t>0.22</w:t>
                                </w:r>
                              </w:ins>
                              <w:del w:id="5618" w:author="Maino Vieytes, Christian (NIH/NIA/IRP) [F]" w:date="2023-11-15T15:54:00Z">
                                <w:r w:rsidRPr="0049435F" w:rsidDel="00A12FDA">
                                  <w:rPr>
                                    <w:rFonts w:ascii="Times New Roman" w:hAnsi="Times New Roman" w:cs="Times New Roman"/>
                                    <w:sz w:val="18"/>
                                    <w:szCs w:val="18"/>
                                    <w:rPrChange w:id="561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562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5621" w:author="Maino Vieytes, Christian (NIH/NIA/IRP) [F]" w:date="2023-11-16T09:38:00Z">
                                    <w:rPr>
                                      <w:rFonts w:ascii="Times New Roman" w:hAnsi="Times New Roman" w:cs="Times New Roman"/>
                                      <w:sz w:val="20"/>
                                      <w:szCs w:val="20"/>
                                    </w:rPr>
                                  </w:rPrChange>
                                </w:rPr>
                              </w:pPr>
                              <w:ins w:id="5622" w:author="Maino Vieytes, Christian (NIH/NIA/IRP) [F]" w:date="2023-11-16T09:38:00Z">
                                <w:r w:rsidRPr="0049435F">
                                  <w:rPr>
                                    <w:rFonts w:ascii="Times New Roman" w:hAnsi="Times New Roman" w:cs="Times New Roman"/>
                                    <w:color w:val="000000"/>
                                    <w:sz w:val="18"/>
                                    <w:szCs w:val="18"/>
                                    <w:rPrChange w:id="5623" w:author="Maino Vieytes, Christian (NIH/NIA/IRP) [F]" w:date="2023-11-16T09:38:00Z">
                                      <w:rPr>
                                        <w:rFonts w:ascii="Calibri" w:hAnsi="Calibri" w:cs="Calibri"/>
                                        <w:color w:val="000000"/>
                                      </w:rPr>
                                    </w:rPrChange>
                                  </w:rPr>
                                  <w:t>0.88 (0.75-1.02)</w:t>
                                </w:r>
                              </w:ins>
                              <w:del w:id="5624" w:author="Maino Vieytes, Christian (NIH/NIA/IRP) [F]" w:date="2023-11-15T15:54:00Z">
                                <w:r w:rsidRPr="0049435F" w:rsidDel="00A12FDA">
                                  <w:rPr>
                                    <w:rFonts w:ascii="Times New Roman" w:hAnsi="Times New Roman" w:cs="Times New Roman"/>
                                    <w:sz w:val="18"/>
                                    <w:szCs w:val="18"/>
                                    <w:rPrChange w:id="562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562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5627" w:author="Maino Vieytes, Christian (NIH/NIA/IRP) [F]" w:date="2023-11-16T09:38:00Z">
                                    <w:rPr>
                                      <w:rFonts w:ascii="Times New Roman" w:hAnsi="Times New Roman" w:cs="Times New Roman"/>
                                      <w:sz w:val="20"/>
                                      <w:szCs w:val="20"/>
                                    </w:rPr>
                                  </w:rPrChange>
                                </w:rPr>
                              </w:pPr>
                              <w:ins w:id="5628" w:author="Maino Vieytes, Christian (NIH/NIA/IRP) [F]" w:date="2023-11-16T09:38:00Z">
                                <w:r w:rsidRPr="0049435F">
                                  <w:rPr>
                                    <w:rFonts w:ascii="Times New Roman" w:hAnsi="Times New Roman" w:cs="Times New Roman"/>
                                    <w:color w:val="000000"/>
                                    <w:sz w:val="18"/>
                                    <w:szCs w:val="18"/>
                                    <w:rPrChange w:id="5629" w:author="Maino Vieytes, Christian (NIH/NIA/IRP) [F]" w:date="2023-11-16T09:38:00Z">
                                      <w:rPr>
                                        <w:rFonts w:ascii="Calibri" w:hAnsi="Calibri" w:cs="Calibri"/>
                                        <w:color w:val="000000"/>
                                      </w:rPr>
                                    </w:rPrChange>
                                  </w:rPr>
                                  <w:t>0.42</w:t>
                                </w:r>
                              </w:ins>
                              <w:del w:id="5630" w:author="Maino Vieytes, Christian (NIH/NIA/IRP) [F]" w:date="2023-11-15T15:54:00Z">
                                <w:r w:rsidRPr="0049435F" w:rsidDel="00A12FDA">
                                  <w:rPr>
                                    <w:rFonts w:ascii="Times New Roman" w:hAnsi="Times New Roman" w:cs="Times New Roman"/>
                                    <w:color w:val="000000"/>
                                    <w:sz w:val="18"/>
                                    <w:szCs w:val="18"/>
                                    <w:rPrChange w:id="563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5632" w:author="Maino Vieytes, Christian (NIH/NIA/IRP) [F]" w:date="2023-11-16T09:39:00Z">
                              <w:tblPrEx>
                                <w:tblW w:w="15011" w:type="dxa"/>
                              </w:tblPrEx>
                            </w:tblPrExChange>
                          </w:tblPrEx>
                          <w:trPr>
                            <w:trHeight w:val="320"/>
                            <w:trPrChange w:id="5633" w:author="Maino Vieytes, Christian (NIH/NIA/IRP) [F]" w:date="2023-11-16T09:39:00Z">
                              <w:trPr>
                                <w:gridAfter w:val="0"/>
                                <w:trHeight w:val="320"/>
                              </w:trPr>
                            </w:trPrChange>
                          </w:trPr>
                          <w:tc>
                            <w:tcPr>
                              <w:tcW w:w="2317" w:type="dxa"/>
                              <w:noWrap/>
                              <w:vAlign w:val="center"/>
                              <w:tcPrChange w:id="563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56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63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63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63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5639" w:author="Maino Vieytes, Christian (NIH/NIA/IRP) [F]" w:date="2023-11-16T09:36:00Z">
                                    <w:rPr>
                                      <w:rFonts w:ascii="Times New Roman" w:hAnsi="Times New Roman" w:cs="Times New Roman"/>
                                      <w:sz w:val="20"/>
                                      <w:szCs w:val="20"/>
                                    </w:rPr>
                                  </w:rPrChange>
                                </w:rPr>
                              </w:pPr>
                              <w:ins w:id="5640" w:author="Maino Vieytes, Christian (NIH/NIA/IRP) [F]" w:date="2023-11-16T09:36:00Z">
                                <w:r w:rsidRPr="0049435F">
                                  <w:rPr>
                                    <w:rFonts w:ascii="Times New Roman" w:hAnsi="Times New Roman" w:cs="Times New Roman"/>
                                    <w:color w:val="000000"/>
                                    <w:sz w:val="18"/>
                                    <w:szCs w:val="18"/>
                                    <w:rPrChange w:id="5641" w:author="Maino Vieytes, Christian (NIH/NIA/IRP) [F]" w:date="2023-11-16T09:36:00Z">
                                      <w:rPr>
                                        <w:rFonts w:ascii="Calibri" w:hAnsi="Calibri" w:cs="Calibri"/>
                                        <w:color w:val="000000"/>
                                      </w:rPr>
                                    </w:rPrChange>
                                  </w:rPr>
                                  <w:t>1745</w:t>
                                </w:r>
                              </w:ins>
                              <w:del w:id="5642" w:author="Maino Vieytes, Christian (NIH/NIA/IRP) [F]" w:date="2023-11-15T15:54:00Z">
                                <w:r w:rsidRPr="0049435F" w:rsidDel="00A12FDA">
                                  <w:rPr>
                                    <w:rFonts w:ascii="Times New Roman" w:hAnsi="Times New Roman" w:cs="Times New Roman"/>
                                    <w:color w:val="000000"/>
                                    <w:sz w:val="18"/>
                                    <w:szCs w:val="18"/>
                                    <w:rPrChange w:id="564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564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5645" w:author="Maino Vieytes, Christian (NIH/NIA/IRP) [F]" w:date="2023-11-16T09:36:00Z">
                                    <w:rPr>
                                      <w:rFonts w:ascii="Times New Roman" w:hAnsi="Times New Roman" w:cs="Times New Roman"/>
                                      <w:sz w:val="20"/>
                                      <w:szCs w:val="20"/>
                                    </w:rPr>
                                  </w:rPrChange>
                                </w:rPr>
                              </w:pPr>
                              <w:ins w:id="5646" w:author="Maino Vieytes, Christian (NIH/NIA/IRP) [F]" w:date="2023-11-16T09:36:00Z">
                                <w:r w:rsidRPr="0049435F">
                                  <w:rPr>
                                    <w:rFonts w:ascii="Times New Roman" w:hAnsi="Times New Roman" w:cs="Times New Roman"/>
                                    <w:color w:val="000000"/>
                                    <w:sz w:val="18"/>
                                    <w:szCs w:val="18"/>
                                    <w:rPrChange w:id="5647" w:author="Maino Vieytes, Christian (NIH/NIA/IRP) [F]" w:date="2023-11-16T09:36:00Z">
                                      <w:rPr>
                                        <w:rFonts w:ascii="Calibri" w:hAnsi="Calibri" w:cs="Calibri"/>
                                        <w:color w:val="000000"/>
                                      </w:rPr>
                                    </w:rPrChange>
                                  </w:rPr>
                                  <w:t>1.00</w:t>
                                </w:r>
                              </w:ins>
                              <w:del w:id="5648" w:author="Maino Vieytes, Christian (NIH/NIA/IRP) [F]" w:date="2023-11-15T15:54:00Z">
                                <w:r w:rsidRPr="0049435F" w:rsidDel="00A12FDA">
                                  <w:rPr>
                                    <w:rFonts w:ascii="Times New Roman" w:hAnsi="Times New Roman" w:cs="Times New Roman"/>
                                    <w:color w:val="000000"/>
                                    <w:sz w:val="18"/>
                                    <w:szCs w:val="18"/>
                                    <w:rPrChange w:id="564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565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5651" w:author="Maino Vieytes, Christian (NIH/NIA/IRP) [F]" w:date="2023-11-16T09:38:00Z">
                                    <w:rPr>
                                      <w:rFonts w:ascii="Times New Roman" w:hAnsi="Times New Roman" w:cs="Times New Roman"/>
                                      <w:sz w:val="20"/>
                                      <w:szCs w:val="20"/>
                                    </w:rPr>
                                  </w:rPrChange>
                                </w:rPr>
                              </w:pPr>
                              <w:ins w:id="5652" w:author="Maino Vieytes, Christian (NIH/NIA/IRP) [F]" w:date="2023-11-16T09:38:00Z">
                                <w:r w:rsidRPr="0049435F">
                                  <w:rPr>
                                    <w:rFonts w:ascii="Times New Roman" w:hAnsi="Times New Roman" w:cs="Times New Roman"/>
                                    <w:color w:val="000000"/>
                                    <w:sz w:val="18"/>
                                    <w:szCs w:val="18"/>
                                    <w:rPrChange w:id="5653" w:author="Maino Vieytes, Christian (NIH/NIA/IRP) [F]" w:date="2023-11-16T09:38:00Z">
                                      <w:rPr>
                                        <w:rFonts w:ascii="Calibri" w:hAnsi="Calibri" w:cs="Calibri"/>
                                        <w:color w:val="000000"/>
                                      </w:rPr>
                                    </w:rPrChange>
                                  </w:rPr>
                                  <w:t>0.98 (0.64-1.51)</w:t>
                                </w:r>
                              </w:ins>
                              <w:del w:id="5654" w:author="Maino Vieytes, Christian (NIH/NIA/IRP) [F]" w:date="2023-11-15T15:54:00Z">
                                <w:r w:rsidRPr="0049435F" w:rsidDel="00A12FDA">
                                  <w:rPr>
                                    <w:rFonts w:ascii="Times New Roman" w:hAnsi="Times New Roman" w:cs="Times New Roman"/>
                                    <w:color w:val="000000"/>
                                    <w:sz w:val="18"/>
                                    <w:szCs w:val="18"/>
                                    <w:rPrChange w:id="565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565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5657" w:author="Maino Vieytes, Christian (NIH/NIA/IRP) [F]" w:date="2023-11-16T09:38:00Z">
                                    <w:rPr>
                                      <w:rFonts w:ascii="Times New Roman" w:hAnsi="Times New Roman" w:cs="Times New Roman"/>
                                      <w:sz w:val="20"/>
                                      <w:szCs w:val="20"/>
                                    </w:rPr>
                                  </w:rPrChange>
                                </w:rPr>
                              </w:pPr>
                              <w:ins w:id="5658" w:author="Maino Vieytes, Christian (NIH/NIA/IRP) [F]" w:date="2023-11-16T09:38:00Z">
                                <w:r w:rsidRPr="0049435F">
                                  <w:rPr>
                                    <w:rFonts w:ascii="Times New Roman" w:hAnsi="Times New Roman" w:cs="Times New Roman"/>
                                    <w:color w:val="000000"/>
                                    <w:sz w:val="18"/>
                                    <w:szCs w:val="18"/>
                                    <w:rPrChange w:id="5659" w:author="Maino Vieytes, Christian (NIH/NIA/IRP) [F]" w:date="2023-11-16T09:38:00Z">
                                      <w:rPr>
                                        <w:rFonts w:ascii="Calibri" w:hAnsi="Calibri" w:cs="Calibri"/>
                                        <w:color w:val="000000"/>
                                      </w:rPr>
                                    </w:rPrChange>
                                  </w:rPr>
                                  <w:t>0.87 (0.60-1.26)</w:t>
                                </w:r>
                              </w:ins>
                              <w:del w:id="5660" w:author="Maino Vieytes, Christian (NIH/NIA/IRP) [F]" w:date="2023-11-15T15:54:00Z">
                                <w:r w:rsidRPr="0049435F" w:rsidDel="00A12FDA">
                                  <w:rPr>
                                    <w:rFonts w:ascii="Times New Roman" w:hAnsi="Times New Roman" w:cs="Times New Roman"/>
                                    <w:color w:val="000000"/>
                                    <w:sz w:val="18"/>
                                    <w:szCs w:val="18"/>
                                    <w:rPrChange w:id="566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566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5663" w:author="Maino Vieytes, Christian (NIH/NIA/IRP) [F]" w:date="2023-11-16T09:38:00Z">
                                    <w:rPr>
                                      <w:rFonts w:ascii="Times New Roman" w:hAnsi="Times New Roman" w:cs="Times New Roman"/>
                                      <w:sz w:val="20"/>
                                      <w:szCs w:val="20"/>
                                    </w:rPr>
                                  </w:rPrChange>
                                </w:rPr>
                              </w:pPr>
                              <w:ins w:id="5664" w:author="Maino Vieytes, Christian (NIH/NIA/IRP) [F]" w:date="2023-11-16T09:38:00Z">
                                <w:r w:rsidRPr="0049435F">
                                  <w:rPr>
                                    <w:rFonts w:ascii="Times New Roman" w:hAnsi="Times New Roman" w:cs="Times New Roman"/>
                                    <w:color w:val="000000"/>
                                    <w:sz w:val="18"/>
                                    <w:szCs w:val="18"/>
                                    <w:rPrChange w:id="5665" w:author="Maino Vieytes, Christian (NIH/NIA/IRP) [F]" w:date="2023-11-16T09:38:00Z">
                                      <w:rPr>
                                        <w:rFonts w:ascii="Calibri" w:hAnsi="Calibri" w:cs="Calibri"/>
                                        <w:color w:val="000000"/>
                                      </w:rPr>
                                    </w:rPrChange>
                                  </w:rPr>
                                  <w:t>0.88 (0.62-1.27)</w:t>
                                </w:r>
                              </w:ins>
                              <w:del w:id="5666" w:author="Maino Vieytes, Christian (NIH/NIA/IRP) [F]" w:date="2023-11-15T15:54:00Z">
                                <w:r w:rsidRPr="0049435F" w:rsidDel="00A12FDA">
                                  <w:rPr>
                                    <w:rFonts w:ascii="Times New Roman" w:hAnsi="Times New Roman" w:cs="Times New Roman"/>
                                    <w:color w:val="000000"/>
                                    <w:sz w:val="18"/>
                                    <w:szCs w:val="18"/>
                                    <w:rPrChange w:id="566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566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5669" w:author="Maino Vieytes, Christian (NIH/NIA/IRP) [F]" w:date="2023-11-16T09:38:00Z">
                                    <w:rPr>
                                      <w:rFonts w:ascii="Times New Roman" w:hAnsi="Times New Roman" w:cs="Times New Roman"/>
                                      <w:sz w:val="20"/>
                                      <w:szCs w:val="20"/>
                                    </w:rPr>
                                  </w:rPrChange>
                                </w:rPr>
                              </w:pPr>
                              <w:ins w:id="5670" w:author="Maino Vieytes, Christian (NIH/NIA/IRP) [F]" w:date="2023-11-16T09:38:00Z">
                                <w:r w:rsidRPr="0049435F">
                                  <w:rPr>
                                    <w:rFonts w:ascii="Times New Roman" w:hAnsi="Times New Roman" w:cs="Times New Roman"/>
                                    <w:color w:val="000000"/>
                                    <w:sz w:val="18"/>
                                    <w:szCs w:val="18"/>
                                    <w:rPrChange w:id="567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672" w:author="Maino Vieytes, Christian (NIH/NIA/IRP) [F]" w:date="2023-11-16T09:38:00Z">
                                      <w:rPr>
                                        <w:rFonts w:ascii="Calibri" w:hAnsi="Calibri" w:cs="Calibri"/>
                                        <w:color w:val="000000"/>
                                      </w:rPr>
                                    </w:rPrChange>
                                  </w:rPr>
                                  <w:t>97)*</w:t>
                                </w:r>
                              </w:ins>
                              <w:proofErr w:type="gramEnd"/>
                              <w:del w:id="5673" w:author="Maino Vieytes, Christian (NIH/NIA/IRP) [F]" w:date="2023-11-15T15:54:00Z">
                                <w:r w:rsidRPr="0049435F" w:rsidDel="00A12FDA">
                                  <w:rPr>
                                    <w:rFonts w:ascii="Times New Roman" w:hAnsi="Times New Roman" w:cs="Times New Roman"/>
                                    <w:color w:val="000000"/>
                                    <w:sz w:val="18"/>
                                    <w:szCs w:val="18"/>
                                    <w:rPrChange w:id="567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567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5676" w:author="Maino Vieytes, Christian (NIH/NIA/IRP) [F]" w:date="2023-11-16T09:38:00Z">
                                    <w:rPr>
                                      <w:rFonts w:ascii="Times New Roman" w:hAnsi="Times New Roman" w:cs="Times New Roman"/>
                                      <w:sz w:val="20"/>
                                      <w:szCs w:val="20"/>
                                    </w:rPr>
                                  </w:rPrChange>
                                </w:rPr>
                              </w:pPr>
                              <w:ins w:id="5677" w:author="Maino Vieytes, Christian (NIH/NIA/IRP) [F]" w:date="2023-11-16T09:38:00Z">
                                <w:r w:rsidRPr="0049435F">
                                  <w:rPr>
                                    <w:rFonts w:ascii="Times New Roman" w:hAnsi="Times New Roman" w:cs="Times New Roman"/>
                                    <w:color w:val="000000"/>
                                    <w:sz w:val="18"/>
                                    <w:szCs w:val="18"/>
                                    <w:rPrChange w:id="5678" w:author="Maino Vieytes, Christian (NIH/NIA/IRP) [F]" w:date="2023-11-16T09:38:00Z">
                                      <w:rPr>
                                        <w:rFonts w:ascii="Calibri" w:hAnsi="Calibri" w:cs="Calibri"/>
                                        <w:color w:val="000000"/>
                                      </w:rPr>
                                    </w:rPrChange>
                                  </w:rPr>
                                  <w:t>0.02*</w:t>
                                </w:r>
                              </w:ins>
                              <w:del w:id="5679" w:author="Maino Vieytes, Christian (NIH/NIA/IRP) [F]" w:date="2023-11-15T15:54:00Z">
                                <w:r w:rsidRPr="0049435F" w:rsidDel="00A12FDA">
                                  <w:rPr>
                                    <w:rFonts w:ascii="Times New Roman" w:hAnsi="Times New Roman" w:cs="Times New Roman"/>
                                    <w:color w:val="000000"/>
                                    <w:sz w:val="18"/>
                                    <w:szCs w:val="18"/>
                                    <w:rPrChange w:id="568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568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5682" w:author="Maino Vieytes, Christian (NIH/NIA/IRP) [F]" w:date="2023-11-16T09:38:00Z">
                                    <w:rPr>
                                      <w:rFonts w:ascii="Times New Roman" w:hAnsi="Times New Roman" w:cs="Times New Roman"/>
                                      <w:sz w:val="20"/>
                                      <w:szCs w:val="20"/>
                                    </w:rPr>
                                  </w:rPrChange>
                                </w:rPr>
                              </w:pPr>
                              <w:ins w:id="5683" w:author="Maino Vieytes, Christian (NIH/NIA/IRP) [F]" w:date="2023-11-16T09:38:00Z">
                                <w:r w:rsidRPr="0049435F">
                                  <w:rPr>
                                    <w:rFonts w:ascii="Times New Roman" w:hAnsi="Times New Roman" w:cs="Times New Roman"/>
                                    <w:color w:val="000000"/>
                                    <w:sz w:val="18"/>
                                    <w:szCs w:val="18"/>
                                    <w:rPrChange w:id="568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685" w:author="Maino Vieytes, Christian (NIH/NIA/IRP) [F]" w:date="2023-11-16T09:38:00Z">
                                      <w:rPr>
                                        <w:rFonts w:ascii="Calibri" w:hAnsi="Calibri" w:cs="Calibri"/>
                                        <w:color w:val="000000"/>
                                      </w:rPr>
                                    </w:rPrChange>
                                  </w:rPr>
                                  <w:t>99)*</w:t>
                                </w:r>
                              </w:ins>
                              <w:proofErr w:type="gramEnd"/>
                              <w:del w:id="5686" w:author="Maino Vieytes, Christian (NIH/NIA/IRP) [F]" w:date="2023-11-15T15:54:00Z">
                                <w:r w:rsidRPr="0049435F" w:rsidDel="00A12FDA">
                                  <w:rPr>
                                    <w:rFonts w:ascii="Times New Roman" w:hAnsi="Times New Roman" w:cs="Times New Roman"/>
                                    <w:color w:val="000000"/>
                                    <w:sz w:val="18"/>
                                    <w:szCs w:val="18"/>
                                    <w:rPrChange w:id="568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568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5689" w:author="Maino Vieytes, Christian (NIH/NIA/IRP) [F]" w:date="2023-11-16T09:38:00Z">
                                    <w:rPr>
                                      <w:rFonts w:ascii="Times New Roman" w:hAnsi="Times New Roman" w:cs="Times New Roman"/>
                                      <w:color w:val="000000"/>
                                      <w:sz w:val="20"/>
                                      <w:szCs w:val="20"/>
                                    </w:rPr>
                                  </w:rPrChange>
                                </w:rPr>
                              </w:pPr>
                              <w:ins w:id="5690" w:author="Maino Vieytes, Christian (NIH/NIA/IRP) [F]" w:date="2023-11-16T09:38:00Z">
                                <w:r w:rsidRPr="0049435F">
                                  <w:rPr>
                                    <w:rFonts w:ascii="Times New Roman" w:hAnsi="Times New Roman" w:cs="Times New Roman"/>
                                    <w:color w:val="000000"/>
                                    <w:sz w:val="18"/>
                                    <w:szCs w:val="18"/>
                                    <w:rPrChange w:id="5691" w:author="Maino Vieytes, Christian (NIH/NIA/IRP) [F]" w:date="2023-11-16T09:38:00Z">
                                      <w:rPr>
                                        <w:rFonts w:ascii="Calibri" w:hAnsi="Calibri" w:cs="Calibri"/>
                                        <w:color w:val="000000"/>
                                      </w:rPr>
                                    </w:rPrChange>
                                  </w:rPr>
                                  <w:t>0.58</w:t>
                                </w:r>
                              </w:ins>
                              <w:del w:id="5692" w:author="Maino Vieytes, Christian (NIH/NIA/IRP) [F]" w:date="2023-11-15T15:54:00Z">
                                <w:r w:rsidRPr="0049435F" w:rsidDel="00A12FDA">
                                  <w:rPr>
                                    <w:rFonts w:ascii="Times New Roman" w:hAnsi="Times New Roman" w:cs="Times New Roman"/>
                                    <w:color w:val="000000"/>
                                    <w:sz w:val="18"/>
                                    <w:szCs w:val="18"/>
                                    <w:rPrChange w:id="569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5694" w:author="Maino Vieytes, Christian (NIH/NIA/IRP) [F]" w:date="2023-11-15T16:23:00Z">
                              <w:trPr>
                                <w:gridAfter w:val="0"/>
                                <w:trHeight w:val="320"/>
                              </w:trPr>
                            </w:trPrChange>
                          </w:trPr>
                          <w:tc>
                            <w:tcPr>
                              <w:tcW w:w="15091" w:type="dxa"/>
                              <w:gridSpan w:val="10"/>
                              <w:noWrap/>
                              <w:vAlign w:val="center"/>
                              <w:tcPrChange w:id="569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569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569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5698" w:author="Maino Vieytes, Christian (NIH/NIA/IRP) [F]" w:date="2023-11-16T09:37:00Z">
                              <w:tblPrEx>
                                <w:tblW w:w="15091" w:type="dxa"/>
                              </w:tblPrEx>
                            </w:tblPrExChange>
                          </w:tblPrEx>
                          <w:trPr>
                            <w:trHeight w:val="320"/>
                            <w:trPrChange w:id="5699" w:author="Maino Vieytes, Christian (NIH/NIA/IRP) [F]" w:date="2023-11-16T09:37:00Z">
                              <w:trPr>
                                <w:gridAfter w:val="0"/>
                                <w:trHeight w:val="320"/>
                              </w:trPr>
                            </w:trPrChange>
                          </w:trPr>
                          <w:tc>
                            <w:tcPr>
                              <w:tcW w:w="2317" w:type="dxa"/>
                              <w:noWrap/>
                              <w:vAlign w:val="center"/>
                              <w:hideMark/>
                              <w:tcPrChange w:id="570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570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70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70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70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5705" w:author="Maino Vieytes, Christian (NIH/NIA/IRP) [F]" w:date="2023-11-16T09:37:00Z">
                                    <w:rPr>
                                      <w:rFonts w:ascii="Times New Roman" w:hAnsi="Times New Roman" w:cs="Times New Roman"/>
                                      <w:sz w:val="20"/>
                                      <w:szCs w:val="20"/>
                                    </w:rPr>
                                  </w:rPrChange>
                                </w:rPr>
                              </w:pPr>
                              <w:ins w:id="5706" w:author="Maino Vieytes, Christian (NIH/NIA/IRP) [F]" w:date="2023-11-16T09:37:00Z">
                                <w:r w:rsidRPr="0049435F">
                                  <w:rPr>
                                    <w:rFonts w:ascii="Times New Roman" w:hAnsi="Times New Roman" w:cs="Times New Roman"/>
                                    <w:color w:val="000000"/>
                                    <w:sz w:val="18"/>
                                    <w:szCs w:val="18"/>
                                    <w:rPrChange w:id="5707" w:author="Maino Vieytes, Christian (NIH/NIA/IRP) [F]" w:date="2023-11-16T09:37:00Z">
                                      <w:rPr>
                                        <w:rFonts w:ascii="Calibri" w:hAnsi="Calibri" w:cs="Calibri"/>
                                        <w:color w:val="000000"/>
                                      </w:rPr>
                                    </w:rPrChange>
                                  </w:rPr>
                                  <w:t>1745</w:t>
                                </w:r>
                              </w:ins>
                              <w:del w:id="5708" w:author="Maino Vieytes, Christian (NIH/NIA/IRP) [F]" w:date="2023-11-15T15:57:00Z">
                                <w:r w:rsidRPr="0049435F" w:rsidDel="0055657D">
                                  <w:rPr>
                                    <w:rFonts w:ascii="Times New Roman" w:hAnsi="Times New Roman" w:cs="Times New Roman"/>
                                    <w:sz w:val="18"/>
                                    <w:szCs w:val="18"/>
                                    <w:rPrChange w:id="570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1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5711" w:author="Maino Vieytes, Christian (NIH/NIA/IRP) [F]" w:date="2023-11-16T09:37:00Z">
                                    <w:rPr>
                                      <w:rFonts w:ascii="Times New Roman" w:hAnsi="Times New Roman" w:cs="Times New Roman"/>
                                      <w:sz w:val="20"/>
                                      <w:szCs w:val="20"/>
                                    </w:rPr>
                                  </w:rPrChange>
                                </w:rPr>
                              </w:pPr>
                              <w:ins w:id="5712" w:author="Maino Vieytes, Christian (NIH/NIA/IRP) [F]" w:date="2023-11-16T09:37:00Z">
                                <w:r w:rsidRPr="0049435F">
                                  <w:rPr>
                                    <w:rFonts w:ascii="Times New Roman" w:hAnsi="Times New Roman" w:cs="Times New Roman"/>
                                    <w:color w:val="000000"/>
                                    <w:sz w:val="18"/>
                                    <w:szCs w:val="18"/>
                                    <w:rPrChange w:id="5713" w:author="Maino Vieytes, Christian (NIH/NIA/IRP) [F]" w:date="2023-11-16T09:37:00Z">
                                      <w:rPr>
                                        <w:rFonts w:ascii="Calibri" w:hAnsi="Calibri" w:cs="Calibri"/>
                                        <w:color w:val="000000"/>
                                      </w:rPr>
                                    </w:rPrChange>
                                  </w:rPr>
                                  <w:t>1.00</w:t>
                                </w:r>
                              </w:ins>
                              <w:del w:id="5714" w:author="Maino Vieytes, Christian (NIH/NIA/IRP) [F]" w:date="2023-11-15T15:57:00Z">
                                <w:r w:rsidRPr="0049435F" w:rsidDel="0055657D">
                                  <w:rPr>
                                    <w:rFonts w:ascii="Times New Roman" w:hAnsi="Times New Roman" w:cs="Times New Roman"/>
                                    <w:sz w:val="18"/>
                                    <w:szCs w:val="18"/>
                                    <w:rPrChange w:id="571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1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5717" w:author="Maino Vieytes, Christian (NIH/NIA/IRP) [F]" w:date="2023-11-16T09:37:00Z">
                                    <w:rPr>
                                      <w:rFonts w:ascii="Times New Roman" w:hAnsi="Times New Roman" w:cs="Times New Roman"/>
                                      <w:sz w:val="20"/>
                                      <w:szCs w:val="20"/>
                                    </w:rPr>
                                  </w:rPrChange>
                                </w:rPr>
                              </w:pPr>
                              <w:ins w:id="5718" w:author="Maino Vieytes, Christian (NIH/NIA/IRP) [F]" w:date="2023-11-16T09:37:00Z">
                                <w:r w:rsidRPr="0049435F">
                                  <w:rPr>
                                    <w:rFonts w:ascii="Times New Roman" w:hAnsi="Times New Roman" w:cs="Times New Roman"/>
                                    <w:color w:val="000000"/>
                                    <w:sz w:val="18"/>
                                    <w:szCs w:val="18"/>
                                    <w:rPrChange w:id="5719" w:author="Maino Vieytes, Christian (NIH/NIA/IRP) [F]" w:date="2023-11-16T09:37:00Z">
                                      <w:rPr>
                                        <w:rFonts w:ascii="Calibri" w:hAnsi="Calibri" w:cs="Calibri"/>
                                        <w:color w:val="000000"/>
                                      </w:rPr>
                                    </w:rPrChange>
                                  </w:rPr>
                                  <w:t>0.88 (0.43-1.80)</w:t>
                                </w:r>
                              </w:ins>
                              <w:del w:id="5720" w:author="Maino Vieytes, Christian (NIH/NIA/IRP) [F]" w:date="2023-11-15T15:57:00Z">
                                <w:r w:rsidRPr="0049435F" w:rsidDel="0055657D">
                                  <w:rPr>
                                    <w:rFonts w:ascii="Times New Roman" w:hAnsi="Times New Roman" w:cs="Times New Roman"/>
                                    <w:sz w:val="18"/>
                                    <w:szCs w:val="18"/>
                                    <w:rPrChange w:id="572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572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5723" w:author="Maino Vieytes, Christian (NIH/NIA/IRP) [F]" w:date="2023-11-16T09:37:00Z">
                                    <w:rPr>
                                      <w:rFonts w:ascii="Times New Roman" w:hAnsi="Times New Roman" w:cs="Times New Roman"/>
                                      <w:sz w:val="20"/>
                                      <w:szCs w:val="20"/>
                                    </w:rPr>
                                  </w:rPrChange>
                                </w:rPr>
                              </w:pPr>
                              <w:ins w:id="5724" w:author="Maino Vieytes, Christian (NIH/NIA/IRP) [F]" w:date="2023-11-16T09:37:00Z">
                                <w:r w:rsidRPr="0049435F">
                                  <w:rPr>
                                    <w:rFonts w:ascii="Times New Roman" w:hAnsi="Times New Roman" w:cs="Times New Roman"/>
                                    <w:color w:val="000000"/>
                                    <w:sz w:val="18"/>
                                    <w:szCs w:val="18"/>
                                    <w:rPrChange w:id="5725" w:author="Maino Vieytes, Christian (NIH/NIA/IRP) [F]" w:date="2023-11-16T09:37:00Z">
                                      <w:rPr>
                                        <w:rFonts w:ascii="Calibri" w:hAnsi="Calibri" w:cs="Calibri"/>
                                        <w:color w:val="000000"/>
                                      </w:rPr>
                                    </w:rPrChange>
                                  </w:rPr>
                                  <w:t>0.92 (0.51-1.68)</w:t>
                                </w:r>
                              </w:ins>
                              <w:del w:id="5726" w:author="Maino Vieytes, Christian (NIH/NIA/IRP) [F]" w:date="2023-11-15T15:57:00Z">
                                <w:r w:rsidRPr="0049435F" w:rsidDel="0055657D">
                                  <w:rPr>
                                    <w:rFonts w:ascii="Times New Roman" w:hAnsi="Times New Roman" w:cs="Times New Roman"/>
                                    <w:sz w:val="18"/>
                                    <w:szCs w:val="18"/>
                                    <w:rPrChange w:id="572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572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5729" w:author="Maino Vieytes, Christian (NIH/NIA/IRP) [F]" w:date="2023-11-16T09:37:00Z">
                                    <w:rPr>
                                      <w:rFonts w:ascii="Times New Roman" w:hAnsi="Times New Roman" w:cs="Times New Roman"/>
                                      <w:sz w:val="20"/>
                                      <w:szCs w:val="20"/>
                                    </w:rPr>
                                  </w:rPrChange>
                                </w:rPr>
                              </w:pPr>
                              <w:ins w:id="5730" w:author="Maino Vieytes, Christian (NIH/NIA/IRP) [F]" w:date="2023-11-16T09:37:00Z">
                                <w:r w:rsidRPr="0049435F">
                                  <w:rPr>
                                    <w:rFonts w:ascii="Times New Roman" w:hAnsi="Times New Roman" w:cs="Times New Roman"/>
                                    <w:color w:val="000000"/>
                                    <w:sz w:val="18"/>
                                    <w:szCs w:val="18"/>
                                    <w:rPrChange w:id="5731" w:author="Maino Vieytes, Christian (NIH/NIA/IRP) [F]" w:date="2023-11-16T09:37:00Z">
                                      <w:rPr>
                                        <w:rFonts w:ascii="Calibri" w:hAnsi="Calibri" w:cs="Calibri"/>
                                        <w:color w:val="000000"/>
                                      </w:rPr>
                                    </w:rPrChange>
                                  </w:rPr>
                                  <w:t>1.35 (0.67-2.73)</w:t>
                                </w:r>
                              </w:ins>
                              <w:del w:id="5732" w:author="Maino Vieytes, Christian (NIH/NIA/IRP) [F]" w:date="2023-11-15T15:57:00Z">
                                <w:r w:rsidRPr="0049435F" w:rsidDel="0055657D">
                                  <w:rPr>
                                    <w:rFonts w:ascii="Times New Roman" w:hAnsi="Times New Roman" w:cs="Times New Roman"/>
                                    <w:sz w:val="18"/>
                                    <w:szCs w:val="18"/>
                                    <w:rPrChange w:id="573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573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5735" w:author="Maino Vieytes, Christian (NIH/NIA/IRP) [F]" w:date="2023-11-16T09:37:00Z">
                                    <w:rPr>
                                      <w:rFonts w:ascii="Times New Roman" w:hAnsi="Times New Roman" w:cs="Times New Roman"/>
                                      <w:sz w:val="20"/>
                                      <w:szCs w:val="20"/>
                                    </w:rPr>
                                  </w:rPrChange>
                                </w:rPr>
                              </w:pPr>
                              <w:ins w:id="5736" w:author="Maino Vieytes, Christian (NIH/NIA/IRP) [F]" w:date="2023-11-16T09:37:00Z">
                                <w:r w:rsidRPr="0049435F">
                                  <w:rPr>
                                    <w:rFonts w:ascii="Times New Roman" w:hAnsi="Times New Roman" w:cs="Times New Roman"/>
                                    <w:color w:val="000000"/>
                                    <w:sz w:val="18"/>
                                    <w:szCs w:val="18"/>
                                    <w:rPrChange w:id="573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573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5739" w:author="Maino Vieytes, Christian (NIH/NIA/IRP) [F]" w:date="2023-11-16T09:37:00Z">
                                      <w:rPr>
                                        <w:rFonts w:ascii="Calibri" w:hAnsi="Calibri" w:cs="Calibri"/>
                                        <w:color w:val="000000"/>
                                      </w:rPr>
                                    </w:rPrChange>
                                  </w:rPr>
                                  <w:t>*</w:t>
                                </w:r>
                              </w:ins>
                              <w:del w:id="5740" w:author="Maino Vieytes, Christian (NIH/NIA/IRP) [F]" w:date="2023-11-15T15:57:00Z">
                                <w:r w:rsidRPr="0049435F" w:rsidDel="0055657D">
                                  <w:rPr>
                                    <w:rFonts w:ascii="Times New Roman" w:hAnsi="Times New Roman" w:cs="Times New Roman"/>
                                    <w:sz w:val="18"/>
                                    <w:szCs w:val="18"/>
                                    <w:rPrChange w:id="574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574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5743" w:author="Maino Vieytes, Christian (NIH/NIA/IRP) [F]" w:date="2023-11-16T09:37:00Z">
                                    <w:rPr>
                                      <w:rFonts w:ascii="Times New Roman" w:hAnsi="Times New Roman" w:cs="Times New Roman"/>
                                      <w:sz w:val="20"/>
                                      <w:szCs w:val="20"/>
                                    </w:rPr>
                                  </w:rPrChange>
                                </w:rPr>
                              </w:pPr>
                              <w:ins w:id="5744" w:author="Maino Vieytes, Christian (NIH/NIA/IRP) [F]" w:date="2023-11-16T09:37:00Z">
                                <w:r w:rsidRPr="0049435F">
                                  <w:rPr>
                                    <w:rFonts w:ascii="Times New Roman" w:hAnsi="Times New Roman" w:cs="Times New Roman"/>
                                    <w:color w:val="000000"/>
                                    <w:sz w:val="18"/>
                                    <w:szCs w:val="18"/>
                                    <w:rPrChange w:id="5745" w:author="Maino Vieytes, Christian (NIH/NIA/IRP) [F]" w:date="2023-11-16T09:37:00Z">
                                      <w:rPr>
                                        <w:rFonts w:ascii="Calibri" w:hAnsi="Calibri" w:cs="Calibri"/>
                                        <w:color w:val="000000"/>
                                      </w:rPr>
                                    </w:rPrChange>
                                  </w:rPr>
                                  <w:t>&lt; 0.01**</w:t>
                                </w:r>
                              </w:ins>
                              <w:del w:id="5746" w:author="Maino Vieytes, Christian (NIH/NIA/IRP) [F]" w:date="2023-11-15T15:57:00Z">
                                <w:r w:rsidRPr="0049435F" w:rsidDel="0055657D">
                                  <w:rPr>
                                    <w:rFonts w:ascii="Times New Roman" w:hAnsi="Times New Roman" w:cs="Times New Roman"/>
                                    <w:sz w:val="18"/>
                                    <w:szCs w:val="18"/>
                                    <w:rPrChange w:id="574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574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5749" w:author="Maino Vieytes, Christian (NIH/NIA/IRP) [F]" w:date="2023-11-16T09:37:00Z">
                                    <w:rPr>
                                      <w:rFonts w:ascii="Times New Roman" w:hAnsi="Times New Roman" w:cs="Times New Roman"/>
                                      <w:sz w:val="20"/>
                                      <w:szCs w:val="20"/>
                                    </w:rPr>
                                  </w:rPrChange>
                                </w:rPr>
                              </w:pPr>
                              <w:ins w:id="5750" w:author="Maino Vieytes, Christian (NIH/NIA/IRP) [F]" w:date="2023-11-16T09:37:00Z">
                                <w:r w:rsidRPr="0049435F">
                                  <w:rPr>
                                    <w:rFonts w:ascii="Times New Roman" w:hAnsi="Times New Roman" w:cs="Times New Roman"/>
                                    <w:color w:val="000000"/>
                                    <w:sz w:val="18"/>
                                    <w:szCs w:val="18"/>
                                    <w:rPrChange w:id="575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575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5753" w:author="Maino Vieytes, Christian (NIH/NIA/IRP) [F]" w:date="2023-11-16T09:37:00Z">
                                      <w:rPr>
                                        <w:rFonts w:ascii="Calibri" w:hAnsi="Calibri" w:cs="Calibri"/>
                                        <w:color w:val="000000"/>
                                      </w:rPr>
                                    </w:rPrChange>
                                  </w:rPr>
                                  <w:t>*</w:t>
                                </w:r>
                              </w:ins>
                              <w:del w:id="5754" w:author="Maino Vieytes, Christian (NIH/NIA/IRP) [F]" w:date="2023-11-15T15:57:00Z">
                                <w:r w:rsidRPr="0049435F" w:rsidDel="0055657D">
                                  <w:rPr>
                                    <w:rFonts w:ascii="Times New Roman" w:hAnsi="Times New Roman" w:cs="Times New Roman"/>
                                    <w:sz w:val="18"/>
                                    <w:szCs w:val="18"/>
                                    <w:rPrChange w:id="575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575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5757" w:author="Maino Vieytes, Christian (NIH/NIA/IRP) [F]" w:date="2023-11-16T09:37:00Z">
                                    <w:rPr>
                                      <w:rFonts w:ascii="Times New Roman" w:hAnsi="Times New Roman" w:cs="Times New Roman"/>
                                      <w:sz w:val="20"/>
                                      <w:szCs w:val="20"/>
                                    </w:rPr>
                                  </w:rPrChange>
                                </w:rPr>
                              </w:pPr>
                              <w:ins w:id="5758" w:author="Maino Vieytes, Christian (NIH/NIA/IRP) [F]" w:date="2023-11-16T09:37:00Z">
                                <w:r w:rsidRPr="0049435F">
                                  <w:rPr>
                                    <w:rFonts w:ascii="Times New Roman" w:hAnsi="Times New Roman" w:cs="Times New Roman"/>
                                    <w:color w:val="000000"/>
                                    <w:sz w:val="18"/>
                                    <w:szCs w:val="18"/>
                                    <w:rPrChange w:id="5759" w:author="Maino Vieytes, Christian (NIH/NIA/IRP) [F]" w:date="2023-11-16T09:37:00Z">
                                      <w:rPr>
                                        <w:rFonts w:ascii="Calibri" w:hAnsi="Calibri" w:cs="Calibri"/>
                                        <w:color w:val="000000"/>
                                      </w:rPr>
                                    </w:rPrChange>
                                  </w:rPr>
                                  <w:t>0.80</w:t>
                                </w:r>
                              </w:ins>
                              <w:del w:id="5760" w:author="Maino Vieytes, Christian (NIH/NIA/IRP) [F]" w:date="2023-11-15T15:57:00Z">
                                <w:r w:rsidRPr="0049435F" w:rsidDel="0055657D">
                                  <w:rPr>
                                    <w:rFonts w:ascii="Times New Roman" w:hAnsi="Times New Roman" w:cs="Times New Roman"/>
                                    <w:color w:val="000000"/>
                                    <w:sz w:val="18"/>
                                    <w:szCs w:val="18"/>
                                    <w:rPrChange w:id="576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5762" w:author="Maino Vieytes, Christian (NIH/NIA/IRP) [F]" w:date="2023-11-16T09:37:00Z">
                              <w:tblPrEx>
                                <w:tblW w:w="15091" w:type="dxa"/>
                              </w:tblPrEx>
                            </w:tblPrExChange>
                          </w:tblPrEx>
                          <w:trPr>
                            <w:trHeight w:val="320"/>
                            <w:del w:id="5763" w:author="Maino Vieytes, Christian (NIH/NIA/IRP) [F]" w:date="2023-11-15T16:27:00Z"/>
                            <w:trPrChange w:id="5764" w:author="Maino Vieytes, Christian (NIH/NIA/IRP) [F]" w:date="2023-11-16T09:37:00Z">
                              <w:trPr>
                                <w:gridAfter w:val="0"/>
                                <w:trHeight w:val="320"/>
                              </w:trPr>
                            </w:trPrChange>
                          </w:trPr>
                          <w:tc>
                            <w:tcPr>
                              <w:tcW w:w="2317" w:type="dxa"/>
                              <w:noWrap/>
                              <w:vAlign w:val="center"/>
                              <w:hideMark/>
                              <w:tcPrChange w:id="576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5766" w:author="Maino Vieytes, Christian (NIH/NIA/IRP) [F]" w:date="2023-11-15T16:27:00Z"/>
                                  <w:rFonts w:ascii="Times New Roman" w:hAnsi="Times New Roman" w:cs="Times New Roman"/>
                                  <w:sz w:val="18"/>
                                  <w:szCs w:val="18"/>
                                  <w:rPrChange w:id="5767" w:author="Maino Vieytes, Christian (NIH/NIA/IRP) [F]" w:date="2023-11-15T15:57:00Z">
                                    <w:rPr>
                                      <w:del w:id="5768" w:author="Maino Vieytes, Christian (NIH/NIA/IRP) [F]" w:date="2023-11-15T16:27:00Z"/>
                                      <w:rFonts w:ascii="Times New Roman" w:hAnsi="Times New Roman" w:cs="Times New Roman"/>
                                      <w:sz w:val="20"/>
                                      <w:szCs w:val="20"/>
                                    </w:rPr>
                                  </w:rPrChange>
                                </w:rPr>
                              </w:pPr>
                              <w:del w:id="5769" w:author="Maino Vieytes, Christian (NIH/NIA/IRP) [F]" w:date="2023-11-15T16:27:00Z">
                                <w:r w:rsidRPr="008A6C8D" w:rsidDel="002B4FE9">
                                  <w:rPr>
                                    <w:rFonts w:ascii="Times New Roman" w:hAnsi="Times New Roman" w:cs="Times New Roman"/>
                                    <w:sz w:val="18"/>
                                    <w:szCs w:val="18"/>
                                    <w:rPrChange w:id="577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77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772"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5773" w:author="Maino Vieytes, Christian (NIH/NIA/IRP) [F]" w:date="2023-11-15T16:27:00Z"/>
                                  <w:rFonts w:ascii="Times New Roman" w:hAnsi="Times New Roman" w:cs="Times New Roman"/>
                                  <w:sz w:val="18"/>
                                  <w:szCs w:val="18"/>
                                  <w:rPrChange w:id="5774" w:author="Maino Vieytes, Christian (NIH/NIA/IRP) [F]" w:date="2023-11-16T09:37:00Z">
                                    <w:rPr>
                                      <w:del w:id="5775" w:author="Maino Vieytes, Christian (NIH/NIA/IRP) [F]" w:date="2023-11-15T16:27:00Z"/>
                                      <w:rFonts w:ascii="Times New Roman" w:hAnsi="Times New Roman" w:cs="Times New Roman"/>
                                      <w:sz w:val="20"/>
                                      <w:szCs w:val="20"/>
                                    </w:rPr>
                                  </w:rPrChange>
                                </w:rPr>
                                <w:pPrChange w:id="5776" w:author="Maino Vieytes, Christian (NIH/NIA/IRP) [F]" w:date="2023-11-16T09:37:00Z">
                                  <w:pPr>
                                    <w:jc w:val="center"/>
                                  </w:pPr>
                                </w:pPrChange>
                              </w:pPr>
                              <w:ins w:id="5777" w:author="Maino Vieytes, Christian (NIH/NIA/IRP) [F]" w:date="2023-11-16T09:37:00Z">
                                <w:r w:rsidRPr="0049435F">
                                  <w:rPr>
                                    <w:rFonts w:ascii="Times New Roman" w:hAnsi="Times New Roman" w:cs="Times New Roman"/>
                                    <w:color w:val="000000"/>
                                    <w:sz w:val="18"/>
                                    <w:szCs w:val="18"/>
                                    <w:rPrChange w:id="5778" w:author="Maino Vieytes, Christian (NIH/NIA/IRP) [F]" w:date="2023-11-16T09:37:00Z">
                                      <w:rPr>
                                        <w:rFonts w:ascii="Calibri" w:hAnsi="Calibri" w:cs="Calibri"/>
                                        <w:color w:val="000000"/>
                                      </w:rPr>
                                    </w:rPrChange>
                                  </w:rPr>
                                  <w:t>1745</w:t>
                                </w:r>
                              </w:ins>
                              <w:del w:id="5779" w:author="Maino Vieytes, Christian (NIH/NIA/IRP) [F]" w:date="2023-11-15T15:57:00Z">
                                <w:r w:rsidRPr="0049435F" w:rsidDel="0055657D">
                                  <w:rPr>
                                    <w:rFonts w:ascii="Times New Roman" w:hAnsi="Times New Roman" w:cs="Times New Roman"/>
                                    <w:sz w:val="18"/>
                                    <w:szCs w:val="18"/>
                                    <w:rPrChange w:id="578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81"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5782" w:author="Maino Vieytes, Christian (NIH/NIA/IRP) [F]" w:date="2023-11-15T16:27:00Z"/>
                                  <w:rFonts w:ascii="Times New Roman" w:hAnsi="Times New Roman" w:cs="Times New Roman"/>
                                  <w:sz w:val="18"/>
                                  <w:szCs w:val="18"/>
                                  <w:rPrChange w:id="5783" w:author="Maino Vieytes, Christian (NIH/NIA/IRP) [F]" w:date="2023-11-16T09:37:00Z">
                                    <w:rPr>
                                      <w:del w:id="5784" w:author="Maino Vieytes, Christian (NIH/NIA/IRP) [F]" w:date="2023-11-15T16:27:00Z"/>
                                      <w:rFonts w:ascii="Times New Roman" w:hAnsi="Times New Roman" w:cs="Times New Roman"/>
                                      <w:sz w:val="20"/>
                                      <w:szCs w:val="20"/>
                                    </w:rPr>
                                  </w:rPrChange>
                                </w:rPr>
                                <w:pPrChange w:id="5785" w:author="Maino Vieytes, Christian (NIH/NIA/IRP) [F]" w:date="2023-11-16T09:37:00Z">
                                  <w:pPr>
                                    <w:jc w:val="center"/>
                                  </w:pPr>
                                </w:pPrChange>
                              </w:pPr>
                              <w:ins w:id="5786" w:author="Maino Vieytes, Christian (NIH/NIA/IRP) [F]" w:date="2023-11-16T09:37:00Z">
                                <w:r w:rsidRPr="0049435F">
                                  <w:rPr>
                                    <w:rFonts w:ascii="Times New Roman" w:hAnsi="Times New Roman" w:cs="Times New Roman"/>
                                    <w:color w:val="000000"/>
                                    <w:sz w:val="18"/>
                                    <w:szCs w:val="18"/>
                                    <w:rPrChange w:id="5787" w:author="Maino Vieytes, Christian (NIH/NIA/IRP) [F]" w:date="2023-11-16T09:37:00Z">
                                      <w:rPr>
                                        <w:rFonts w:ascii="Calibri" w:hAnsi="Calibri" w:cs="Calibri"/>
                                        <w:color w:val="000000"/>
                                      </w:rPr>
                                    </w:rPrChange>
                                  </w:rPr>
                                  <w:t>1.00</w:t>
                                </w:r>
                              </w:ins>
                              <w:del w:id="5788" w:author="Maino Vieytes, Christian (NIH/NIA/IRP) [F]" w:date="2023-11-15T15:57:00Z">
                                <w:r w:rsidRPr="0049435F" w:rsidDel="0055657D">
                                  <w:rPr>
                                    <w:rFonts w:ascii="Times New Roman" w:hAnsi="Times New Roman" w:cs="Times New Roman"/>
                                    <w:sz w:val="18"/>
                                    <w:szCs w:val="18"/>
                                    <w:rPrChange w:id="578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90"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5791" w:author="Maino Vieytes, Christian (NIH/NIA/IRP) [F]" w:date="2023-11-15T16:27:00Z"/>
                                  <w:rFonts w:ascii="Times New Roman" w:hAnsi="Times New Roman" w:cs="Times New Roman"/>
                                  <w:sz w:val="18"/>
                                  <w:szCs w:val="18"/>
                                  <w:rPrChange w:id="5792" w:author="Maino Vieytes, Christian (NIH/NIA/IRP) [F]" w:date="2023-11-16T09:37:00Z">
                                    <w:rPr>
                                      <w:del w:id="5793" w:author="Maino Vieytes, Christian (NIH/NIA/IRP) [F]" w:date="2023-11-15T16:27:00Z"/>
                                      <w:rFonts w:ascii="Times New Roman" w:hAnsi="Times New Roman" w:cs="Times New Roman"/>
                                      <w:sz w:val="20"/>
                                      <w:szCs w:val="20"/>
                                    </w:rPr>
                                  </w:rPrChange>
                                </w:rPr>
                                <w:pPrChange w:id="5794" w:author="Maino Vieytes, Christian (NIH/NIA/IRP) [F]" w:date="2023-11-16T09:37:00Z">
                                  <w:pPr>
                                    <w:jc w:val="center"/>
                                  </w:pPr>
                                </w:pPrChange>
                              </w:pPr>
                              <w:ins w:id="5795" w:author="Maino Vieytes, Christian (NIH/NIA/IRP) [F]" w:date="2023-11-16T09:37:00Z">
                                <w:r w:rsidRPr="0049435F">
                                  <w:rPr>
                                    <w:rFonts w:ascii="Times New Roman" w:hAnsi="Times New Roman" w:cs="Times New Roman"/>
                                    <w:color w:val="000000"/>
                                    <w:sz w:val="18"/>
                                    <w:szCs w:val="18"/>
                                    <w:rPrChange w:id="5796" w:author="Maino Vieytes, Christian (NIH/NIA/IRP) [F]" w:date="2023-11-16T09:37:00Z">
                                      <w:rPr>
                                        <w:rFonts w:ascii="Calibri" w:hAnsi="Calibri" w:cs="Calibri"/>
                                        <w:color w:val="000000"/>
                                      </w:rPr>
                                    </w:rPrChange>
                                  </w:rPr>
                                  <w:t>1.21 (0.62-2.36)</w:t>
                                </w:r>
                              </w:ins>
                              <w:del w:id="5797" w:author="Maino Vieytes, Christian (NIH/NIA/IRP) [F]" w:date="2023-11-15T15:57:00Z">
                                <w:r w:rsidRPr="0049435F" w:rsidDel="0055657D">
                                  <w:rPr>
                                    <w:rFonts w:ascii="Times New Roman" w:hAnsi="Times New Roman" w:cs="Times New Roman"/>
                                    <w:sz w:val="18"/>
                                    <w:szCs w:val="18"/>
                                    <w:rPrChange w:id="5798"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5799"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5800" w:author="Maino Vieytes, Christian (NIH/NIA/IRP) [F]" w:date="2023-11-15T16:27:00Z"/>
                                  <w:rFonts w:ascii="Times New Roman" w:hAnsi="Times New Roman" w:cs="Times New Roman"/>
                                  <w:sz w:val="18"/>
                                  <w:szCs w:val="18"/>
                                  <w:rPrChange w:id="5801" w:author="Maino Vieytes, Christian (NIH/NIA/IRP) [F]" w:date="2023-11-16T09:37:00Z">
                                    <w:rPr>
                                      <w:del w:id="5802" w:author="Maino Vieytes, Christian (NIH/NIA/IRP) [F]" w:date="2023-11-15T16:27:00Z"/>
                                      <w:rFonts w:ascii="Times New Roman" w:hAnsi="Times New Roman" w:cs="Times New Roman"/>
                                      <w:sz w:val="20"/>
                                      <w:szCs w:val="20"/>
                                    </w:rPr>
                                  </w:rPrChange>
                                </w:rPr>
                                <w:pPrChange w:id="5803" w:author="Maino Vieytes, Christian (NIH/NIA/IRP) [F]" w:date="2023-11-16T09:37:00Z">
                                  <w:pPr>
                                    <w:jc w:val="center"/>
                                  </w:pPr>
                                </w:pPrChange>
                              </w:pPr>
                              <w:ins w:id="5804" w:author="Maino Vieytes, Christian (NIH/NIA/IRP) [F]" w:date="2023-11-16T09:37:00Z">
                                <w:r w:rsidRPr="0049435F">
                                  <w:rPr>
                                    <w:rFonts w:ascii="Times New Roman" w:hAnsi="Times New Roman" w:cs="Times New Roman"/>
                                    <w:color w:val="000000"/>
                                    <w:sz w:val="18"/>
                                    <w:szCs w:val="18"/>
                                    <w:rPrChange w:id="5805"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5806" w:author="Maino Vieytes, Christian (NIH/NIA/IRP) [F]" w:date="2023-11-16T09:37:00Z">
                                      <w:rPr>
                                        <w:rFonts w:ascii="Calibri" w:hAnsi="Calibri" w:cs="Calibri"/>
                                        <w:color w:val="000000"/>
                                      </w:rPr>
                                    </w:rPrChange>
                                  </w:rPr>
                                  <w:t>20)*</w:t>
                                </w:r>
                              </w:ins>
                              <w:proofErr w:type="gramEnd"/>
                              <w:del w:id="5807" w:author="Maino Vieytes, Christian (NIH/NIA/IRP) [F]" w:date="2023-11-15T15:57:00Z">
                                <w:r w:rsidRPr="0049435F" w:rsidDel="0055657D">
                                  <w:rPr>
                                    <w:rFonts w:ascii="Times New Roman" w:hAnsi="Times New Roman" w:cs="Times New Roman"/>
                                    <w:sz w:val="18"/>
                                    <w:szCs w:val="18"/>
                                    <w:rPrChange w:id="5808"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5809"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5810" w:author="Maino Vieytes, Christian (NIH/NIA/IRP) [F]" w:date="2023-11-15T16:27:00Z"/>
                                  <w:rFonts w:ascii="Times New Roman" w:hAnsi="Times New Roman" w:cs="Times New Roman"/>
                                  <w:sz w:val="18"/>
                                  <w:szCs w:val="18"/>
                                  <w:rPrChange w:id="5811" w:author="Maino Vieytes, Christian (NIH/NIA/IRP) [F]" w:date="2023-11-16T09:37:00Z">
                                    <w:rPr>
                                      <w:del w:id="5812" w:author="Maino Vieytes, Christian (NIH/NIA/IRP) [F]" w:date="2023-11-15T16:27:00Z"/>
                                      <w:rFonts w:ascii="Times New Roman" w:hAnsi="Times New Roman" w:cs="Times New Roman"/>
                                      <w:sz w:val="20"/>
                                      <w:szCs w:val="20"/>
                                    </w:rPr>
                                  </w:rPrChange>
                                </w:rPr>
                                <w:pPrChange w:id="5813" w:author="Maino Vieytes, Christian (NIH/NIA/IRP) [F]" w:date="2023-11-16T09:37:00Z">
                                  <w:pPr>
                                    <w:jc w:val="center"/>
                                  </w:pPr>
                                </w:pPrChange>
                              </w:pPr>
                              <w:ins w:id="5814" w:author="Maino Vieytes, Christian (NIH/NIA/IRP) [F]" w:date="2023-11-16T09:37:00Z">
                                <w:r w:rsidRPr="0049435F">
                                  <w:rPr>
                                    <w:rFonts w:ascii="Times New Roman" w:hAnsi="Times New Roman" w:cs="Times New Roman"/>
                                    <w:color w:val="000000"/>
                                    <w:sz w:val="18"/>
                                    <w:szCs w:val="18"/>
                                    <w:rPrChange w:id="5815" w:author="Maino Vieytes, Christian (NIH/NIA/IRP) [F]" w:date="2023-11-16T09:37:00Z">
                                      <w:rPr>
                                        <w:rFonts w:ascii="Calibri" w:hAnsi="Calibri" w:cs="Calibri"/>
                                        <w:color w:val="000000"/>
                                      </w:rPr>
                                    </w:rPrChange>
                                  </w:rPr>
                                  <w:t>1.72 (0.81-3.65)</w:t>
                                </w:r>
                              </w:ins>
                              <w:del w:id="5816" w:author="Maino Vieytes, Christian (NIH/NIA/IRP) [F]" w:date="2023-11-15T15:57:00Z">
                                <w:r w:rsidRPr="0049435F" w:rsidDel="0055657D">
                                  <w:rPr>
                                    <w:rFonts w:ascii="Times New Roman" w:hAnsi="Times New Roman" w:cs="Times New Roman"/>
                                    <w:sz w:val="18"/>
                                    <w:szCs w:val="18"/>
                                    <w:rPrChange w:id="581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581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5819" w:author="Maino Vieytes, Christian (NIH/NIA/IRP) [F]" w:date="2023-11-15T16:27:00Z"/>
                                  <w:rFonts w:ascii="Times New Roman" w:hAnsi="Times New Roman" w:cs="Times New Roman"/>
                                  <w:sz w:val="18"/>
                                  <w:szCs w:val="18"/>
                                  <w:rPrChange w:id="5820" w:author="Maino Vieytes, Christian (NIH/NIA/IRP) [F]" w:date="2023-11-16T09:37:00Z">
                                    <w:rPr>
                                      <w:del w:id="5821" w:author="Maino Vieytes, Christian (NIH/NIA/IRP) [F]" w:date="2023-11-15T16:27:00Z"/>
                                      <w:rFonts w:ascii="Times New Roman" w:hAnsi="Times New Roman" w:cs="Times New Roman"/>
                                      <w:sz w:val="20"/>
                                      <w:szCs w:val="20"/>
                                    </w:rPr>
                                  </w:rPrChange>
                                </w:rPr>
                                <w:pPrChange w:id="5822" w:author="Maino Vieytes, Christian (NIH/NIA/IRP) [F]" w:date="2023-11-16T09:37:00Z">
                                  <w:pPr>
                                    <w:jc w:val="center"/>
                                  </w:pPr>
                                </w:pPrChange>
                              </w:pPr>
                              <w:ins w:id="5823" w:author="Maino Vieytes, Christian (NIH/NIA/IRP) [F]" w:date="2023-11-16T09:37:00Z">
                                <w:r w:rsidRPr="0049435F">
                                  <w:rPr>
                                    <w:rFonts w:ascii="Times New Roman" w:hAnsi="Times New Roman" w:cs="Times New Roman"/>
                                    <w:color w:val="000000"/>
                                    <w:sz w:val="18"/>
                                    <w:szCs w:val="18"/>
                                    <w:rPrChange w:id="582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5825" w:author="Maino Vieytes, Christian (NIH/NIA/IRP) [F]" w:date="2023-11-16T09:37:00Z">
                                      <w:rPr>
                                        <w:rFonts w:ascii="Calibri" w:hAnsi="Calibri" w:cs="Calibri"/>
                                        <w:color w:val="000000"/>
                                      </w:rPr>
                                    </w:rPrChange>
                                  </w:rPr>
                                  <w:t>35)*</w:t>
                                </w:r>
                              </w:ins>
                              <w:proofErr w:type="gramEnd"/>
                              <w:del w:id="5826" w:author="Maino Vieytes, Christian (NIH/NIA/IRP) [F]" w:date="2023-11-15T15:57:00Z">
                                <w:r w:rsidRPr="0049435F" w:rsidDel="0055657D">
                                  <w:rPr>
                                    <w:rFonts w:ascii="Times New Roman" w:hAnsi="Times New Roman" w:cs="Times New Roman"/>
                                    <w:sz w:val="18"/>
                                    <w:szCs w:val="18"/>
                                    <w:rPrChange w:id="582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582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5829" w:author="Maino Vieytes, Christian (NIH/NIA/IRP) [F]" w:date="2023-11-15T16:27:00Z"/>
                                  <w:rFonts w:ascii="Times New Roman" w:hAnsi="Times New Roman" w:cs="Times New Roman"/>
                                  <w:sz w:val="18"/>
                                  <w:szCs w:val="18"/>
                                  <w:rPrChange w:id="5830" w:author="Maino Vieytes, Christian (NIH/NIA/IRP) [F]" w:date="2023-11-16T09:37:00Z">
                                    <w:rPr>
                                      <w:del w:id="5831" w:author="Maino Vieytes, Christian (NIH/NIA/IRP) [F]" w:date="2023-11-15T16:27:00Z"/>
                                      <w:rFonts w:ascii="Times New Roman" w:hAnsi="Times New Roman" w:cs="Times New Roman"/>
                                      <w:sz w:val="20"/>
                                      <w:szCs w:val="20"/>
                                    </w:rPr>
                                  </w:rPrChange>
                                </w:rPr>
                                <w:pPrChange w:id="5832" w:author="Maino Vieytes, Christian (NIH/NIA/IRP) [F]" w:date="2023-11-16T09:37:00Z">
                                  <w:pPr>
                                    <w:jc w:val="center"/>
                                  </w:pPr>
                                </w:pPrChange>
                              </w:pPr>
                              <w:ins w:id="5833" w:author="Maino Vieytes, Christian (NIH/NIA/IRP) [F]" w:date="2023-11-16T09:37:00Z">
                                <w:r w:rsidRPr="0049435F">
                                  <w:rPr>
                                    <w:rFonts w:ascii="Times New Roman" w:hAnsi="Times New Roman" w:cs="Times New Roman"/>
                                    <w:color w:val="000000"/>
                                    <w:sz w:val="18"/>
                                    <w:szCs w:val="18"/>
                                    <w:rPrChange w:id="5834" w:author="Maino Vieytes, Christian (NIH/NIA/IRP) [F]" w:date="2023-11-16T09:37:00Z">
                                      <w:rPr>
                                        <w:rFonts w:ascii="Calibri" w:hAnsi="Calibri" w:cs="Calibri"/>
                                        <w:color w:val="000000"/>
                                      </w:rPr>
                                    </w:rPrChange>
                                  </w:rPr>
                                  <w:t>0.01*</w:t>
                                </w:r>
                              </w:ins>
                              <w:del w:id="5835" w:author="Maino Vieytes, Christian (NIH/NIA/IRP) [F]" w:date="2023-11-15T15:57:00Z">
                                <w:r w:rsidRPr="0049435F" w:rsidDel="0055657D">
                                  <w:rPr>
                                    <w:rFonts w:ascii="Times New Roman" w:hAnsi="Times New Roman" w:cs="Times New Roman"/>
                                    <w:sz w:val="18"/>
                                    <w:szCs w:val="18"/>
                                    <w:rPrChange w:id="5836"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5837"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5838" w:author="Maino Vieytes, Christian (NIH/NIA/IRP) [F]" w:date="2023-11-15T16:27:00Z"/>
                                  <w:rFonts w:ascii="Times New Roman" w:hAnsi="Times New Roman" w:cs="Times New Roman"/>
                                  <w:sz w:val="18"/>
                                  <w:szCs w:val="18"/>
                                  <w:rPrChange w:id="5839" w:author="Maino Vieytes, Christian (NIH/NIA/IRP) [F]" w:date="2023-11-16T09:37:00Z">
                                    <w:rPr>
                                      <w:del w:id="5840" w:author="Maino Vieytes, Christian (NIH/NIA/IRP) [F]" w:date="2023-11-15T16:27:00Z"/>
                                      <w:rFonts w:ascii="Times New Roman" w:hAnsi="Times New Roman" w:cs="Times New Roman"/>
                                      <w:sz w:val="20"/>
                                      <w:szCs w:val="20"/>
                                    </w:rPr>
                                  </w:rPrChange>
                                </w:rPr>
                                <w:pPrChange w:id="5841" w:author="Maino Vieytes, Christian (NIH/NIA/IRP) [F]" w:date="2023-11-16T09:37:00Z">
                                  <w:pPr>
                                    <w:jc w:val="center"/>
                                  </w:pPr>
                                </w:pPrChange>
                              </w:pPr>
                              <w:ins w:id="5842" w:author="Maino Vieytes, Christian (NIH/NIA/IRP) [F]" w:date="2023-11-16T09:37:00Z">
                                <w:r w:rsidRPr="0049435F">
                                  <w:rPr>
                                    <w:rFonts w:ascii="Times New Roman" w:hAnsi="Times New Roman" w:cs="Times New Roman"/>
                                    <w:color w:val="000000"/>
                                    <w:sz w:val="18"/>
                                    <w:szCs w:val="18"/>
                                    <w:rPrChange w:id="5843"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5844" w:author="Maino Vieytes, Christian (NIH/NIA/IRP) [F]" w:date="2023-11-16T09:37:00Z">
                                      <w:rPr>
                                        <w:rFonts w:ascii="Calibri" w:hAnsi="Calibri" w:cs="Calibri"/>
                                        <w:color w:val="000000"/>
                                      </w:rPr>
                                    </w:rPrChange>
                                  </w:rPr>
                                  <w:t>34)*</w:t>
                                </w:r>
                              </w:ins>
                              <w:proofErr w:type="gramEnd"/>
                              <w:del w:id="5845" w:author="Maino Vieytes, Christian (NIH/NIA/IRP) [F]" w:date="2023-11-15T15:57:00Z">
                                <w:r w:rsidRPr="0049435F" w:rsidDel="0055657D">
                                  <w:rPr>
                                    <w:rFonts w:ascii="Times New Roman" w:hAnsi="Times New Roman" w:cs="Times New Roman"/>
                                    <w:sz w:val="18"/>
                                    <w:szCs w:val="18"/>
                                    <w:rPrChange w:id="5846"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5847"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5848" w:author="Maino Vieytes, Christian (NIH/NIA/IRP) [F]" w:date="2023-11-15T16:27:00Z"/>
                                  <w:rFonts w:ascii="Times New Roman" w:hAnsi="Times New Roman" w:cs="Times New Roman"/>
                                  <w:sz w:val="18"/>
                                  <w:szCs w:val="18"/>
                                  <w:rPrChange w:id="5849" w:author="Maino Vieytes, Christian (NIH/NIA/IRP) [F]" w:date="2023-11-16T09:37:00Z">
                                    <w:rPr>
                                      <w:del w:id="5850" w:author="Maino Vieytes, Christian (NIH/NIA/IRP) [F]" w:date="2023-11-15T16:27:00Z"/>
                                      <w:rFonts w:ascii="Times New Roman" w:hAnsi="Times New Roman" w:cs="Times New Roman"/>
                                      <w:sz w:val="20"/>
                                      <w:szCs w:val="20"/>
                                    </w:rPr>
                                  </w:rPrChange>
                                </w:rPr>
                                <w:pPrChange w:id="5851" w:author="Maino Vieytes, Christian (NIH/NIA/IRP) [F]" w:date="2023-11-16T09:37:00Z">
                                  <w:pPr>
                                    <w:jc w:val="center"/>
                                  </w:pPr>
                                </w:pPrChange>
                              </w:pPr>
                              <w:ins w:id="5852" w:author="Maino Vieytes, Christian (NIH/NIA/IRP) [F]" w:date="2023-11-16T09:37:00Z">
                                <w:r w:rsidRPr="0049435F">
                                  <w:rPr>
                                    <w:rFonts w:ascii="Times New Roman" w:hAnsi="Times New Roman" w:cs="Times New Roman"/>
                                    <w:color w:val="000000"/>
                                    <w:sz w:val="18"/>
                                    <w:szCs w:val="18"/>
                                    <w:rPrChange w:id="5853" w:author="Maino Vieytes, Christian (NIH/NIA/IRP) [F]" w:date="2023-11-16T09:37:00Z">
                                      <w:rPr>
                                        <w:rFonts w:ascii="Calibri" w:hAnsi="Calibri" w:cs="Calibri"/>
                                        <w:color w:val="000000"/>
                                      </w:rPr>
                                    </w:rPrChange>
                                  </w:rPr>
                                  <w:t>0.15</w:t>
                                </w:r>
                              </w:ins>
                              <w:del w:id="5854" w:author="Maino Vieytes, Christian (NIH/NIA/IRP) [F]" w:date="2023-11-15T15:57:00Z">
                                <w:r w:rsidRPr="0049435F" w:rsidDel="0055657D">
                                  <w:rPr>
                                    <w:rFonts w:ascii="Times New Roman" w:hAnsi="Times New Roman" w:cs="Times New Roman"/>
                                    <w:color w:val="000000"/>
                                    <w:sz w:val="18"/>
                                    <w:szCs w:val="18"/>
                                    <w:rPrChange w:id="5855"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5856" w:author="Maino Vieytes, Christian (NIH/NIA/IRP) [F]" w:date="2023-11-16T09:37:00Z">
                              <w:tblPrEx>
                                <w:tblW w:w="15091" w:type="dxa"/>
                              </w:tblPrEx>
                            </w:tblPrExChange>
                          </w:tblPrEx>
                          <w:trPr>
                            <w:trHeight w:val="320"/>
                            <w:del w:id="5857" w:author="Maino Vieytes, Christian (NIH/NIA/IRP) [F]" w:date="2023-11-15T16:27:00Z"/>
                            <w:trPrChange w:id="5858" w:author="Maino Vieytes, Christian (NIH/NIA/IRP) [F]" w:date="2023-11-16T09:37:00Z">
                              <w:trPr>
                                <w:gridAfter w:val="0"/>
                                <w:trHeight w:val="320"/>
                              </w:trPr>
                            </w:trPrChange>
                          </w:trPr>
                          <w:tc>
                            <w:tcPr>
                              <w:tcW w:w="2317" w:type="dxa"/>
                              <w:noWrap/>
                              <w:vAlign w:val="center"/>
                              <w:hideMark/>
                              <w:tcPrChange w:id="5859"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5860" w:author="Maino Vieytes, Christian (NIH/NIA/IRP) [F]" w:date="2023-11-15T16:27:00Z"/>
                                  <w:rFonts w:ascii="Times New Roman" w:hAnsi="Times New Roman" w:cs="Times New Roman"/>
                                  <w:sz w:val="18"/>
                                  <w:szCs w:val="18"/>
                                  <w:rPrChange w:id="5861" w:author="Maino Vieytes, Christian (NIH/NIA/IRP) [F]" w:date="2023-11-15T15:57:00Z">
                                    <w:rPr>
                                      <w:del w:id="5862" w:author="Maino Vieytes, Christian (NIH/NIA/IRP) [F]" w:date="2023-11-15T16:27:00Z"/>
                                      <w:rFonts w:ascii="Times New Roman" w:hAnsi="Times New Roman" w:cs="Times New Roman"/>
                                      <w:sz w:val="20"/>
                                      <w:szCs w:val="20"/>
                                    </w:rPr>
                                  </w:rPrChange>
                                </w:rPr>
                                <w:pPrChange w:id="5863" w:author="Maino Vieytes, Christian (NIH/NIA/IRP) [F]" w:date="2023-11-16T09:37:00Z">
                                  <w:pPr/>
                                </w:pPrChange>
                              </w:pPr>
                              <w:del w:id="5864" w:author="Maino Vieytes, Christian (NIH/NIA/IRP) [F]" w:date="2023-11-15T16:27:00Z">
                                <w:r w:rsidRPr="008A6C8D" w:rsidDel="002B4FE9">
                                  <w:rPr>
                                    <w:rFonts w:ascii="Times New Roman" w:hAnsi="Times New Roman" w:cs="Times New Roman"/>
                                    <w:sz w:val="18"/>
                                    <w:szCs w:val="18"/>
                                    <w:rPrChange w:id="5865"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86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867"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5868" w:author="Maino Vieytes, Christian (NIH/NIA/IRP) [F]" w:date="2023-11-15T16:27:00Z"/>
                                  <w:rFonts w:ascii="Times New Roman" w:hAnsi="Times New Roman" w:cs="Times New Roman"/>
                                  <w:sz w:val="18"/>
                                  <w:szCs w:val="18"/>
                                  <w:rPrChange w:id="5869" w:author="Maino Vieytes, Christian (NIH/NIA/IRP) [F]" w:date="2023-11-16T09:37:00Z">
                                    <w:rPr>
                                      <w:del w:id="5870" w:author="Maino Vieytes, Christian (NIH/NIA/IRP) [F]" w:date="2023-11-15T16:27:00Z"/>
                                      <w:rFonts w:ascii="Times New Roman" w:hAnsi="Times New Roman" w:cs="Times New Roman"/>
                                      <w:sz w:val="20"/>
                                      <w:szCs w:val="20"/>
                                    </w:rPr>
                                  </w:rPrChange>
                                </w:rPr>
                                <w:pPrChange w:id="5871" w:author="Maino Vieytes, Christian (NIH/NIA/IRP) [F]" w:date="2023-11-16T09:37:00Z">
                                  <w:pPr>
                                    <w:jc w:val="center"/>
                                  </w:pPr>
                                </w:pPrChange>
                              </w:pPr>
                              <w:ins w:id="5872" w:author="Maino Vieytes, Christian (NIH/NIA/IRP) [F]" w:date="2023-11-16T09:37:00Z">
                                <w:r w:rsidRPr="0049435F">
                                  <w:rPr>
                                    <w:rFonts w:ascii="Times New Roman" w:hAnsi="Times New Roman" w:cs="Times New Roman"/>
                                    <w:color w:val="000000"/>
                                    <w:sz w:val="18"/>
                                    <w:szCs w:val="18"/>
                                    <w:rPrChange w:id="5873" w:author="Maino Vieytes, Christian (NIH/NIA/IRP) [F]" w:date="2023-11-16T09:37:00Z">
                                      <w:rPr>
                                        <w:rFonts w:ascii="Calibri" w:hAnsi="Calibri" w:cs="Calibri"/>
                                        <w:color w:val="000000"/>
                                      </w:rPr>
                                    </w:rPrChange>
                                  </w:rPr>
                                  <w:t>1745</w:t>
                                </w:r>
                              </w:ins>
                              <w:del w:id="5874" w:author="Maino Vieytes, Christian (NIH/NIA/IRP) [F]" w:date="2023-11-15T15:57:00Z">
                                <w:r w:rsidRPr="0049435F" w:rsidDel="0055657D">
                                  <w:rPr>
                                    <w:rFonts w:ascii="Times New Roman" w:hAnsi="Times New Roman" w:cs="Times New Roman"/>
                                    <w:sz w:val="18"/>
                                    <w:szCs w:val="18"/>
                                    <w:rPrChange w:id="587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87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5877" w:author="Maino Vieytes, Christian (NIH/NIA/IRP) [F]" w:date="2023-11-15T16:27:00Z"/>
                                  <w:rFonts w:ascii="Times New Roman" w:hAnsi="Times New Roman" w:cs="Times New Roman"/>
                                  <w:sz w:val="18"/>
                                  <w:szCs w:val="18"/>
                                  <w:rPrChange w:id="5878" w:author="Maino Vieytes, Christian (NIH/NIA/IRP) [F]" w:date="2023-11-16T09:37:00Z">
                                    <w:rPr>
                                      <w:del w:id="5879" w:author="Maino Vieytes, Christian (NIH/NIA/IRP) [F]" w:date="2023-11-15T16:27:00Z"/>
                                      <w:rFonts w:ascii="Times New Roman" w:hAnsi="Times New Roman" w:cs="Times New Roman"/>
                                      <w:sz w:val="20"/>
                                      <w:szCs w:val="20"/>
                                    </w:rPr>
                                  </w:rPrChange>
                                </w:rPr>
                                <w:pPrChange w:id="5880" w:author="Maino Vieytes, Christian (NIH/NIA/IRP) [F]" w:date="2023-11-16T09:37:00Z">
                                  <w:pPr>
                                    <w:jc w:val="center"/>
                                  </w:pPr>
                                </w:pPrChange>
                              </w:pPr>
                              <w:ins w:id="5881" w:author="Maino Vieytes, Christian (NIH/NIA/IRP) [F]" w:date="2023-11-16T09:37:00Z">
                                <w:r w:rsidRPr="0049435F">
                                  <w:rPr>
                                    <w:rFonts w:ascii="Times New Roman" w:hAnsi="Times New Roman" w:cs="Times New Roman"/>
                                    <w:color w:val="000000"/>
                                    <w:sz w:val="18"/>
                                    <w:szCs w:val="18"/>
                                    <w:rPrChange w:id="5882" w:author="Maino Vieytes, Christian (NIH/NIA/IRP) [F]" w:date="2023-11-16T09:37:00Z">
                                      <w:rPr>
                                        <w:rFonts w:ascii="Calibri" w:hAnsi="Calibri" w:cs="Calibri"/>
                                        <w:color w:val="000000"/>
                                      </w:rPr>
                                    </w:rPrChange>
                                  </w:rPr>
                                  <w:t>1.00</w:t>
                                </w:r>
                              </w:ins>
                              <w:del w:id="5883" w:author="Maino Vieytes, Christian (NIH/NIA/IRP) [F]" w:date="2023-11-15T15:57:00Z">
                                <w:r w:rsidRPr="0049435F" w:rsidDel="0055657D">
                                  <w:rPr>
                                    <w:rFonts w:ascii="Times New Roman" w:hAnsi="Times New Roman" w:cs="Times New Roman"/>
                                    <w:sz w:val="18"/>
                                    <w:szCs w:val="18"/>
                                    <w:rPrChange w:id="58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8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5886" w:author="Maino Vieytes, Christian (NIH/NIA/IRP) [F]" w:date="2023-11-15T16:27:00Z"/>
                                  <w:rFonts w:ascii="Times New Roman" w:hAnsi="Times New Roman" w:cs="Times New Roman"/>
                                  <w:sz w:val="18"/>
                                  <w:szCs w:val="18"/>
                                  <w:rPrChange w:id="5887" w:author="Maino Vieytes, Christian (NIH/NIA/IRP) [F]" w:date="2023-11-16T09:37:00Z">
                                    <w:rPr>
                                      <w:del w:id="5888" w:author="Maino Vieytes, Christian (NIH/NIA/IRP) [F]" w:date="2023-11-15T16:27:00Z"/>
                                      <w:rFonts w:ascii="Times New Roman" w:hAnsi="Times New Roman" w:cs="Times New Roman"/>
                                      <w:sz w:val="20"/>
                                      <w:szCs w:val="20"/>
                                    </w:rPr>
                                  </w:rPrChange>
                                </w:rPr>
                                <w:pPrChange w:id="5889" w:author="Maino Vieytes, Christian (NIH/NIA/IRP) [F]" w:date="2023-11-16T09:37:00Z">
                                  <w:pPr>
                                    <w:jc w:val="center"/>
                                  </w:pPr>
                                </w:pPrChange>
                              </w:pPr>
                              <w:ins w:id="5890" w:author="Maino Vieytes, Christian (NIH/NIA/IRP) [F]" w:date="2023-11-16T09:37:00Z">
                                <w:r w:rsidRPr="0049435F">
                                  <w:rPr>
                                    <w:rFonts w:ascii="Times New Roman" w:hAnsi="Times New Roman" w:cs="Times New Roman"/>
                                    <w:color w:val="000000"/>
                                    <w:sz w:val="18"/>
                                    <w:szCs w:val="18"/>
                                    <w:rPrChange w:id="5891" w:author="Maino Vieytes, Christian (NIH/NIA/IRP) [F]" w:date="2023-11-16T09:37:00Z">
                                      <w:rPr>
                                        <w:rFonts w:ascii="Calibri" w:hAnsi="Calibri" w:cs="Calibri"/>
                                        <w:color w:val="000000"/>
                                      </w:rPr>
                                    </w:rPrChange>
                                  </w:rPr>
                                  <w:t>0.73 (0.44-1.21)</w:t>
                                </w:r>
                              </w:ins>
                              <w:del w:id="5892" w:author="Maino Vieytes, Christian (NIH/NIA/IRP) [F]" w:date="2023-11-15T15:57:00Z">
                                <w:r w:rsidRPr="0049435F" w:rsidDel="0055657D">
                                  <w:rPr>
                                    <w:rFonts w:ascii="Times New Roman" w:hAnsi="Times New Roman" w:cs="Times New Roman"/>
                                    <w:sz w:val="18"/>
                                    <w:szCs w:val="18"/>
                                    <w:rPrChange w:id="5893"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5894"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5895" w:author="Maino Vieytes, Christian (NIH/NIA/IRP) [F]" w:date="2023-11-15T16:27:00Z"/>
                                  <w:rFonts w:ascii="Times New Roman" w:hAnsi="Times New Roman" w:cs="Times New Roman"/>
                                  <w:sz w:val="18"/>
                                  <w:szCs w:val="18"/>
                                  <w:rPrChange w:id="5896" w:author="Maino Vieytes, Christian (NIH/NIA/IRP) [F]" w:date="2023-11-16T09:37:00Z">
                                    <w:rPr>
                                      <w:del w:id="5897" w:author="Maino Vieytes, Christian (NIH/NIA/IRP) [F]" w:date="2023-11-15T16:27:00Z"/>
                                      <w:rFonts w:ascii="Times New Roman" w:hAnsi="Times New Roman" w:cs="Times New Roman"/>
                                      <w:sz w:val="20"/>
                                      <w:szCs w:val="20"/>
                                    </w:rPr>
                                  </w:rPrChange>
                                </w:rPr>
                                <w:pPrChange w:id="5898" w:author="Maino Vieytes, Christian (NIH/NIA/IRP) [F]" w:date="2023-11-16T09:37:00Z">
                                  <w:pPr>
                                    <w:jc w:val="center"/>
                                  </w:pPr>
                                </w:pPrChange>
                              </w:pPr>
                              <w:ins w:id="5899" w:author="Maino Vieytes, Christian (NIH/NIA/IRP) [F]" w:date="2023-11-16T09:37:00Z">
                                <w:r w:rsidRPr="0049435F">
                                  <w:rPr>
                                    <w:rFonts w:ascii="Times New Roman" w:hAnsi="Times New Roman" w:cs="Times New Roman"/>
                                    <w:color w:val="000000"/>
                                    <w:sz w:val="18"/>
                                    <w:szCs w:val="18"/>
                                    <w:rPrChange w:id="5900" w:author="Maino Vieytes, Christian (NIH/NIA/IRP) [F]" w:date="2023-11-16T09:37:00Z">
                                      <w:rPr>
                                        <w:rFonts w:ascii="Calibri" w:hAnsi="Calibri" w:cs="Calibri"/>
                                        <w:color w:val="000000"/>
                                      </w:rPr>
                                    </w:rPrChange>
                                  </w:rPr>
                                  <w:t>0.63 (0.33-1.20)</w:t>
                                </w:r>
                              </w:ins>
                              <w:del w:id="5901" w:author="Maino Vieytes, Christian (NIH/NIA/IRP) [F]" w:date="2023-11-15T15:57:00Z">
                                <w:r w:rsidRPr="0049435F" w:rsidDel="0055657D">
                                  <w:rPr>
                                    <w:rFonts w:ascii="Times New Roman" w:hAnsi="Times New Roman" w:cs="Times New Roman"/>
                                    <w:sz w:val="18"/>
                                    <w:szCs w:val="18"/>
                                    <w:rPrChange w:id="5902"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5903"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5904" w:author="Maino Vieytes, Christian (NIH/NIA/IRP) [F]" w:date="2023-11-15T16:27:00Z"/>
                                  <w:rFonts w:ascii="Times New Roman" w:hAnsi="Times New Roman" w:cs="Times New Roman"/>
                                  <w:sz w:val="18"/>
                                  <w:szCs w:val="18"/>
                                  <w:rPrChange w:id="5905" w:author="Maino Vieytes, Christian (NIH/NIA/IRP) [F]" w:date="2023-11-16T09:37:00Z">
                                    <w:rPr>
                                      <w:del w:id="5906" w:author="Maino Vieytes, Christian (NIH/NIA/IRP) [F]" w:date="2023-11-15T16:27:00Z"/>
                                      <w:rFonts w:ascii="Times New Roman" w:hAnsi="Times New Roman" w:cs="Times New Roman"/>
                                      <w:sz w:val="20"/>
                                      <w:szCs w:val="20"/>
                                    </w:rPr>
                                  </w:rPrChange>
                                </w:rPr>
                                <w:pPrChange w:id="5907" w:author="Maino Vieytes, Christian (NIH/NIA/IRP) [F]" w:date="2023-11-16T09:37:00Z">
                                  <w:pPr>
                                    <w:jc w:val="center"/>
                                  </w:pPr>
                                </w:pPrChange>
                              </w:pPr>
                              <w:ins w:id="5908" w:author="Maino Vieytes, Christian (NIH/NIA/IRP) [F]" w:date="2023-11-16T09:37:00Z">
                                <w:r w:rsidRPr="0049435F">
                                  <w:rPr>
                                    <w:rFonts w:ascii="Times New Roman" w:hAnsi="Times New Roman" w:cs="Times New Roman"/>
                                    <w:color w:val="000000"/>
                                    <w:sz w:val="18"/>
                                    <w:szCs w:val="18"/>
                                    <w:rPrChange w:id="5909" w:author="Maino Vieytes, Christian (NIH/NIA/IRP) [F]" w:date="2023-11-16T09:37:00Z">
                                      <w:rPr>
                                        <w:rFonts w:ascii="Calibri" w:hAnsi="Calibri" w:cs="Calibri"/>
                                        <w:color w:val="000000"/>
                                      </w:rPr>
                                    </w:rPrChange>
                                  </w:rPr>
                                  <w:t>0.84 (0.50-1.41)</w:t>
                                </w:r>
                              </w:ins>
                              <w:del w:id="5910" w:author="Maino Vieytes, Christian (NIH/NIA/IRP) [F]" w:date="2023-11-15T15:57:00Z">
                                <w:r w:rsidRPr="0049435F" w:rsidDel="0055657D">
                                  <w:rPr>
                                    <w:rFonts w:ascii="Times New Roman" w:hAnsi="Times New Roman" w:cs="Times New Roman"/>
                                    <w:sz w:val="18"/>
                                    <w:szCs w:val="18"/>
                                    <w:rPrChange w:id="5911"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5912"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5913" w:author="Maino Vieytes, Christian (NIH/NIA/IRP) [F]" w:date="2023-11-15T16:27:00Z"/>
                                  <w:rFonts w:ascii="Times New Roman" w:hAnsi="Times New Roman" w:cs="Times New Roman"/>
                                  <w:sz w:val="18"/>
                                  <w:szCs w:val="18"/>
                                  <w:rPrChange w:id="5914" w:author="Maino Vieytes, Christian (NIH/NIA/IRP) [F]" w:date="2023-11-16T09:37:00Z">
                                    <w:rPr>
                                      <w:del w:id="5915" w:author="Maino Vieytes, Christian (NIH/NIA/IRP) [F]" w:date="2023-11-15T16:27:00Z"/>
                                      <w:rFonts w:ascii="Times New Roman" w:hAnsi="Times New Roman" w:cs="Times New Roman"/>
                                      <w:sz w:val="20"/>
                                      <w:szCs w:val="20"/>
                                    </w:rPr>
                                  </w:rPrChange>
                                </w:rPr>
                                <w:pPrChange w:id="5916" w:author="Maino Vieytes, Christian (NIH/NIA/IRP) [F]" w:date="2023-11-16T09:37:00Z">
                                  <w:pPr>
                                    <w:jc w:val="center"/>
                                  </w:pPr>
                                </w:pPrChange>
                              </w:pPr>
                              <w:ins w:id="5917" w:author="Maino Vieytes, Christian (NIH/NIA/IRP) [F]" w:date="2023-11-16T09:37:00Z">
                                <w:r w:rsidRPr="0049435F">
                                  <w:rPr>
                                    <w:rFonts w:ascii="Times New Roman" w:hAnsi="Times New Roman" w:cs="Times New Roman"/>
                                    <w:color w:val="000000"/>
                                    <w:sz w:val="18"/>
                                    <w:szCs w:val="18"/>
                                    <w:rPrChange w:id="5918" w:author="Maino Vieytes, Christian (NIH/NIA/IRP) [F]" w:date="2023-11-16T09:37:00Z">
                                      <w:rPr>
                                        <w:rFonts w:ascii="Calibri" w:hAnsi="Calibri" w:cs="Calibri"/>
                                        <w:color w:val="000000"/>
                                      </w:rPr>
                                    </w:rPrChange>
                                  </w:rPr>
                                  <w:t>0.84 (0.50-1.40)</w:t>
                                </w:r>
                              </w:ins>
                              <w:del w:id="5919" w:author="Maino Vieytes, Christian (NIH/NIA/IRP) [F]" w:date="2023-11-15T15:57:00Z">
                                <w:r w:rsidRPr="0049435F" w:rsidDel="0055657D">
                                  <w:rPr>
                                    <w:rFonts w:ascii="Times New Roman" w:hAnsi="Times New Roman" w:cs="Times New Roman"/>
                                    <w:sz w:val="18"/>
                                    <w:szCs w:val="18"/>
                                    <w:rPrChange w:id="592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592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5922" w:author="Maino Vieytes, Christian (NIH/NIA/IRP) [F]" w:date="2023-11-15T16:27:00Z"/>
                                  <w:rFonts w:ascii="Times New Roman" w:hAnsi="Times New Roman" w:cs="Times New Roman"/>
                                  <w:sz w:val="18"/>
                                  <w:szCs w:val="18"/>
                                  <w:rPrChange w:id="5923" w:author="Maino Vieytes, Christian (NIH/NIA/IRP) [F]" w:date="2023-11-16T09:37:00Z">
                                    <w:rPr>
                                      <w:del w:id="5924" w:author="Maino Vieytes, Christian (NIH/NIA/IRP) [F]" w:date="2023-11-15T16:27:00Z"/>
                                      <w:rFonts w:ascii="Times New Roman" w:hAnsi="Times New Roman" w:cs="Times New Roman"/>
                                      <w:sz w:val="20"/>
                                      <w:szCs w:val="20"/>
                                    </w:rPr>
                                  </w:rPrChange>
                                </w:rPr>
                                <w:pPrChange w:id="5925" w:author="Maino Vieytes, Christian (NIH/NIA/IRP) [F]" w:date="2023-11-16T09:37:00Z">
                                  <w:pPr>
                                    <w:jc w:val="center"/>
                                  </w:pPr>
                                </w:pPrChange>
                              </w:pPr>
                              <w:ins w:id="5926" w:author="Maino Vieytes, Christian (NIH/NIA/IRP) [F]" w:date="2023-11-16T09:37:00Z">
                                <w:r w:rsidRPr="0049435F">
                                  <w:rPr>
                                    <w:rFonts w:ascii="Times New Roman" w:hAnsi="Times New Roman" w:cs="Times New Roman"/>
                                    <w:color w:val="000000"/>
                                    <w:sz w:val="18"/>
                                    <w:szCs w:val="18"/>
                                    <w:rPrChange w:id="5927" w:author="Maino Vieytes, Christian (NIH/NIA/IRP) [F]" w:date="2023-11-16T09:37:00Z">
                                      <w:rPr>
                                        <w:rFonts w:ascii="Calibri" w:hAnsi="Calibri" w:cs="Calibri"/>
                                        <w:color w:val="000000"/>
                                      </w:rPr>
                                    </w:rPrChange>
                                  </w:rPr>
                                  <w:t>0.59</w:t>
                                </w:r>
                              </w:ins>
                              <w:del w:id="5928" w:author="Maino Vieytes, Christian (NIH/NIA/IRP) [F]" w:date="2023-11-15T15:57:00Z">
                                <w:r w:rsidRPr="0049435F" w:rsidDel="0055657D">
                                  <w:rPr>
                                    <w:rFonts w:ascii="Times New Roman" w:hAnsi="Times New Roman" w:cs="Times New Roman"/>
                                    <w:sz w:val="18"/>
                                    <w:szCs w:val="18"/>
                                    <w:rPrChange w:id="592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593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5931" w:author="Maino Vieytes, Christian (NIH/NIA/IRP) [F]" w:date="2023-11-15T16:27:00Z"/>
                                  <w:rFonts w:ascii="Times New Roman" w:hAnsi="Times New Roman" w:cs="Times New Roman"/>
                                  <w:sz w:val="18"/>
                                  <w:szCs w:val="18"/>
                                  <w:rPrChange w:id="5932" w:author="Maino Vieytes, Christian (NIH/NIA/IRP) [F]" w:date="2023-11-16T09:37:00Z">
                                    <w:rPr>
                                      <w:del w:id="5933" w:author="Maino Vieytes, Christian (NIH/NIA/IRP) [F]" w:date="2023-11-15T16:27:00Z"/>
                                      <w:rFonts w:ascii="Times New Roman" w:hAnsi="Times New Roman" w:cs="Times New Roman"/>
                                      <w:sz w:val="20"/>
                                      <w:szCs w:val="20"/>
                                    </w:rPr>
                                  </w:rPrChange>
                                </w:rPr>
                                <w:pPrChange w:id="5934" w:author="Maino Vieytes, Christian (NIH/NIA/IRP) [F]" w:date="2023-11-16T09:37:00Z">
                                  <w:pPr>
                                    <w:jc w:val="center"/>
                                  </w:pPr>
                                </w:pPrChange>
                              </w:pPr>
                              <w:ins w:id="5935" w:author="Maino Vieytes, Christian (NIH/NIA/IRP) [F]" w:date="2023-11-16T09:37:00Z">
                                <w:r w:rsidRPr="0049435F">
                                  <w:rPr>
                                    <w:rFonts w:ascii="Times New Roman" w:hAnsi="Times New Roman" w:cs="Times New Roman"/>
                                    <w:color w:val="000000"/>
                                    <w:sz w:val="18"/>
                                    <w:szCs w:val="18"/>
                                    <w:rPrChange w:id="5936" w:author="Maino Vieytes, Christian (NIH/NIA/IRP) [F]" w:date="2023-11-16T09:37:00Z">
                                      <w:rPr>
                                        <w:rFonts w:ascii="Calibri" w:hAnsi="Calibri" w:cs="Calibri"/>
                                        <w:color w:val="000000"/>
                                      </w:rPr>
                                    </w:rPrChange>
                                  </w:rPr>
                                  <w:t>0.96 (0.76-1.22)</w:t>
                                </w:r>
                              </w:ins>
                              <w:del w:id="5937" w:author="Maino Vieytes, Christian (NIH/NIA/IRP) [F]" w:date="2023-11-15T15:57:00Z">
                                <w:r w:rsidRPr="0049435F" w:rsidDel="0055657D">
                                  <w:rPr>
                                    <w:rFonts w:ascii="Times New Roman" w:hAnsi="Times New Roman" w:cs="Times New Roman"/>
                                    <w:sz w:val="18"/>
                                    <w:szCs w:val="18"/>
                                    <w:rPrChange w:id="5938"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5939"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5940" w:author="Maino Vieytes, Christian (NIH/NIA/IRP) [F]" w:date="2023-11-15T16:27:00Z"/>
                                  <w:rFonts w:ascii="Times New Roman" w:hAnsi="Times New Roman" w:cs="Times New Roman"/>
                                  <w:sz w:val="18"/>
                                  <w:szCs w:val="18"/>
                                  <w:rPrChange w:id="5941" w:author="Maino Vieytes, Christian (NIH/NIA/IRP) [F]" w:date="2023-11-16T09:37:00Z">
                                    <w:rPr>
                                      <w:del w:id="5942" w:author="Maino Vieytes, Christian (NIH/NIA/IRP) [F]" w:date="2023-11-15T16:27:00Z"/>
                                      <w:rFonts w:ascii="Times New Roman" w:hAnsi="Times New Roman" w:cs="Times New Roman"/>
                                      <w:sz w:val="20"/>
                                      <w:szCs w:val="20"/>
                                    </w:rPr>
                                  </w:rPrChange>
                                </w:rPr>
                                <w:pPrChange w:id="5943" w:author="Maino Vieytes, Christian (NIH/NIA/IRP) [F]" w:date="2023-11-16T09:37:00Z">
                                  <w:pPr>
                                    <w:jc w:val="center"/>
                                  </w:pPr>
                                </w:pPrChange>
                              </w:pPr>
                              <w:ins w:id="5944" w:author="Maino Vieytes, Christian (NIH/NIA/IRP) [F]" w:date="2023-11-16T09:37:00Z">
                                <w:r w:rsidRPr="0049435F">
                                  <w:rPr>
                                    <w:rFonts w:ascii="Times New Roman" w:hAnsi="Times New Roman" w:cs="Times New Roman"/>
                                    <w:color w:val="000000"/>
                                    <w:sz w:val="18"/>
                                    <w:szCs w:val="18"/>
                                    <w:rPrChange w:id="5945" w:author="Maino Vieytes, Christian (NIH/NIA/IRP) [F]" w:date="2023-11-16T09:37:00Z">
                                      <w:rPr>
                                        <w:rFonts w:ascii="Calibri" w:hAnsi="Calibri" w:cs="Calibri"/>
                                        <w:color w:val="000000"/>
                                      </w:rPr>
                                    </w:rPrChange>
                                  </w:rPr>
                                  <w:t>0.10</w:t>
                                </w:r>
                              </w:ins>
                              <w:del w:id="5946" w:author="Maino Vieytes, Christian (NIH/NIA/IRP) [F]" w:date="2023-11-15T15:57:00Z">
                                <w:r w:rsidRPr="0049435F" w:rsidDel="0055657D">
                                  <w:rPr>
                                    <w:rFonts w:ascii="Times New Roman" w:hAnsi="Times New Roman" w:cs="Times New Roman"/>
                                    <w:color w:val="000000"/>
                                    <w:sz w:val="18"/>
                                    <w:szCs w:val="18"/>
                                    <w:rPrChange w:id="5947"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5948" w:author="Maino Vieytes, Christian (NIH/NIA/IRP) [F]" w:date="2023-11-16T09:37:00Z">
                              <w:tblPrEx>
                                <w:tblW w:w="15091" w:type="dxa"/>
                              </w:tblPrEx>
                            </w:tblPrExChange>
                          </w:tblPrEx>
                          <w:trPr>
                            <w:trHeight w:val="320"/>
                            <w:del w:id="5949" w:author="Maino Vieytes, Christian (NIH/NIA/IRP) [F]" w:date="2023-11-15T16:27:00Z"/>
                            <w:trPrChange w:id="5950" w:author="Maino Vieytes, Christian (NIH/NIA/IRP) [F]" w:date="2023-11-16T09:37:00Z">
                              <w:trPr>
                                <w:gridAfter w:val="0"/>
                                <w:trHeight w:val="320"/>
                              </w:trPr>
                            </w:trPrChange>
                          </w:trPr>
                          <w:tc>
                            <w:tcPr>
                              <w:tcW w:w="2317" w:type="dxa"/>
                              <w:noWrap/>
                              <w:vAlign w:val="center"/>
                              <w:hideMark/>
                              <w:tcPrChange w:id="5951"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5952" w:author="Maino Vieytes, Christian (NIH/NIA/IRP) [F]" w:date="2023-11-15T16:27:00Z"/>
                                  <w:rFonts w:ascii="Times New Roman" w:hAnsi="Times New Roman" w:cs="Times New Roman"/>
                                  <w:sz w:val="18"/>
                                  <w:szCs w:val="18"/>
                                  <w:rPrChange w:id="5953" w:author="Maino Vieytes, Christian (NIH/NIA/IRP) [F]" w:date="2023-11-15T15:57:00Z">
                                    <w:rPr>
                                      <w:del w:id="5954" w:author="Maino Vieytes, Christian (NIH/NIA/IRP) [F]" w:date="2023-11-15T16:27:00Z"/>
                                      <w:rFonts w:ascii="Times New Roman" w:hAnsi="Times New Roman" w:cs="Times New Roman"/>
                                      <w:sz w:val="20"/>
                                      <w:szCs w:val="20"/>
                                    </w:rPr>
                                  </w:rPrChange>
                                </w:rPr>
                                <w:pPrChange w:id="5955" w:author="Maino Vieytes, Christian (NIH/NIA/IRP) [F]" w:date="2023-11-16T09:37:00Z">
                                  <w:pPr/>
                                </w:pPrChange>
                              </w:pPr>
                              <w:del w:id="5956" w:author="Maino Vieytes, Christian (NIH/NIA/IRP) [F]" w:date="2023-11-15T16:27:00Z">
                                <w:r w:rsidRPr="008A6C8D" w:rsidDel="002B4FE9">
                                  <w:rPr>
                                    <w:rFonts w:ascii="Times New Roman" w:hAnsi="Times New Roman" w:cs="Times New Roman"/>
                                    <w:sz w:val="18"/>
                                    <w:szCs w:val="18"/>
                                    <w:rPrChange w:id="595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95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959"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5960" w:author="Maino Vieytes, Christian (NIH/NIA/IRP) [F]" w:date="2023-11-15T16:27:00Z"/>
                                  <w:rFonts w:ascii="Times New Roman" w:hAnsi="Times New Roman" w:cs="Times New Roman"/>
                                  <w:sz w:val="18"/>
                                  <w:szCs w:val="18"/>
                                  <w:rPrChange w:id="5961" w:author="Maino Vieytes, Christian (NIH/NIA/IRP) [F]" w:date="2023-11-16T09:37:00Z">
                                    <w:rPr>
                                      <w:del w:id="5962" w:author="Maino Vieytes, Christian (NIH/NIA/IRP) [F]" w:date="2023-11-15T16:27:00Z"/>
                                      <w:rFonts w:ascii="Times New Roman" w:hAnsi="Times New Roman" w:cs="Times New Roman"/>
                                      <w:sz w:val="20"/>
                                      <w:szCs w:val="20"/>
                                    </w:rPr>
                                  </w:rPrChange>
                                </w:rPr>
                                <w:pPrChange w:id="5963" w:author="Maino Vieytes, Christian (NIH/NIA/IRP) [F]" w:date="2023-11-16T09:37:00Z">
                                  <w:pPr>
                                    <w:jc w:val="center"/>
                                  </w:pPr>
                                </w:pPrChange>
                              </w:pPr>
                              <w:ins w:id="5964" w:author="Maino Vieytes, Christian (NIH/NIA/IRP) [F]" w:date="2023-11-16T09:37:00Z">
                                <w:r w:rsidRPr="0049435F">
                                  <w:rPr>
                                    <w:rFonts w:ascii="Times New Roman" w:hAnsi="Times New Roman" w:cs="Times New Roman"/>
                                    <w:color w:val="000000"/>
                                    <w:sz w:val="18"/>
                                    <w:szCs w:val="18"/>
                                    <w:rPrChange w:id="5965" w:author="Maino Vieytes, Christian (NIH/NIA/IRP) [F]" w:date="2023-11-16T09:37:00Z">
                                      <w:rPr>
                                        <w:rFonts w:ascii="Calibri" w:hAnsi="Calibri" w:cs="Calibri"/>
                                        <w:color w:val="000000"/>
                                      </w:rPr>
                                    </w:rPrChange>
                                  </w:rPr>
                                  <w:t>1745</w:t>
                                </w:r>
                              </w:ins>
                              <w:del w:id="5966" w:author="Maino Vieytes, Christian (NIH/NIA/IRP) [F]" w:date="2023-11-15T15:57:00Z">
                                <w:r w:rsidRPr="0049435F" w:rsidDel="0055657D">
                                  <w:rPr>
                                    <w:rFonts w:ascii="Times New Roman" w:hAnsi="Times New Roman" w:cs="Times New Roman"/>
                                    <w:sz w:val="18"/>
                                    <w:szCs w:val="18"/>
                                    <w:rPrChange w:id="59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968"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5969" w:author="Maino Vieytes, Christian (NIH/NIA/IRP) [F]" w:date="2023-11-15T16:27:00Z"/>
                                  <w:rFonts w:ascii="Times New Roman" w:hAnsi="Times New Roman" w:cs="Times New Roman"/>
                                  <w:sz w:val="18"/>
                                  <w:szCs w:val="18"/>
                                  <w:rPrChange w:id="5970" w:author="Maino Vieytes, Christian (NIH/NIA/IRP) [F]" w:date="2023-11-16T09:37:00Z">
                                    <w:rPr>
                                      <w:del w:id="5971" w:author="Maino Vieytes, Christian (NIH/NIA/IRP) [F]" w:date="2023-11-15T16:27:00Z"/>
                                      <w:rFonts w:ascii="Times New Roman" w:hAnsi="Times New Roman" w:cs="Times New Roman"/>
                                      <w:sz w:val="20"/>
                                      <w:szCs w:val="20"/>
                                    </w:rPr>
                                  </w:rPrChange>
                                </w:rPr>
                                <w:pPrChange w:id="5972" w:author="Maino Vieytes, Christian (NIH/NIA/IRP) [F]" w:date="2023-11-16T09:37:00Z">
                                  <w:pPr>
                                    <w:jc w:val="center"/>
                                  </w:pPr>
                                </w:pPrChange>
                              </w:pPr>
                              <w:ins w:id="5973" w:author="Maino Vieytes, Christian (NIH/NIA/IRP) [F]" w:date="2023-11-16T09:37:00Z">
                                <w:r w:rsidRPr="0049435F">
                                  <w:rPr>
                                    <w:rFonts w:ascii="Times New Roman" w:hAnsi="Times New Roman" w:cs="Times New Roman"/>
                                    <w:color w:val="000000"/>
                                    <w:sz w:val="18"/>
                                    <w:szCs w:val="18"/>
                                    <w:rPrChange w:id="5974" w:author="Maino Vieytes, Christian (NIH/NIA/IRP) [F]" w:date="2023-11-16T09:37:00Z">
                                      <w:rPr>
                                        <w:rFonts w:ascii="Calibri" w:hAnsi="Calibri" w:cs="Calibri"/>
                                        <w:color w:val="000000"/>
                                      </w:rPr>
                                    </w:rPrChange>
                                  </w:rPr>
                                  <w:t>1.00</w:t>
                                </w:r>
                              </w:ins>
                              <w:del w:id="5975" w:author="Maino Vieytes, Christian (NIH/NIA/IRP) [F]" w:date="2023-11-15T15:57:00Z">
                                <w:r w:rsidRPr="0049435F" w:rsidDel="0055657D">
                                  <w:rPr>
                                    <w:rFonts w:ascii="Times New Roman" w:hAnsi="Times New Roman" w:cs="Times New Roman"/>
                                    <w:sz w:val="18"/>
                                    <w:szCs w:val="18"/>
                                    <w:rPrChange w:id="597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97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5978" w:author="Maino Vieytes, Christian (NIH/NIA/IRP) [F]" w:date="2023-11-15T16:27:00Z"/>
                                  <w:rFonts w:ascii="Times New Roman" w:hAnsi="Times New Roman" w:cs="Times New Roman"/>
                                  <w:sz w:val="18"/>
                                  <w:szCs w:val="18"/>
                                  <w:rPrChange w:id="5979" w:author="Maino Vieytes, Christian (NIH/NIA/IRP) [F]" w:date="2023-11-16T09:37:00Z">
                                    <w:rPr>
                                      <w:del w:id="5980" w:author="Maino Vieytes, Christian (NIH/NIA/IRP) [F]" w:date="2023-11-15T16:27:00Z"/>
                                      <w:rFonts w:ascii="Times New Roman" w:hAnsi="Times New Roman" w:cs="Times New Roman"/>
                                      <w:sz w:val="20"/>
                                      <w:szCs w:val="20"/>
                                    </w:rPr>
                                  </w:rPrChange>
                                </w:rPr>
                                <w:pPrChange w:id="5981" w:author="Maino Vieytes, Christian (NIH/NIA/IRP) [F]" w:date="2023-11-16T09:37:00Z">
                                  <w:pPr>
                                    <w:jc w:val="center"/>
                                  </w:pPr>
                                </w:pPrChange>
                              </w:pPr>
                              <w:ins w:id="5982" w:author="Maino Vieytes, Christian (NIH/NIA/IRP) [F]" w:date="2023-11-16T09:37:00Z">
                                <w:r w:rsidRPr="0049435F">
                                  <w:rPr>
                                    <w:rFonts w:ascii="Times New Roman" w:hAnsi="Times New Roman" w:cs="Times New Roman"/>
                                    <w:color w:val="000000"/>
                                    <w:sz w:val="18"/>
                                    <w:szCs w:val="18"/>
                                    <w:rPrChange w:id="5983" w:author="Maino Vieytes, Christian (NIH/NIA/IRP) [F]" w:date="2023-11-16T09:37:00Z">
                                      <w:rPr>
                                        <w:rFonts w:ascii="Calibri" w:hAnsi="Calibri" w:cs="Calibri"/>
                                        <w:color w:val="000000"/>
                                      </w:rPr>
                                    </w:rPrChange>
                                  </w:rPr>
                                  <w:t>0.81 (0.38-1.74)</w:t>
                                </w:r>
                              </w:ins>
                              <w:del w:id="5984" w:author="Maino Vieytes, Christian (NIH/NIA/IRP) [F]" w:date="2023-11-15T15:57:00Z">
                                <w:r w:rsidRPr="0049435F" w:rsidDel="0055657D">
                                  <w:rPr>
                                    <w:rFonts w:ascii="Times New Roman" w:hAnsi="Times New Roman" w:cs="Times New Roman"/>
                                    <w:sz w:val="18"/>
                                    <w:szCs w:val="18"/>
                                    <w:rPrChange w:id="598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598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5987" w:author="Maino Vieytes, Christian (NIH/NIA/IRP) [F]" w:date="2023-11-15T16:27:00Z"/>
                                  <w:rFonts w:ascii="Times New Roman" w:hAnsi="Times New Roman" w:cs="Times New Roman"/>
                                  <w:sz w:val="18"/>
                                  <w:szCs w:val="18"/>
                                  <w:rPrChange w:id="5988" w:author="Maino Vieytes, Christian (NIH/NIA/IRP) [F]" w:date="2023-11-16T09:37:00Z">
                                    <w:rPr>
                                      <w:del w:id="5989" w:author="Maino Vieytes, Christian (NIH/NIA/IRP) [F]" w:date="2023-11-15T16:27:00Z"/>
                                      <w:rFonts w:ascii="Times New Roman" w:hAnsi="Times New Roman" w:cs="Times New Roman"/>
                                      <w:sz w:val="20"/>
                                      <w:szCs w:val="20"/>
                                    </w:rPr>
                                  </w:rPrChange>
                                </w:rPr>
                                <w:pPrChange w:id="5990" w:author="Maino Vieytes, Christian (NIH/NIA/IRP) [F]" w:date="2023-11-16T09:37:00Z">
                                  <w:pPr>
                                    <w:jc w:val="center"/>
                                  </w:pPr>
                                </w:pPrChange>
                              </w:pPr>
                              <w:ins w:id="5991" w:author="Maino Vieytes, Christian (NIH/NIA/IRP) [F]" w:date="2023-11-16T09:37:00Z">
                                <w:r w:rsidRPr="0049435F">
                                  <w:rPr>
                                    <w:rFonts w:ascii="Times New Roman" w:hAnsi="Times New Roman" w:cs="Times New Roman"/>
                                    <w:color w:val="000000"/>
                                    <w:sz w:val="18"/>
                                    <w:szCs w:val="18"/>
                                    <w:rPrChange w:id="5992"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993" w:author="Maino Vieytes, Christian (NIH/NIA/IRP) [F]" w:date="2023-11-16T09:37:00Z">
                                      <w:rPr>
                                        <w:rFonts w:ascii="Calibri" w:hAnsi="Calibri" w:cs="Calibri"/>
                                        <w:color w:val="000000"/>
                                      </w:rPr>
                                    </w:rPrChange>
                                  </w:rPr>
                                  <w:t>89)*</w:t>
                                </w:r>
                              </w:ins>
                              <w:proofErr w:type="gramEnd"/>
                              <w:del w:id="5994" w:author="Maino Vieytes, Christian (NIH/NIA/IRP) [F]" w:date="2023-11-15T15:57:00Z">
                                <w:r w:rsidRPr="0049435F" w:rsidDel="0055657D">
                                  <w:rPr>
                                    <w:rFonts w:ascii="Times New Roman" w:hAnsi="Times New Roman" w:cs="Times New Roman"/>
                                    <w:sz w:val="18"/>
                                    <w:szCs w:val="18"/>
                                    <w:rPrChange w:id="5995"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5996"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5997" w:author="Maino Vieytes, Christian (NIH/NIA/IRP) [F]" w:date="2023-11-15T16:27:00Z"/>
                                  <w:rFonts w:ascii="Times New Roman" w:hAnsi="Times New Roman" w:cs="Times New Roman"/>
                                  <w:sz w:val="18"/>
                                  <w:szCs w:val="18"/>
                                  <w:rPrChange w:id="5998" w:author="Maino Vieytes, Christian (NIH/NIA/IRP) [F]" w:date="2023-11-16T09:37:00Z">
                                    <w:rPr>
                                      <w:del w:id="5999" w:author="Maino Vieytes, Christian (NIH/NIA/IRP) [F]" w:date="2023-11-15T16:27:00Z"/>
                                      <w:rFonts w:ascii="Times New Roman" w:hAnsi="Times New Roman" w:cs="Times New Roman"/>
                                      <w:sz w:val="20"/>
                                      <w:szCs w:val="20"/>
                                    </w:rPr>
                                  </w:rPrChange>
                                </w:rPr>
                                <w:pPrChange w:id="6000" w:author="Maino Vieytes, Christian (NIH/NIA/IRP) [F]" w:date="2023-11-16T09:37:00Z">
                                  <w:pPr>
                                    <w:jc w:val="center"/>
                                  </w:pPr>
                                </w:pPrChange>
                              </w:pPr>
                              <w:ins w:id="6001" w:author="Maino Vieytes, Christian (NIH/NIA/IRP) [F]" w:date="2023-11-16T09:37:00Z">
                                <w:r w:rsidRPr="0049435F">
                                  <w:rPr>
                                    <w:rFonts w:ascii="Times New Roman" w:hAnsi="Times New Roman" w:cs="Times New Roman"/>
                                    <w:color w:val="000000"/>
                                    <w:sz w:val="18"/>
                                    <w:szCs w:val="18"/>
                                    <w:rPrChange w:id="6002" w:author="Maino Vieytes, Christian (NIH/NIA/IRP) [F]" w:date="2023-11-16T09:37:00Z">
                                      <w:rPr>
                                        <w:rFonts w:ascii="Calibri" w:hAnsi="Calibri" w:cs="Calibri"/>
                                        <w:color w:val="000000"/>
                                      </w:rPr>
                                    </w:rPrChange>
                                  </w:rPr>
                                  <w:t>0.84 (0.53-1.35)</w:t>
                                </w:r>
                              </w:ins>
                              <w:del w:id="6003" w:author="Maino Vieytes, Christian (NIH/NIA/IRP) [F]" w:date="2023-11-15T15:57:00Z">
                                <w:r w:rsidRPr="0049435F" w:rsidDel="0055657D">
                                  <w:rPr>
                                    <w:rFonts w:ascii="Times New Roman" w:hAnsi="Times New Roman" w:cs="Times New Roman"/>
                                    <w:sz w:val="18"/>
                                    <w:szCs w:val="18"/>
                                    <w:rPrChange w:id="6004"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6005"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6006" w:author="Maino Vieytes, Christian (NIH/NIA/IRP) [F]" w:date="2023-11-15T16:27:00Z"/>
                                  <w:rFonts w:ascii="Times New Roman" w:hAnsi="Times New Roman" w:cs="Times New Roman"/>
                                  <w:sz w:val="18"/>
                                  <w:szCs w:val="18"/>
                                  <w:rPrChange w:id="6007" w:author="Maino Vieytes, Christian (NIH/NIA/IRP) [F]" w:date="2023-11-16T09:37:00Z">
                                    <w:rPr>
                                      <w:del w:id="6008" w:author="Maino Vieytes, Christian (NIH/NIA/IRP) [F]" w:date="2023-11-15T16:27:00Z"/>
                                      <w:rFonts w:ascii="Times New Roman" w:hAnsi="Times New Roman" w:cs="Times New Roman"/>
                                      <w:sz w:val="20"/>
                                      <w:szCs w:val="20"/>
                                    </w:rPr>
                                  </w:rPrChange>
                                </w:rPr>
                                <w:pPrChange w:id="6009" w:author="Maino Vieytes, Christian (NIH/NIA/IRP) [F]" w:date="2023-11-16T09:37:00Z">
                                  <w:pPr>
                                    <w:jc w:val="center"/>
                                  </w:pPr>
                                </w:pPrChange>
                              </w:pPr>
                              <w:ins w:id="6010" w:author="Maino Vieytes, Christian (NIH/NIA/IRP) [F]" w:date="2023-11-16T09:37:00Z">
                                <w:r w:rsidRPr="0049435F">
                                  <w:rPr>
                                    <w:rFonts w:ascii="Times New Roman" w:hAnsi="Times New Roman" w:cs="Times New Roman"/>
                                    <w:color w:val="000000"/>
                                    <w:sz w:val="18"/>
                                    <w:szCs w:val="18"/>
                                    <w:rPrChange w:id="6011"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012"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013" w:author="Maino Vieytes, Christian (NIH/NIA/IRP) [F]" w:date="2023-11-16T09:37:00Z">
                                      <w:rPr>
                                        <w:rFonts w:ascii="Calibri" w:hAnsi="Calibri" w:cs="Calibri"/>
                                        <w:color w:val="000000"/>
                                      </w:rPr>
                                    </w:rPrChange>
                                  </w:rPr>
                                  <w:t>*</w:t>
                                </w:r>
                              </w:ins>
                              <w:del w:id="6014" w:author="Maino Vieytes, Christian (NIH/NIA/IRP) [F]" w:date="2023-11-15T15:57:00Z">
                                <w:r w:rsidRPr="0049435F" w:rsidDel="0055657D">
                                  <w:rPr>
                                    <w:rFonts w:ascii="Times New Roman" w:hAnsi="Times New Roman" w:cs="Times New Roman"/>
                                    <w:sz w:val="18"/>
                                    <w:szCs w:val="18"/>
                                    <w:rPrChange w:id="6015"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6016"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6017" w:author="Maino Vieytes, Christian (NIH/NIA/IRP) [F]" w:date="2023-11-15T16:27:00Z"/>
                                  <w:rFonts w:ascii="Times New Roman" w:hAnsi="Times New Roman" w:cs="Times New Roman"/>
                                  <w:sz w:val="18"/>
                                  <w:szCs w:val="18"/>
                                  <w:rPrChange w:id="6018" w:author="Maino Vieytes, Christian (NIH/NIA/IRP) [F]" w:date="2023-11-16T09:37:00Z">
                                    <w:rPr>
                                      <w:del w:id="6019" w:author="Maino Vieytes, Christian (NIH/NIA/IRP) [F]" w:date="2023-11-15T16:27:00Z"/>
                                      <w:rFonts w:ascii="Times New Roman" w:hAnsi="Times New Roman" w:cs="Times New Roman"/>
                                      <w:sz w:val="20"/>
                                      <w:szCs w:val="20"/>
                                    </w:rPr>
                                  </w:rPrChange>
                                </w:rPr>
                                <w:pPrChange w:id="6020" w:author="Maino Vieytes, Christian (NIH/NIA/IRP) [F]" w:date="2023-11-16T09:37:00Z">
                                  <w:pPr>
                                    <w:jc w:val="center"/>
                                  </w:pPr>
                                </w:pPrChange>
                              </w:pPr>
                              <w:ins w:id="6021" w:author="Maino Vieytes, Christian (NIH/NIA/IRP) [F]" w:date="2023-11-16T09:37:00Z">
                                <w:r w:rsidRPr="0049435F">
                                  <w:rPr>
                                    <w:rFonts w:ascii="Times New Roman" w:hAnsi="Times New Roman" w:cs="Times New Roman"/>
                                    <w:color w:val="000000"/>
                                    <w:sz w:val="18"/>
                                    <w:szCs w:val="18"/>
                                    <w:rPrChange w:id="6022" w:author="Maino Vieytes, Christian (NIH/NIA/IRP) [F]" w:date="2023-11-16T09:37:00Z">
                                      <w:rPr>
                                        <w:rFonts w:ascii="Calibri" w:hAnsi="Calibri" w:cs="Calibri"/>
                                        <w:color w:val="000000"/>
                                      </w:rPr>
                                    </w:rPrChange>
                                  </w:rPr>
                                  <w:t>&lt; 0.01**</w:t>
                                </w:r>
                              </w:ins>
                              <w:del w:id="6023" w:author="Maino Vieytes, Christian (NIH/NIA/IRP) [F]" w:date="2023-11-15T15:57:00Z">
                                <w:r w:rsidRPr="0049435F" w:rsidDel="0055657D">
                                  <w:rPr>
                                    <w:rFonts w:ascii="Times New Roman" w:hAnsi="Times New Roman" w:cs="Times New Roman"/>
                                    <w:sz w:val="18"/>
                                    <w:szCs w:val="18"/>
                                    <w:rPrChange w:id="602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602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6026" w:author="Maino Vieytes, Christian (NIH/NIA/IRP) [F]" w:date="2023-11-15T16:27:00Z"/>
                                  <w:rFonts w:ascii="Times New Roman" w:hAnsi="Times New Roman" w:cs="Times New Roman"/>
                                  <w:sz w:val="18"/>
                                  <w:szCs w:val="18"/>
                                  <w:rPrChange w:id="6027" w:author="Maino Vieytes, Christian (NIH/NIA/IRP) [F]" w:date="2023-11-16T09:37:00Z">
                                    <w:rPr>
                                      <w:del w:id="6028" w:author="Maino Vieytes, Christian (NIH/NIA/IRP) [F]" w:date="2023-11-15T16:27:00Z"/>
                                      <w:rFonts w:ascii="Times New Roman" w:hAnsi="Times New Roman" w:cs="Times New Roman"/>
                                      <w:sz w:val="20"/>
                                      <w:szCs w:val="20"/>
                                    </w:rPr>
                                  </w:rPrChange>
                                </w:rPr>
                                <w:pPrChange w:id="6029" w:author="Maino Vieytes, Christian (NIH/NIA/IRP) [F]" w:date="2023-11-16T09:37:00Z">
                                  <w:pPr>
                                    <w:jc w:val="center"/>
                                  </w:pPr>
                                </w:pPrChange>
                              </w:pPr>
                              <w:ins w:id="6030" w:author="Maino Vieytes, Christian (NIH/NIA/IRP) [F]" w:date="2023-11-16T09:37:00Z">
                                <w:r w:rsidRPr="0049435F">
                                  <w:rPr>
                                    <w:rFonts w:ascii="Times New Roman" w:hAnsi="Times New Roman" w:cs="Times New Roman"/>
                                    <w:color w:val="000000"/>
                                    <w:sz w:val="18"/>
                                    <w:szCs w:val="18"/>
                                    <w:rPrChange w:id="60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032" w:author="Maino Vieytes, Christian (NIH/NIA/IRP) [F]" w:date="2023-11-16T09:37:00Z">
                                      <w:rPr>
                                        <w:rFonts w:ascii="Calibri" w:hAnsi="Calibri" w:cs="Calibri"/>
                                        <w:color w:val="000000"/>
                                      </w:rPr>
                                    </w:rPrChange>
                                  </w:rPr>
                                  <w:t>97)*</w:t>
                                </w:r>
                              </w:ins>
                              <w:proofErr w:type="gramEnd"/>
                              <w:del w:id="6033" w:author="Maino Vieytes, Christian (NIH/NIA/IRP) [F]" w:date="2023-11-15T15:57:00Z">
                                <w:r w:rsidRPr="0049435F" w:rsidDel="0055657D">
                                  <w:rPr>
                                    <w:rFonts w:ascii="Times New Roman" w:hAnsi="Times New Roman" w:cs="Times New Roman"/>
                                    <w:sz w:val="18"/>
                                    <w:szCs w:val="18"/>
                                    <w:rPrChange w:id="60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60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6036" w:author="Maino Vieytes, Christian (NIH/NIA/IRP) [F]" w:date="2023-11-15T16:27:00Z"/>
                                  <w:rFonts w:ascii="Times New Roman" w:hAnsi="Times New Roman" w:cs="Times New Roman"/>
                                  <w:sz w:val="18"/>
                                  <w:szCs w:val="18"/>
                                  <w:rPrChange w:id="6037" w:author="Maino Vieytes, Christian (NIH/NIA/IRP) [F]" w:date="2023-11-16T09:37:00Z">
                                    <w:rPr>
                                      <w:del w:id="6038" w:author="Maino Vieytes, Christian (NIH/NIA/IRP) [F]" w:date="2023-11-15T16:27:00Z"/>
                                      <w:rFonts w:ascii="Times New Roman" w:hAnsi="Times New Roman" w:cs="Times New Roman"/>
                                      <w:sz w:val="20"/>
                                      <w:szCs w:val="20"/>
                                    </w:rPr>
                                  </w:rPrChange>
                                </w:rPr>
                                <w:pPrChange w:id="6039" w:author="Maino Vieytes, Christian (NIH/NIA/IRP) [F]" w:date="2023-11-16T09:37:00Z">
                                  <w:pPr>
                                    <w:jc w:val="center"/>
                                  </w:pPr>
                                </w:pPrChange>
                              </w:pPr>
                              <w:ins w:id="6040" w:author="Maino Vieytes, Christian (NIH/NIA/IRP) [F]" w:date="2023-11-16T09:37:00Z">
                                <w:r w:rsidRPr="0049435F">
                                  <w:rPr>
                                    <w:rFonts w:ascii="Times New Roman" w:hAnsi="Times New Roman" w:cs="Times New Roman"/>
                                    <w:color w:val="000000"/>
                                    <w:sz w:val="18"/>
                                    <w:szCs w:val="18"/>
                                    <w:rPrChange w:id="6041" w:author="Maino Vieytes, Christian (NIH/NIA/IRP) [F]" w:date="2023-11-16T09:37:00Z">
                                      <w:rPr>
                                        <w:rFonts w:ascii="Calibri" w:hAnsi="Calibri" w:cs="Calibri"/>
                                        <w:color w:val="000000"/>
                                      </w:rPr>
                                    </w:rPrChange>
                                  </w:rPr>
                                  <w:t>0.89</w:t>
                                </w:r>
                              </w:ins>
                              <w:del w:id="6042" w:author="Maino Vieytes, Christian (NIH/NIA/IRP) [F]" w:date="2023-11-15T15:57:00Z">
                                <w:r w:rsidRPr="0049435F" w:rsidDel="0055657D">
                                  <w:rPr>
                                    <w:rFonts w:ascii="Times New Roman" w:hAnsi="Times New Roman" w:cs="Times New Roman"/>
                                    <w:color w:val="000000"/>
                                    <w:sz w:val="18"/>
                                    <w:szCs w:val="18"/>
                                    <w:rPrChange w:id="604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6044" w:author="Maino Vieytes, Christian (NIH/NIA/IRP) [F]" w:date="2023-11-16T09:39:00Z">
                              <w:tblPrEx>
                                <w:tblW w:w="15091" w:type="dxa"/>
                              </w:tblPrEx>
                            </w:tblPrExChange>
                          </w:tblPrEx>
                          <w:trPr>
                            <w:trHeight w:val="320"/>
                            <w:trPrChange w:id="6045" w:author="Maino Vieytes, Christian (NIH/NIA/IRP) [F]" w:date="2023-11-16T09:39:00Z">
                              <w:trPr>
                                <w:gridAfter w:val="0"/>
                                <w:trHeight w:val="320"/>
                              </w:trPr>
                            </w:trPrChange>
                          </w:trPr>
                          <w:tc>
                            <w:tcPr>
                              <w:tcW w:w="2317" w:type="dxa"/>
                              <w:noWrap/>
                              <w:vAlign w:val="center"/>
                              <w:hideMark/>
                              <w:tcPrChange w:id="604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60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04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604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05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6051" w:author="Maino Vieytes, Christian (NIH/NIA/IRP) [F]" w:date="2023-11-16T09:37:00Z">
                                    <w:rPr>
                                      <w:rFonts w:ascii="Times New Roman" w:hAnsi="Times New Roman" w:cs="Times New Roman"/>
                                      <w:sz w:val="20"/>
                                      <w:szCs w:val="20"/>
                                    </w:rPr>
                                  </w:rPrChange>
                                </w:rPr>
                              </w:pPr>
                              <w:ins w:id="6052" w:author="Maino Vieytes, Christian (NIH/NIA/IRP) [F]" w:date="2023-11-16T09:37:00Z">
                                <w:r w:rsidRPr="0049435F">
                                  <w:rPr>
                                    <w:rFonts w:ascii="Times New Roman" w:hAnsi="Times New Roman" w:cs="Times New Roman"/>
                                    <w:color w:val="000000"/>
                                    <w:sz w:val="18"/>
                                    <w:szCs w:val="18"/>
                                    <w:rPrChange w:id="6053" w:author="Maino Vieytes, Christian (NIH/NIA/IRP) [F]" w:date="2023-11-16T09:37:00Z">
                                      <w:rPr>
                                        <w:rFonts w:ascii="Calibri" w:hAnsi="Calibri" w:cs="Calibri"/>
                                        <w:color w:val="000000"/>
                                      </w:rPr>
                                    </w:rPrChange>
                                  </w:rPr>
                                  <w:t>1745</w:t>
                                </w:r>
                              </w:ins>
                              <w:del w:id="6054" w:author="Maino Vieytes, Christian (NIH/NIA/IRP) [F]" w:date="2023-11-15T15:57:00Z">
                                <w:r w:rsidRPr="0049435F" w:rsidDel="0055657D">
                                  <w:rPr>
                                    <w:rFonts w:ascii="Times New Roman" w:hAnsi="Times New Roman" w:cs="Times New Roman"/>
                                    <w:sz w:val="18"/>
                                    <w:szCs w:val="18"/>
                                    <w:rPrChange w:id="605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05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6057" w:author="Maino Vieytes, Christian (NIH/NIA/IRP) [F]" w:date="2023-11-16T09:37:00Z">
                                    <w:rPr>
                                      <w:rFonts w:ascii="Times New Roman" w:hAnsi="Times New Roman" w:cs="Times New Roman"/>
                                      <w:sz w:val="20"/>
                                      <w:szCs w:val="20"/>
                                    </w:rPr>
                                  </w:rPrChange>
                                </w:rPr>
                              </w:pPr>
                              <w:ins w:id="6058" w:author="Maino Vieytes, Christian (NIH/NIA/IRP) [F]" w:date="2023-11-16T09:37:00Z">
                                <w:r w:rsidRPr="0049435F">
                                  <w:rPr>
                                    <w:rFonts w:ascii="Times New Roman" w:hAnsi="Times New Roman" w:cs="Times New Roman"/>
                                    <w:color w:val="000000"/>
                                    <w:sz w:val="18"/>
                                    <w:szCs w:val="18"/>
                                    <w:rPrChange w:id="6059" w:author="Maino Vieytes, Christian (NIH/NIA/IRP) [F]" w:date="2023-11-16T09:37:00Z">
                                      <w:rPr>
                                        <w:rFonts w:ascii="Calibri" w:hAnsi="Calibri" w:cs="Calibri"/>
                                        <w:color w:val="000000"/>
                                      </w:rPr>
                                    </w:rPrChange>
                                  </w:rPr>
                                  <w:t>1.00</w:t>
                                </w:r>
                              </w:ins>
                              <w:del w:id="6060" w:author="Maino Vieytes, Christian (NIH/NIA/IRP) [F]" w:date="2023-11-15T15:57:00Z">
                                <w:r w:rsidRPr="0049435F" w:rsidDel="0055657D">
                                  <w:rPr>
                                    <w:rFonts w:ascii="Times New Roman" w:hAnsi="Times New Roman" w:cs="Times New Roman"/>
                                    <w:sz w:val="18"/>
                                    <w:szCs w:val="18"/>
                                    <w:rPrChange w:id="606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06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6063" w:author="Maino Vieytes, Christian (NIH/NIA/IRP) [F]" w:date="2023-11-16T09:39:00Z">
                                    <w:rPr>
                                      <w:rFonts w:ascii="Times New Roman" w:hAnsi="Times New Roman" w:cs="Times New Roman"/>
                                      <w:sz w:val="20"/>
                                      <w:szCs w:val="20"/>
                                    </w:rPr>
                                  </w:rPrChange>
                                </w:rPr>
                              </w:pPr>
                              <w:ins w:id="6064" w:author="Maino Vieytes, Christian (NIH/NIA/IRP) [F]" w:date="2023-11-16T09:39:00Z">
                                <w:r w:rsidRPr="0049435F">
                                  <w:rPr>
                                    <w:rFonts w:ascii="Times New Roman" w:hAnsi="Times New Roman" w:cs="Times New Roman"/>
                                    <w:color w:val="000000"/>
                                    <w:sz w:val="18"/>
                                    <w:szCs w:val="18"/>
                                    <w:rPrChange w:id="6065" w:author="Maino Vieytes, Christian (NIH/NIA/IRP) [F]" w:date="2023-11-16T09:39:00Z">
                                      <w:rPr>
                                        <w:rFonts w:ascii="Calibri" w:hAnsi="Calibri" w:cs="Calibri"/>
                                        <w:color w:val="000000"/>
                                      </w:rPr>
                                    </w:rPrChange>
                                  </w:rPr>
                                  <w:t>1.21 (0.62-2.36)</w:t>
                                </w:r>
                              </w:ins>
                              <w:del w:id="6066" w:author="Maino Vieytes, Christian (NIH/NIA/IRP) [F]" w:date="2023-11-15T15:57:00Z">
                                <w:r w:rsidRPr="0049435F" w:rsidDel="0055657D">
                                  <w:rPr>
                                    <w:rFonts w:ascii="Times New Roman" w:hAnsi="Times New Roman" w:cs="Times New Roman"/>
                                    <w:sz w:val="18"/>
                                    <w:szCs w:val="18"/>
                                    <w:rPrChange w:id="606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606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6069" w:author="Maino Vieytes, Christian (NIH/NIA/IRP) [F]" w:date="2023-11-16T09:39:00Z">
                                    <w:rPr>
                                      <w:rFonts w:ascii="Times New Roman" w:hAnsi="Times New Roman" w:cs="Times New Roman"/>
                                      <w:sz w:val="20"/>
                                      <w:szCs w:val="20"/>
                                    </w:rPr>
                                  </w:rPrChange>
                                </w:rPr>
                              </w:pPr>
                              <w:ins w:id="6070" w:author="Maino Vieytes, Christian (NIH/NIA/IRP) [F]" w:date="2023-11-16T09:39:00Z">
                                <w:r w:rsidRPr="0049435F">
                                  <w:rPr>
                                    <w:rFonts w:ascii="Times New Roman" w:hAnsi="Times New Roman" w:cs="Times New Roman"/>
                                    <w:color w:val="000000"/>
                                    <w:sz w:val="18"/>
                                    <w:szCs w:val="18"/>
                                    <w:rPrChange w:id="6071"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6072" w:author="Maino Vieytes, Christian (NIH/NIA/IRP) [F]" w:date="2023-11-16T09:39:00Z">
                                      <w:rPr>
                                        <w:rFonts w:ascii="Calibri" w:hAnsi="Calibri" w:cs="Calibri"/>
                                        <w:color w:val="000000"/>
                                      </w:rPr>
                                    </w:rPrChange>
                                  </w:rPr>
                                  <w:t>20)*</w:t>
                                </w:r>
                              </w:ins>
                              <w:proofErr w:type="gramEnd"/>
                              <w:del w:id="6073" w:author="Maino Vieytes, Christian (NIH/NIA/IRP) [F]" w:date="2023-11-15T15:57:00Z">
                                <w:r w:rsidRPr="0049435F" w:rsidDel="0055657D">
                                  <w:rPr>
                                    <w:rFonts w:ascii="Times New Roman" w:hAnsi="Times New Roman" w:cs="Times New Roman"/>
                                    <w:sz w:val="18"/>
                                    <w:szCs w:val="18"/>
                                    <w:rPrChange w:id="6074"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6075"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6076" w:author="Maino Vieytes, Christian (NIH/NIA/IRP) [F]" w:date="2023-11-16T09:39:00Z">
                                    <w:rPr>
                                      <w:rFonts w:ascii="Times New Roman" w:hAnsi="Times New Roman" w:cs="Times New Roman"/>
                                      <w:sz w:val="20"/>
                                      <w:szCs w:val="20"/>
                                    </w:rPr>
                                  </w:rPrChange>
                                </w:rPr>
                              </w:pPr>
                              <w:ins w:id="6077" w:author="Maino Vieytes, Christian (NIH/NIA/IRP) [F]" w:date="2023-11-16T09:39:00Z">
                                <w:r w:rsidRPr="0049435F">
                                  <w:rPr>
                                    <w:rFonts w:ascii="Times New Roman" w:hAnsi="Times New Roman" w:cs="Times New Roman"/>
                                    <w:color w:val="000000"/>
                                    <w:sz w:val="18"/>
                                    <w:szCs w:val="18"/>
                                    <w:rPrChange w:id="6078" w:author="Maino Vieytes, Christian (NIH/NIA/IRP) [F]" w:date="2023-11-16T09:39:00Z">
                                      <w:rPr>
                                        <w:rFonts w:ascii="Calibri" w:hAnsi="Calibri" w:cs="Calibri"/>
                                        <w:color w:val="000000"/>
                                      </w:rPr>
                                    </w:rPrChange>
                                  </w:rPr>
                                  <w:t>1.72 (0.81-3.65)</w:t>
                                </w:r>
                              </w:ins>
                              <w:del w:id="6079" w:author="Maino Vieytes, Christian (NIH/NIA/IRP) [F]" w:date="2023-11-15T15:57:00Z">
                                <w:r w:rsidRPr="0049435F" w:rsidDel="0055657D">
                                  <w:rPr>
                                    <w:rFonts w:ascii="Times New Roman" w:hAnsi="Times New Roman" w:cs="Times New Roman"/>
                                    <w:sz w:val="18"/>
                                    <w:szCs w:val="18"/>
                                    <w:rPrChange w:id="6080"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6081"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6082" w:author="Maino Vieytes, Christian (NIH/NIA/IRP) [F]" w:date="2023-11-16T09:39:00Z">
                                    <w:rPr>
                                      <w:rFonts w:ascii="Times New Roman" w:hAnsi="Times New Roman" w:cs="Times New Roman"/>
                                      <w:sz w:val="20"/>
                                      <w:szCs w:val="20"/>
                                    </w:rPr>
                                  </w:rPrChange>
                                </w:rPr>
                              </w:pPr>
                              <w:ins w:id="6083" w:author="Maino Vieytes, Christian (NIH/NIA/IRP) [F]" w:date="2023-11-16T09:39:00Z">
                                <w:r w:rsidRPr="0049435F">
                                  <w:rPr>
                                    <w:rFonts w:ascii="Times New Roman" w:hAnsi="Times New Roman" w:cs="Times New Roman"/>
                                    <w:color w:val="000000"/>
                                    <w:sz w:val="18"/>
                                    <w:szCs w:val="18"/>
                                    <w:rPrChange w:id="6084"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6085" w:author="Maino Vieytes, Christian (NIH/NIA/IRP) [F]" w:date="2023-11-16T09:39:00Z">
                                      <w:rPr>
                                        <w:rFonts w:ascii="Calibri" w:hAnsi="Calibri" w:cs="Calibri"/>
                                        <w:color w:val="000000"/>
                                      </w:rPr>
                                    </w:rPrChange>
                                  </w:rPr>
                                  <w:t>35)*</w:t>
                                </w:r>
                              </w:ins>
                              <w:proofErr w:type="gramEnd"/>
                              <w:del w:id="6086" w:author="Maino Vieytes, Christian (NIH/NIA/IRP) [F]" w:date="2023-11-15T15:57:00Z">
                                <w:r w:rsidRPr="0049435F" w:rsidDel="0055657D">
                                  <w:rPr>
                                    <w:rFonts w:ascii="Times New Roman" w:hAnsi="Times New Roman" w:cs="Times New Roman"/>
                                    <w:sz w:val="18"/>
                                    <w:szCs w:val="18"/>
                                    <w:rPrChange w:id="6087"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6088"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6089" w:author="Maino Vieytes, Christian (NIH/NIA/IRP) [F]" w:date="2023-11-16T09:39:00Z">
                                    <w:rPr>
                                      <w:rFonts w:ascii="Times New Roman" w:hAnsi="Times New Roman" w:cs="Times New Roman"/>
                                      <w:sz w:val="20"/>
                                      <w:szCs w:val="20"/>
                                    </w:rPr>
                                  </w:rPrChange>
                                </w:rPr>
                              </w:pPr>
                              <w:ins w:id="6090" w:author="Maino Vieytes, Christian (NIH/NIA/IRP) [F]" w:date="2023-11-16T09:39:00Z">
                                <w:r w:rsidRPr="0049435F">
                                  <w:rPr>
                                    <w:rFonts w:ascii="Times New Roman" w:hAnsi="Times New Roman" w:cs="Times New Roman"/>
                                    <w:color w:val="000000"/>
                                    <w:sz w:val="18"/>
                                    <w:szCs w:val="18"/>
                                    <w:rPrChange w:id="6091" w:author="Maino Vieytes, Christian (NIH/NIA/IRP) [F]" w:date="2023-11-16T09:39:00Z">
                                      <w:rPr>
                                        <w:rFonts w:ascii="Calibri" w:hAnsi="Calibri" w:cs="Calibri"/>
                                        <w:color w:val="000000"/>
                                      </w:rPr>
                                    </w:rPrChange>
                                  </w:rPr>
                                  <w:t>0.01*</w:t>
                                </w:r>
                              </w:ins>
                              <w:del w:id="6092" w:author="Maino Vieytes, Christian (NIH/NIA/IRP) [F]" w:date="2023-11-15T15:57:00Z">
                                <w:r w:rsidRPr="0049435F" w:rsidDel="0055657D">
                                  <w:rPr>
                                    <w:rFonts w:ascii="Times New Roman" w:hAnsi="Times New Roman" w:cs="Times New Roman"/>
                                    <w:sz w:val="18"/>
                                    <w:szCs w:val="18"/>
                                    <w:rPrChange w:id="6093"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6094"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6095" w:author="Maino Vieytes, Christian (NIH/NIA/IRP) [F]" w:date="2023-11-16T09:39:00Z">
                                    <w:rPr>
                                      <w:rFonts w:ascii="Times New Roman" w:hAnsi="Times New Roman" w:cs="Times New Roman"/>
                                      <w:sz w:val="20"/>
                                      <w:szCs w:val="20"/>
                                    </w:rPr>
                                  </w:rPrChange>
                                </w:rPr>
                              </w:pPr>
                              <w:ins w:id="6096" w:author="Maino Vieytes, Christian (NIH/NIA/IRP) [F]" w:date="2023-11-16T09:39:00Z">
                                <w:r w:rsidRPr="0049435F">
                                  <w:rPr>
                                    <w:rFonts w:ascii="Times New Roman" w:hAnsi="Times New Roman" w:cs="Times New Roman"/>
                                    <w:color w:val="000000"/>
                                    <w:sz w:val="18"/>
                                    <w:szCs w:val="18"/>
                                    <w:rPrChange w:id="6097"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6098" w:author="Maino Vieytes, Christian (NIH/NIA/IRP) [F]" w:date="2023-11-16T09:39:00Z">
                                      <w:rPr>
                                        <w:rFonts w:ascii="Calibri" w:hAnsi="Calibri" w:cs="Calibri"/>
                                        <w:color w:val="000000"/>
                                      </w:rPr>
                                    </w:rPrChange>
                                  </w:rPr>
                                  <w:t>34)*</w:t>
                                </w:r>
                              </w:ins>
                              <w:proofErr w:type="gramEnd"/>
                              <w:del w:id="6099" w:author="Maino Vieytes, Christian (NIH/NIA/IRP) [F]" w:date="2023-11-15T15:57:00Z">
                                <w:r w:rsidRPr="0049435F" w:rsidDel="0055657D">
                                  <w:rPr>
                                    <w:rFonts w:ascii="Times New Roman" w:hAnsi="Times New Roman" w:cs="Times New Roman"/>
                                    <w:sz w:val="18"/>
                                    <w:szCs w:val="18"/>
                                    <w:rPrChange w:id="6100"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6101"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6102" w:author="Maino Vieytes, Christian (NIH/NIA/IRP) [F]" w:date="2023-11-16T09:39:00Z">
                                    <w:rPr>
                                      <w:rFonts w:ascii="Times New Roman" w:hAnsi="Times New Roman" w:cs="Times New Roman"/>
                                      <w:sz w:val="20"/>
                                      <w:szCs w:val="20"/>
                                    </w:rPr>
                                  </w:rPrChange>
                                </w:rPr>
                              </w:pPr>
                              <w:ins w:id="6103" w:author="Maino Vieytes, Christian (NIH/NIA/IRP) [F]" w:date="2023-11-16T09:39:00Z">
                                <w:r w:rsidRPr="0049435F">
                                  <w:rPr>
                                    <w:rFonts w:ascii="Times New Roman" w:hAnsi="Times New Roman" w:cs="Times New Roman"/>
                                    <w:color w:val="000000"/>
                                    <w:sz w:val="18"/>
                                    <w:szCs w:val="18"/>
                                    <w:rPrChange w:id="6104" w:author="Maino Vieytes, Christian (NIH/NIA/IRP) [F]" w:date="2023-11-16T09:39:00Z">
                                      <w:rPr>
                                        <w:rFonts w:ascii="Calibri" w:hAnsi="Calibri" w:cs="Calibri"/>
                                        <w:color w:val="000000"/>
                                      </w:rPr>
                                    </w:rPrChange>
                                  </w:rPr>
                                  <w:t>0.15</w:t>
                                </w:r>
                              </w:ins>
                              <w:del w:id="6105" w:author="Maino Vieytes, Christian (NIH/NIA/IRP) [F]" w:date="2023-11-15T15:57:00Z">
                                <w:r w:rsidRPr="0049435F" w:rsidDel="0055657D">
                                  <w:rPr>
                                    <w:rFonts w:ascii="Times New Roman" w:hAnsi="Times New Roman" w:cs="Times New Roman"/>
                                    <w:color w:val="000000"/>
                                    <w:sz w:val="18"/>
                                    <w:szCs w:val="18"/>
                                    <w:rPrChange w:id="6106"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6107" w:author="Maino Vieytes, Christian (NIH/NIA/IRP) [F]" w:date="2023-11-16T09:39:00Z">
                              <w:tblPrEx>
                                <w:tblW w:w="15091" w:type="dxa"/>
                              </w:tblPrEx>
                            </w:tblPrExChange>
                          </w:tblPrEx>
                          <w:trPr>
                            <w:trHeight w:val="320"/>
                            <w:trPrChange w:id="6108" w:author="Maino Vieytes, Christian (NIH/NIA/IRP) [F]" w:date="2023-11-16T09:39:00Z">
                              <w:trPr>
                                <w:gridAfter w:val="0"/>
                                <w:trHeight w:val="320"/>
                              </w:trPr>
                            </w:trPrChange>
                          </w:trPr>
                          <w:tc>
                            <w:tcPr>
                              <w:tcW w:w="2317" w:type="dxa"/>
                              <w:noWrap/>
                              <w:vAlign w:val="center"/>
                              <w:hideMark/>
                              <w:tcPrChange w:id="6109"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611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11"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611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113"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6114" w:author="Maino Vieytes, Christian (NIH/NIA/IRP) [F]" w:date="2023-11-16T09:37:00Z">
                                    <w:rPr>
                                      <w:rFonts w:ascii="Times New Roman" w:hAnsi="Times New Roman" w:cs="Times New Roman"/>
                                      <w:sz w:val="20"/>
                                      <w:szCs w:val="20"/>
                                    </w:rPr>
                                  </w:rPrChange>
                                </w:rPr>
                              </w:pPr>
                              <w:ins w:id="6115" w:author="Maino Vieytes, Christian (NIH/NIA/IRP) [F]" w:date="2023-11-16T09:37:00Z">
                                <w:r w:rsidRPr="0049435F">
                                  <w:rPr>
                                    <w:rFonts w:ascii="Times New Roman" w:hAnsi="Times New Roman" w:cs="Times New Roman"/>
                                    <w:color w:val="000000"/>
                                    <w:sz w:val="18"/>
                                    <w:szCs w:val="18"/>
                                    <w:rPrChange w:id="6116" w:author="Maino Vieytes, Christian (NIH/NIA/IRP) [F]" w:date="2023-11-16T09:37:00Z">
                                      <w:rPr>
                                        <w:rFonts w:ascii="Calibri" w:hAnsi="Calibri" w:cs="Calibri"/>
                                        <w:color w:val="000000"/>
                                      </w:rPr>
                                    </w:rPrChange>
                                  </w:rPr>
                                  <w:t>1745</w:t>
                                </w:r>
                              </w:ins>
                              <w:del w:id="6117" w:author="Maino Vieytes, Christian (NIH/NIA/IRP) [F]" w:date="2023-11-15T15:57:00Z">
                                <w:r w:rsidRPr="0049435F" w:rsidDel="0055657D">
                                  <w:rPr>
                                    <w:rFonts w:ascii="Times New Roman" w:hAnsi="Times New Roman" w:cs="Times New Roman"/>
                                    <w:sz w:val="18"/>
                                    <w:szCs w:val="18"/>
                                    <w:rPrChange w:id="611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119"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6120" w:author="Maino Vieytes, Christian (NIH/NIA/IRP) [F]" w:date="2023-11-16T09:37:00Z">
                                    <w:rPr>
                                      <w:rFonts w:ascii="Times New Roman" w:hAnsi="Times New Roman" w:cs="Times New Roman"/>
                                      <w:sz w:val="20"/>
                                      <w:szCs w:val="20"/>
                                    </w:rPr>
                                  </w:rPrChange>
                                </w:rPr>
                              </w:pPr>
                              <w:ins w:id="6121" w:author="Maino Vieytes, Christian (NIH/NIA/IRP) [F]" w:date="2023-11-16T09:37:00Z">
                                <w:r w:rsidRPr="0049435F">
                                  <w:rPr>
                                    <w:rFonts w:ascii="Times New Roman" w:hAnsi="Times New Roman" w:cs="Times New Roman"/>
                                    <w:color w:val="000000"/>
                                    <w:sz w:val="18"/>
                                    <w:szCs w:val="18"/>
                                    <w:rPrChange w:id="6122" w:author="Maino Vieytes, Christian (NIH/NIA/IRP) [F]" w:date="2023-11-16T09:37:00Z">
                                      <w:rPr>
                                        <w:rFonts w:ascii="Calibri" w:hAnsi="Calibri" w:cs="Calibri"/>
                                        <w:color w:val="000000"/>
                                      </w:rPr>
                                    </w:rPrChange>
                                  </w:rPr>
                                  <w:t>1.00</w:t>
                                </w:r>
                              </w:ins>
                              <w:del w:id="6123" w:author="Maino Vieytes, Christian (NIH/NIA/IRP) [F]" w:date="2023-11-15T15:57:00Z">
                                <w:r w:rsidRPr="0049435F" w:rsidDel="0055657D">
                                  <w:rPr>
                                    <w:rFonts w:ascii="Times New Roman" w:hAnsi="Times New Roman" w:cs="Times New Roman"/>
                                    <w:sz w:val="18"/>
                                    <w:szCs w:val="18"/>
                                    <w:rPrChange w:id="612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125"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6126" w:author="Maino Vieytes, Christian (NIH/NIA/IRP) [F]" w:date="2023-11-16T09:39:00Z">
                                    <w:rPr>
                                      <w:rFonts w:ascii="Times New Roman" w:hAnsi="Times New Roman" w:cs="Times New Roman"/>
                                      <w:sz w:val="20"/>
                                      <w:szCs w:val="20"/>
                                    </w:rPr>
                                  </w:rPrChange>
                                </w:rPr>
                              </w:pPr>
                              <w:ins w:id="6127" w:author="Maino Vieytes, Christian (NIH/NIA/IRP) [F]" w:date="2023-11-16T09:39:00Z">
                                <w:r w:rsidRPr="0049435F">
                                  <w:rPr>
                                    <w:rFonts w:ascii="Times New Roman" w:hAnsi="Times New Roman" w:cs="Times New Roman"/>
                                    <w:color w:val="000000"/>
                                    <w:sz w:val="18"/>
                                    <w:szCs w:val="18"/>
                                    <w:rPrChange w:id="6128" w:author="Maino Vieytes, Christian (NIH/NIA/IRP) [F]" w:date="2023-11-16T09:39:00Z">
                                      <w:rPr>
                                        <w:rFonts w:ascii="Calibri" w:hAnsi="Calibri" w:cs="Calibri"/>
                                        <w:color w:val="000000"/>
                                      </w:rPr>
                                    </w:rPrChange>
                                  </w:rPr>
                                  <w:t>0.73 (0.44-1.21)</w:t>
                                </w:r>
                              </w:ins>
                              <w:del w:id="6129" w:author="Maino Vieytes, Christian (NIH/NIA/IRP) [F]" w:date="2023-11-15T15:57:00Z">
                                <w:r w:rsidRPr="0049435F" w:rsidDel="0055657D">
                                  <w:rPr>
                                    <w:rFonts w:ascii="Times New Roman" w:hAnsi="Times New Roman" w:cs="Times New Roman"/>
                                    <w:sz w:val="18"/>
                                    <w:szCs w:val="18"/>
                                    <w:rPrChange w:id="6130"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6131"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6132" w:author="Maino Vieytes, Christian (NIH/NIA/IRP) [F]" w:date="2023-11-16T09:39:00Z">
                                    <w:rPr>
                                      <w:rFonts w:ascii="Times New Roman" w:hAnsi="Times New Roman" w:cs="Times New Roman"/>
                                      <w:sz w:val="20"/>
                                      <w:szCs w:val="20"/>
                                    </w:rPr>
                                  </w:rPrChange>
                                </w:rPr>
                              </w:pPr>
                              <w:ins w:id="6133" w:author="Maino Vieytes, Christian (NIH/NIA/IRP) [F]" w:date="2023-11-16T09:39:00Z">
                                <w:r w:rsidRPr="0049435F">
                                  <w:rPr>
                                    <w:rFonts w:ascii="Times New Roman" w:hAnsi="Times New Roman" w:cs="Times New Roman"/>
                                    <w:color w:val="000000"/>
                                    <w:sz w:val="18"/>
                                    <w:szCs w:val="18"/>
                                    <w:rPrChange w:id="6134" w:author="Maino Vieytes, Christian (NIH/NIA/IRP) [F]" w:date="2023-11-16T09:39:00Z">
                                      <w:rPr>
                                        <w:rFonts w:ascii="Calibri" w:hAnsi="Calibri" w:cs="Calibri"/>
                                        <w:color w:val="000000"/>
                                      </w:rPr>
                                    </w:rPrChange>
                                  </w:rPr>
                                  <w:t>0.63 (0.33-1.20)</w:t>
                                </w:r>
                              </w:ins>
                              <w:del w:id="6135" w:author="Maino Vieytes, Christian (NIH/NIA/IRP) [F]" w:date="2023-11-15T15:57:00Z">
                                <w:r w:rsidRPr="0049435F" w:rsidDel="0055657D">
                                  <w:rPr>
                                    <w:rFonts w:ascii="Times New Roman" w:hAnsi="Times New Roman" w:cs="Times New Roman"/>
                                    <w:sz w:val="18"/>
                                    <w:szCs w:val="18"/>
                                    <w:rPrChange w:id="6136"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6137"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6138" w:author="Maino Vieytes, Christian (NIH/NIA/IRP) [F]" w:date="2023-11-16T09:39:00Z">
                                    <w:rPr>
                                      <w:rFonts w:ascii="Times New Roman" w:hAnsi="Times New Roman" w:cs="Times New Roman"/>
                                      <w:sz w:val="20"/>
                                      <w:szCs w:val="20"/>
                                    </w:rPr>
                                  </w:rPrChange>
                                </w:rPr>
                              </w:pPr>
                              <w:ins w:id="6139" w:author="Maino Vieytes, Christian (NIH/NIA/IRP) [F]" w:date="2023-11-16T09:39:00Z">
                                <w:r w:rsidRPr="0049435F">
                                  <w:rPr>
                                    <w:rFonts w:ascii="Times New Roman" w:hAnsi="Times New Roman" w:cs="Times New Roman"/>
                                    <w:color w:val="000000"/>
                                    <w:sz w:val="18"/>
                                    <w:szCs w:val="18"/>
                                    <w:rPrChange w:id="6140" w:author="Maino Vieytes, Christian (NIH/NIA/IRP) [F]" w:date="2023-11-16T09:39:00Z">
                                      <w:rPr>
                                        <w:rFonts w:ascii="Calibri" w:hAnsi="Calibri" w:cs="Calibri"/>
                                        <w:color w:val="000000"/>
                                      </w:rPr>
                                    </w:rPrChange>
                                  </w:rPr>
                                  <w:t>0.84 (0.50-1.41)</w:t>
                                </w:r>
                              </w:ins>
                              <w:del w:id="6141" w:author="Maino Vieytes, Christian (NIH/NIA/IRP) [F]" w:date="2023-11-15T15:57:00Z">
                                <w:r w:rsidRPr="0049435F" w:rsidDel="0055657D">
                                  <w:rPr>
                                    <w:rFonts w:ascii="Times New Roman" w:hAnsi="Times New Roman" w:cs="Times New Roman"/>
                                    <w:sz w:val="18"/>
                                    <w:szCs w:val="18"/>
                                    <w:rPrChange w:id="6142"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6143"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6144" w:author="Maino Vieytes, Christian (NIH/NIA/IRP) [F]" w:date="2023-11-16T09:39:00Z">
                                    <w:rPr>
                                      <w:rFonts w:ascii="Times New Roman" w:hAnsi="Times New Roman" w:cs="Times New Roman"/>
                                      <w:sz w:val="20"/>
                                      <w:szCs w:val="20"/>
                                    </w:rPr>
                                  </w:rPrChange>
                                </w:rPr>
                              </w:pPr>
                              <w:ins w:id="6145" w:author="Maino Vieytes, Christian (NIH/NIA/IRP) [F]" w:date="2023-11-16T09:39:00Z">
                                <w:r w:rsidRPr="0049435F">
                                  <w:rPr>
                                    <w:rFonts w:ascii="Times New Roman" w:hAnsi="Times New Roman" w:cs="Times New Roman"/>
                                    <w:color w:val="000000"/>
                                    <w:sz w:val="18"/>
                                    <w:szCs w:val="18"/>
                                    <w:rPrChange w:id="6146" w:author="Maino Vieytes, Christian (NIH/NIA/IRP) [F]" w:date="2023-11-16T09:39:00Z">
                                      <w:rPr>
                                        <w:rFonts w:ascii="Calibri" w:hAnsi="Calibri" w:cs="Calibri"/>
                                        <w:color w:val="000000"/>
                                      </w:rPr>
                                    </w:rPrChange>
                                  </w:rPr>
                                  <w:t>0.84 (0.50-1.40)</w:t>
                                </w:r>
                              </w:ins>
                              <w:del w:id="6147" w:author="Maino Vieytes, Christian (NIH/NIA/IRP) [F]" w:date="2023-11-15T15:57:00Z">
                                <w:r w:rsidRPr="0049435F" w:rsidDel="0055657D">
                                  <w:rPr>
                                    <w:rFonts w:ascii="Times New Roman" w:hAnsi="Times New Roman" w:cs="Times New Roman"/>
                                    <w:sz w:val="18"/>
                                    <w:szCs w:val="18"/>
                                    <w:rPrChange w:id="6148"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6149"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6150" w:author="Maino Vieytes, Christian (NIH/NIA/IRP) [F]" w:date="2023-11-16T09:39:00Z">
                                    <w:rPr>
                                      <w:rFonts w:ascii="Times New Roman" w:hAnsi="Times New Roman" w:cs="Times New Roman"/>
                                      <w:sz w:val="20"/>
                                      <w:szCs w:val="20"/>
                                    </w:rPr>
                                  </w:rPrChange>
                                </w:rPr>
                              </w:pPr>
                              <w:ins w:id="6151" w:author="Maino Vieytes, Christian (NIH/NIA/IRP) [F]" w:date="2023-11-16T09:39:00Z">
                                <w:r w:rsidRPr="0049435F">
                                  <w:rPr>
                                    <w:rFonts w:ascii="Times New Roman" w:hAnsi="Times New Roman" w:cs="Times New Roman"/>
                                    <w:color w:val="000000"/>
                                    <w:sz w:val="18"/>
                                    <w:szCs w:val="18"/>
                                    <w:rPrChange w:id="6152" w:author="Maino Vieytes, Christian (NIH/NIA/IRP) [F]" w:date="2023-11-16T09:39:00Z">
                                      <w:rPr>
                                        <w:rFonts w:ascii="Calibri" w:hAnsi="Calibri" w:cs="Calibri"/>
                                        <w:color w:val="000000"/>
                                      </w:rPr>
                                    </w:rPrChange>
                                  </w:rPr>
                                  <w:t>0.59</w:t>
                                </w:r>
                              </w:ins>
                              <w:del w:id="6153" w:author="Maino Vieytes, Christian (NIH/NIA/IRP) [F]" w:date="2023-11-15T15:57:00Z">
                                <w:r w:rsidRPr="0049435F" w:rsidDel="0055657D">
                                  <w:rPr>
                                    <w:rFonts w:ascii="Times New Roman" w:hAnsi="Times New Roman" w:cs="Times New Roman"/>
                                    <w:sz w:val="18"/>
                                    <w:szCs w:val="18"/>
                                    <w:rPrChange w:id="6154"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6155"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6156" w:author="Maino Vieytes, Christian (NIH/NIA/IRP) [F]" w:date="2023-11-16T09:39:00Z">
                                    <w:rPr>
                                      <w:rFonts w:ascii="Times New Roman" w:hAnsi="Times New Roman" w:cs="Times New Roman"/>
                                      <w:sz w:val="20"/>
                                      <w:szCs w:val="20"/>
                                    </w:rPr>
                                  </w:rPrChange>
                                </w:rPr>
                              </w:pPr>
                              <w:ins w:id="6157" w:author="Maino Vieytes, Christian (NIH/NIA/IRP) [F]" w:date="2023-11-16T09:39:00Z">
                                <w:r w:rsidRPr="0049435F">
                                  <w:rPr>
                                    <w:rFonts w:ascii="Times New Roman" w:hAnsi="Times New Roman" w:cs="Times New Roman"/>
                                    <w:color w:val="000000"/>
                                    <w:sz w:val="18"/>
                                    <w:szCs w:val="18"/>
                                    <w:rPrChange w:id="6158" w:author="Maino Vieytes, Christian (NIH/NIA/IRP) [F]" w:date="2023-11-16T09:39:00Z">
                                      <w:rPr>
                                        <w:rFonts w:ascii="Calibri" w:hAnsi="Calibri" w:cs="Calibri"/>
                                        <w:color w:val="000000"/>
                                      </w:rPr>
                                    </w:rPrChange>
                                  </w:rPr>
                                  <w:t>0.96 (0.76-1.22)</w:t>
                                </w:r>
                              </w:ins>
                              <w:del w:id="6159" w:author="Maino Vieytes, Christian (NIH/NIA/IRP) [F]" w:date="2023-11-15T15:57:00Z">
                                <w:r w:rsidRPr="0049435F" w:rsidDel="0055657D">
                                  <w:rPr>
                                    <w:rFonts w:ascii="Times New Roman" w:hAnsi="Times New Roman" w:cs="Times New Roman"/>
                                    <w:sz w:val="18"/>
                                    <w:szCs w:val="18"/>
                                    <w:rPrChange w:id="6160"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6161"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6162" w:author="Maino Vieytes, Christian (NIH/NIA/IRP) [F]" w:date="2023-11-16T09:39:00Z">
                                    <w:rPr>
                                      <w:rFonts w:ascii="Times New Roman" w:hAnsi="Times New Roman" w:cs="Times New Roman"/>
                                      <w:sz w:val="20"/>
                                      <w:szCs w:val="20"/>
                                    </w:rPr>
                                  </w:rPrChange>
                                </w:rPr>
                              </w:pPr>
                              <w:ins w:id="6163" w:author="Maino Vieytes, Christian (NIH/NIA/IRP) [F]" w:date="2023-11-16T09:39:00Z">
                                <w:r w:rsidRPr="0049435F">
                                  <w:rPr>
                                    <w:rFonts w:ascii="Times New Roman" w:hAnsi="Times New Roman" w:cs="Times New Roman"/>
                                    <w:color w:val="000000"/>
                                    <w:sz w:val="18"/>
                                    <w:szCs w:val="18"/>
                                    <w:rPrChange w:id="6164" w:author="Maino Vieytes, Christian (NIH/NIA/IRP) [F]" w:date="2023-11-16T09:39:00Z">
                                      <w:rPr>
                                        <w:rFonts w:ascii="Calibri" w:hAnsi="Calibri" w:cs="Calibri"/>
                                        <w:color w:val="000000"/>
                                      </w:rPr>
                                    </w:rPrChange>
                                  </w:rPr>
                                  <w:t>0.10</w:t>
                                </w:r>
                              </w:ins>
                              <w:del w:id="6165" w:author="Maino Vieytes, Christian (NIH/NIA/IRP) [F]" w:date="2023-11-15T15:57:00Z">
                                <w:r w:rsidRPr="0049435F" w:rsidDel="0055657D">
                                  <w:rPr>
                                    <w:rFonts w:ascii="Times New Roman" w:hAnsi="Times New Roman" w:cs="Times New Roman"/>
                                    <w:color w:val="000000"/>
                                    <w:sz w:val="18"/>
                                    <w:szCs w:val="18"/>
                                    <w:rPrChange w:id="6166"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6167" w:author="Maino Vieytes, Christian (NIH/NIA/IRP) [F]" w:date="2023-11-16T09:39:00Z">
                              <w:tblPrEx>
                                <w:tblW w:w="15091" w:type="dxa"/>
                              </w:tblPrEx>
                            </w:tblPrExChange>
                          </w:tblPrEx>
                          <w:trPr>
                            <w:trHeight w:val="320"/>
                            <w:trPrChange w:id="6168" w:author="Maino Vieytes, Christian (NIH/NIA/IRP) [F]" w:date="2023-11-16T09:39:00Z">
                              <w:trPr>
                                <w:gridAfter w:val="0"/>
                                <w:trHeight w:val="320"/>
                              </w:trPr>
                            </w:trPrChange>
                          </w:trPr>
                          <w:tc>
                            <w:tcPr>
                              <w:tcW w:w="2317" w:type="dxa"/>
                              <w:noWrap/>
                              <w:vAlign w:val="center"/>
                              <w:tcPrChange w:id="6169"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61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61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6173"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6174" w:author="Maino Vieytes, Christian (NIH/NIA/IRP) [F]" w:date="2023-11-16T09:37:00Z">
                                    <w:rPr>
                                      <w:rFonts w:ascii="Times New Roman" w:hAnsi="Times New Roman" w:cs="Times New Roman"/>
                                      <w:sz w:val="20"/>
                                      <w:szCs w:val="20"/>
                                    </w:rPr>
                                  </w:rPrChange>
                                </w:rPr>
                              </w:pPr>
                              <w:ins w:id="6175" w:author="Maino Vieytes, Christian (NIH/NIA/IRP) [F]" w:date="2023-11-16T09:37:00Z">
                                <w:r w:rsidRPr="0049435F">
                                  <w:rPr>
                                    <w:rFonts w:ascii="Times New Roman" w:hAnsi="Times New Roman" w:cs="Times New Roman"/>
                                    <w:color w:val="000000"/>
                                    <w:sz w:val="18"/>
                                    <w:szCs w:val="18"/>
                                    <w:rPrChange w:id="6176" w:author="Maino Vieytes, Christian (NIH/NIA/IRP) [F]" w:date="2023-11-16T09:37:00Z">
                                      <w:rPr>
                                        <w:rFonts w:ascii="Calibri" w:hAnsi="Calibri" w:cs="Calibri"/>
                                        <w:color w:val="000000"/>
                                      </w:rPr>
                                    </w:rPrChange>
                                  </w:rPr>
                                  <w:t>1745</w:t>
                                </w:r>
                              </w:ins>
                              <w:del w:id="6177" w:author="Maino Vieytes, Christian (NIH/NIA/IRP) [F]" w:date="2023-11-15T15:57:00Z">
                                <w:r w:rsidRPr="0049435F" w:rsidDel="0055657D">
                                  <w:rPr>
                                    <w:rFonts w:ascii="Times New Roman" w:hAnsi="Times New Roman" w:cs="Times New Roman"/>
                                    <w:color w:val="000000"/>
                                    <w:sz w:val="18"/>
                                    <w:szCs w:val="18"/>
                                    <w:rPrChange w:id="6178"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6179"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6180" w:author="Maino Vieytes, Christian (NIH/NIA/IRP) [F]" w:date="2023-11-16T09:37:00Z">
                                    <w:rPr>
                                      <w:rFonts w:ascii="Times New Roman" w:hAnsi="Times New Roman" w:cs="Times New Roman"/>
                                      <w:sz w:val="20"/>
                                      <w:szCs w:val="20"/>
                                    </w:rPr>
                                  </w:rPrChange>
                                </w:rPr>
                              </w:pPr>
                              <w:ins w:id="6181" w:author="Maino Vieytes, Christian (NIH/NIA/IRP) [F]" w:date="2023-11-16T09:37:00Z">
                                <w:r w:rsidRPr="0049435F">
                                  <w:rPr>
                                    <w:rFonts w:ascii="Times New Roman" w:hAnsi="Times New Roman" w:cs="Times New Roman"/>
                                    <w:color w:val="000000"/>
                                    <w:sz w:val="18"/>
                                    <w:szCs w:val="18"/>
                                    <w:rPrChange w:id="6182" w:author="Maino Vieytes, Christian (NIH/NIA/IRP) [F]" w:date="2023-11-16T09:37:00Z">
                                      <w:rPr>
                                        <w:rFonts w:ascii="Calibri" w:hAnsi="Calibri" w:cs="Calibri"/>
                                        <w:color w:val="000000"/>
                                      </w:rPr>
                                    </w:rPrChange>
                                  </w:rPr>
                                  <w:t>1.00</w:t>
                                </w:r>
                              </w:ins>
                              <w:del w:id="6183" w:author="Maino Vieytes, Christian (NIH/NIA/IRP) [F]" w:date="2023-11-15T15:57:00Z">
                                <w:r w:rsidRPr="0049435F" w:rsidDel="0055657D">
                                  <w:rPr>
                                    <w:rFonts w:ascii="Times New Roman" w:hAnsi="Times New Roman" w:cs="Times New Roman"/>
                                    <w:color w:val="000000"/>
                                    <w:sz w:val="18"/>
                                    <w:szCs w:val="18"/>
                                    <w:rPrChange w:id="6184"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6185"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6186" w:author="Maino Vieytes, Christian (NIH/NIA/IRP) [F]" w:date="2023-11-16T09:39:00Z">
                                    <w:rPr>
                                      <w:rFonts w:ascii="Times New Roman" w:hAnsi="Times New Roman" w:cs="Times New Roman"/>
                                      <w:sz w:val="20"/>
                                      <w:szCs w:val="20"/>
                                    </w:rPr>
                                  </w:rPrChange>
                                </w:rPr>
                              </w:pPr>
                              <w:ins w:id="6187" w:author="Maino Vieytes, Christian (NIH/NIA/IRP) [F]" w:date="2023-11-16T09:39:00Z">
                                <w:r w:rsidRPr="0049435F">
                                  <w:rPr>
                                    <w:rFonts w:ascii="Times New Roman" w:hAnsi="Times New Roman" w:cs="Times New Roman"/>
                                    <w:color w:val="000000"/>
                                    <w:sz w:val="18"/>
                                    <w:szCs w:val="18"/>
                                    <w:rPrChange w:id="6188" w:author="Maino Vieytes, Christian (NIH/NIA/IRP) [F]" w:date="2023-11-16T09:39:00Z">
                                      <w:rPr>
                                        <w:rFonts w:ascii="Calibri" w:hAnsi="Calibri" w:cs="Calibri"/>
                                        <w:color w:val="000000"/>
                                      </w:rPr>
                                    </w:rPrChange>
                                  </w:rPr>
                                  <w:t>0.81 (0.38-1.74)</w:t>
                                </w:r>
                              </w:ins>
                              <w:del w:id="6189" w:author="Maino Vieytes, Christian (NIH/NIA/IRP) [F]" w:date="2023-11-15T15:57:00Z">
                                <w:r w:rsidRPr="0049435F" w:rsidDel="0055657D">
                                  <w:rPr>
                                    <w:rFonts w:ascii="Times New Roman" w:hAnsi="Times New Roman" w:cs="Times New Roman"/>
                                    <w:color w:val="000000"/>
                                    <w:sz w:val="18"/>
                                    <w:szCs w:val="18"/>
                                    <w:rPrChange w:id="6190"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6191"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6192" w:author="Maino Vieytes, Christian (NIH/NIA/IRP) [F]" w:date="2023-11-16T09:39:00Z">
                                    <w:rPr>
                                      <w:rFonts w:ascii="Times New Roman" w:hAnsi="Times New Roman" w:cs="Times New Roman"/>
                                      <w:sz w:val="20"/>
                                      <w:szCs w:val="20"/>
                                    </w:rPr>
                                  </w:rPrChange>
                                </w:rPr>
                              </w:pPr>
                              <w:ins w:id="6193" w:author="Maino Vieytes, Christian (NIH/NIA/IRP) [F]" w:date="2023-11-16T09:39:00Z">
                                <w:r w:rsidRPr="0049435F">
                                  <w:rPr>
                                    <w:rFonts w:ascii="Times New Roman" w:hAnsi="Times New Roman" w:cs="Times New Roman"/>
                                    <w:color w:val="000000"/>
                                    <w:sz w:val="18"/>
                                    <w:szCs w:val="18"/>
                                    <w:rPrChange w:id="6194"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6195" w:author="Maino Vieytes, Christian (NIH/NIA/IRP) [F]" w:date="2023-11-16T09:39:00Z">
                                      <w:rPr>
                                        <w:rFonts w:ascii="Calibri" w:hAnsi="Calibri" w:cs="Calibri"/>
                                        <w:color w:val="000000"/>
                                      </w:rPr>
                                    </w:rPrChange>
                                  </w:rPr>
                                  <w:t>89)*</w:t>
                                </w:r>
                              </w:ins>
                              <w:proofErr w:type="gramEnd"/>
                              <w:del w:id="6196" w:author="Maino Vieytes, Christian (NIH/NIA/IRP) [F]" w:date="2023-11-15T15:57:00Z">
                                <w:r w:rsidRPr="0049435F" w:rsidDel="0055657D">
                                  <w:rPr>
                                    <w:rFonts w:ascii="Times New Roman" w:hAnsi="Times New Roman" w:cs="Times New Roman"/>
                                    <w:color w:val="000000"/>
                                    <w:sz w:val="18"/>
                                    <w:szCs w:val="18"/>
                                    <w:rPrChange w:id="6197"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6198"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6199" w:author="Maino Vieytes, Christian (NIH/NIA/IRP) [F]" w:date="2023-11-16T09:39:00Z">
                                    <w:rPr>
                                      <w:rFonts w:ascii="Times New Roman" w:hAnsi="Times New Roman" w:cs="Times New Roman"/>
                                      <w:sz w:val="20"/>
                                      <w:szCs w:val="20"/>
                                    </w:rPr>
                                  </w:rPrChange>
                                </w:rPr>
                              </w:pPr>
                              <w:ins w:id="6200" w:author="Maino Vieytes, Christian (NIH/NIA/IRP) [F]" w:date="2023-11-16T09:39:00Z">
                                <w:r w:rsidRPr="0049435F">
                                  <w:rPr>
                                    <w:rFonts w:ascii="Times New Roman" w:hAnsi="Times New Roman" w:cs="Times New Roman"/>
                                    <w:color w:val="000000"/>
                                    <w:sz w:val="18"/>
                                    <w:szCs w:val="18"/>
                                    <w:rPrChange w:id="6201" w:author="Maino Vieytes, Christian (NIH/NIA/IRP) [F]" w:date="2023-11-16T09:39:00Z">
                                      <w:rPr>
                                        <w:rFonts w:ascii="Calibri" w:hAnsi="Calibri" w:cs="Calibri"/>
                                        <w:color w:val="000000"/>
                                      </w:rPr>
                                    </w:rPrChange>
                                  </w:rPr>
                                  <w:t>0.84 (0.53-1.35)</w:t>
                                </w:r>
                              </w:ins>
                              <w:del w:id="6202" w:author="Maino Vieytes, Christian (NIH/NIA/IRP) [F]" w:date="2023-11-15T15:57:00Z">
                                <w:r w:rsidRPr="0049435F" w:rsidDel="0055657D">
                                  <w:rPr>
                                    <w:rFonts w:ascii="Times New Roman" w:hAnsi="Times New Roman" w:cs="Times New Roman"/>
                                    <w:color w:val="000000"/>
                                    <w:sz w:val="18"/>
                                    <w:szCs w:val="18"/>
                                    <w:rPrChange w:id="6203"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6204"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6205" w:author="Maino Vieytes, Christian (NIH/NIA/IRP) [F]" w:date="2023-11-16T09:39:00Z">
                                    <w:rPr>
                                      <w:rFonts w:ascii="Times New Roman" w:hAnsi="Times New Roman" w:cs="Times New Roman"/>
                                      <w:sz w:val="20"/>
                                      <w:szCs w:val="20"/>
                                    </w:rPr>
                                  </w:rPrChange>
                                </w:rPr>
                              </w:pPr>
                              <w:ins w:id="6206" w:author="Maino Vieytes, Christian (NIH/NIA/IRP) [F]" w:date="2023-11-16T09:39:00Z">
                                <w:r w:rsidRPr="0049435F">
                                  <w:rPr>
                                    <w:rFonts w:ascii="Times New Roman" w:hAnsi="Times New Roman" w:cs="Times New Roman"/>
                                    <w:color w:val="000000"/>
                                    <w:sz w:val="18"/>
                                    <w:szCs w:val="18"/>
                                    <w:rPrChange w:id="6207"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208"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209" w:author="Maino Vieytes, Christian (NIH/NIA/IRP) [F]" w:date="2023-11-16T09:39:00Z">
                                      <w:rPr>
                                        <w:rFonts w:ascii="Calibri" w:hAnsi="Calibri" w:cs="Calibri"/>
                                        <w:color w:val="000000"/>
                                      </w:rPr>
                                    </w:rPrChange>
                                  </w:rPr>
                                  <w:t>*</w:t>
                                </w:r>
                              </w:ins>
                              <w:del w:id="6210" w:author="Maino Vieytes, Christian (NIH/NIA/IRP) [F]" w:date="2023-11-15T15:57:00Z">
                                <w:r w:rsidRPr="0049435F" w:rsidDel="0055657D">
                                  <w:rPr>
                                    <w:rFonts w:ascii="Times New Roman" w:hAnsi="Times New Roman" w:cs="Times New Roman"/>
                                    <w:color w:val="000000"/>
                                    <w:sz w:val="18"/>
                                    <w:szCs w:val="18"/>
                                    <w:rPrChange w:id="6211"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6212"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6213" w:author="Maino Vieytes, Christian (NIH/NIA/IRP) [F]" w:date="2023-11-16T09:39:00Z">
                                    <w:rPr>
                                      <w:rFonts w:ascii="Times New Roman" w:hAnsi="Times New Roman" w:cs="Times New Roman"/>
                                      <w:sz w:val="20"/>
                                      <w:szCs w:val="20"/>
                                    </w:rPr>
                                  </w:rPrChange>
                                </w:rPr>
                              </w:pPr>
                              <w:ins w:id="6214" w:author="Maino Vieytes, Christian (NIH/NIA/IRP) [F]" w:date="2023-11-16T09:39:00Z">
                                <w:r w:rsidRPr="0049435F">
                                  <w:rPr>
                                    <w:rFonts w:ascii="Times New Roman" w:hAnsi="Times New Roman" w:cs="Times New Roman"/>
                                    <w:color w:val="000000"/>
                                    <w:sz w:val="18"/>
                                    <w:szCs w:val="18"/>
                                    <w:rPrChange w:id="6215" w:author="Maino Vieytes, Christian (NIH/NIA/IRP) [F]" w:date="2023-11-16T09:39:00Z">
                                      <w:rPr>
                                        <w:rFonts w:ascii="Calibri" w:hAnsi="Calibri" w:cs="Calibri"/>
                                        <w:color w:val="000000"/>
                                      </w:rPr>
                                    </w:rPrChange>
                                  </w:rPr>
                                  <w:t>&lt; 0.01**</w:t>
                                </w:r>
                              </w:ins>
                              <w:del w:id="6216" w:author="Maino Vieytes, Christian (NIH/NIA/IRP) [F]" w:date="2023-11-15T15:57:00Z">
                                <w:r w:rsidRPr="0049435F" w:rsidDel="0055657D">
                                  <w:rPr>
                                    <w:rFonts w:ascii="Times New Roman" w:hAnsi="Times New Roman" w:cs="Times New Roman"/>
                                    <w:color w:val="000000"/>
                                    <w:sz w:val="18"/>
                                    <w:szCs w:val="18"/>
                                    <w:rPrChange w:id="6217"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6218"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6219" w:author="Maino Vieytes, Christian (NIH/NIA/IRP) [F]" w:date="2023-11-16T09:39:00Z">
                                    <w:rPr>
                                      <w:rFonts w:ascii="Times New Roman" w:hAnsi="Times New Roman" w:cs="Times New Roman"/>
                                      <w:sz w:val="20"/>
                                      <w:szCs w:val="20"/>
                                    </w:rPr>
                                  </w:rPrChange>
                                </w:rPr>
                              </w:pPr>
                              <w:ins w:id="6220" w:author="Maino Vieytes, Christian (NIH/NIA/IRP) [F]" w:date="2023-11-16T09:39:00Z">
                                <w:r w:rsidRPr="0049435F">
                                  <w:rPr>
                                    <w:rFonts w:ascii="Times New Roman" w:hAnsi="Times New Roman" w:cs="Times New Roman"/>
                                    <w:color w:val="000000"/>
                                    <w:sz w:val="18"/>
                                    <w:szCs w:val="18"/>
                                    <w:rPrChange w:id="6221"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222" w:author="Maino Vieytes, Christian (NIH/NIA/IRP) [F]" w:date="2023-11-16T09:39:00Z">
                                      <w:rPr>
                                        <w:rFonts w:ascii="Calibri" w:hAnsi="Calibri" w:cs="Calibri"/>
                                        <w:color w:val="000000"/>
                                      </w:rPr>
                                    </w:rPrChange>
                                  </w:rPr>
                                  <w:t>97)*</w:t>
                                </w:r>
                              </w:ins>
                              <w:proofErr w:type="gramEnd"/>
                              <w:del w:id="6223" w:author="Maino Vieytes, Christian (NIH/NIA/IRP) [F]" w:date="2023-11-15T15:57:00Z">
                                <w:r w:rsidRPr="0049435F" w:rsidDel="0055657D">
                                  <w:rPr>
                                    <w:rFonts w:ascii="Times New Roman" w:hAnsi="Times New Roman" w:cs="Times New Roman"/>
                                    <w:color w:val="000000"/>
                                    <w:sz w:val="18"/>
                                    <w:szCs w:val="18"/>
                                    <w:rPrChange w:id="6224"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6225"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6226" w:author="Maino Vieytes, Christian (NIH/NIA/IRP) [F]" w:date="2023-11-16T09:39:00Z">
                                    <w:rPr>
                                      <w:rFonts w:ascii="Times New Roman" w:hAnsi="Times New Roman" w:cs="Times New Roman"/>
                                      <w:color w:val="000000"/>
                                      <w:sz w:val="20"/>
                                      <w:szCs w:val="20"/>
                                    </w:rPr>
                                  </w:rPrChange>
                                </w:rPr>
                              </w:pPr>
                              <w:ins w:id="6227" w:author="Maino Vieytes, Christian (NIH/NIA/IRP) [F]" w:date="2023-11-16T09:39:00Z">
                                <w:r w:rsidRPr="0049435F">
                                  <w:rPr>
                                    <w:rFonts w:ascii="Times New Roman" w:hAnsi="Times New Roman" w:cs="Times New Roman"/>
                                    <w:color w:val="000000"/>
                                    <w:sz w:val="18"/>
                                    <w:szCs w:val="18"/>
                                    <w:rPrChange w:id="6228" w:author="Maino Vieytes, Christian (NIH/NIA/IRP) [F]" w:date="2023-11-16T09:39:00Z">
                                      <w:rPr>
                                        <w:rFonts w:ascii="Calibri" w:hAnsi="Calibri" w:cs="Calibri"/>
                                        <w:color w:val="000000"/>
                                      </w:rPr>
                                    </w:rPrChange>
                                  </w:rPr>
                                  <w:t>0.89</w:t>
                                </w:r>
                              </w:ins>
                              <w:del w:id="6229" w:author="Maino Vieytes, Christian (NIH/NIA/IRP) [F]" w:date="2023-11-15T15:57:00Z">
                                <w:r w:rsidRPr="0049435F" w:rsidDel="0055657D">
                                  <w:rPr>
                                    <w:rFonts w:ascii="Times New Roman" w:hAnsi="Times New Roman" w:cs="Times New Roman"/>
                                    <w:color w:val="000000"/>
                                    <w:sz w:val="18"/>
                                    <w:szCs w:val="18"/>
                                    <w:rPrChange w:id="6230"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6231" w:author="Maino Vieytes, Christian (NIH/NIA/IRP) [F]" w:date="2023-11-15T09:29:00Z"/>
                            <w:trPrChange w:id="6232" w:author="Maino Vieytes, Christian (NIH/NIA/IRP) [F]" w:date="2023-11-15T16:23:00Z">
                              <w:trPr>
                                <w:gridAfter w:val="0"/>
                                <w:trHeight w:val="320"/>
                              </w:trPr>
                            </w:trPrChange>
                          </w:trPr>
                          <w:tc>
                            <w:tcPr>
                              <w:tcW w:w="15091" w:type="dxa"/>
                              <w:gridSpan w:val="10"/>
                              <w:noWrap/>
                              <w:vAlign w:val="center"/>
                              <w:tcPrChange w:id="6233"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6234" w:author="Maino Vieytes, Christian (NIH/NIA/IRP) [F]" w:date="2023-11-15T09:29:00Z"/>
                                  <w:rFonts w:ascii="Times New Roman" w:hAnsi="Times New Roman" w:cs="Times New Roman"/>
                                  <w:i/>
                                  <w:iCs/>
                                  <w:sz w:val="18"/>
                                  <w:szCs w:val="18"/>
                                  <w:rPrChange w:id="6235" w:author="Maino Vieytes, Christian (NIH/NIA/IRP) [F]" w:date="2023-11-15T15:57:00Z">
                                    <w:rPr>
                                      <w:del w:id="6236" w:author="Maino Vieytes, Christian (NIH/NIA/IRP) [F]" w:date="2023-11-15T09:29:00Z"/>
                                      <w:rFonts w:ascii="Times New Roman" w:hAnsi="Times New Roman" w:cs="Times New Roman"/>
                                      <w:i/>
                                      <w:iCs/>
                                      <w:sz w:val="20"/>
                                      <w:szCs w:val="20"/>
                                    </w:rPr>
                                  </w:rPrChange>
                                </w:rPr>
                              </w:pPr>
                              <w:del w:id="6237" w:author="Maino Vieytes, Christian (NIH/NIA/IRP) [F]" w:date="2023-11-15T09:29:00Z">
                                <w:r w:rsidRPr="008A6C8D" w:rsidDel="001F5A7E">
                                  <w:rPr>
                                    <w:rFonts w:ascii="Times New Roman" w:hAnsi="Times New Roman" w:cs="Times New Roman"/>
                                    <w:i/>
                                    <w:iCs/>
                                    <w:sz w:val="18"/>
                                    <w:szCs w:val="18"/>
                                    <w:rPrChange w:id="6238"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6239" w:author="Maino Vieytes, Christian (NIH/NIA/IRP) [F]" w:date="2023-11-15T09:29:00Z"/>
                            <w:trPrChange w:id="6240" w:author="Maino Vieytes, Christian (NIH/NIA/IRP) [F]" w:date="2023-11-15T16:23:00Z">
                              <w:trPr>
                                <w:gridAfter w:val="0"/>
                                <w:trHeight w:val="320"/>
                              </w:trPr>
                            </w:trPrChange>
                          </w:trPr>
                          <w:tc>
                            <w:tcPr>
                              <w:tcW w:w="2317" w:type="dxa"/>
                              <w:noWrap/>
                              <w:vAlign w:val="center"/>
                              <w:hideMark/>
                              <w:tcPrChange w:id="6241"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6242" w:author="Maino Vieytes, Christian (NIH/NIA/IRP) [F]" w:date="2023-11-15T09:29:00Z"/>
                                  <w:rFonts w:ascii="Times New Roman" w:hAnsi="Times New Roman" w:cs="Times New Roman"/>
                                  <w:sz w:val="18"/>
                                  <w:szCs w:val="18"/>
                                  <w:rPrChange w:id="6243" w:author="Maino Vieytes, Christian (NIH/NIA/IRP) [F]" w:date="2023-11-15T15:57:00Z">
                                    <w:rPr>
                                      <w:del w:id="6244" w:author="Maino Vieytes, Christian (NIH/NIA/IRP) [F]" w:date="2023-11-15T09:29:00Z"/>
                                      <w:rFonts w:ascii="Times New Roman" w:hAnsi="Times New Roman" w:cs="Times New Roman"/>
                                      <w:sz w:val="20"/>
                                      <w:szCs w:val="20"/>
                                    </w:rPr>
                                  </w:rPrChange>
                                </w:rPr>
                              </w:pPr>
                              <w:del w:id="6245" w:author="Maino Vieytes, Christian (NIH/NIA/IRP) [F]" w:date="2023-11-15T09:29:00Z">
                                <w:r w:rsidRPr="008A6C8D" w:rsidDel="001F5A7E">
                                  <w:rPr>
                                    <w:rFonts w:ascii="Times New Roman" w:hAnsi="Times New Roman" w:cs="Times New Roman"/>
                                    <w:sz w:val="18"/>
                                    <w:szCs w:val="18"/>
                                    <w:rPrChange w:id="6246"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624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248"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6249" w:author="Maino Vieytes, Christian (NIH/NIA/IRP) [F]" w:date="2023-11-15T09:29:00Z"/>
                                  <w:rFonts w:ascii="Times New Roman" w:hAnsi="Times New Roman" w:cs="Times New Roman"/>
                                  <w:sz w:val="18"/>
                                  <w:szCs w:val="18"/>
                                  <w:rPrChange w:id="6250" w:author="Maino Vieytes, Christian (NIH/NIA/IRP) [F]" w:date="2023-11-15T15:57:00Z">
                                    <w:rPr>
                                      <w:del w:id="6251" w:author="Maino Vieytes, Christian (NIH/NIA/IRP) [F]" w:date="2023-11-15T09:29:00Z"/>
                                      <w:rFonts w:ascii="Times New Roman" w:hAnsi="Times New Roman" w:cs="Times New Roman"/>
                                      <w:sz w:val="20"/>
                                      <w:szCs w:val="20"/>
                                    </w:rPr>
                                  </w:rPrChange>
                                </w:rPr>
                              </w:pPr>
                              <w:del w:id="6252" w:author="Maino Vieytes, Christian (NIH/NIA/IRP) [F]" w:date="2023-11-15T09:29:00Z">
                                <w:r w:rsidRPr="008A6C8D" w:rsidDel="001F5A7E">
                                  <w:rPr>
                                    <w:rFonts w:ascii="Times New Roman" w:hAnsi="Times New Roman" w:cs="Times New Roman"/>
                                    <w:sz w:val="18"/>
                                    <w:szCs w:val="18"/>
                                    <w:rPrChange w:id="625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254"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6255" w:author="Maino Vieytes, Christian (NIH/NIA/IRP) [F]" w:date="2023-11-15T09:29:00Z"/>
                                  <w:rFonts w:ascii="Times New Roman" w:hAnsi="Times New Roman" w:cs="Times New Roman"/>
                                  <w:sz w:val="18"/>
                                  <w:szCs w:val="18"/>
                                  <w:rPrChange w:id="6256" w:author="Maino Vieytes, Christian (NIH/NIA/IRP) [F]" w:date="2023-11-15T15:57:00Z">
                                    <w:rPr>
                                      <w:del w:id="6257" w:author="Maino Vieytes, Christian (NIH/NIA/IRP) [F]" w:date="2023-11-15T09:29:00Z"/>
                                      <w:rFonts w:ascii="Times New Roman" w:hAnsi="Times New Roman" w:cs="Times New Roman"/>
                                      <w:sz w:val="20"/>
                                      <w:szCs w:val="20"/>
                                    </w:rPr>
                                  </w:rPrChange>
                                </w:rPr>
                              </w:pPr>
                              <w:del w:id="6258" w:author="Maino Vieytes, Christian (NIH/NIA/IRP) [F]" w:date="2023-11-15T09:29:00Z">
                                <w:r w:rsidRPr="008A6C8D" w:rsidDel="001F5A7E">
                                  <w:rPr>
                                    <w:rFonts w:ascii="Times New Roman" w:hAnsi="Times New Roman" w:cs="Times New Roman"/>
                                    <w:sz w:val="18"/>
                                    <w:szCs w:val="18"/>
                                    <w:rPrChange w:id="625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260"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6261" w:author="Maino Vieytes, Christian (NIH/NIA/IRP) [F]" w:date="2023-11-15T09:29:00Z"/>
                                  <w:rFonts w:ascii="Times New Roman" w:hAnsi="Times New Roman" w:cs="Times New Roman"/>
                                  <w:sz w:val="18"/>
                                  <w:szCs w:val="18"/>
                                  <w:rPrChange w:id="6262" w:author="Maino Vieytes, Christian (NIH/NIA/IRP) [F]" w:date="2023-11-15T15:57:00Z">
                                    <w:rPr>
                                      <w:del w:id="6263" w:author="Maino Vieytes, Christian (NIH/NIA/IRP) [F]" w:date="2023-11-15T09:29:00Z"/>
                                      <w:rFonts w:ascii="Times New Roman" w:hAnsi="Times New Roman" w:cs="Times New Roman"/>
                                      <w:sz w:val="20"/>
                                      <w:szCs w:val="20"/>
                                    </w:rPr>
                                  </w:rPrChange>
                                </w:rPr>
                              </w:pPr>
                              <w:del w:id="6264" w:author="Maino Vieytes, Christian (NIH/NIA/IRP) [F]" w:date="2023-11-15T09:29:00Z">
                                <w:r w:rsidRPr="008A6C8D" w:rsidDel="001F5A7E">
                                  <w:rPr>
                                    <w:rFonts w:ascii="Times New Roman" w:hAnsi="Times New Roman" w:cs="Times New Roman"/>
                                    <w:sz w:val="18"/>
                                    <w:szCs w:val="18"/>
                                    <w:rPrChange w:id="6265"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6266"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6267" w:author="Maino Vieytes, Christian (NIH/NIA/IRP) [F]" w:date="2023-11-15T09:29:00Z"/>
                                  <w:rFonts w:ascii="Times New Roman" w:hAnsi="Times New Roman" w:cs="Times New Roman"/>
                                  <w:sz w:val="18"/>
                                  <w:szCs w:val="18"/>
                                  <w:rPrChange w:id="6268" w:author="Maino Vieytes, Christian (NIH/NIA/IRP) [F]" w:date="2023-11-15T15:57:00Z">
                                    <w:rPr>
                                      <w:del w:id="6269" w:author="Maino Vieytes, Christian (NIH/NIA/IRP) [F]" w:date="2023-11-15T09:29:00Z"/>
                                      <w:rFonts w:ascii="Times New Roman" w:hAnsi="Times New Roman" w:cs="Times New Roman"/>
                                      <w:sz w:val="20"/>
                                      <w:szCs w:val="20"/>
                                    </w:rPr>
                                  </w:rPrChange>
                                </w:rPr>
                              </w:pPr>
                              <w:del w:id="6270" w:author="Maino Vieytes, Christian (NIH/NIA/IRP) [F]" w:date="2023-11-15T09:29:00Z">
                                <w:r w:rsidRPr="008A6C8D" w:rsidDel="001F5A7E">
                                  <w:rPr>
                                    <w:rFonts w:ascii="Times New Roman" w:hAnsi="Times New Roman" w:cs="Times New Roman"/>
                                    <w:sz w:val="18"/>
                                    <w:szCs w:val="18"/>
                                    <w:rPrChange w:id="6271"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6272"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6273" w:author="Maino Vieytes, Christian (NIH/NIA/IRP) [F]" w:date="2023-11-15T09:29:00Z"/>
                                  <w:rFonts w:ascii="Times New Roman" w:hAnsi="Times New Roman" w:cs="Times New Roman"/>
                                  <w:sz w:val="18"/>
                                  <w:szCs w:val="18"/>
                                  <w:rPrChange w:id="6274" w:author="Maino Vieytes, Christian (NIH/NIA/IRP) [F]" w:date="2023-11-15T15:57:00Z">
                                    <w:rPr>
                                      <w:del w:id="6275" w:author="Maino Vieytes, Christian (NIH/NIA/IRP) [F]" w:date="2023-11-15T09:29:00Z"/>
                                      <w:rFonts w:ascii="Times New Roman" w:hAnsi="Times New Roman" w:cs="Times New Roman"/>
                                      <w:sz w:val="20"/>
                                      <w:szCs w:val="20"/>
                                    </w:rPr>
                                  </w:rPrChange>
                                </w:rPr>
                              </w:pPr>
                              <w:del w:id="6276" w:author="Maino Vieytes, Christian (NIH/NIA/IRP) [F]" w:date="2023-11-15T09:29:00Z">
                                <w:r w:rsidRPr="008A6C8D" w:rsidDel="001F5A7E">
                                  <w:rPr>
                                    <w:rFonts w:ascii="Times New Roman" w:hAnsi="Times New Roman" w:cs="Times New Roman"/>
                                    <w:sz w:val="18"/>
                                    <w:szCs w:val="18"/>
                                    <w:rPrChange w:id="6277"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6278"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6279" w:author="Maino Vieytes, Christian (NIH/NIA/IRP) [F]" w:date="2023-11-15T09:29:00Z"/>
                                  <w:rFonts w:ascii="Times New Roman" w:hAnsi="Times New Roman" w:cs="Times New Roman"/>
                                  <w:sz w:val="18"/>
                                  <w:szCs w:val="18"/>
                                  <w:rPrChange w:id="6280" w:author="Maino Vieytes, Christian (NIH/NIA/IRP) [F]" w:date="2023-11-15T15:57:00Z">
                                    <w:rPr>
                                      <w:del w:id="6281" w:author="Maino Vieytes, Christian (NIH/NIA/IRP) [F]" w:date="2023-11-15T09:29:00Z"/>
                                      <w:rFonts w:ascii="Times New Roman" w:hAnsi="Times New Roman" w:cs="Times New Roman"/>
                                      <w:sz w:val="20"/>
                                      <w:szCs w:val="20"/>
                                    </w:rPr>
                                  </w:rPrChange>
                                </w:rPr>
                              </w:pPr>
                              <w:del w:id="6282" w:author="Maino Vieytes, Christian (NIH/NIA/IRP) [F]" w:date="2023-11-15T09:29:00Z">
                                <w:r w:rsidRPr="008A6C8D" w:rsidDel="001F5A7E">
                                  <w:rPr>
                                    <w:rFonts w:ascii="Times New Roman" w:hAnsi="Times New Roman" w:cs="Times New Roman"/>
                                    <w:sz w:val="18"/>
                                    <w:szCs w:val="18"/>
                                    <w:rPrChange w:id="6283"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6284"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6285" w:author="Maino Vieytes, Christian (NIH/NIA/IRP) [F]" w:date="2023-11-15T09:29:00Z"/>
                                  <w:rFonts w:ascii="Times New Roman" w:hAnsi="Times New Roman" w:cs="Times New Roman"/>
                                  <w:sz w:val="18"/>
                                  <w:szCs w:val="18"/>
                                  <w:rPrChange w:id="6286" w:author="Maino Vieytes, Christian (NIH/NIA/IRP) [F]" w:date="2023-11-15T15:57:00Z">
                                    <w:rPr>
                                      <w:del w:id="6287" w:author="Maino Vieytes, Christian (NIH/NIA/IRP) [F]" w:date="2023-11-15T09:29:00Z"/>
                                      <w:rFonts w:ascii="Times New Roman" w:hAnsi="Times New Roman" w:cs="Times New Roman"/>
                                      <w:sz w:val="20"/>
                                      <w:szCs w:val="20"/>
                                    </w:rPr>
                                  </w:rPrChange>
                                </w:rPr>
                              </w:pPr>
                              <w:del w:id="6288" w:author="Maino Vieytes, Christian (NIH/NIA/IRP) [F]" w:date="2023-11-15T09:29:00Z">
                                <w:r w:rsidRPr="008A6C8D" w:rsidDel="001F5A7E">
                                  <w:rPr>
                                    <w:rFonts w:ascii="Times New Roman" w:hAnsi="Times New Roman" w:cs="Times New Roman"/>
                                    <w:sz w:val="18"/>
                                    <w:szCs w:val="18"/>
                                    <w:rPrChange w:id="6289"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6290"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6291" w:author="Maino Vieytes, Christian (NIH/NIA/IRP) [F]" w:date="2023-11-15T09:29:00Z"/>
                                  <w:rFonts w:ascii="Times New Roman" w:hAnsi="Times New Roman" w:cs="Times New Roman"/>
                                  <w:sz w:val="18"/>
                                  <w:szCs w:val="18"/>
                                  <w:rPrChange w:id="6292" w:author="Maino Vieytes, Christian (NIH/NIA/IRP) [F]" w:date="2023-11-15T15:57:00Z">
                                    <w:rPr>
                                      <w:del w:id="6293" w:author="Maino Vieytes, Christian (NIH/NIA/IRP) [F]" w:date="2023-11-15T09:29:00Z"/>
                                      <w:rFonts w:ascii="Times New Roman" w:hAnsi="Times New Roman" w:cs="Times New Roman"/>
                                      <w:sz w:val="20"/>
                                      <w:szCs w:val="20"/>
                                    </w:rPr>
                                  </w:rPrChange>
                                </w:rPr>
                              </w:pPr>
                              <w:del w:id="6294" w:author="Maino Vieytes, Christian (NIH/NIA/IRP) [F]" w:date="2023-11-15T09:29:00Z">
                                <w:r w:rsidRPr="008A6C8D" w:rsidDel="001F5A7E">
                                  <w:rPr>
                                    <w:rFonts w:ascii="Times New Roman" w:hAnsi="Times New Roman" w:cs="Times New Roman"/>
                                    <w:sz w:val="18"/>
                                    <w:szCs w:val="18"/>
                                    <w:rPrChange w:id="6295"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6296"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6297" w:author="Maino Vieytes, Christian (NIH/NIA/IRP) [F]" w:date="2023-11-15T09:29:00Z"/>
                                  <w:rFonts w:ascii="Times New Roman" w:hAnsi="Times New Roman" w:cs="Times New Roman"/>
                                  <w:sz w:val="18"/>
                                  <w:szCs w:val="18"/>
                                  <w:rPrChange w:id="6298" w:author="Maino Vieytes, Christian (NIH/NIA/IRP) [F]" w:date="2023-11-15T15:57:00Z">
                                    <w:rPr>
                                      <w:del w:id="6299" w:author="Maino Vieytes, Christian (NIH/NIA/IRP) [F]" w:date="2023-11-15T09:29:00Z"/>
                                      <w:rFonts w:ascii="Times New Roman" w:hAnsi="Times New Roman" w:cs="Times New Roman"/>
                                      <w:sz w:val="20"/>
                                      <w:szCs w:val="20"/>
                                    </w:rPr>
                                  </w:rPrChange>
                                </w:rPr>
                              </w:pPr>
                              <w:del w:id="6300" w:author="Maino Vieytes, Christian (NIH/NIA/IRP) [F]" w:date="2023-11-15T09:29:00Z">
                                <w:r w:rsidRPr="008A6C8D" w:rsidDel="001F5A7E">
                                  <w:rPr>
                                    <w:rFonts w:ascii="Times New Roman" w:hAnsi="Times New Roman" w:cs="Times New Roman"/>
                                    <w:color w:val="000000"/>
                                    <w:sz w:val="18"/>
                                    <w:szCs w:val="18"/>
                                    <w:rPrChange w:id="6301"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6302" w:author="Maino Vieytes, Christian (NIH/NIA/IRP) [F]" w:date="2023-11-15T09:29:00Z"/>
                            <w:trPrChange w:id="6303" w:author="Maino Vieytes, Christian (NIH/NIA/IRP) [F]" w:date="2023-11-15T16:23:00Z">
                              <w:trPr>
                                <w:gridAfter w:val="0"/>
                                <w:trHeight w:val="320"/>
                              </w:trPr>
                            </w:trPrChange>
                          </w:trPr>
                          <w:tc>
                            <w:tcPr>
                              <w:tcW w:w="2317" w:type="dxa"/>
                              <w:noWrap/>
                              <w:vAlign w:val="center"/>
                              <w:hideMark/>
                              <w:tcPrChange w:id="6304"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6305" w:author="Maino Vieytes, Christian (NIH/NIA/IRP) [F]" w:date="2023-11-15T09:29:00Z"/>
                                  <w:rFonts w:ascii="Times New Roman" w:hAnsi="Times New Roman" w:cs="Times New Roman"/>
                                  <w:sz w:val="18"/>
                                  <w:szCs w:val="18"/>
                                  <w:rPrChange w:id="6306" w:author="Maino Vieytes, Christian (NIH/NIA/IRP) [F]" w:date="2023-11-15T15:57:00Z">
                                    <w:rPr>
                                      <w:del w:id="6307" w:author="Maino Vieytes, Christian (NIH/NIA/IRP) [F]" w:date="2023-11-15T09:29:00Z"/>
                                      <w:rFonts w:ascii="Times New Roman" w:hAnsi="Times New Roman" w:cs="Times New Roman"/>
                                      <w:sz w:val="20"/>
                                      <w:szCs w:val="20"/>
                                    </w:rPr>
                                  </w:rPrChange>
                                </w:rPr>
                              </w:pPr>
                              <w:del w:id="6308" w:author="Maino Vieytes, Christian (NIH/NIA/IRP) [F]" w:date="2023-11-15T09:29:00Z">
                                <w:r w:rsidRPr="008A6C8D" w:rsidDel="001F5A7E">
                                  <w:rPr>
                                    <w:rFonts w:ascii="Times New Roman" w:hAnsi="Times New Roman" w:cs="Times New Roman"/>
                                    <w:sz w:val="18"/>
                                    <w:szCs w:val="18"/>
                                    <w:rPrChange w:id="6309"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631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11"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6312" w:author="Maino Vieytes, Christian (NIH/NIA/IRP) [F]" w:date="2023-11-15T09:29:00Z"/>
                                  <w:rFonts w:ascii="Times New Roman" w:hAnsi="Times New Roman" w:cs="Times New Roman"/>
                                  <w:sz w:val="18"/>
                                  <w:szCs w:val="18"/>
                                  <w:rPrChange w:id="6313" w:author="Maino Vieytes, Christian (NIH/NIA/IRP) [F]" w:date="2023-11-15T15:57:00Z">
                                    <w:rPr>
                                      <w:del w:id="6314" w:author="Maino Vieytes, Christian (NIH/NIA/IRP) [F]" w:date="2023-11-15T09:29:00Z"/>
                                      <w:rFonts w:ascii="Times New Roman" w:hAnsi="Times New Roman" w:cs="Times New Roman"/>
                                      <w:sz w:val="20"/>
                                      <w:szCs w:val="20"/>
                                    </w:rPr>
                                  </w:rPrChange>
                                </w:rPr>
                              </w:pPr>
                              <w:del w:id="6315" w:author="Maino Vieytes, Christian (NIH/NIA/IRP) [F]" w:date="2023-11-15T09:29:00Z">
                                <w:r w:rsidRPr="008A6C8D" w:rsidDel="001F5A7E">
                                  <w:rPr>
                                    <w:rFonts w:ascii="Times New Roman" w:hAnsi="Times New Roman" w:cs="Times New Roman"/>
                                    <w:sz w:val="18"/>
                                    <w:szCs w:val="18"/>
                                    <w:rPrChange w:id="631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17"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6318" w:author="Maino Vieytes, Christian (NIH/NIA/IRP) [F]" w:date="2023-11-15T09:29:00Z"/>
                                  <w:rFonts w:ascii="Times New Roman" w:hAnsi="Times New Roman" w:cs="Times New Roman"/>
                                  <w:sz w:val="18"/>
                                  <w:szCs w:val="18"/>
                                  <w:rPrChange w:id="6319" w:author="Maino Vieytes, Christian (NIH/NIA/IRP) [F]" w:date="2023-11-15T15:57:00Z">
                                    <w:rPr>
                                      <w:del w:id="6320" w:author="Maino Vieytes, Christian (NIH/NIA/IRP) [F]" w:date="2023-11-15T09:29:00Z"/>
                                      <w:rFonts w:ascii="Times New Roman" w:hAnsi="Times New Roman" w:cs="Times New Roman"/>
                                      <w:sz w:val="20"/>
                                      <w:szCs w:val="20"/>
                                    </w:rPr>
                                  </w:rPrChange>
                                </w:rPr>
                              </w:pPr>
                              <w:del w:id="6321" w:author="Maino Vieytes, Christian (NIH/NIA/IRP) [F]" w:date="2023-11-15T09:29:00Z">
                                <w:r w:rsidRPr="008A6C8D" w:rsidDel="001F5A7E">
                                  <w:rPr>
                                    <w:rFonts w:ascii="Times New Roman" w:hAnsi="Times New Roman" w:cs="Times New Roman"/>
                                    <w:sz w:val="18"/>
                                    <w:szCs w:val="18"/>
                                    <w:rPrChange w:id="632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23"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6324" w:author="Maino Vieytes, Christian (NIH/NIA/IRP) [F]" w:date="2023-11-15T09:29:00Z"/>
                                  <w:rFonts w:ascii="Times New Roman" w:hAnsi="Times New Roman" w:cs="Times New Roman"/>
                                  <w:sz w:val="18"/>
                                  <w:szCs w:val="18"/>
                                  <w:rPrChange w:id="6325" w:author="Maino Vieytes, Christian (NIH/NIA/IRP) [F]" w:date="2023-11-15T15:57:00Z">
                                    <w:rPr>
                                      <w:del w:id="6326" w:author="Maino Vieytes, Christian (NIH/NIA/IRP) [F]" w:date="2023-11-15T09:29:00Z"/>
                                      <w:rFonts w:ascii="Times New Roman" w:hAnsi="Times New Roman" w:cs="Times New Roman"/>
                                      <w:sz w:val="20"/>
                                      <w:szCs w:val="20"/>
                                    </w:rPr>
                                  </w:rPrChange>
                                </w:rPr>
                              </w:pPr>
                              <w:del w:id="6327" w:author="Maino Vieytes, Christian (NIH/NIA/IRP) [F]" w:date="2023-11-15T09:29:00Z">
                                <w:r w:rsidRPr="008A6C8D" w:rsidDel="001F5A7E">
                                  <w:rPr>
                                    <w:rFonts w:ascii="Times New Roman" w:hAnsi="Times New Roman" w:cs="Times New Roman"/>
                                    <w:sz w:val="18"/>
                                    <w:szCs w:val="18"/>
                                    <w:rPrChange w:id="6328"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6329"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6330" w:author="Maino Vieytes, Christian (NIH/NIA/IRP) [F]" w:date="2023-11-15T09:29:00Z"/>
                                  <w:rFonts w:ascii="Times New Roman" w:hAnsi="Times New Roman" w:cs="Times New Roman"/>
                                  <w:sz w:val="18"/>
                                  <w:szCs w:val="18"/>
                                  <w:rPrChange w:id="6331" w:author="Maino Vieytes, Christian (NIH/NIA/IRP) [F]" w:date="2023-11-15T15:57:00Z">
                                    <w:rPr>
                                      <w:del w:id="6332" w:author="Maino Vieytes, Christian (NIH/NIA/IRP) [F]" w:date="2023-11-15T09:29:00Z"/>
                                      <w:rFonts w:ascii="Times New Roman" w:hAnsi="Times New Roman" w:cs="Times New Roman"/>
                                      <w:sz w:val="20"/>
                                      <w:szCs w:val="20"/>
                                    </w:rPr>
                                  </w:rPrChange>
                                </w:rPr>
                              </w:pPr>
                              <w:del w:id="6333" w:author="Maino Vieytes, Christian (NIH/NIA/IRP) [F]" w:date="2023-11-15T09:29:00Z">
                                <w:r w:rsidRPr="008A6C8D" w:rsidDel="001F5A7E">
                                  <w:rPr>
                                    <w:rFonts w:ascii="Times New Roman" w:hAnsi="Times New Roman" w:cs="Times New Roman"/>
                                    <w:sz w:val="18"/>
                                    <w:szCs w:val="18"/>
                                    <w:rPrChange w:id="6334"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6335"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6336" w:author="Maino Vieytes, Christian (NIH/NIA/IRP) [F]" w:date="2023-11-15T09:29:00Z"/>
                                  <w:rFonts w:ascii="Times New Roman" w:hAnsi="Times New Roman" w:cs="Times New Roman"/>
                                  <w:sz w:val="18"/>
                                  <w:szCs w:val="18"/>
                                  <w:rPrChange w:id="6337" w:author="Maino Vieytes, Christian (NIH/NIA/IRP) [F]" w:date="2023-11-15T15:57:00Z">
                                    <w:rPr>
                                      <w:del w:id="6338" w:author="Maino Vieytes, Christian (NIH/NIA/IRP) [F]" w:date="2023-11-15T09:29:00Z"/>
                                      <w:rFonts w:ascii="Times New Roman" w:hAnsi="Times New Roman" w:cs="Times New Roman"/>
                                      <w:sz w:val="20"/>
                                      <w:szCs w:val="20"/>
                                    </w:rPr>
                                  </w:rPrChange>
                                </w:rPr>
                              </w:pPr>
                              <w:del w:id="6339" w:author="Maino Vieytes, Christian (NIH/NIA/IRP) [F]" w:date="2023-11-15T09:29:00Z">
                                <w:r w:rsidRPr="008A6C8D" w:rsidDel="001F5A7E">
                                  <w:rPr>
                                    <w:rFonts w:ascii="Times New Roman" w:hAnsi="Times New Roman" w:cs="Times New Roman"/>
                                    <w:sz w:val="18"/>
                                    <w:szCs w:val="18"/>
                                    <w:rPrChange w:id="6340"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6341"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6342" w:author="Maino Vieytes, Christian (NIH/NIA/IRP) [F]" w:date="2023-11-15T09:29:00Z"/>
                                  <w:rFonts w:ascii="Times New Roman" w:hAnsi="Times New Roman" w:cs="Times New Roman"/>
                                  <w:sz w:val="18"/>
                                  <w:szCs w:val="18"/>
                                  <w:rPrChange w:id="6343" w:author="Maino Vieytes, Christian (NIH/NIA/IRP) [F]" w:date="2023-11-15T15:57:00Z">
                                    <w:rPr>
                                      <w:del w:id="6344" w:author="Maino Vieytes, Christian (NIH/NIA/IRP) [F]" w:date="2023-11-15T09:29:00Z"/>
                                      <w:rFonts w:ascii="Times New Roman" w:hAnsi="Times New Roman" w:cs="Times New Roman"/>
                                      <w:sz w:val="20"/>
                                      <w:szCs w:val="20"/>
                                    </w:rPr>
                                  </w:rPrChange>
                                </w:rPr>
                              </w:pPr>
                              <w:del w:id="6345" w:author="Maino Vieytes, Christian (NIH/NIA/IRP) [F]" w:date="2023-11-15T09:29:00Z">
                                <w:r w:rsidRPr="008A6C8D" w:rsidDel="001F5A7E">
                                  <w:rPr>
                                    <w:rFonts w:ascii="Times New Roman" w:hAnsi="Times New Roman" w:cs="Times New Roman"/>
                                    <w:sz w:val="18"/>
                                    <w:szCs w:val="18"/>
                                    <w:rPrChange w:id="6346"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6347"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6348" w:author="Maino Vieytes, Christian (NIH/NIA/IRP) [F]" w:date="2023-11-15T09:29:00Z"/>
                                  <w:rFonts w:ascii="Times New Roman" w:hAnsi="Times New Roman" w:cs="Times New Roman"/>
                                  <w:sz w:val="18"/>
                                  <w:szCs w:val="18"/>
                                  <w:rPrChange w:id="6349" w:author="Maino Vieytes, Christian (NIH/NIA/IRP) [F]" w:date="2023-11-15T15:57:00Z">
                                    <w:rPr>
                                      <w:del w:id="6350" w:author="Maino Vieytes, Christian (NIH/NIA/IRP) [F]" w:date="2023-11-15T09:29:00Z"/>
                                      <w:rFonts w:ascii="Times New Roman" w:hAnsi="Times New Roman" w:cs="Times New Roman"/>
                                      <w:sz w:val="20"/>
                                      <w:szCs w:val="20"/>
                                    </w:rPr>
                                  </w:rPrChange>
                                </w:rPr>
                              </w:pPr>
                              <w:del w:id="6351" w:author="Maino Vieytes, Christian (NIH/NIA/IRP) [F]" w:date="2023-11-15T09:29:00Z">
                                <w:r w:rsidRPr="008A6C8D" w:rsidDel="001F5A7E">
                                  <w:rPr>
                                    <w:rFonts w:ascii="Times New Roman" w:hAnsi="Times New Roman" w:cs="Times New Roman"/>
                                    <w:sz w:val="18"/>
                                    <w:szCs w:val="18"/>
                                    <w:rPrChange w:id="6352"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6353"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6354" w:author="Maino Vieytes, Christian (NIH/NIA/IRP) [F]" w:date="2023-11-15T09:29:00Z"/>
                                  <w:rFonts w:ascii="Times New Roman" w:hAnsi="Times New Roman" w:cs="Times New Roman"/>
                                  <w:sz w:val="18"/>
                                  <w:szCs w:val="18"/>
                                  <w:rPrChange w:id="6355" w:author="Maino Vieytes, Christian (NIH/NIA/IRP) [F]" w:date="2023-11-15T15:57:00Z">
                                    <w:rPr>
                                      <w:del w:id="6356" w:author="Maino Vieytes, Christian (NIH/NIA/IRP) [F]" w:date="2023-11-15T09:29:00Z"/>
                                      <w:rFonts w:ascii="Times New Roman" w:hAnsi="Times New Roman" w:cs="Times New Roman"/>
                                      <w:sz w:val="20"/>
                                      <w:szCs w:val="20"/>
                                    </w:rPr>
                                  </w:rPrChange>
                                </w:rPr>
                              </w:pPr>
                              <w:del w:id="6357" w:author="Maino Vieytes, Christian (NIH/NIA/IRP) [F]" w:date="2023-11-15T09:29:00Z">
                                <w:r w:rsidRPr="008A6C8D" w:rsidDel="001F5A7E">
                                  <w:rPr>
                                    <w:rFonts w:ascii="Times New Roman" w:hAnsi="Times New Roman" w:cs="Times New Roman"/>
                                    <w:sz w:val="18"/>
                                    <w:szCs w:val="18"/>
                                    <w:rPrChange w:id="6358"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6359"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6360" w:author="Maino Vieytes, Christian (NIH/NIA/IRP) [F]" w:date="2023-11-15T09:29:00Z"/>
                                  <w:rFonts w:ascii="Times New Roman" w:hAnsi="Times New Roman" w:cs="Times New Roman"/>
                                  <w:sz w:val="18"/>
                                  <w:szCs w:val="18"/>
                                  <w:rPrChange w:id="6361" w:author="Maino Vieytes, Christian (NIH/NIA/IRP) [F]" w:date="2023-11-15T15:57:00Z">
                                    <w:rPr>
                                      <w:del w:id="6362" w:author="Maino Vieytes, Christian (NIH/NIA/IRP) [F]" w:date="2023-11-15T09:29:00Z"/>
                                      <w:rFonts w:ascii="Times New Roman" w:hAnsi="Times New Roman" w:cs="Times New Roman"/>
                                      <w:sz w:val="20"/>
                                      <w:szCs w:val="20"/>
                                    </w:rPr>
                                  </w:rPrChange>
                                </w:rPr>
                              </w:pPr>
                              <w:del w:id="6363" w:author="Maino Vieytes, Christian (NIH/NIA/IRP) [F]" w:date="2023-11-15T09:29:00Z">
                                <w:r w:rsidRPr="008A6C8D" w:rsidDel="001F5A7E">
                                  <w:rPr>
                                    <w:rFonts w:ascii="Times New Roman" w:hAnsi="Times New Roman" w:cs="Times New Roman"/>
                                    <w:color w:val="000000"/>
                                    <w:sz w:val="18"/>
                                    <w:szCs w:val="18"/>
                                    <w:rPrChange w:id="6364"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6365" w:author="Maino Vieytes, Christian (NIH/NIA/IRP) [F]" w:date="2023-11-15T09:29:00Z"/>
                            <w:trPrChange w:id="6366" w:author="Maino Vieytes, Christian (NIH/NIA/IRP) [F]" w:date="2023-11-15T16:23:00Z">
                              <w:trPr>
                                <w:gridAfter w:val="0"/>
                                <w:trHeight w:val="320"/>
                              </w:trPr>
                            </w:trPrChange>
                          </w:trPr>
                          <w:tc>
                            <w:tcPr>
                              <w:tcW w:w="2317" w:type="dxa"/>
                              <w:noWrap/>
                              <w:vAlign w:val="center"/>
                              <w:hideMark/>
                              <w:tcPrChange w:id="6367"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6368" w:author="Maino Vieytes, Christian (NIH/NIA/IRP) [F]" w:date="2023-11-15T09:29:00Z"/>
                                  <w:rFonts w:ascii="Times New Roman" w:hAnsi="Times New Roman" w:cs="Times New Roman"/>
                                  <w:sz w:val="18"/>
                                  <w:szCs w:val="18"/>
                                  <w:rPrChange w:id="6369" w:author="Maino Vieytes, Christian (NIH/NIA/IRP) [F]" w:date="2023-11-15T15:57:00Z">
                                    <w:rPr>
                                      <w:del w:id="6370" w:author="Maino Vieytes, Christian (NIH/NIA/IRP) [F]" w:date="2023-11-15T09:29:00Z"/>
                                      <w:rFonts w:ascii="Times New Roman" w:hAnsi="Times New Roman" w:cs="Times New Roman"/>
                                      <w:sz w:val="20"/>
                                      <w:szCs w:val="20"/>
                                    </w:rPr>
                                  </w:rPrChange>
                                </w:rPr>
                              </w:pPr>
                              <w:del w:id="6371" w:author="Maino Vieytes, Christian (NIH/NIA/IRP) [F]" w:date="2023-11-15T09:29:00Z">
                                <w:r w:rsidRPr="008A6C8D" w:rsidDel="001F5A7E">
                                  <w:rPr>
                                    <w:rFonts w:ascii="Times New Roman" w:hAnsi="Times New Roman" w:cs="Times New Roman"/>
                                    <w:sz w:val="18"/>
                                    <w:szCs w:val="18"/>
                                    <w:rPrChange w:id="6372"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637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74"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6375" w:author="Maino Vieytes, Christian (NIH/NIA/IRP) [F]" w:date="2023-11-15T09:29:00Z"/>
                                  <w:rFonts w:ascii="Times New Roman" w:hAnsi="Times New Roman" w:cs="Times New Roman"/>
                                  <w:sz w:val="18"/>
                                  <w:szCs w:val="18"/>
                                  <w:rPrChange w:id="6376" w:author="Maino Vieytes, Christian (NIH/NIA/IRP) [F]" w:date="2023-11-15T15:57:00Z">
                                    <w:rPr>
                                      <w:del w:id="6377" w:author="Maino Vieytes, Christian (NIH/NIA/IRP) [F]" w:date="2023-11-15T09:29:00Z"/>
                                      <w:rFonts w:ascii="Times New Roman" w:hAnsi="Times New Roman" w:cs="Times New Roman"/>
                                      <w:sz w:val="20"/>
                                      <w:szCs w:val="20"/>
                                    </w:rPr>
                                  </w:rPrChange>
                                </w:rPr>
                              </w:pPr>
                              <w:del w:id="6378" w:author="Maino Vieytes, Christian (NIH/NIA/IRP) [F]" w:date="2023-11-15T09:29:00Z">
                                <w:r w:rsidRPr="008A6C8D" w:rsidDel="001F5A7E">
                                  <w:rPr>
                                    <w:rFonts w:ascii="Times New Roman" w:hAnsi="Times New Roman" w:cs="Times New Roman"/>
                                    <w:sz w:val="18"/>
                                    <w:szCs w:val="18"/>
                                    <w:rPrChange w:id="637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80"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6381" w:author="Maino Vieytes, Christian (NIH/NIA/IRP) [F]" w:date="2023-11-15T09:29:00Z"/>
                                  <w:rFonts w:ascii="Times New Roman" w:hAnsi="Times New Roman" w:cs="Times New Roman"/>
                                  <w:sz w:val="18"/>
                                  <w:szCs w:val="18"/>
                                  <w:rPrChange w:id="6382" w:author="Maino Vieytes, Christian (NIH/NIA/IRP) [F]" w:date="2023-11-15T15:57:00Z">
                                    <w:rPr>
                                      <w:del w:id="6383" w:author="Maino Vieytes, Christian (NIH/NIA/IRP) [F]" w:date="2023-11-15T09:29:00Z"/>
                                      <w:rFonts w:ascii="Times New Roman" w:hAnsi="Times New Roman" w:cs="Times New Roman"/>
                                      <w:sz w:val="20"/>
                                      <w:szCs w:val="20"/>
                                    </w:rPr>
                                  </w:rPrChange>
                                </w:rPr>
                              </w:pPr>
                              <w:del w:id="6384" w:author="Maino Vieytes, Christian (NIH/NIA/IRP) [F]" w:date="2023-11-15T09:29:00Z">
                                <w:r w:rsidRPr="008A6C8D" w:rsidDel="001F5A7E">
                                  <w:rPr>
                                    <w:rFonts w:ascii="Times New Roman" w:hAnsi="Times New Roman" w:cs="Times New Roman"/>
                                    <w:sz w:val="18"/>
                                    <w:szCs w:val="18"/>
                                    <w:rPrChange w:id="638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86"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6387" w:author="Maino Vieytes, Christian (NIH/NIA/IRP) [F]" w:date="2023-11-15T09:29:00Z"/>
                                  <w:rFonts w:ascii="Times New Roman" w:hAnsi="Times New Roman" w:cs="Times New Roman"/>
                                  <w:sz w:val="18"/>
                                  <w:szCs w:val="18"/>
                                  <w:rPrChange w:id="6388" w:author="Maino Vieytes, Christian (NIH/NIA/IRP) [F]" w:date="2023-11-15T15:57:00Z">
                                    <w:rPr>
                                      <w:del w:id="6389" w:author="Maino Vieytes, Christian (NIH/NIA/IRP) [F]" w:date="2023-11-15T09:29:00Z"/>
                                      <w:rFonts w:ascii="Times New Roman" w:hAnsi="Times New Roman" w:cs="Times New Roman"/>
                                      <w:sz w:val="20"/>
                                      <w:szCs w:val="20"/>
                                    </w:rPr>
                                  </w:rPrChange>
                                </w:rPr>
                              </w:pPr>
                              <w:del w:id="6390" w:author="Maino Vieytes, Christian (NIH/NIA/IRP) [F]" w:date="2023-11-15T09:29:00Z">
                                <w:r w:rsidRPr="008A6C8D" w:rsidDel="001F5A7E">
                                  <w:rPr>
                                    <w:rFonts w:ascii="Times New Roman" w:hAnsi="Times New Roman" w:cs="Times New Roman"/>
                                    <w:sz w:val="18"/>
                                    <w:szCs w:val="18"/>
                                    <w:rPrChange w:id="6391"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6392"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6393" w:author="Maino Vieytes, Christian (NIH/NIA/IRP) [F]" w:date="2023-11-15T09:29:00Z"/>
                                  <w:rFonts w:ascii="Times New Roman" w:hAnsi="Times New Roman" w:cs="Times New Roman"/>
                                  <w:sz w:val="18"/>
                                  <w:szCs w:val="18"/>
                                  <w:rPrChange w:id="6394" w:author="Maino Vieytes, Christian (NIH/NIA/IRP) [F]" w:date="2023-11-15T15:57:00Z">
                                    <w:rPr>
                                      <w:del w:id="6395" w:author="Maino Vieytes, Christian (NIH/NIA/IRP) [F]" w:date="2023-11-15T09:29:00Z"/>
                                      <w:rFonts w:ascii="Times New Roman" w:hAnsi="Times New Roman" w:cs="Times New Roman"/>
                                      <w:sz w:val="20"/>
                                      <w:szCs w:val="20"/>
                                    </w:rPr>
                                  </w:rPrChange>
                                </w:rPr>
                              </w:pPr>
                              <w:del w:id="6396" w:author="Maino Vieytes, Christian (NIH/NIA/IRP) [F]" w:date="2023-11-15T09:29:00Z">
                                <w:r w:rsidRPr="008A6C8D" w:rsidDel="001F5A7E">
                                  <w:rPr>
                                    <w:rFonts w:ascii="Times New Roman" w:hAnsi="Times New Roman" w:cs="Times New Roman"/>
                                    <w:sz w:val="18"/>
                                    <w:szCs w:val="18"/>
                                    <w:rPrChange w:id="6397"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6398"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6399" w:author="Maino Vieytes, Christian (NIH/NIA/IRP) [F]" w:date="2023-11-15T09:29:00Z"/>
                                  <w:rFonts w:ascii="Times New Roman" w:hAnsi="Times New Roman" w:cs="Times New Roman"/>
                                  <w:sz w:val="18"/>
                                  <w:szCs w:val="18"/>
                                  <w:rPrChange w:id="6400" w:author="Maino Vieytes, Christian (NIH/NIA/IRP) [F]" w:date="2023-11-15T15:57:00Z">
                                    <w:rPr>
                                      <w:del w:id="6401" w:author="Maino Vieytes, Christian (NIH/NIA/IRP) [F]" w:date="2023-11-15T09:29:00Z"/>
                                      <w:rFonts w:ascii="Times New Roman" w:hAnsi="Times New Roman" w:cs="Times New Roman"/>
                                      <w:sz w:val="20"/>
                                      <w:szCs w:val="20"/>
                                    </w:rPr>
                                  </w:rPrChange>
                                </w:rPr>
                              </w:pPr>
                              <w:del w:id="6402" w:author="Maino Vieytes, Christian (NIH/NIA/IRP) [F]" w:date="2023-11-15T09:29:00Z">
                                <w:r w:rsidRPr="008A6C8D" w:rsidDel="001F5A7E">
                                  <w:rPr>
                                    <w:rFonts w:ascii="Times New Roman" w:hAnsi="Times New Roman" w:cs="Times New Roman"/>
                                    <w:sz w:val="18"/>
                                    <w:szCs w:val="18"/>
                                    <w:rPrChange w:id="6403"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6404"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6405" w:author="Maino Vieytes, Christian (NIH/NIA/IRP) [F]" w:date="2023-11-15T09:29:00Z"/>
                                  <w:rFonts w:ascii="Times New Roman" w:hAnsi="Times New Roman" w:cs="Times New Roman"/>
                                  <w:sz w:val="18"/>
                                  <w:szCs w:val="18"/>
                                  <w:rPrChange w:id="6406" w:author="Maino Vieytes, Christian (NIH/NIA/IRP) [F]" w:date="2023-11-15T15:57:00Z">
                                    <w:rPr>
                                      <w:del w:id="6407" w:author="Maino Vieytes, Christian (NIH/NIA/IRP) [F]" w:date="2023-11-15T09:29:00Z"/>
                                      <w:rFonts w:ascii="Times New Roman" w:hAnsi="Times New Roman" w:cs="Times New Roman"/>
                                      <w:sz w:val="20"/>
                                      <w:szCs w:val="20"/>
                                    </w:rPr>
                                  </w:rPrChange>
                                </w:rPr>
                              </w:pPr>
                              <w:del w:id="6408" w:author="Maino Vieytes, Christian (NIH/NIA/IRP) [F]" w:date="2023-11-15T09:29:00Z">
                                <w:r w:rsidRPr="008A6C8D" w:rsidDel="001F5A7E">
                                  <w:rPr>
                                    <w:rFonts w:ascii="Times New Roman" w:hAnsi="Times New Roman" w:cs="Times New Roman"/>
                                    <w:sz w:val="18"/>
                                    <w:szCs w:val="18"/>
                                    <w:rPrChange w:id="6409"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6410"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6411" w:author="Maino Vieytes, Christian (NIH/NIA/IRP) [F]" w:date="2023-11-15T09:29:00Z"/>
                                  <w:rFonts w:ascii="Times New Roman" w:hAnsi="Times New Roman" w:cs="Times New Roman"/>
                                  <w:sz w:val="18"/>
                                  <w:szCs w:val="18"/>
                                  <w:rPrChange w:id="6412" w:author="Maino Vieytes, Christian (NIH/NIA/IRP) [F]" w:date="2023-11-15T15:57:00Z">
                                    <w:rPr>
                                      <w:del w:id="6413" w:author="Maino Vieytes, Christian (NIH/NIA/IRP) [F]" w:date="2023-11-15T09:29:00Z"/>
                                      <w:rFonts w:ascii="Times New Roman" w:hAnsi="Times New Roman" w:cs="Times New Roman"/>
                                      <w:sz w:val="20"/>
                                      <w:szCs w:val="20"/>
                                    </w:rPr>
                                  </w:rPrChange>
                                </w:rPr>
                              </w:pPr>
                              <w:del w:id="6414" w:author="Maino Vieytes, Christian (NIH/NIA/IRP) [F]" w:date="2023-11-15T09:29:00Z">
                                <w:r w:rsidRPr="008A6C8D" w:rsidDel="001F5A7E">
                                  <w:rPr>
                                    <w:rFonts w:ascii="Times New Roman" w:hAnsi="Times New Roman" w:cs="Times New Roman"/>
                                    <w:sz w:val="18"/>
                                    <w:szCs w:val="18"/>
                                    <w:rPrChange w:id="6415"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6416"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6417" w:author="Maino Vieytes, Christian (NIH/NIA/IRP) [F]" w:date="2023-11-15T09:29:00Z"/>
                                  <w:rFonts w:ascii="Times New Roman" w:hAnsi="Times New Roman" w:cs="Times New Roman"/>
                                  <w:sz w:val="18"/>
                                  <w:szCs w:val="18"/>
                                  <w:rPrChange w:id="6418" w:author="Maino Vieytes, Christian (NIH/NIA/IRP) [F]" w:date="2023-11-15T15:57:00Z">
                                    <w:rPr>
                                      <w:del w:id="6419" w:author="Maino Vieytes, Christian (NIH/NIA/IRP) [F]" w:date="2023-11-15T09:29:00Z"/>
                                      <w:rFonts w:ascii="Times New Roman" w:hAnsi="Times New Roman" w:cs="Times New Roman"/>
                                      <w:sz w:val="20"/>
                                      <w:szCs w:val="20"/>
                                    </w:rPr>
                                  </w:rPrChange>
                                </w:rPr>
                              </w:pPr>
                              <w:del w:id="6420" w:author="Maino Vieytes, Christian (NIH/NIA/IRP) [F]" w:date="2023-11-15T09:29:00Z">
                                <w:r w:rsidRPr="008A6C8D" w:rsidDel="001F5A7E">
                                  <w:rPr>
                                    <w:rFonts w:ascii="Times New Roman" w:hAnsi="Times New Roman" w:cs="Times New Roman"/>
                                    <w:sz w:val="18"/>
                                    <w:szCs w:val="18"/>
                                    <w:rPrChange w:id="6421"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6422"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6423" w:author="Maino Vieytes, Christian (NIH/NIA/IRP) [F]" w:date="2023-11-15T09:29:00Z"/>
                                  <w:rFonts w:ascii="Times New Roman" w:hAnsi="Times New Roman" w:cs="Times New Roman"/>
                                  <w:sz w:val="18"/>
                                  <w:szCs w:val="18"/>
                                  <w:rPrChange w:id="6424" w:author="Maino Vieytes, Christian (NIH/NIA/IRP) [F]" w:date="2023-11-15T15:57:00Z">
                                    <w:rPr>
                                      <w:del w:id="6425" w:author="Maino Vieytes, Christian (NIH/NIA/IRP) [F]" w:date="2023-11-15T09:29:00Z"/>
                                      <w:rFonts w:ascii="Times New Roman" w:hAnsi="Times New Roman" w:cs="Times New Roman"/>
                                      <w:sz w:val="20"/>
                                      <w:szCs w:val="20"/>
                                    </w:rPr>
                                  </w:rPrChange>
                                </w:rPr>
                              </w:pPr>
                              <w:del w:id="6426" w:author="Maino Vieytes, Christian (NIH/NIA/IRP) [F]" w:date="2023-11-15T09:29:00Z">
                                <w:r w:rsidRPr="008A6C8D" w:rsidDel="001F5A7E">
                                  <w:rPr>
                                    <w:rFonts w:ascii="Times New Roman" w:hAnsi="Times New Roman" w:cs="Times New Roman"/>
                                    <w:color w:val="000000"/>
                                    <w:sz w:val="18"/>
                                    <w:szCs w:val="18"/>
                                    <w:rPrChange w:id="6427"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6428" w:author="Maino Vieytes, Christian (NIH/NIA/IRP) [F]" w:date="2023-11-15T09:29:00Z"/>
                            <w:trPrChange w:id="6429" w:author="Maino Vieytes, Christian (NIH/NIA/IRP) [F]" w:date="2023-11-15T16:23:00Z">
                              <w:trPr>
                                <w:gridAfter w:val="0"/>
                                <w:trHeight w:val="320"/>
                              </w:trPr>
                            </w:trPrChange>
                          </w:trPr>
                          <w:tc>
                            <w:tcPr>
                              <w:tcW w:w="2317" w:type="dxa"/>
                              <w:noWrap/>
                              <w:vAlign w:val="center"/>
                              <w:hideMark/>
                              <w:tcPrChange w:id="6430"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6431" w:author="Maino Vieytes, Christian (NIH/NIA/IRP) [F]" w:date="2023-11-15T09:29:00Z"/>
                                  <w:rFonts w:ascii="Times New Roman" w:hAnsi="Times New Roman" w:cs="Times New Roman"/>
                                  <w:sz w:val="18"/>
                                  <w:szCs w:val="18"/>
                                  <w:rPrChange w:id="6432" w:author="Maino Vieytes, Christian (NIH/NIA/IRP) [F]" w:date="2023-11-15T15:57:00Z">
                                    <w:rPr>
                                      <w:del w:id="6433" w:author="Maino Vieytes, Christian (NIH/NIA/IRP) [F]" w:date="2023-11-15T09:29:00Z"/>
                                      <w:rFonts w:ascii="Times New Roman" w:hAnsi="Times New Roman" w:cs="Times New Roman"/>
                                      <w:sz w:val="20"/>
                                      <w:szCs w:val="20"/>
                                    </w:rPr>
                                  </w:rPrChange>
                                </w:rPr>
                              </w:pPr>
                              <w:del w:id="6434" w:author="Maino Vieytes, Christian (NIH/NIA/IRP) [F]" w:date="2023-11-15T09:29:00Z">
                                <w:r w:rsidRPr="008A6C8D" w:rsidDel="001F5A7E">
                                  <w:rPr>
                                    <w:rFonts w:ascii="Times New Roman" w:hAnsi="Times New Roman" w:cs="Times New Roman"/>
                                    <w:sz w:val="18"/>
                                    <w:szCs w:val="18"/>
                                    <w:rPrChange w:id="6435"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643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6437"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6438" w:author="Maino Vieytes, Christian (NIH/NIA/IRP) [F]" w:date="2023-11-15T09:29:00Z"/>
                                  <w:rFonts w:ascii="Times New Roman" w:hAnsi="Times New Roman" w:cs="Times New Roman"/>
                                  <w:sz w:val="18"/>
                                  <w:szCs w:val="18"/>
                                  <w:rPrChange w:id="6439" w:author="Maino Vieytes, Christian (NIH/NIA/IRP) [F]" w:date="2023-11-15T15:57:00Z">
                                    <w:rPr>
                                      <w:del w:id="6440" w:author="Maino Vieytes, Christian (NIH/NIA/IRP) [F]" w:date="2023-11-15T09:29:00Z"/>
                                      <w:rFonts w:ascii="Times New Roman" w:hAnsi="Times New Roman" w:cs="Times New Roman"/>
                                      <w:sz w:val="20"/>
                                      <w:szCs w:val="20"/>
                                    </w:rPr>
                                  </w:rPrChange>
                                </w:rPr>
                              </w:pPr>
                              <w:del w:id="6441" w:author="Maino Vieytes, Christian (NIH/NIA/IRP) [F]" w:date="2023-11-15T09:29:00Z">
                                <w:r w:rsidRPr="008A6C8D" w:rsidDel="001F5A7E">
                                  <w:rPr>
                                    <w:rFonts w:ascii="Times New Roman" w:hAnsi="Times New Roman" w:cs="Times New Roman"/>
                                    <w:sz w:val="18"/>
                                    <w:szCs w:val="18"/>
                                    <w:rPrChange w:id="644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443"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6444" w:author="Maino Vieytes, Christian (NIH/NIA/IRP) [F]" w:date="2023-11-15T09:29:00Z"/>
                                  <w:rFonts w:ascii="Times New Roman" w:hAnsi="Times New Roman" w:cs="Times New Roman"/>
                                  <w:sz w:val="18"/>
                                  <w:szCs w:val="18"/>
                                  <w:rPrChange w:id="6445" w:author="Maino Vieytes, Christian (NIH/NIA/IRP) [F]" w:date="2023-11-15T15:57:00Z">
                                    <w:rPr>
                                      <w:del w:id="6446" w:author="Maino Vieytes, Christian (NIH/NIA/IRP) [F]" w:date="2023-11-15T09:29:00Z"/>
                                      <w:rFonts w:ascii="Times New Roman" w:hAnsi="Times New Roman" w:cs="Times New Roman"/>
                                      <w:sz w:val="20"/>
                                      <w:szCs w:val="20"/>
                                    </w:rPr>
                                  </w:rPrChange>
                                </w:rPr>
                              </w:pPr>
                              <w:del w:id="6447" w:author="Maino Vieytes, Christian (NIH/NIA/IRP) [F]" w:date="2023-11-15T09:29:00Z">
                                <w:r w:rsidRPr="008A6C8D" w:rsidDel="001F5A7E">
                                  <w:rPr>
                                    <w:rFonts w:ascii="Times New Roman" w:hAnsi="Times New Roman" w:cs="Times New Roman"/>
                                    <w:sz w:val="18"/>
                                    <w:szCs w:val="18"/>
                                    <w:rPrChange w:id="64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449"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6450" w:author="Maino Vieytes, Christian (NIH/NIA/IRP) [F]" w:date="2023-11-15T09:29:00Z"/>
                                  <w:rFonts w:ascii="Times New Roman" w:hAnsi="Times New Roman" w:cs="Times New Roman"/>
                                  <w:sz w:val="18"/>
                                  <w:szCs w:val="18"/>
                                  <w:rPrChange w:id="6451" w:author="Maino Vieytes, Christian (NIH/NIA/IRP) [F]" w:date="2023-11-15T15:57:00Z">
                                    <w:rPr>
                                      <w:del w:id="6452" w:author="Maino Vieytes, Christian (NIH/NIA/IRP) [F]" w:date="2023-11-15T09:29:00Z"/>
                                      <w:rFonts w:ascii="Times New Roman" w:hAnsi="Times New Roman" w:cs="Times New Roman"/>
                                      <w:sz w:val="20"/>
                                      <w:szCs w:val="20"/>
                                    </w:rPr>
                                  </w:rPrChange>
                                </w:rPr>
                              </w:pPr>
                              <w:del w:id="6453" w:author="Maino Vieytes, Christian (NIH/NIA/IRP) [F]" w:date="2023-11-15T09:29:00Z">
                                <w:r w:rsidRPr="008A6C8D" w:rsidDel="001F5A7E">
                                  <w:rPr>
                                    <w:rFonts w:ascii="Times New Roman" w:hAnsi="Times New Roman" w:cs="Times New Roman"/>
                                    <w:sz w:val="18"/>
                                    <w:szCs w:val="18"/>
                                    <w:rPrChange w:id="6454"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6455"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6456" w:author="Maino Vieytes, Christian (NIH/NIA/IRP) [F]" w:date="2023-11-15T09:29:00Z"/>
                                  <w:rFonts w:ascii="Times New Roman" w:hAnsi="Times New Roman" w:cs="Times New Roman"/>
                                  <w:sz w:val="18"/>
                                  <w:szCs w:val="18"/>
                                  <w:rPrChange w:id="6457" w:author="Maino Vieytes, Christian (NIH/NIA/IRP) [F]" w:date="2023-11-15T15:57:00Z">
                                    <w:rPr>
                                      <w:del w:id="6458" w:author="Maino Vieytes, Christian (NIH/NIA/IRP) [F]" w:date="2023-11-15T09:29:00Z"/>
                                      <w:rFonts w:ascii="Times New Roman" w:hAnsi="Times New Roman" w:cs="Times New Roman"/>
                                      <w:sz w:val="20"/>
                                      <w:szCs w:val="20"/>
                                    </w:rPr>
                                  </w:rPrChange>
                                </w:rPr>
                              </w:pPr>
                              <w:del w:id="6459" w:author="Maino Vieytes, Christian (NIH/NIA/IRP) [F]" w:date="2023-11-15T09:29:00Z">
                                <w:r w:rsidRPr="008A6C8D" w:rsidDel="001F5A7E">
                                  <w:rPr>
                                    <w:rFonts w:ascii="Times New Roman" w:hAnsi="Times New Roman" w:cs="Times New Roman"/>
                                    <w:sz w:val="18"/>
                                    <w:szCs w:val="18"/>
                                    <w:rPrChange w:id="6460"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6461"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6462" w:author="Maino Vieytes, Christian (NIH/NIA/IRP) [F]" w:date="2023-11-15T09:29:00Z"/>
                                  <w:rFonts w:ascii="Times New Roman" w:hAnsi="Times New Roman" w:cs="Times New Roman"/>
                                  <w:sz w:val="18"/>
                                  <w:szCs w:val="18"/>
                                  <w:rPrChange w:id="6463" w:author="Maino Vieytes, Christian (NIH/NIA/IRP) [F]" w:date="2023-11-15T15:57:00Z">
                                    <w:rPr>
                                      <w:del w:id="6464" w:author="Maino Vieytes, Christian (NIH/NIA/IRP) [F]" w:date="2023-11-15T09:29:00Z"/>
                                      <w:rFonts w:ascii="Times New Roman" w:hAnsi="Times New Roman" w:cs="Times New Roman"/>
                                      <w:sz w:val="20"/>
                                      <w:szCs w:val="20"/>
                                    </w:rPr>
                                  </w:rPrChange>
                                </w:rPr>
                              </w:pPr>
                              <w:del w:id="6465" w:author="Maino Vieytes, Christian (NIH/NIA/IRP) [F]" w:date="2023-11-15T09:29:00Z">
                                <w:r w:rsidRPr="008A6C8D" w:rsidDel="001F5A7E">
                                  <w:rPr>
                                    <w:rFonts w:ascii="Times New Roman" w:hAnsi="Times New Roman" w:cs="Times New Roman"/>
                                    <w:sz w:val="18"/>
                                    <w:szCs w:val="18"/>
                                    <w:rPrChange w:id="6466"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6467"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6468" w:author="Maino Vieytes, Christian (NIH/NIA/IRP) [F]" w:date="2023-11-15T09:29:00Z"/>
                                  <w:rFonts w:ascii="Times New Roman" w:hAnsi="Times New Roman" w:cs="Times New Roman"/>
                                  <w:sz w:val="18"/>
                                  <w:szCs w:val="18"/>
                                  <w:rPrChange w:id="6469" w:author="Maino Vieytes, Christian (NIH/NIA/IRP) [F]" w:date="2023-11-15T15:57:00Z">
                                    <w:rPr>
                                      <w:del w:id="6470" w:author="Maino Vieytes, Christian (NIH/NIA/IRP) [F]" w:date="2023-11-15T09:29:00Z"/>
                                      <w:rFonts w:ascii="Times New Roman" w:hAnsi="Times New Roman" w:cs="Times New Roman"/>
                                      <w:sz w:val="20"/>
                                      <w:szCs w:val="20"/>
                                    </w:rPr>
                                  </w:rPrChange>
                                </w:rPr>
                              </w:pPr>
                              <w:del w:id="6471" w:author="Maino Vieytes, Christian (NIH/NIA/IRP) [F]" w:date="2023-11-15T09:29:00Z">
                                <w:r w:rsidRPr="008A6C8D" w:rsidDel="001F5A7E">
                                  <w:rPr>
                                    <w:rFonts w:ascii="Times New Roman" w:hAnsi="Times New Roman" w:cs="Times New Roman"/>
                                    <w:sz w:val="18"/>
                                    <w:szCs w:val="18"/>
                                    <w:rPrChange w:id="6472"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6473"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6474" w:author="Maino Vieytes, Christian (NIH/NIA/IRP) [F]" w:date="2023-11-15T09:29:00Z"/>
                                  <w:rFonts w:ascii="Times New Roman" w:hAnsi="Times New Roman" w:cs="Times New Roman"/>
                                  <w:sz w:val="18"/>
                                  <w:szCs w:val="18"/>
                                  <w:rPrChange w:id="6475" w:author="Maino Vieytes, Christian (NIH/NIA/IRP) [F]" w:date="2023-11-15T15:57:00Z">
                                    <w:rPr>
                                      <w:del w:id="6476" w:author="Maino Vieytes, Christian (NIH/NIA/IRP) [F]" w:date="2023-11-15T09:29:00Z"/>
                                      <w:rFonts w:ascii="Times New Roman" w:hAnsi="Times New Roman" w:cs="Times New Roman"/>
                                      <w:sz w:val="20"/>
                                      <w:szCs w:val="20"/>
                                    </w:rPr>
                                  </w:rPrChange>
                                </w:rPr>
                              </w:pPr>
                              <w:del w:id="6477" w:author="Maino Vieytes, Christian (NIH/NIA/IRP) [F]" w:date="2023-11-15T09:29:00Z">
                                <w:r w:rsidRPr="008A6C8D" w:rsidDel="001F5A7E">
                                  <w:rPr>
                                    <w:rFonts w:ascii="Times New Roman" w:hAnsi="Times New Roman" w:cs="Times New Roman"/>
                                    <w:sz w:val="18"/>
                                    <w:szCs w:val="18"/>
                                    <w:rPrChange w:id="6478"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6479"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6480" w:author="Maino Vieytes, Christian (NIH/NIA/IRP) [F]" w:date="2023-11-15T09:29:00Z"/>
                                  <w:rFonts w:ascii="Times New Roman" w:hAnsi="Times New Roman" w:cs="Times New Roman"/>
                                  <w:sz w:val="18"/>
                                  <w:szCs w:val="18"/>
                                  <w:rPrChange w:id="6481" w:author="Maino Vieytes, Christian (NIH/NIA/IRP) [F]" w:date="2023-11-15T15:57:00Z">
                                    <w:rPr>
                                      <w:del w:id="6482" w:author="Maino Vieytes, Christian (NIH/NIA/IRP) [F]" w:date="2023-11-15T09:29:00Z"/>
                                      <w:rFonts w:ascii="Times New Roman" w:hAnsi="Times New Roman" w:cs="Times New Roman"/>
                                      <w:sz w:val="20"/>
                                      <w:szCs w:val="20"/>
                                    </w:rPr>
                                  </w:rPrChange>
                                </w:rPr>
                              </w:pPr>
                              <w:del w:id="6483" w:author="Maino Vieytes, Christian (NIH/NIA/IRP) [F]" w:date="2023-11-15T09:29:00Z">
                                <w:r w:rsidRPr="008A6C8D" w:rsidDel="001F5A7E">
                                  <w:rPr>
                                    <w:rFonts w:ascii="Times New Roman" w:hAnsi="Times New Roman" w:cs="Times New Roman"/>
                                    <w:sz w:val="18"/>
                                    <w:szCs w:val="18"/>
                                    <w:rPrChange w:id="6484"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6485"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6486" w:author="Maino Vieytes, Christian (NIH/NIA/IRP) [F]" w:date="2023-11-15T09:29:00Z"/>
                                  <w:rFonts w:ascii="Times New Roman" w:hAnsi="Times New Roman" w:cs="Times New Roman"/>
                                  <w:sz w:val="18"/>
                                  <w:szCs w:val="18"/>
                                  <w:rPrChange w:id="6487" w:author="Maino Vieytes, Christian (NIH/NIA/IRP) [F]" w:date="2023-11-15T15:57:00Z">
                                    <w:rPr>
                                      <w:del w:id="6488" w:author="Maino Vieytes, Christian (NIH/NIA/IRP) [F]" w:date="2023-11-15T09:29:00Z"/>
                                      <w:rFonts w:ascii="Times New Roman" w:hAnsi="Times New Roman" w:cs="Times New Roman"/>
                                      <w:sz w:val="20"/>
                                      <w:szCs w:val="20"/>
                                    </w:rPr>
                                  </w:rPrChange>
                                </w:rPr>
                              </w:pPr>
                              <w:del w:id="6489" w:author="Maino Vieytes, Christian (NIH/NIA/IRP) [F]" w:date="2023-11-15T09:29:00Z">
                                <w:r w:rsidRPr="008A6C8D" w:rsidDel="001F5A7E">
                                  <w:rPr>
                                    <w:rFonts w:ascii="Times New Roman" w:hAnsi="Times New Roman" w:cs="Times New Roman"/>
                                    <w:color w:val="000000"/>
                                    <w:sz w:val="18"/>
                                    <w:szCs w:val="18"/>
                                    <w:rPrChange w:id="6490"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6491" w:author="Maino Vieytes, Christian (NIH/NIA/IRP) [F]" w:date="2023-11-15T09:29:00Z"/>
                            <w:trPrChange w:id="6492" w:author="Maino Vieytes, Christian (NIH/NIA/IRP) [F]" w:date="2023-11-15T16:23:00Z">
                              <w:trPr>
                                <w:gridAfter w:val="0"/>
                                <w:trHeight w:val="320"/>
                              </w:trPr>
                            </w:trPrChange>
                          </w:trPr>
                          <w:tc>
                            <w:tcPr>
                              <w:tcW w:w="2317" w:type="dxa"/>
                              <w:noWrap/>
                              <w:vAlign w:val="center"/>
                              <w:hideMark/>
                              <w:tcPrChange w:id="6493"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6494" w:author="Maino Vieytes, Christian (NIH/NIA/IRP) [F]" w:date="2023-11-15T09:29:00Z"/>
                                  <w:rFonts w:ascii="Times New Roman" w:hAnsi="Times New Roman" w:cs="Times New Roman"/>
                                  <w:sz w:val="18"/>
                                  <w:szCs w:val="18"/>
                                  <w:rPrChange w:id="6495" w:author="Maino Vieytes, Christian (NIH/NIA/IRP) [F]" w:date="2023-11-15T15:57:00Z">
                                    <w:rPr>
                                      <w:del w:id="6496" w:author="Maino Vieytes, Christian (NIH/NIA/IRP) [F]" w:date="2023-11-15T09:29:00Z"/>
                                      <w:rFonts w:ascii="Times New Roman" w:hAnsi="Times New Roman" w:cs="Times New Roman"/>
                                      <w:sz w:val="20"/>
                                      <w:szCs w:val="20"/>
                                    </w:rPr>
                                  </w:rPrChange>
                                </w:rPr>
                              </w:pPr>
                              <w:del w:id="6497" w:author="Maino Vieytes, Christian (NIH/NIA/IRP) [F]" w:date="2023-11-15T09:29:00Z">
                                <w:r w:rsidRPr="008A6C8D" w:rsidDel="001F5A7E">
                                  <w:rPr>
                                    <w:rFonts w:ascii="Times New Roman" w:hAnsi="Times New Roman" w:cs="Times New Roman"/>
                                    <w:sz w:val="18"/>
                                    <w:szCs w:val="18"/>
                                    <w:rPrChange w:id="6498"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649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500"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6501" w:author="Maino Vieytes, Christian (NIH/NIA/IRP) [F]" w:date="2023-11-15T09:29:00Z"/>
                                  <w:rFonts w:ascii="Times New Roman" w:hAnsi="Times New Roman" w:cs="Times New Roman"/>
                                  <w:sz w:val="18"/>
                                  <w:szCs w:val="18"/>
                                  <w:rPrChange w:id="6502" w:author="Maino Vieytes, Christian (NIH/NIA/IRP) [F]" w:date="2023-11-15T15:57:00Z">
                                    <w:rPr>
                                      <w:del w:id="6503" w:author="Maino Vieytes, Christian (NIH/NIA/IRP) [F]" w:date="2023-11-15T09:29:00Z"/>
                                      <w:rFonts w:ascii="Times New Roman" w:hAnsi="Times New Roman" w:cs="Times New Roman"/>
                                      <w:sz w:val="20"/>
                                      <w:szCs w:val="20"/>
                                    </w:rPr>
                                  </w:rPrChange>
                                </w:rPr>
                              </w:pPr>
                              <w:del w:id="6504" w:author="Maino Vieytes, Christian (NIH/NIA/IRP) [F]" w:date="2023-11-15T09:29:00Z">
                                <w:r w:rsidRPr="008A6C8D" w:rsidDel="001F5A7E">
                                  <w:rPr>
                                    <w:rFonts w:ascii="Times New Roman" w:hAnsi="Times New Roman" w:cs="Times New Roman"/>
                                    <w:sz w:val="18"/>
                                    <w:szCs w:val="18"/>
                                    <w:rPrChange w:id="650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506"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6507" w:author="Maino Vieytes, Christian (NIH/NIA/IRP) [F]" w:date="2023-11-15T09:29:00Z"/>
                                  <w:rFonts w:ascii="Times New Roman" w:hAnsi="Times New Roman" w:cs="Times New Roman"/>
                                  <w:sz w:val="18"/>
                                  <w:szCs w:val="18"/>
                                  <w:rPrChange w:id="6508" w:author="Maino Vieytes, Christian (NIH/NIA/IRP) [F]" w:date="2023-11-15T15:57:00Z">
                                    <w:rPr>
                                      <w:del w:id="6509" w:author="Maino Vieytes, Christian (NIH/NIA/IRP) [F]" w:date="2023-11-15T09:29:00Z"/>
                                      <w:rFonts w:ascii="Times New Roman" w:hAnsi="Times New Roman" w:cs="Times New Roman"/>
                                      <w:sz w:val="20"/>
                                      <w:szCs w:val="20"/>
                                    </w:rPr>
                                  </w:rPrChange>
                                </w:rPr>
                              </w:pPr>
                              <w:del w:id="6510" w:author="Maino Vieytes, Christian (NIH/NIA/IRP) [F]" w:date="2023-11-15T09:29:00Z">
                                <w:r w:rsidRPr="008A6C8D" w:rsidDel="001F5A7E">
                                  <w:rPr>
                                    <w:rFonts w:ascii="Times New Roman" w:hAnsi="Times New Roman" w:cs="Times New Roman"/>
                                    <w:sz w:val="18"/>
                                    <w:szCs w:val="18"/>
                                    <w:rPrChange w:id="651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512"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6513" w:author="Maino Vieytes, Christian (NIH/NIA/IRP) [F]" w:date="2023-11-15T09:29:00Z"/>
                                  <w:rFonts w:ascii="Times New Roman" w:hAnsi="Times New Roman" w:cs="Times New Roman"/>
                                  <w:sz w:val="18"/>
                                  <w:szCs w:val="18"/>
                                  <w:rPrChange w:id="6514" w:author="Maino Vieytes, Christian (NIH/NIA/IRP) [F]" w:date="2023-11-15T15:57:00Z">
                                    <w:rPr>
                                      <w:del w:id="6515" w:author="Maino Vieytes, Christian (NIH/NIA/IRP) [F]" w:date="2023-11-15T09:29:00Z"/>
                                      <w:rFonts w:ascii="Times New Roman" w:hAnsi="Times New Roman" w:cs="Times New Roman"/>
                                      <w:sz w:val="20"/>
                                      <w:szCs w:val="20"/>
                                    </w:rPr>
                                  </w:rPrChange>
                                </w:rPr>
                              </w:pPr>
                              <w:del w:id="6516" w:author="Maino Vieytes, Christian (NIH/NIA/IRP) [F]" w:date="2023-11-15T09:29:00Z">
                                <w:r w:rsidRPr="008A6C8D" w:rsidDel="001F5A7E">
                                  <w:rPr>
                                    <w:rFonts w:ascii="Times New Roman" w:hAnsi="Times New Roman" w:cs="Times New Roman"/>
                                    <w:sz w:val="18"/>
                                    <w:szCs w:val="18"/>
                                    <w:rPrChange w:id="6517"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6518"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6519" w:author="Maino Vieytes, Christian (NIH/NIA/IRP) [F]" w:date="2023-11-15T09:29:00Z"/>
                                  <w:rFonts w:ascii="Times New Roman" w:hAnsi="Times New Roman" w:cs="Times New Roman"/>
                                  <w:sz w:val="18"/>
                                  <w:szCs w:val="18"/>
                                  <w:rPrChange w:id="6520" w:author="Maino Vieytes, Christian (NIH/NIA/IRP) [F]" w:date="2023-11-15T15:57:00Z">
                                    <w:rPr>
                                      <w:del w:id="6521" w:author="Maino Vieytes, Christian (NIH/NIA/IRP) [F]" w:date="2023-11-15T09:29:00Z"/>
                                      <w:rFonts w:ascii="Times New Roman" w:hAnsi="Times New Roman" w:cs="Times New Roman"/>
                                      <w:sz w:val="20"/>
                                      <w:szCs w:val="20"/>
                                    </w:rPr>
                                  </w:rPrChange>
                                </w:rPr>
                              </w:pPr>
                              <w:del w:id="6522" w:author="Maino Vieytes, Christian (NIH/NIA/IRP) [F]" w:date="2023-11-15T09:29:00Z">
                                <w:r w:rsidRPr="008A6C8D" w:rsidDel="001F5A7E">
                                  <w:rPr>
                                    <w:rFonts w:ascii="Times New Roman" w:hAnsi="Times New Roman" w:cs="Times New Roman"/>
                                    <w:sz w:val="18"/>
                                    <w:szCs w:val="18"/>
                                    <w:rPrChange w:id="6523"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6524"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6525" w:author="Maino Vieytes, Christian (NIH/NIA/IRP) [F]" w:date="2023-11-15T09:29:00Z"/>
                                  <w:rFonts w:ascii="Times New Roman" w:hAnsi="Times New Roman" w:cs="Times New Roman"/>
                                  <w:sz w:val="18"/>
                                  <w:szCs w:val="18"/>
                                  <w:rPrChange w:id="6526" w:author="Maino Vieytes, Christian (NIH/NIA/IRP) [F]" w:date="2023-11-15T15:57:00Z">
                                    <w:rPr>
                                      <w:del w:id="6527" w:author="Maino Vieytes, Christian (NIH/NIA/IRP) [F]" w:date="2023-11-15T09:29:00Z"/>
                                      <w:rFonts w:ascii="Times New Roman" w:hAnsi="Times New Roman" w:cs="Times New Roman"/>
                                      <w:sz w:val="20"/>
                                      <w:szCs w:val="20"/>
                                    </w:rPr>
                                  </w:rPrChange>
                                </w:rPr>
                              </w:pPr>
                              <w:del w:id="6528" w:author="Maino Vieytes, Christian (NIH/NIA/IRP) [F]" w:date="2023-11-15T09:29:00Z">
                                <w:r w:rsidRPr="008A6C8D" w:rsidDel="001F5A7E">
                                  <w:rPr>
                                    <w:rFonts w:ascii="Times New Roman" w:hAnsi="Times New Roman" w:cs="Times New Roman"/>
                                    <w:sz w:val="18"/>
                                    <w:szCs w:val="18"/>
                                    <w:rPrChange w:id="6529"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6530"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6531" w:author="Maino Vieytes, Christian (NIH/NIA/IRP) [F]" w:date="2023-11-15T09:29:00Z"/>
                                  <w:rFonts w:ascii="Times New Roman" w:hAnsi="Times New Roman" w:cs="Times New Roman"/>
                                  <w:sz w:val="18"/>
                                  <w:szCs w:val="18"/>
                                  <w:rPrChange w:id="6532" w:author="Maino Vieytes, Christian (NIH/NIA/IRP) [F]" w:date="2023-11-15T15:57:00Z">
                                    <w:rPr>
                                      <w:del w:id="6533" w:author="Maino Vieytes, Christian (NIH/NIA/IRP) [F]" w:date="2023-11-15T09:29:00Z"/>
                                      <w:rFonts w:ascii="Times New Roman" w:hAnsi="Times New Roman" w:cs="Times New Roman"/>
                                      <w:sz w:val="20"/>
                                      <w:szCs w:val="20"/>
                                    </w:rPr>
                                  </w:rPrChange>
                                </w:rPr>
                              </w:pPr>
                              <w:del w:id="6534" w:author="Maino Vieytes, Christian (NIH/NIA/IRP) [F]" w:date="2023-11-15T09:29:00Z">
                                <w:r w:rsidRPr="008A6C8D" w:rsidDel="001F5A7E">
                                  <w:rPr>
                                    <w:rFonts w:ascii="Times New Roman" w:hAnsi="Times New Roman" w:cs="Times New Roman"/>
                                    <w:sz w:val="18"/>
                                    <w:szCs w:val="18"/>
                                    <w:rPrChange w:id="6535"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6536"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6537" w:author="Maino Vieytes, Christian (NIH/NIA/IRP) [F]" w:date="2023-11-15T09:29:00Z"/>
                                  <w:rFonts w:ascii="Times New Roman" w:hAnsi="Times New Roman" w:cs="Times New Roman"/>
                                  <w:sz w:val="18"/>
                                  <w:szCs w:val="18"/>
                                  <w:rPrChange w:id="6538" w:author="Maino Vieytes, Christian (NIH/NIA/IRP) [F]" w:date="2023-11-15T15:57:00Z">
                                    <w:rPr>
                                      <w:del w:id="6539" w:author="Maino Vieytes, Christian (NIH/NIA/IRP) [F]" w:date="2023-11-15T09:29:00Z"/>
                                      <w:rFonts w:ascii="Times New Roman" w:hAnsi="Times New Roman" w:cs="Times New Roman"/>
                                      <w:sz w:val="20"/>
                                      <w:szCs w:val="20"/>
                                    </w:rPr>
                                  </w:rPrChange>
                                </w:rPr>
                              </w:pPr>
                              <w:del w:id="6540" w:author="Maino Vieytes, Christian (NIH/NIA/IRP) [F]" w:date="2023-11-15T09:29:00Z">
                                <w:r w:rsidRPr="008A6C8D" w:rsidDel="001F5A7E">
                                  <w:rPr>
                                    <w:rFonts w:ascii="Times New Roman" w:hAnsi="Times New Roman" w:cs="Times New Roman"/>
                                    <w:sz w:val="18"/>
                                    <w:szCs w:val="18"/>
                                    <w:rPrChange w:id="6541"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6542"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6543" w:author="Maino Vieytes, Christian (NIH/NIA/IRP) [F]" w:date="2023-11-15T09:29:00Z"/>
                                  <w:rFonts w:ascii="Times New Roman" w:hAnsi="Times New Roman" w:cs="Times New Roman"/>
                                  <w:sz w:val="18"/>
                                  <w:szCs w:val="18"/>
                                  <w:rPrChange w:id="6544" w:author="Maino Vieytes, Christian (NIH/NIA/IRP) [F]" w:date="2023-11-15T15:57:00Z">
                                    <w:rPr>
                                      <w:del w:id="6545" w:author="Maino Vieytes, Christian (NIH/NIA/IRP) [F]" w:date="2023-11-15T09:29:00Z"/>
                                      <w:rFonts w:ascii="Times New Roman" w:hAnsi="Times New Roman" w:cs="Times New Roman"/>
                                      <w:sz w:val="20"/>
                                      <w:szCs w:val="20"/>
                                    </w:rPr>
                                  </w:rPrChange>
                                </w:rPr>
                              </w:pPr>
                              <w:del w:id="6546" w:author="Maino Vieytes, Christian (NIH/NIA/IRP) [F]" w:date="2023-11-15T09:29:00Z">
                                <w:r w:rsidRPr="008A6C8D" w:rsidDel="001F5A7E">
                                  <w:rPr>
                                    <w:rFonts w:ascii="Times New Roman" w:hAnsi="Times New Roman" w:cs="Times New Roman"/>
                                    <w:sz w:val="18"/>
                                    <w:szCs w:val="18"/>
                                    <w:rPrChange w:id="6547"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6548"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6549" w:author="Maino Vieytes, Christian (NIH/NIA/IRP) [F]" w:date="2023-11-15T09:29:00Z"/>
                                  <w:rFonts w:ascii="Times New Roman" w:hAnsi="Times New Roman" w:cs="Times New Roman"/>
                                  <w:sz w:val="18"/>
                                  <w:szCs w:val="18"/>
                                  <w:rPrChange w:id="6550" w:author="Maino Vieytes, Christian (NIH/NIA/IRP) [F]" w:date="2023-11-15T15:57:00Z">
                                    <w:rPr>
                                      <w:del w:id="6551" w:author="Maino Vieytes, Christian (NIH/NIA/IRP) [F]" w:date="2023-11-15T09:29:00Z"/>
                                      <w:rFonts w:ascii="Times New Roman" w:hAnsi="Times New Roman" w:cs="Times New Roman"/>
                                      <w:sz w:val="20"/>
                                      <w:szCs w:val="20"/>
                                    </w:rPr>
                                  </w:rPrChange>
                                </w:rPr>
                              </w:pPr>
                              <w:del w:id="6552" w:author="Maino Vieytes, Christian (NIH/NIA/IRP) [F]" w:date="2023-11-15T09:29:00Z">
                                <w:r w:rsidRPr="008A6C8D" w:rsidDel="001F5A7E">
                                  <w:rPr>
                                    <w:rFonts w:ascii="Times New Roman" w:hAnsi="Times New Roman" w:cs="Times New Roman"/>
                                    <w:color w:val="000000"/>
                                    <w:sz w:val="18"/>
                                    <w:szCs w:val="18"/>
                                    <w:rPrChange w:id="6553"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6554" w:author="Maino Vieytes, Christian (NIH/NIA/IRP) [F]" w:date="2023-11-15T09:29:00Z"/>
                            <w:trPrChange w:id="6555" w:author="Maino Vieytes, Christian (NIH/NIA/IRP) [F]" w:date="2023-11-15T16:23:00Z">
                              <w:trPr>
                                <w:gridAfter w:val="0"/>
                                <w:trHeight w:val="320"/>
                              </w:trPr>
                            </w:trPrChange>
                          </w:trPr>
                          <w:tc>
                            <w:tcPr>
                              <w:tcW w:w="2317" w:type="dxa"/>
                              <w:tcBorders>
                                <w:bottom w:val="single" w:sz="4" w:space="0" w:color="auto"/>
                              </w:tcBorders>
                              <w:noWrap/>
                              <w:vAlign w:val="center"/>
                              <w:hideMark/>
                              <w:tcPrChange w:id="6556"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6557" w:author="Maino Vieytes, Christian (NIH/NIA/IRP) [F]" w:date="2023-11-15T09:29:00Z"/>
                                  <w:rFonts w:ascii="Times New Roman" w:hAnsi="Times New Roman" w:cs="Times New Roman"/>
                                  <w:sz w:val="18"/>
                                  <w:szCs w:val="18"/>
                                  <w:rPrChange w:id="6558" w:author="Maino Vieytes, Christian (NIH/NIA/IRP) [F]" w:date="2023-11-15T15:57:00Z">
                                    <w:rPr>
                                      <w:del w:id="6559" w:author="Maino Vieytes, Christian (NIH/NIA/IRP) [F]" w:date="2023-11-15T09:29:00Z"/>
                                      <w:rFonts w:ascii="Times New Roman" w:hAnsi="Times New Roman" w:cs="Times New Roman"/>
                                      <w:sz w:val="20"/>
                                      <w:szCs w:val="20"/>
                                    </w:rPr>
                                  </w:rPrChange>
                                </w:rPr>
                              </w:pPr>
                              <w:del w:id="6560" w:author="Maino Vieytes, Christian (NIH/NIA/IRP) [F]" w:date="2023-11-15T09:29:00Z">
                                <w:r w:rsidRPr="008A6C8D" w:rsidDel="001F5A7E">
                                  <w:rPr>
                                    <w:rFonts w:ascii="Times New Roman" w:hAnsi="Times New Roman" w:cs="Times New Roman"/>
                                    <w:sz w:val="18"/>
                                    <w:szCs w:val="18"/>
                                    <w:rPrChange w:id="6561"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656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6563"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6564" w:author="Maino Vieytes, Christian (NIH/NIA/IRP) [F]" w:date="2023-11-15T09:29:00Z"/>
                                  <w:rFonts w:ascii="Times New Roman" w:hAnsi="Times New Roman" w:cs="Times New Roman"/>
                                  <w:sz w:val="18"/>
                                  <w:szCs w:val="18"/>
                                  <w:rPrChange w:id="6565" w:author="Maino Vieytes, Christian (NIH/NIA/IRP) [F]" w:date="2023-11-15T15:57:00Z">
                                    <w:rPr>
                                      <w:del w:id="6566" w:author="Maino Vieytes, Christian (NIH/NIA/IRP) [F]" w:date="2023-11-15T09:29:00Z"/>
                                      <w:rFonts w:ascii="Times New Roman" w:hAnsi="Times New Roman" w:cs="Times New Roman"/>
                                      <w:sz w:val="20"/>
                                      <w:szCs w:val="20"/>
                                    </w:rPr>
                                  </w:rPrChange>
                                </w:rPr>
                              </w:pPr>
                              <w:del w:id="6567" w:author="Maino Vieytes, Christian (NIH/NIA/IRP) [F]" w:date="2023-11-15T09:29:00Z">
                                <w:r w:rsidRPr="008A6C8D" w:rsidDel="001F5A7E">
                                  <w:rPr>
                                    <w:rFonts w:ascii="Times New Roman" w:hAnsi="Times New Roman" w:cs="Times New Roman"/>
                                    <w:sz w:val="18"/>
                                    <w:szCs w:val="18"/>
                                    <w:rPrChange w:id="6568"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6569"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6570" w:author="Maino Vieytes, Christian (NIH/NIA/IRP) [F]" w:date="2023-11-15T09:29:00Z"/>
                                  <w:rFonts w:ascii="Times New Roman" w:hAnsi="Times New Roman" w:cs="Times New Roman"/>
                                  <w:sz w:val="18"/>
                                  <w:szCs w:val="18"/>
                                  <w:rPrChange w:id="6571" w:author="Maino Vieytes, Christian (NIH/NIA/IRP) [F]" w:date="2023-11-15T15:57:00Z">
                                    <w:rPr>
                                      <w:del w:id="6572" w:author="Maino Vieytes, Christian (NIH/NIA/IRP) [F]" w:date="2023-11-15T09:29:00Z"/>
                                      <w:rFonts w:ascii="Times New Roman" w:hAnsi="Times New Roman" w:cs="Times New Roman"/>
                                      <w:sz w:val="20"/>
                                      <w:szCs w:val="20"/>
                                    </w:rPr>
                                  </w:rPrChange>
                                </w:rPr>
                              </w:pPr>
                              <w:del w:id="6573" w:author="Maino Vieytes, Christian (NIH/NIA/IRP) [F]" w:date="2023-11-15T09:29:00Z">
                                <w:r w:rsidRPr="008A6C8D" w:rsidDel="001F5A7E">
                                  <w:rPr>
                                    <w:rFonts w:ascii="Times New Roman" w:hAnsi="Times New Roman" w:cs="Times New Roman"/>
                                    <w:sz w:val="18"/>
                                    <w:szCs w:val="18"/>
                                    <w:rPrChange w:id="6574"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6575"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6576" w:author="Maino Vieytes, Christian (NIH/NIA/IRP) [F]" w:date="2023-11-15T09:29:00Z"/>
                                  <w:rFonts w:ascii="Times New Roman" w:hAnsi="Times New Roman" w:cs="Times New Roman"/>
                                  <w:sz w:val="18"/>
                                  <w:szCs w:val="18"/>
                                  <w:rPrChange w:id="6577" w:author="Maino Vieytes, Christian (NIH/NIA/IRP) [F]" w:date="2023-11-15T15:57:00Z">
                                    <w:rPr>
                                      <w:del w:id="6578" w:author="Maino Vieytes, Christian (NIH/NIA/IRP) [F]" w:date="2023-11-15T09:29:00Z"/>
                                      <w:rFonts w:ascii="Times New Roman" w:hAnsi="Times New Roman" w:cs="Times New Roman"/>
                                      <w:sz w:val="20"/>
                                      <w:szCs w:val="20"/>
                                    </w:rPr>
                                  </w:rPrChange>
                                </w:rPr>
                              </w:pPr>
                              <w:del w:id="6579" w:author="Maino Vieytes, Christian (NIH/NIA/IRP) [F]" w:date="2023-11-15T09:29:00Z">
                                <w:r w:rsidRPr="008A6C8D" w:rsidDel="001F5A7E">
                                  <w:rPr>
                                    <w:rFonts w:ascii="Times New Roman" w:hAnsi="Times New Roman" w:cs="Times New Roman"/>
                                    <w:sz w:val="18"/>
                                    <w:szCs w:val="18"/>
                                    <w:rPrChange w:id="6580"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6581"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6582" w:author="Maino Vieytes, Christian (NIH/NIA/IRP) [F]" w:date="2023-11-15T09:29:00Z"/>
                                  <w:rFonts w:ascii="Times New Roman" w:hAnsi="Times New Roman" w:cs="Times New Roman"/>
                                  <w:sz w:val="18"/>
                                  <w:szCs w:val="18"/>
                                  <w:rPrChange w:id="6583" w:author="Maino Vieytes, Christian (NIH/NIA/IRP) [F]" w:date="2023-11-15T15:57:00Z">
                                    <w:rPr>
                                      <w:del w:id="6584" w:author="Maino Vieytes, Christian (NIH/NIA/IRP) [F]" w:date="2023-11-15T09:29:00Z"/>
                                      <w:rFonts w:ascii="Times New Roman" w:hAnsi="Times New Roman" w:cs="Times New Roman"/>
                                      <w:sz w:val="20"/>
                                      <w:szCs w:val="20"/>
                                    </w:rPr>
                                  </w:rPrChange>
                                </w:rPr>
                              </w:pPr>
                              <w:del w:id="6585" w:author="Maino Vieytes, Christian (NIH/NIA/IRP) [F]" w:date="2023-11-15T09:29:00Z">
                                <w:r w:rsidRPr="008A6C8D" w:rsidDel="001F5A7E">
                                  <w:rPr>
                                    <w:rFonts w:ascii="Times New Roman" w:hAnsi="Times New Roman" w:cs="Times New Roman"/>
                                    <w:sz w:val="18"/>
                                    <w:szCs w:val="18"/>
                                    <w:rPrChange w:id="6586"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6587"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6588" w:author="Maino Vieytes, Christian (NIH/NIA/IRP) [F]" w:date="2023-11-15T09:29:00Z"/>
                                  <w:rFonts w:ascii="Times New Roman" w:hAnsi="Times New Roman" w:cs="Times New Roman"/>
                                  <w:sz w:val="18"/>
                                  <w:szCs w:val="18"/>
                                  <w:rPrChange w:id="6589" w:author="Maino Vieytes, Christian (NIH/NIA/IRP) [F]" w:date="2023-11-15T15:57:00Z">
                                    <w:rPr>
                                      <w:del w:id="6590" w:author="Maino Vieytes, Christian (NIH/NIA/IRP) [F]" w:date="2023-11-15T09:29:00Z"/>
                                      <w:rFonts w:ascii="Times New Roman" w:hAnsi="Times New Roman" w:cs="Times New Roman"/>
                                      <w:sz w:val="20"/>
                                      <w:szCs w:val="20"/>
                                    </w:rPr>
                                  </w:rPrChange>
                                </w:rPr>
                              </w:pPr>
                              <w:del w:id="6591" w:author="Maino Vieytes, Christian (NIH/NIA/IRP) [F]" w:date="2023-11-15T09:29:00Z">
                                <w:r w:rsidRPr="008A6C8D" w:rsidDel="001F5A7E">
                                  <w:rPr>
                                    <w:rFonts w:ascii="Times New Roman" w:hAnsi="Times New Roman" w:cs="Times New Roman"/>
                                    <w:sz w:val="18"/>
                                    <w:szCs w:val="18"/>
                                    <w:rPrChange w:id="6592"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6593"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6594" w:author="Maino Vieytes, Christian (NIH/NIA/IRP) [F]" w:date="2023-11-15T09:29:00Z"/>
                                  <w:rFonts w:ascii="Times New Roman" w:hAnsi="Times New Roman" w:cs="Times New Roman"/>
                                  <w:sz w:val="18"/>
                                  <w:szCs w:val="18"/>
                                  <w:rPrChange w:id="6595" w:author="Maino Vieytes, Christian (NIH/NIA/IRP) [F]" w:date="2023-11-15T15:57:00Z">
                                    <w:rPr>
                                      <w:del w:id="6596" w:author="Maino Vieytes, Christian (NIH/NIA/IRP) [F]" w:date="2023-11-15T09:29:00Z"/>
                                      <w:rFonts w:ascii="Times New Roman" w:hAnsi="Times New Roman" w:cs="Times New Roman"/>
                                      <w:sz w:val="20"/>
                                      <w:szCs w:val="20"/>
                                    </w:rPr>
                                  </w:rPrChange>
                                </w:rPr>
                              </w:pPr>
                              <w:del w:id="6597" w:author="Maino Vieytes, Christian (NIH/NIA/IRP) [F]" w:date="2023-11-15T09:29:00Z">
                                <w:r w:rsidRPr="008A6C8D" w:rsidDel="001F5A7E">
                                  <w:rPr>
                                    <w:rFonts w:ascii="Times New Roman" w:hAnsi="Times New Roman" w:cs="Times New Roman"/>
                                    <w:sz w:val="18"/>
                                    <w:szCs w:val="18"/>
                                    <w:rPrChange w:id="6598"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6599"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6600" w:author="Maino Vieytes, Christian (NIH/NIA/IRP) [F]" w:date="2023-11-15T09:29:00Z"/>
                                  <w:rFonts w:ascii="Times New Roman" w:hAnsi="Times New Roman" w:cs="Times New Roman"/>
                                  <w:sz w:val="18"/>
                                  <w:szCs w:val="18"/>
                                  <w:rPrChange w:id="6601" w:author="Maino Vieytes, Christian (NIH/NIA/IRP) [F]" w:date="2023-11-15T15:57:00Z">
                                    <w:rPr>
                                      <w:del w:id="6602" w:author="Maino Vieytes, Christian (NIH/NIA/IRP) [F]" w:date="2023-11-15T09:29:00Z"/>
                                      <w:rFonts w:ascii="Times New Roman" w:hAnsi="Times New Roman" w:cs="Times New Roman"/>
                                      <w:sz w:val="20"/>
                                      <w:szCs w:val="20"/>
                                    </w:rPr>
                                  </w:rPrChange>
                                </w:rPr>
                              </w:pPr>
                              <w:del w:id="6603" w:author="Maino Vieytes, Christian (NIH/NIA/IRP) [F]" w:date="2023-11-15T09:29:00Z">
                                <w:r w:rsidRPr="008A6C8D" w:rsidDel="001F5A7E">
                                  <w:rPr>
                                    <w:rFonts w:ascii="Times New Roman" w:hAnsi="Times New Roman" w:cs="Times New Roman"/>
                                    <w:sz w:val="18"/>
                                    <w:szCs w:val="18"/>
                                    <w:rPrChange w:id="6604"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6605"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6606" w:author="Maino Vieytes, Christian (NIH/NIA/IRP) [F]" w:date="2023-11-15T09:29:00Z"/>
                                  <w:rFonts w:ascii="Times New Roman" w:hAnsi="Times New Roman" w:cs="Times New Roman"/>
                                  <w:sz w:val="18"/>
                                  <w:szCs w:val="18"/>
                                  <w:rPrChange w:id="6607" w:author="Maino Vieytes, Christian (NIH/NIA/IRP) [F]" w:date="2023-11-15T15:57:00Z">
                                    <w:rPr>
                                      <w:del w:id="6608" w:author="Maino Vieytes, Christian (NIH/NIA/IRP) [F]" w:date="2023-11-15T09:29:00Z"/>
                                      <w:rFonts w:ascii="Times New Roman" w:hAnsi="Times New Roman" w:cs="Times New Roman"/>
                                      <w:sz w:val="20"/>
                                      <w:szCs w:val="20"/>
                                    </w:rPr>
                                  </w:rPrChange>
                                </w:rPr>
                              </w:pPr>
                              <w:del w:id="6609" w:author="Maino Vieytes, Christian (NIH/NIA/IRP) [F]" w:date="2023-11-15T09:29:00Z">
                                <w:r w:rsidRPr="008A6C8D" w:rsidDel="001F5A7E">
                                  <w:rPr>
                                    <w:rFonts w:ascii="Times New Roman" w:hAnsi="Times New Roman" w:cs="Times New Roman"/>
                                    <w:sz w:val="18"/>
                                    <w:szCs w:val="18"/>
                                    <w:rPrChange w:id="6610"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6611"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6612" w:author="Maino Vieytes, Christian (NIH/NIA/IRP) [F]" w:date="2023-11-15T09:29:00Z"/>
                                  <w:rFonts w:ascii="Times New Roman" w:hAnsi="Times New Roman" w:cs="Times New Roman"/>
                                  <w:sz w:val="18"/>
                                  <w:szCs w:val="18"/>
                                  <w:rPrChange w:id="6613" w:author="Maino Vieytes, Christian (NIH/NIA/IRP) [F]" w:date="2023-11-15T15:57:00Z">
                                    <w:rPr>
                                      <w:del w:id="6614" w:author="Maino Vieytes, Christian (NIH/NIA/IRP) [F]" w:date="2023-11-15T09:29:00Z"/>
                                      <w:rFonts w:ascii="Times New Roman" w:hAnsi="Times New Roman" w:cs="Times New Roman"/>
                                      <w:sz w:val="20"/>
                                      <w:szCs w:val="20"/>
                                    </w:rPr>
                                  </w:rPrChange>
                                </w:rPr>
                              </w:pPr>
                              <w:del w:id="6615" w:author="Maino Vieytes, Christian (NIH/NIA/IRP) [F]" w:date="2023-11-15T09:29:00Z">
                                <w:r w:rsidRPr="008A6C8D" w:rsidDel="001F5A7E">
                                  <w:rPr>
                                    <w:rFonts w:ascii="Times New Roman" w:hAnsi="Times New Roman" w:cs="Times New Roman"/>
                                    <w:color w:val="000000"/>
                                    <w:sz w:val="18"/>
                                    <w:szCs w:val="18"/>
                                    <w:rPrChange w:id="6616"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6617" w:author="Maino Vieytes, Christian (NIH/NIA/IRP) [F]" w:date="2023-11-15T09:29:00Z"/>
                            <w:trPrChange w:id="6618" w:author="Maino Vieytes, Christian (NIH/NIA/IRP) [F]" w:date="2023-11-15T16:23:00Z">
                              <w:trPr>
                                <w:gridAfter w:val="0"/>
                                <w:trHeight w:val="320"/>
                              </w:trPr>
                            </w:trPrChange>
                          </w:trPr>
                          <w:tc>
                            <w:tcPr>
                              <w:tcW w:w="2317" w:type="dxa"/>
                              <w:tcBorders>
                                <w:bottom w:val="single" w:sz="4" w:space="0" w:color="auto"/>
                              </w:tcBorders>
                              <w:noWrap/>
                              <w:vAlign w:val="center"/>
                              <w:tcPrChange w:id="6619"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6620" w:author="Maino Vieytes, Christian (NIH/NIA/IRP) [F]" w:date="2023-11-15T09:29:00Z"/>
                                  <w:rFonts w:ascii="Times New Roman" w:hAnsi="Times New Roman" w:cs="Times New Roman"/>
                                  <w:sz w:val="18"/>
                                  <w:szCs w:val="18"/>
                                  <w:rPrChange w:id="6621" w:author="Maino Vieytes, Christian (NIH/NIA/IRP) [F]" w:date="2023-11-15T15:57:00Z">
                                    <w:rPr>
                                      <w:del w:id="6622" w:author="Maino Vieytes, Christian (NIH/NIA/IRP) [F]" w:date="2023-11-15T09:29:00Z"/>
                                      <w:rFonts w:ascii="Times New Roman" w:hAnsi="Times New Roman" w:cs="Times New Roman"/>
                                      <w:sz w:val="20"/>
                                      <w:szCs w:val="20"/>
                                    </w:rPr>
                                  </w:rPrChange>
                                </w:rPr>
                              </w:pPr>
                              <w:del w:id="6623" w:author="Maino Vieytes, Christian (NIH/NIA/IRP) [F]" w:date="2023-11-15T09:29:00Z">
                                <w:r w:rsidRPr="008A6C8D" w:rsidDel="001F5A7E">
                                  <w:rPr>
                                    <w:rFonts w:ascii="Times New Roman" w:hAnsi="Times New Roman" w:cs="Times New Roman"/>
                                    <w:sz w:val="18"/>
                                    <w:szCs w:val="18"/>
                                    <w:rPrChange w:id="6624"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6625"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6626"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6627" w:author="Maino Vieytes, Christian (NIH/NIA/IRP) [F]" w:date="2023-11-15T09:29:00Z"/>
                                  <w:rFonts w:ascii="Times New Roman" w:hAnsi="Times New Roman" w:cs="Times New Roman"/>
                                  <w:sz w:val="18"/>
                                  <w:szCs w:val="18"/>
                                  <w:rPrChange w:id="6628" w:author="Maino Vieytes, Christian (NIH/NIA/IRP) [F]" w:date="2023-11-15T15:57:00Z">
                                    <w:rPr>
                                      <w:del w:id="6629" w:author="Maino Vieytes, Christian (NIH/NIA/IRP) [F]" w:date="2023-11-15T09:29:00Z"/>
                                      <w:rFonts w:ascii="Times New Roman" w:hAnsi="Times New Roman" w:cs="Times New Roman"/>
                                      <w:sz w:val="20"/>
                                      <w:szCs w:val="20"/>
                                    </w:rPr>
                                  </w:rPrChange>
                                </w:rPr>
                              </w:pPr>
                              <w:del w:id="6630" w:author="Maino Vieytes, Christian (NIH/NIA/IRP) [F]" w:date="2023-11-15T09:29:00Z">
                                <w:r w:rsidRPr="008A6C8D" w:rsidDel="001F5A7E">
                                  <w:rPr>
                                    <w:rFonts w:ascii="Times New Roman" w:hAnsi="Times New Roman" w:cs="Times New Roman"/>
                                    <w:color w:val="000000"/>
                                    <w:sz w:val="18"/>
                                    <w:szCs w:val="18"/>
                                    <w:rPrChange w:id="6631"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6632"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6633" w:author="Maino Vieytes, Christian (NIH/NIA/IRP) [F]" w:date="2023-11-15T09:29:00Z"/>
                                  <w:rFonts w:ascii="Times New Roman" w:hAnsi="Times New Roman" w:cs="Times New Roman"/>
                                  <w:sz w:val="18"/>
                                  <w:szCs w:val="18"/>
                                  <w:rPrChange w:id="6634" w:author="Maino Vieytes, Christian (NIH/NIA/IRP) [F]" w:date="2023-11-15T15:57:00Z">
                                    <w:rPr>
                                      <w:del w:id="6635" w:author="Maino Vieytes, Christian (NIH/NIA/IRP) [F]" w:date="2023-11-15T09:29:00Z"/>
                                      <w:rFonts w:ascii="Times New Roman" w:hAnsi="Times New Roman" w:cs="Times New Roman"/>
                                      <w:sz w:val="20"/>
                                      <w:szCs w:val="20"/>
                                    </w:rPr>
                                  </w:rPrChange>
                                </w:rPr>
                              </w:pPr>
                              <w:del w:id="6636" w:author="Maino Vieytes, Christian (NIH/NIA/IRP) [F]" w:date="2023-11-15T09:29:00Z">
                                <w:r w:rsidRPr="008A6C8D" w:rsidDel="001F5A7E">
                                  <w:rPr>
                                    <w:rFonts w:ascii="Times New Roman" w:hAnsi="Times New Roman" w:cs="Times New Roman"/>
                                    <w:color w:val="000000"/>
                                    <w:sz w:val="18"/>
                                    <w:szCs w:val="18"/>
                                    <w:rPrChange w:id="6637"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6638"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6639" w:author="Maino Vieytes, Christian (NIH/NIA/IRP) [F]" w:date="2023-11-15T09:29:00Z"/>
                                  <w:rFonts w:ascii="Times New Roman" w:hAnsi="Times New Roman" w:cs="Times New Roman"/>
                                  <w:sz w:val="18"/>
                                  <w:szCs w:val="18"/>
                                  <w:rPrChange w:id="6640" w:author="Maino Vieytes, Christian (NIH/NIA/IRP) [F]" w:date="2023-11-15T15:57:00Z">
                                    <w:rPr>
                                      <w:del w:id="6641" w:author="Maino Vieytes, Christian (NIH/NIA/IRP) [F]" w:date="2023-11-15T09:29:00Z"/>
                                      <w:rFonts w:ascii="Times New Roman" w:hAnsi="Times New Roman" w:cs="Times New Roman"/>
                                      <w:sz w:val="20"/>
                                      <w:szCs w:val="20"/>
                                    </w:rPr>
                                  </w:rPrChange>
                                </w:rPr>
                              </w:pPr>
                              <w:del w:id="6642" w:author="Maino Vieytes, Christian (NIH/NIA/IRP) [F]" w:date="2023-11-15T09:29:00Z">
                                <w:r w:rsidRPr="008A6C8D" w:rsidDel="001F5A7E">
                                  <w:rPr>
                                    <w:rFonts w:ascii="Times New Roman" w:hAnsi="Times New Roman" w:cs="Times New Roman"/>
                                    <w:color w:val="000000"/>
                                    <w:sz w:val="18"/>
                                    <w:szCs w:val="18"/>
                                    <w:rPrChange w:id="6643"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6644"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6645" w:author="Maino Vieytes, Christian (NIH/NIA/IRP) [F]" w:date="2023-11-15T09:29:00Z"/>
                                  <w:rFonts w:ascii="Times New Roman" w:hAnsi="Times New Roman" w:cs="Times New Roman"/>
                                  <w:sz w:val="18"/>
                                  <w:szCs w:val="18"/>
                                  <w:rPrChange w:id="6646" w:author="Maino Vieytes, Christian (NIH/NIA/IRP) [F]" w:date="2023-11-15T15:57:00Z">
                                    <w:rPr>
                                      <w:del w:id="6647" w:author="Maino Vieytes, Christian (NIH/NIA/IRP) [F]" w:date="2023-11-15T09:29:00Z"/>
                                      <w:rFonts w:ascii="Times New Roman" w:hAnsi="Times New Roman" w:cs="Times New Roman"/>
                                      <w:sz w:val="20"/>
                                      <w:szCs w:val="20"/>
                                    </w:rPr>
                                  </w:rPrChange>
                                </w:rPr>
                              </w:pPr>
                              <w:del w:id="6648" w:author="Maino Vieytes, Christian (NIH/NIA/IRP) [F]" w:date="2023-11-15T09:29:00Z">
                                <w:r w:rsidRPr="008A6C8D" w:rsidDel="001F5A7E">
                                  <w:rPr>
                                    <w:rFonts w:ascii="Times New Roman" w:hAnsi="Times New Roman" w:cs="Times New Roman"/>
                                    <w:color w:val="000000"/>
                                    <w:sz w:val="18"/>
                                    <w:szCs w:val="18"/>
                                    <w:rPrChange w:id="6649"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6650"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6651" w:author="Maino Vieytes, Christian (NIH/NIA/IRP) [F]" w:date="2023-11-15T09:29:00Z"/>
                                  <w:rFonts w:ascii="Times New Roman" w:hAnsi="Times New Roman" w:cs="Times New Roman"/>
                                  <w:sz w:val="18"/>
                                  <w:szCs w:val="18"/>
                                  <w:rPrChange w:id="6652" w:author="Maino Vieytes, Christian (NIH/NIA/IRP) [F]" w:date="2023-11-15T15:57:00Z">
                                    <w:rPr>
                                      <w:del w:id="6653" w:author="Maino Vieytes, Christian (NIH/NIA/IRP) [F]" w:date="2023-11-15T09:29:00Z"/>
                                      <w:rFonts w:ascii="Times New Roman" w:hAnsi="Times New Roman" w:cs="Times New Roman"/>
                                      <w:sz w:val="20"/>
                                      <w:szCs w:val="20"/>
                                    </w:rPr>
                                  </w:rPrChange>
                                </w:rPr>
                              </w:pPr>
                              <w:del w:id="6654" w:author="Maino Vieytes, Christian (NIH/NIA/IRP) [F]" w:date="2023-11-15T09:29:00Z">
                                <w:r w:rsidRPr="008A6C8D" w:rsidDel="001F5A7E">
                                  <w:rPr>
                                    <w:rFonts w:ascii="Times New Roman" w:hAnsi="Times New Roman" w:cs="Times New Roman"/>
                                    <w:color w:val="000000"/>
                                    <w:sz w:val="18"/>
                                    <w:szCs w:val="18"/>
                                    <w:rPrChange w:id="6655"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6656"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6657" w:author="Maino Vieytes, Christian (NIH/NIA/IRP) [F]" w:date="2023-11-15T09:29:00Z"/>
                                  <w:rFonts w:ascii="Times New Roman" w:hAnsi="Times New Roman" w:cs="Times New Roman"/>
                                  <w:sz w:val="18"/>
                                  <w:szCs w:val="18"/>
                                  <w:rPrChange w:id="6658" w:author="Maino Vieytes, Christian (NIH/NIA/IRP) [F]" w:date="2023-11-15T15:57:00Z">
                                    <w:rPr>
                                      <w:del w:id="6659" w:author="Maino Vieytes, Christian (NIH/NIA/IRP) [F]" w:date="2023-11-15T09:29:00Z"/>
                                      <w:rFonts w:ascii="Times New Roman" w:hAnsi="Times New Roman" w:cs="Times New Roman"/>
                                      <w:sz w:val="20"/>
                                      <w:szCs w:val="20"/>
                                    </w:rPr>
                                  </w:rPrChange>
                                </w:rPr>
                              </w:pPr>
                              <w:del w:id="6660" w:author="Maino Vieytes, Christian (NIH/NIA/IRP) [F]" w:date="2023-11-15T09:29:00Z">
                                <w:r w:rsidRPr="008A6C8D" w:rsidDel="001F5A7E">
                                  <w:rPr>
                                    <w:rFonts w:ascii="Times New Roman" w:hAnsi="Times New Roman" w:cs="Times New Roman"/>
                                    <w:color w:val="000000"/>
                                    <w:sz w:val="18"/>
                                    <w:szCs w:val="18"/>
                                    <w:rPrChange w:id="6661"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6662"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6663" w:author="Maino Vieytes, Christian (NIH/NIA/IRP) [F]" w:date="2023-11-15T09:29:00Z"/>
                                  <w:rFonts w:ascii="Times New Roman" w:hAnsi="Times New Roman" w:cs="Times New Roman"/>
                                  <w:sz w:val="18"/>
                                  <w:szCs w:val="18"/>
                                  <w:rPrChange w:id="6664" w:author="Maino Vieytes, Christian (NIH/NIA/IRP) [F]" w:date="2023-11-15T15:57:00Z">
                                    <w:rPr>
                                      <w:del w:id="6665" w:author="Maino Vieytes, Christian (NIH/NIA/IRP) [F]" w:date="2023-11-15T09:29:00Z"/>
                                      <w:rFonts w:ascii="Times New Roman" w:hAnsi="Times New Roman" w:cs="Times New Roman"/>
                                      <w:sz w:val="20"/>
                                      <w:szCs w:val="20"/>
                                    </w:rPr>
                                  </w:rPrChange>
                                </w:rPr>
                              </w:pPr>
                              <w:del w:id="6666" w:author="Maino Vieytes, Christian (NIH/NIA/IRP) [F]" w:date="2023-11-15T09:29:00Z">
                                <w:r w:rsidRPr="008A6C8D" w:rsidDel="001F5A7E">
                                  <w:rPr>
                                    <w:rFonts w:ascii="Times New Roman" w:hAnsi="Times New Roman" w:cs="Times New Roman"/>
                                    <w:color w:val="000000"/>
                                    <w:sz w:val="18"/>
                                    <w:szCs w:val="18"/>
                                    <w:rPrChange w:id="6667"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6668"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6669" w:author="Maino Vieytes, Christian (NIH/NIA/IRP) [F]" w:date="2023-11-15T09:29:00Z"/>
                                  <w:rFonts w:ascii="Times New Roman" w:hAnsi="Times New Roman" w:cs="Times New Roman"/>
                                  <w:sz w:val="18"/>
                                  <w:szCs w:val="18"/>
                                  <w:rPrChange w:id="6670" w:author="Maino Vieytes, Christian (NIH/NIA/IRP) [F]" w:date="2023-11-15T15:57:00Z">
                                    <w:rPr>
                                      <w:del w:id="6671" w:author="Maino Vieytes, Christian (NIH/NIA/IRP) [F]" w:date="2023-11-15T09:29:00Z"/>
                                      <w:rFonts w:ascii="Times New Roman" w:hAnsi="Times New Roman" w:cs="Times New Roman"/>
                                      <w:sz w:val="20"/>
                                      <w:szCs w:val="20"/>
                                    </w:rPr>
                                  </w:rPrChange>
                                </w:rPr>
                              </w:pPr>
                              <w:del w:id="6672" w:author="Maino Vieytes, Christian (NIH/NIA/IRP) [F]" w:date="2023-11-15T09:29:00Z">
                                <w:r w:rsidRPr="008A6C8D" w:rsidDel="001F5A7E">
                                  <w:rPr>
                                    <w:rFonts w:ascii="Times New Roman" w:hAnsi="Times New Roman" w:cs="Times New Roman"/>
                                    <w:color w:val="000000"/>
                                    <w:sz w:val="18"/>
                                    <w:szCs w:val="18"/>
                                    <w:rPrChange w:id="6673"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6674"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6675" w:author="Maino Vieytes, Christian (NIH/NIA/IRP) [F]" w:date="2023-11-15T09:29:00Z"/>
                                  <w:rFonts w:ascii="Times New Roman" w:hAnsi="Times New Roman" w:cs="Times New Roman"/>
                                  <w:color w:val="000000"/>
                                  <w:sz w:val="18"/>
                                  <w:szCs w:val="18"/>
                                  <w:rPrChange w:id="6676" w:author="Maino Vieytes, Christian (NIH/NIA/IRP) [F]" w:date="2023-11-15T15:57:00Z">
                                    <w:rPr>
                                      <w:del w:id="6677" w:author="Maino Vieytes, Christian (NIH/NIA/IRP) [F]" w:date="2023-11-15T09:29:00Z"/>
                                      <w:rFonts w:ascii="Times New Roman" w:hAnsi="Times New Roman" w:cs="Times New Roman"/>
                                      <w:color w:val="000000"/>
                                      <w:sz w:val="20"/>
                                      <w:szCs w:val="20"/>
                                    </w:rPr>
                                  </w:rPrChange>
                                </w:rPr>
                              </w:pPr>
                              <w:del w:id="6678" w:author="Maino Vieytes, Christian (NIH/NIA/IRP) [F]" w:date="2023-11-15T09:29:00Z">
                                <w:r w:rsidRPr="008A6C8D" w:rsidDel="001F5A7E">
                                  <w:rPr>
                                    <w:rFonts w:ascii="Times New Roman" w:hAnsi="Times New Roman" w:cs="Times New Roman"/>
                                    <w:color w:val="000000"/>
                                    <w:sz w:val="18"/>
                                    <w:szCs w:val="18"/>
                                    <w:rPrChange w:id="6679"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6680"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6681"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668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683"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668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5"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6686"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7"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66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89"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6690"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669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2"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6693"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66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5"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6696"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6697"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6698"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6699"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0"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6701"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6702"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6703"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6704"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5"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6706"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6707"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6708"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6709"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6710"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6711"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6712"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6713"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6714" w:author="Maino Vieytes, Christian (NIH/NIA/IRP) [F]" w:date="2023-11-15T15:58:00Z"/>
                                  <w:rFonts w:ascii="Times New Roman" w:hAnsi="Times New Roman" w:cs="Times New Roman"/>
                                  <w:sz w:val="18"/>
                                  <w:szCs w:val="18"/>
                                  <w:lang w:bidi="en-US"/>
                                </w:rPr>
                              </w:pPr>
                              <w:ins w:id="6715"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6716" w:author="Maino Vieytes, Christian (NIH/NIA/IRP) [F]" w:date="2023-11-16T08:28:00Z">
                                <w:r w:rsidR="00E260F1">
                                  <w:rPr>
                                    <w:rFonts w:ascii="Times New Roman" w:hAnsi="Times New Roman" w:cs="Times New Roman"/>
                                    <w:sz w:val="18"/>
                                    <w:szCs w:val="18"/>
                                    <w:lang w:bidi="en-US"/>
                                  </w:rPr>
                                  <w:t>1745</w:t>
                                </w:r>
                              </w:ins>
                              <w:ins w:id="6717"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6718" w:author="Maino Vieytes, Christian (NIH/NIA/IRP) [F]" w:date="2023-11-15T16:00:00Z">
                                    <w:rPr>
                                      <w:rFonts w:ascii="Times New Roman" w:hAnsi="Times New Roman" w:cs="Times New Roman"/>
                                      <w:sz w:val="20"/>
                                      <w:szCs w:val="20"/>
                                      <w:lang w:bidi="en-US"/>
                                    </w:rPr>
                                  </w:rPrChange>
                                </w:rPr>
                              </w:pPr>
                              <w:ins w:id="6719" w:author="Maino Vieytes, Christian (NIH/NIA/IRP) [F]" w:date="2023-11-15T15:58:00Z">
                                <w:r w:rsidRPr="001B0EAA">
                                  <w:rPr>
                                    <w:rFonts w:ascii="Times New Roman" w:hAnsi="Times New Roman" w:cs="Times New Roman"/>
                                    <w:sz w:val="18"/>
                                    <w:szCs w:val="18"/>
                                    <w:lang w:bidi="en-US"/>
                                    <w:rPrChange w:id="6720"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6721"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6722" w:author="Maino Vieytes, Christian (NIH/NIA/IRP) [F]" w:date="2023-11-15T16:00:00Z">
                                      <w:rPr>
                                        <w:rFonts w:ascii="Times New Roman" w:hAnsi="Times New Roman" w:cs="Times New Roman"/>
                                        <w:sz w:val="20"/>
                                        <w:szCs w:val="20"/>
                                        <w:lang w:bidi="en-US"/>
                                      </w:rPr>
                                    </w:rPrChange>
                                  </w:rPr>
                                  <w:t xml:space="preserve">= </w:t>
                                </w:r>
                              </w:ins>
                              <w:ins w:id="6723" w:author="Maino Vieytes, Christian (NIH/NIA/IRP) [F]" w:date="2023-11-16T08:28:00Z">
                                <w:r w:rsidR="00E260F1">
                                  <w:rPr>
                                    <w:rFonts w:ascii="Times New Roman" w:hAnsi="Times New Roman" w:cs="Times New Roman"/>
                                    <w:sz w:val="18"/>
                                    <w:szCs w:val="18"/>
                                    <w:lang w:bidi="en-US"/>
                                  </w:rPr>
                                  <w:t>748</w:t>
                                </w:r>
                              </w:ins>
                              <w:ins w:id="6724" w:author="Maino Vieytes, Christian (NIH/NIA/IRP) [F]" w:date="2023-11-15T15:58:00Z">
                                <w:r w:rsidRPr="001B0EAA">
                                  <w:rPr>
                                    <w:rFonts w:ascii="Times New Roman" w:hAnsi="Times New Roman" w:cs="Times New Roman"/>
                                    <w:sz w:val="18"/>
                                    <w:szCs w:val="18"/>
                                    <w:lang w:bidi="en-US"/>
                                    <w:rPrChange w:id="6725"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6726"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6727"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del>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1EEAF7A6" w:rsidR="00CA04BD" w:rsidRPr="00C90B6F" w:rsidDel="00B52374" w:rsidRDefault="00CA04BD" w:rsidP="00CA04BD">
      <w:pPr>
        <w:spacing w:line="360" w:lineRule="auto"/>
        <w:ind w:firstLine="720"/>
        <w:rPr>
          <w:del w:id="5127" w:author="Maino Vieytes, Christian (NIH/NIA/IRP) [F]" w:date="2023-11-19T09:15:00Z"/>
          <w:rFonts w:ascii="Times New Roman" w:hAnsi="Times New Roman" w:cs="Times New Roman"/>
        </w:rPr>
      </w:pPr>
      <w:del w:id="5128" w:author="Maino Vieytes, Christian (NIH/NIA/IRP) [F]" w:date="2023-11-19T09:15:00Z">
        <w:r w:rsidRPr="00C90B6F" w:rsidDel="00B52374">
          <w:rPr>
            <w:rFonts w:ascii="Times New Roman" w:hAnsi="Times New Roman" w:cs="Times New Roman"/>
          </w:rPr>
          <w:lastRenderedPageBreak/>
          <w:delTex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w:delText>
        </w:r>
      </w:del>
      <w:del w:id="5129" w:author="Maino Vieytes, Christian (NIH/NIA/IRP) [F]" w:date="2023-11-19T07:56:00Z">
        <w:r w:rsidRPr="00C90B6F" w:rsidDel="00F96675">
          <w:rPr>
            <w:rFonts w:ascii="Times New Roman" w:hAnsi="Times New Roman" w:cs="Times New Roman"/>
          </w:rPr>
          <w:delText>food-insecure</w:delText>
        </w:r>
      </w:del>
      <w:del w:id="5130" w:author="Maino Vieytes, Christian (NIH/NIA/IRP) [F]" w:date="2023-11-19T09:15:00Z">
        <w:r w:rsidRPr="00C90B6F" w:rsidDel="00B52374">
          <w:rPr>
            <w:rFonts w:ascii="Times New Roman" w:hAnsi="Times New Roman" w:cs="Times New Roman"/>
          </w:rPr>
          <w:delText xml:space="preserve"> cancer survivors, the highest quintile of Prudent pattern #2 had an 82% reduced risk of all-cause mortality than the first quintile, with a significant linear trend test. </w:delText>
        </w:r>
      </w:del>
    </w:p>
    <w:p w14:paraId="60089F23" w14:textId="77777777" w:rsidR="00CA04BD" w:rsidRDefault="00CA04BD" w:rsidP="00CA04BD">
      <w:pPr>
        <w:spacing w:line="360" w:lineRule="auto"/>
        <w:ind w:firstLine="720"/>
        <w:rPr>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were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for all-cause mortality, particularly for the FI pattern (Table </w:t>
      </w:r>
      <w:r>
        <w:rPr>
          <w:rFonts w:ascii="Times New Roman" w:hAnsi="Times New Roman" w:cs="Times New Roman"/>
        </w:rPr>
        <w:t>4</w:t>
      </w:r>
      <w:r w:rsidRPr="00C90B6F">
        <w:rPr>
          <w:rFonts w:ascii="Times New Roman" w:hAnsi="Times New Roman" w:cs="Times New Roman"/>
        </w:rPr>
        <w:t xml:space="preserve">). However, no results other than an inverse association involving Prudent pattern #1 were statistically significant at the level of </w:t>
      </w:r>
      <m:oMath>
        <m:r>
          <w:rPr>
            <w:rFonts w:ascii="Cambria Math" w:hAnsi="Cambria Math" w:cs="Times New Roman"/>
          </w:rPr>
          <m:t>α</m:t>
        </m:r>
      </m:oMath>
      <w:r w:rsidRPr="00C90B6F">
        <w:rPr>
          <w:rFonts w:ascii="Times New Roman" w:eastAsiaTheme="minorEastAsia" w:hAnsi="Times New Roman" w:cs="Times New Roman"/>
        </w:rPr>
        <w:t xml:space="preserve"> = 0.05. Considering cardiovascular disease mortality, the effect sizes were close to null, and we observed a significant and inverse association between Prudent #1 pattern and risk of cardiovascular disease-related mortality. Further adjustment for the NHANES ADL score did not significantly alter the results (Supplementary Table </w:t>
      </w:r>
      <w:r>
        <w:rPr>
          <w:rFonts w:ascii="Times New Roman" w:eastAsiaTheme="minorEastAsia" w:hAnsi="Times New Roman" w:cs="Times New Roman"/>
        </w:rPr>
        <w:t>2</w:t>
      </w:r>
      <w:r w:rsidRPr="00C90B6F">
        <w:rPr>
          <w:rFonts w:ascii="Times New Roman" w:eastAsiaTheme="minorEastAsia" w:hAnsi="Times New Roman" w:cs="Times New Roman"/>
        </w:rPr>
        <w:t xml:space="preserve">) despite the loss of many participants from the risk set. Finally, in our sensitivity analysis that included only participants with a primary cancer diagnosis within the five years before their study interview (Supplementary Table </w:t>
      </w:r>
      <w:r>
        <w:rPr>
          <w:rFonts w:ascii="Times New Roman" w:eastAsiaTheme="minorEastAsia" w:hAnsi="Times New Roman" w:cs="Times New Roman"/>
        </w:rPr>
        <w:t>3</w:t>
      </w:r>
      <w:r w:rsidRPr="00C90B6F">
        <w:rPr>
          <w:rFonts w:ascii="Times New Roman" w:eastAsiaTheme="minorEastAsia" w:hAnsi="Times New Roman" w:cs="Times New Roman"/>
        </w:rPr>
        <w:t xml:space="preserve">), we found that the association between the FI pattern and all-cause mortality was amplified. The SNAP pattern in this analysis yielded results that were </w:t>
      </w:r>
      <w:proofErr w:type="gramStart"/>
      <w:r w:rsidRPr="00C90B6F">
        <w:rPr>
          <w:rFonts w:ascii="Times New Roman" w:eastAsiaTheme="minorEastAsia" w:hAnsi="Times New Roman" w:cs="Times New Roman"/>
        </w:rPr>
        <w:t>similar to</w:t>
      </w:r>
      <w:proofErr w:type="gramEnd"/>
      <w:r w:rsidRPr="00C90B6F">
        <w:rPr>
          <w:rFonts w:ascii="Times New Roman" w:eastAsiaTheme="minorEastAsia" w:hAnsi="Times New Roman" w:cs="Times New Roman"/>
        </w:rPr>
        <w:t xml:space="preserve"> those observed in the primary analysis. Notably, the relationships between the Prudent #1 and #2 patterns and all-cause mortality were attenuated towards the nul</w:t>
      </w:r>
      <w:r>
        <w:rPr>
          <w:rFonts w:ascii="Times New Roman" w:eastAsiaTheme="minorEastAsia" w:hAnsi="Times New Roman" w:cs="Times New Roman"/>
        </w:rPr>
        <w:t>l.</w:t>
      </w:r>
    </w:p>
    <w:p w14:paraId="7685BAF4" w14:textId="77777777" w:rsidR="008E210F" w:rsidRDefault="008E210F" w:rsidP="005B16E9">
      <w:pPr>
        <w:spacing w:line="360" w:lineRule="auto"/>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
    </w:p>
    <w:p w14:paraId="04F6CD90" w14:textId="14CD86E1" w:rsidR="00CA04BD" w:rsidRDefault="00C86EC0" w:rsidP="005B16E9">
      <w:pPr>
        <w:spacing w:line="360" w:lineRule="auto"/>
        <w:rPr>
          <w:rFonts w:ascii="Times New Roman" w:eastAsiaTheme="minorEastAsia"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739C8F8" wp14:editId="56E33921">
                <wp:simplePos x="0" y="0"/>
                <wp:positionH relativeFrom="column">
                  <wp:posOffset>286081</wp:posOffset>
                </wp:positionH>
                <wp:positionV relativeFrom="paragraph">
                  <wp:posOffset>3990975</wp:posOffset>
                </wp:positionV>
                <wp:extent cx="5943600" cy="127190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271905"/>
                        </a:xfrm>
                        <a:prstGeom prst="rect">
                          <a:avLst/>
                        </a:prstGeom>
                        <a:solidFill>
                          <a:prstClr val="white"/>
                        </a:solidFill>
                        <a:ln>
                          <a:noFill/>
                        </a:ln>
                      </wps:spPr>
                      <wps:txbx>
                        <w:txbxContent>
                          <w:p w14:paraId="64FAEF9F" w14:textId="05777C49" w:rsidR="005B16E9" w:rsidRPr="001103BB" w:rsidRDefault="005B16E9" w:rsidP="005B16E9">
                            <w:pPr>
                              <w:rPr>
                                <w:rFonts w:ascii="Times New Roman" w:hAnsi="Times New Roman" w:cs="Times New Roman"/>
                                <w:sz w:val="18"/>
                                <w:szCs w:val="18"/>
                                <w:rPrChange w:id="5131"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5132"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5133"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5134"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5135" w:author="Maino Vieytes, Christian (NIH/NIA/IRP) [F]" w:date="2023-11-16T17:05:00Z">
                                  <w:rPr>
                                    <w:rFonts w:ascii="Times New Roman" w:hAnsi="Times New Roman" w:cs="Times New Roman"/>
                                    <w:sz w:val="20"/>
                                    <w:szCs w:val="20"/>
                                  </w:rPr>
                                </w:rPrChange>
                              </w:rPr>
                              <w:t xml:space="preserve">. </w:t>
                            </w:r>
                            <w:ins w:id="5136" w:author="Maino Vieytes, Christian (NIH/NIA/IRP) [F]" w:date="2023-11-16T16:59:00Z">
                              <w:r w:rsidR="001103BB" w:rsidRPr="001103BB">
                                <w:rPr>
                                  <w:rFonts w:ascii="Times New Roman" w:hAnsi="Times New Roman" w:cs="Times New Roman"/>
                                  <w:i/>
                                  <w:iCs/>
                                  <w:sz w:val="18"/>
                                  <w:szCs w:val="18"/>
                                  <w:rPrChange w:id="5137"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5138" w:author="Maino Vieytes, Christian (NIH/NIA/IRP) [F]" w:date="2023-11-16T17:05:00Z">
                                    <w:rPr>
                                      <w:rFonts w:ascii="Times New Roman" w:hAnsi="Times New Roman" w:cs="Times New Roman"/>
                                      <w:sz w:val="20"/>
                                      <w:szCs w:val="20"/>
                                    </w:rPr>
                                  </w:rPrChange>
                                </w:rPr>
                                <w:t>: Survival curves detailing the r</w:t>
                              </w:r>
                            </w:ins>
                            <w:del w:id="5139" w:author="Maino Vieytes, Christian (NIH/NIA/IRP) [F]" w:date="2023-11-16T16:59:00Z">
                              <w:r w:rsidRPr="001103BB" w:rsidDel="001103BB">
                                <w:rPr>
                                  <w:rFonts w:ascii="Times New Roman" w:hAnsi="Times New Roman" w:cs="Times New Roman"/>
                                  <w:sz w:val="18"/>
                                  <w:szCs w:val="18"/>
                                  <w:rPrChange w:id="5140"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5141" w:author="Maino Vieytes, Christian (NIH/NIA/IRP) [F]" w:date="2023-11-16T17:05:00Z">
                                  <w:rPr>
                                    <w:rFonts w:ascii="Times New Roman" w:hAnsi="Times New Roman" w:cs="Times New Roman"/>
                                    <w:sz w:val="20"/>
                                    <w:szCs w:val="20"/>
                                  </w:rPr>
                                </w:rPrChange>
                              </w:rPr>
                              <w:t xml:space="preserve">elationships between the </w:t>
                            </w:r>
                            <w:del w:id="5142" w:author="Maino Vieytes, Christian (NIH/NIA/IRP) [F]" w:date="2023-11-16T17:00:00Z">
                              <w:r w:rsidRPr="001103BB" w:rsidDel="001103BB">
                                <w:rPr>
                                  <w:rFonts w:ascii="Times New Roman" w:hAnsi="Times New Roman" w:cs="Times New Roman"/>
                                  <w:sz w:val="18"/>
                                  <w:szCs w:val="18"/>
                                  <w:rPrChange w:id="5143" w:author="Maino Vieytes, Christian (NIH/NIA/IRP) [F]" w:date="2023-11-16T17:05:00Z">
                                    <w:rPr>
                                      <w:rFonts w:ascii="Times New Roman" w:hAnsi="Times New Roman" w:cs="Times New Roman"/>
                                      <w:sz w:val="20"/>
                                      <w:szCs w:val="20"/>
                                    </w:rPr>
                                  </w:rPrChange>
                                </w:rPr>
                                <w:delText xml:space="preserve">FI (panels A and B) and SNAP (panels C and D) </w:delText>
                              </w:r>
                            </w:del>
                            <w:ins w:id="5144" w:author="Maino Vieytes, Christian (NIH/NIA/IRP) [F]" w:date="2023-11-16T17:00:00Z">
                              <w:r w:rsidR="001103BB" w:rsidRPr="001103BB">
                                <w:rPr>
                                  <w:rFonts w:ascii="Times New Roman" w:hAnsi="Times New Roman" w:cs="Times New Roman"/>
                                  <w:sz w:val="18"/>
                                  <w:szCs w:val="18"/>
                                  <w:rPrChange w:id="5145"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5146" w:author="Maino Vieytes, Christian (NIH/NIA/IRP) [F]" w:date="2023-11-16T17:05:00Z">
                                  <w:rPr>
                                    <w:rFonts w:ascii="Times New Roman" w:hAnsi="Times New Roman" w:cs="Times New Roman"/>
                                    <w:sz w:val="20"/>
                                    <w:szCs w:val="20"/>
                                  </w:rPr>
                                </w:rPrChange>
                              </w:rPr>
                              <w:t xml:space="preserve">patterns and all-cause mortality in </w:t>
                            </w:r>
                            <w:del w:id="5147" w:author="Maino Vieytes, Christian (NIH/NIA/IRP) [F]" w:date="2023-11-16T16:59:00Z">
                              <w:r w:rsidRPr="001103BB" w:rsidDel="001103BB">
                                <w:rPr>
                                  <w:rFonts w:ascii="Times New Roman" w:hAnsi="Times New Roman" w:cs="Times New Roman"/>
                                  <w:sz w:val="18"/>
                                  <w:szCs w:val="18"/>
                                  <w:rPrChange w:id="5148" w:author="Maino Vieytes, Christian (NIH/NIA/IRP) [F]" w:date="2023-11-16T17:05:00Z">
                                    <w:rPr>
                                      <w:rFonts w:ascii="Times New Roman" w:hAnsi="Times New Roman" w:cs="Times New Roman"/>
                                      <w:sz w:val="20"/>
                                      <w:szCs w:val="20"/>
                                    </w:rPr>
                                  </w:rPrChange>
                                </w:rPr>
                                <w:delText>cancer survivors</w:delText>
                              </w:r>
                            </w:del>
                            <w:ins w:id="5149" w:author="Maino Vieytes, Christian (NIH/NIA/IRP) [F]" w:date="2023-11-16T16:59:00Z">
                              <w:r w:rsidR="001103BB" w:rsidRPr="001103BB">
                                <w:rPr>
                                  <w:rFonts w:ascii="Times New Roman" w:hAnsi="Times New Roman" w:cs="Times New Roman"/>
                                  <w:sz w:val="18"/>
                                  <w:szCs w:val="18"/>
                                  <w:rPrChange w:id="5150" w:author="Maino Vieytes, Christian (NIH/NIA/IRP) [F]" w:date="2023-11-16T17:05:00Z">
                                    <w:rPr>
                                      <w:rFonts w:ascii="Times New Roman" w:hAnsi="Times New Roman" w:cs="Times New Roman"/>
                                      <w:sz w:val="20"/>
                                      <w:szCs w:val="20"/>
                                    </w:rPr>
                                  </w:rPrChange>
                                </w:rPr>
                                <w:t xml:space="preserve">the testing </w:t>
                              </w:r>
                            </w:ins>
                            <w:ins w:id="5151" w:author="Maino Vieytes, Christian (NIH/NIA/IRP) [F]" w:date="2023-11-16T17:02:00Z">
                              <w:r w:rsidR="001103BB" w:rsidRPr="001103BB">
                                <w:rPr>
                                  <w:rFonts w:ascii="Times New Roman" w:hAnsi="Times New Roman" w:cs="Times New Roman"/>
                                  <w:sz w:val="18"/>
                                  <w:szCs w:val="18"/>
                                  <w:rPrChange w:id="5152" w:author="Maino Vieytes, Christian (NIH/NIA/IRP) [F]" w:date="2023-11-16T17:05:00Z">
                                    <w:rPr>
                                      <w:rFonts w:ascii="Times New Roman" w:hAnsi="Times New Roman" w:cs="Times New Roman"/>
                                      <w:sz w:val="20"/>
                                      <w:szCs w:val="20"/>
                                    </w:rPr>
                                  </w:rPrChange>
                                </w:rPr>
                                <w:t>sub</w:t>
                              </w:r>
                            </w:ins>
                            <w:ins w:id="5153" w:author="Maino Vieytes, Christian (NIH/NIA/IRP) [F]" w:date="2023-11-16T16:59:00Z">
                              <w:r w:rsidR="001103BB" w:rsidRPr="001103BB">
                                <w:rPr>
                                  <w:rFonts w:ascii="Times New Roman" w:hAnsi="Times New Roman" w:cs="Times New Roman"/>
                                  <w:sz w:val="18"/>
                                  <w:szCs w:val="18"/>
                                  <w:rPrChange w:id="5154"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5155"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5156"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5157" w:author="Maino Vieytes, Christian (NIH/NIA/IRP) [F]" w:date="2023-11-16T17:05:00Z">
                                  <w:rPr>
                                    <w:rFonts w:ascii="Times New Roman" w:hAnsi="Times New Roman" w:cs="Times New Roman"/>
                                    <w:sz w:val="20"/>
                                    <w:szCs w:val="20"/>
                                  </w:rPr>
                                </w:rPrChange>
                              </w:rPr>
                              <w:t xml:space="preserve"> = </w:t>
                            </w:r>
                            <w:del w:id="5158" w:author="Maino Vieytes, Christian (NIH/NIA/IRP) [F]" w:date="2023-11-16T16:59:00Z">
                              <w:r w:rsidRPr="001103BB" w:rsidDel="001103BB">
                                <w:rPr>
                                  <w:rFonts w:ascii="Times New Roman" w:hAnsi="Times New Roman" w:cs="Times New Roman"/>
                                  <w:sz w:val="18"/>
                                  <w:szCs w:val="18"/>
                                  <w:rPrChange w:id="5159" w:author="Maino Vieytes, Christian (NIH/NIA/IRP) [F]" w:date="2023-11-16T17:05:00Z">
                                    <w:rPr>
                                      <w:rFonts w:ascii="Times New Roman" w:hAnsi="Times New Roman" w:cs="Times New Roman"/>
                                      <w:sz w:val="20"/>
                                      <w:szCs w:val="20"/>
                                    </w:rPr>
                                  </w:rPrChange>
                                </w:rPr>
                                <w:delText>2493</w:delText>
                              </w:r>
                            </w:del>
                            <w:ins w:id="5160" w:author="Maino Vieytes, Christian (NIH/NIA/IRP) [F]" w:date="2023-11-16T16:59:00Z">
                              <w:r w:rsidR="001103BB" w:rsidRPr="001103BB">
                                <w:rPr>
                                  <w:rFonts w:ascii="Times New Roman" w:hAnsi="Times New Roman" w:cs="Times New Roman"/>
                                  <w:sz w:val="18"/>
                                  <w:szCs w:val="18"/>
                                  <w:rPrChange w:id="5161"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5162" w:author="Maino Vieytes, Christian (NIH/NIA/IRP) [F]" w:date="2023-11-16T17:05:00Z">
                                  <w:rPr>
                                    <w:rFonts w:ascii="Times New Roman" w:hAnsi="Times New Roman" w:cs="Times New Roman"/>
                                    <w:sz w:val="20"/>
                                    <w:szCs w:val="20"/>
                                  </w:rPr>
                                </w:rPrChange>
                              </w:rPr>
                              <w:t>)</w:t>
                            </w:r>
                            <w:del w:id="5163" w:author="Maino Vieytes, Christian (NIH/NIA/IRP) [F]" w:date="2023-11-16T17:00:00Z">
                              <w:r w:rsidRPr="001103BB" w:rsidDel="001103BB">
                                <w:rPr>
                                  <w:rFonts w:ascii="Times New Roman" w:hAnsi="Times New Roman" w:cs="Times New Roman"/>
                                  <w:sz w:val="18"/>
                                  <w:szCs w:val="18"/>
                                  <w:rPrChange w:id="5164"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5165"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5166" w:author="Maino Vieytes, Christian (NIH/NIA/IRP) [F]" w:date="2023-11-16T17:00:00Z">
                              <w:r w:rsidRPr="001103BB" w:rsidDel="001103BB">
                                <w:rPr>
                                  <w:rFonts w:ascii="Times New Roman" w:hAnsi="Times New Roman" w:cs="Times New Roman"/>
                                  <w:sz w:val="18"/>
                                  <w:szCs w:val="18"/>
                                  <w:rPrChange w:id="5167"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5168" w:author="Maino Vieytes, Christian (NIH/NIA/IRP) [F]" w:date="2023-11-16T17:05:00Z">
                                  <w:rPr>
                                    <w:rFonts w:ascii="Times New Roman" w:hAnsi="Times New Roman" w:cs="Times New Roman"/>
                                    <w:sz w:val="20"/>
                                    <w:szCs w:val="20"/>
                                  </w:rPr>
                                </w:rPrChange>
                              </w:rPr>
                              <w:t xml:space="preserve">. </w:t>
                            </w:r>
                            <w:ins w:id="5169" w:author="Maino Vieytes, Christian (NIH/NIA/IRP) [F]" w:date="2023-11-16T17:01:00Z">
                              <w:r w:rsidR="001103BB" w:rsidRPr="001103BB">
                                <w:rPr>
                                  <w:rFonts w:ascii="Times New Roman" w:hAnsi="Times New Roman" w:cs="Times New Roman"/>
                                  <w:i/>
                                  <w:iCs/>
                                  <w:sz w:val="18"/>
                                  <w:szCs w:val="18"/>
                                  <w:rPrChange w:id="5170"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5171" w:author="Maino Vieytes, Christian (NIH/NIA/IRP) [F]" w:date="2023-11-16T17:05:00Z">
                                    <w:rPr>
                                      <w:rFonts w:ascii="Times New Roman" w:hAnsi="Times New Roman" w:cs="Times New Roman"/>
                                      <w:sz w:val="20"/>
                                      <w:szCs w:val="20"/>
                                    </w:rPr>
                                  </w:rPrChange>
                                </w:rPr>
                                <w:t xml:space="preserve">: Spline curves from expanding the diet quality index using a basis expansion for a natural cubic spline with one interior knot. </w:t>
                              </w:r>
                            </w:ins>
                            <w:del w:id="5172" w:author="Maino Vieytes, Christian (NIH/NIA/IRP) [F]" w:date="2023-11-16T17:01:00Z">
                              <w:r w:rsidRPr="001103BB" w:rsidDel="001103BB">
                                <w:rPr>
                                  <w:rFonts w:ascii="Times New Roman" w:hAnsi="Times New Roman" w:cs="Times New Roman"/>
                                  <w:sz w:val="18"/>
                                  <w:szCs w:val="18"/>
                                  <w:rPrChange w:id="5173" w:author="Maino Vieytes, Christian (NIH/NIA/IRP) [F]" w:date="2023-11-16T17:05:00Z">
                                    <w:rPr>
                                      <w:rFonts w:ascii="Times New Roman" w:hAnsi="Times New Roman" w:cs="Times New Roman"/>
                                      <w:sz w:val="20"/>
                                      <w:szCs w:val="20"/>
                                    </w:rPr>
                                  </w:rPrChange>
                                </w:rPr>
                                <w:delText xml:space="preserve">These </w:delText>
                              </w:r>
                            </w:del>
                            <w:ins w:id="5174" w:author="Maino Vieytes, Christian (NIH/NIA/IRP) [F]" w:date="2023-11-16T17:01:00Z">
                              <w:r w:rsidR="001103BB" w:rsidRPr="001103BB">
                                <w:rPr>
                                  <w:rFonts w:ascii="Times New Roman" w:hAnsi="Times New Roman" w:cs="Times New Roman"/>
                                  <w:sz w:val="18"/>
                                  <w:szCs w:val="18"/>
                                  <w:rPrChange w:id="5175"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5176"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5177"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5178"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5179" w:author="Maino Vieytes, Christian (NIH/NIA/IRP) [F]" w:date="2023-11-16T17:05:00Z">
                                  <w:rPr>
                                    <w:rFonts w:ascii="Times New Roman" w:hAnsi="Times New Roman" w:cs="Times New Roman"/>
                                    <w:sz w:val="20"/>
                                    <w:szCs w:val="20"/>
                                    <w:vertAlign w:val="superscript"/>
                                  </w:rPr>
                                </w:rPrChange>
                              </w:rPr>
                              <w:t>a</w:t>
                            </w:r>
                            <w:ins w:id="5180" w:author="Maino Vieytes, Christian (NIH/NIA/IRP) [F]" w:date="2023-11-16T17:06:00Z">
                              <w:r w:rsidR="005C76B8">
                                <w:rPr>
                                  <w:rFonts w:ascii="Times New Roman" w:hAnsi="Times New Roman" w:cs="Times New Roman"/>
                                  <w:sz w:val="18"/>
                                  <w:szCs w:val="18"/>
                                  <w:vertAlign w:val="superscript"/>
                                </w:rPr>
                                <w:t xml:space="preserve"> </w:t>
                              </w:r>
                            </w:ins>
                            <w:ins w:id="5181" w:author="Maino Vieytes, Christian (NIH/NIA/IRP) [F]" w:date="2023-11-16T10:33:00Z">
                              <w:r w:rsidR="000D1DBD" w:rsidRPr="001103BB">
                                <w:rPr>
                                  <w:rFonts w:ascii="Times New Roman" w:hAnsi="Times New Roman" w:cs="Times New Roman"/>
                                  <w:sz w:val="18"/>
                                  <w:szCs w:val="18"/>
                                  <w:rPrChange w:id="5182" w:author="Maino Vieytes, Christian (NIH/NIA/IRP) [F]" w:date="2023-11-16T17:05:00Z">
                                    <w:rPr>
                                      <w:rFonts w:ascii="Times New Roman" w:hAnsi="Times New Roman" w:cs="Times New Roman"/>
                                      <w:sz w:val="20"/>
                                      <w:szCs w:val="20"/>
                                    </w:rPr>
                                  </w:rPrChange>
                                </w:rPr>
                                <w:t>Healthy Eating I</w:t>
                              </w:r>
                            </w:ins>
                            <w:ins w:id="5183" w:author="Maino Vieytes, Christian (NIH/NIA/IRP) [F]" w:date="2023-11-16T10:34:00Z">
                              <w:r w:rsidR="000D1DBD" w:rsidRPr="001103BB">
                                <w:rPr>
                                  <w:rFonts w:ascii="Times New Roman" w:hAnsi="Times New Roman" w:cs="Times New Roman"/>
                                  <w:sz w:val="18"/>
                                  <w:szCs w:val="18"/>
                                  <w:rPrChange w:id="5184" w:author="Maino Vieytes, Christian (NIH/NIA/IRP) [F]" w:date="2023-11-16T17:05:00Z">
                                    <w:rPr>
                                      <w:rFonts w:ascii="Times New Roman" w:hAnsi="Times New Roman" w:cs="Times New Roman"/>
                                      <w:sz w:val="20"/>
                                      <w:szCs w:val="20"/>
                                    </w:rPr>
                                  </w:rPrChange>
                                </w:rPr>
                                <w:t>ndex 2015</w:t>
                              </w:r>
                            </w:ins>
                            <w:del w:id="5185" w:author="Maino Vieytes, Christian (NIH/NIA/IRP) [F]" w:date="2023-11-16T10:33:00Z">
                              <w:r w:rsidRPr="001103BB" w:rsidDel="000D1DBD">
                                <w:rPr>
                                  <w:rFonts w:ascii="Times New Roman" w:hAnsi="Times New Roman" w:cs="Times New Roman"/>
                                  <w:sz w:val="18"/>
                                  <w:szCs w:val="18"/>
                                  <w:rPrChange w:id="5186"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5187" w:author="Maino Vieytes, Christian (NIH/NIA/IRP) [F]" w:date="2023-11-16T17:05:00Z"/>
                                <w:rFonts w:ascii="Times New Roman" w:hAnsi="Times New Roman" w:cs="Times New Roman"/>
                                <w:sz w:val="18"/>
                                <w:szCs w:val="18"/>
                                <w:rPrChange w:id="5188" w:author="Maino Vieytes, Christian (NIH/NIA/IRP) [F]" w:date="2023-11-16T17:05:00Z">
                                  <w:rPr>
                                    <w:ins w:id="5189"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5190"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5191" w:author="Maino Vieytes, Christian (NIH/NIA/IRP) [F]" w:date="2023-11-16T17:05:00Z">
                                  <w:rPr>
                                    <w:rFonts w:ascii="Times New Roman" w:hAnsi="Times New Roman" w:cs="Times New Roman"/>
                                    <w:sz w:val="20"/>
                                    <w:szCs w:val="20"/>
                                  </w:rPr>
                                </w:rPrChange>
                              </w:rPr>
                            </w:pPr>
                            <w:ins w:id="5192"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2" type="#_x0000_t202" style="position:absolute;margin-left:22.55pt;margin-top:314.25pt;width:468pt;height:10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" stroked="f">
                <v:textbox inset="0,0,0,0">
                  <w:txbxContent>
                    <w:p w14:paraId="64FAEF9F" w14:textId="05777C49" w:rsidR="005B16E9" w:rsidRPr="001103BB" w:rsidRDefault="005B16E9" w:rsidP="005B16E9">
                      <w:pPr>
                        <w:rPr>
                          <w:rFonts w:ascii="Times New Roman" w:hAnsi="Times New Roman" w:cs="Times New Roman"/>
                          <w:sz w:val="18"/>
                          <w:szCs w:val="18"/>
                          <w:rPrChange w:id="6795"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6796"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6797"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6798"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6799" w:author="Maino Vieytes, Christian (NIH/NIA/IRP) [F]" w:date="2023-11-16T17:05:00Z">
                            <w:rPr>
                              <w:rFonts w:ascii="Times New Roman" w:hAnsi="Times New Roman" w:cs="Times New Roman"/>
                              <w:sz w:val="20"/>
                              <w:szCs w:val="20"/>
                            </w:rPr>
                          </w:rPrChange>
                        </w:rPr>
                        <w:t xml:space="preserve">. </w:t>
                      </w:r>
                      <w:ins w:id="6800" w:author="Maino Vieytes, Christian (NIH/NIA/IRP) [F]" w:date="2023-11-16T16:59:00Z">
                        <w:r w:rsidR="001103BB" w:rsidRPr="001103BB">
                          <w:rPr>
                            <w:rFonts w:ascii="Times New Roman" w:hAnsi="Times New Roman" w:cs="Times New Roman"/>
                            <w:i/>
                            <w:iCs/>
                            <w:sz w:val="18"/>
                            <w:szCs w:val="18"/>
                            <w:rPrChange w:id="6801"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6802" w:author="Maino Vieytes, Christian (NIH/NIA/IRP) [F]" w:date="2023-11-16T17:05:00Z">
                              <w:rPr>
                                <w:rFonts w:ascii="Times New Roman" w:hAnsi="Times New Roman" w:cs="Times New Roman"/>
                                <w:sz w:val="20"/>
                                <w:szCs w:val="20"/>
                              </w:rPr>
                            </w:rPrChange>
                          </w:rPr>
                          <w:t>: Survival curves detailing the r</w:t>
                        </w:r>
                      </w:ins>
                      <w:del w:id="6803" w:author="Maino Vieytes, Christian (NIH/NIA/IRP) [F]" w:date="2023-11-16T16:59:00Z">
                        <w:r w:rsidRPr="001103BB" w:rsidDel="001103BB">
                          <w:rPr>
                            <w:rFonts w:ascii="Times New Roman" w:hAnsi="Times New Roman" w:cs="Times New Roman"/>
                            <w:sz w:val="18"/>
                            <w:szCs w:val="18"/>
                            <w:rPrChange w:id="6804"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6805" w:author="Maino Vieytes, Christian (NIH/NIA/IRP) [F]" w:date="2023-11-16T17:05:00Z">
                            <w:rPr>
                              <w:rFonts w:ascii="Times New Roman" w:hAnsi="Times New Roman" w:cs="Times New Roman"/>
                              <w:sz w:val="20"/>
                              <w:szCs w:val="20"/>
                            </w:rPr>
                          </w:rPrChange>
                        </w:rPr>
                        <w:t xml:space="preserve">elationships between the </w:t>
                      </w:r>
                      <w:del w:id="6806" w:author="Maino Vieytes, Christian (NIH/NIA/IRP) [F]" w:date="2023-11-16T17:00:00Z">
                        <w:r w:rsidRPr="001103BB" w:rsidDel="001103BB">
                          <w:rPr>
                            <w:rFonts w:ascii="Times New Roman" w:hAnsi="Times New Roman" w:cs="Times New Roman"/>
                            <w:sz w:val="18"/>
                            <w:szCs w:val="18"/>
                            <w:rPrChange w:id="6807" w:author="Maino Vieytes, Christian (NIH/NIA/IRP) [F]" w:date="2023-11-16T17:05:00Z">
                              <w:rPr>
                                <w:rFonts w:ascii="Times New Roman" w:hAnsi="Times New Roman" w:cs="Times New Roman"/>
                                <w:sz w:val="20"/>
                                <w:szCs w:val="20"/>
                              </w:rPr>
                            </w:rPrChange>
                          </w:rPr>
                          <w:delText xml:space="preserve">FI (panels A and B) and SNAP (panels C and D) </w:delText>
                        </w:r>
                      </w:del>
                      <w:ins w:id="6808" w:author="Maino Vieytes, Christian (NIH/NIA/IRP) [F]" w:date="2023-11-16T17:00:00Z">
                        <w:r w:rsidR="001103BB" w:rsidRPr="001103BB">
                          <w:rPr>
                            <w:rFonts w:ascii="Times New Roman" w:hAnsi="Times New Roman" w:cs="Times New Roman"/>
                            <w:sz w:val="18"/>
                            <w:szCs w:val="18"/>
                            <w:rPrChange w:id="6809"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6810" w:author="Maino Vieytes, Christian (NIH/NIA/IRP) [F]" w:date="2023-11-16T17:05:00Z">
                            <w:rPr>
                              <w:rFonts w:ascii="Times New Roman" w:hAnsi="Times New Roman" w:cs="Times New Roman"/>
                              <w:sz w:val="20"/>
                              <w:szCs w:val="20"/>
                            </w:rPr>
                          </w:rPrChange>
                        </w:rPr>
                        <w:t xml:space="preserve">patterns and all-cause mortality in </w:t>
                      </w:r>
                      <w:del w:id="6811" w:author="Maino Vieytes, Christian (NIH/NIA/IRP) [F]" w:date="2023-11-16T16:59:00Z">
                        <w:r w:rsidRPr="001103BB" w:rsidDel="001103BB">
                          <w:rPr>
                            <w:rFonts w:ascii="Times New Roman" w:hAnsi="Times New Roman" w:cs="Times New Roman"/>
                            <w:sz w:val="18"/>
                            <w:szCs w:val="18"/>
                            <w:rPrChange w:id="6812" w:author="Maino Vieytes, Christian (NIH/NIA/IRP) [F]" w:date="2023-11-16T17:05:00Z">
                              <w:rPr>
                                <w:rFonts w:ascii="Times New Roman" w:hAnsi="Times New Roman" w:cs="Times New Roman"/>
                                <w:sz w:val="20"/>
                                <w:szCs w:val="20"/>
                              </w:rPr>
                            </w:rPrChange>
                          </w:rPr>
                          <w:delText>cancer survivors</w:delText>
                        </w:r>
                      </w:del>
                      <w:ins w:id="6813" w:author="Maino Vieytes, Christian (NIH/NIA/IRP) [F]" w:date="2023-11-16T16:59:00Z">
                        <w:r w:rsidR="001103BB" w:rsidRPr="001103BB">
                          <w:rPr>
                            <w:rFonts w:ascii="Times New Roman" w:hAnsi="Times New Roman" w:cs="Times New Roman"/>
                            <w:sz w:val="18"/>
                            <w:szCs w:val="18"/>
                            <w:rPrChange w:id="6814" w:author="Maino Vieytes, Christian (NIH/NIA/IRP) [F]" w:date="2023-11-16T17:05:00Z">
                              <w:rPr>
                                <w:rFonts w:ascii="Times New Roman" w:hAnsi="Times New Roman" w:cs="Times New Roman"/>
                                <w:sz w:val="20"/>
                                <w:szCs w:val="20"/>
                              </w:rPr>
                            </w:rPrChange>
                          </w:rPr>
                          <w:t xml:space="preserve">the testing </w:t>
                        </w:r>
                      </w:ins>
                      <w:ins w:id="6815" w:author="Maino Vieytes, Christian (NIH/NIA/IRP) [F]" w:date="2023-11-16T17:02:00Z">
                        <w:r w:rsidR="001103BB" w:rsidRPr="001103BB">
                          <w:rPr>
                            <w:rFonts w:ascii="Times New Roman" w:hAnsi="Times New Roman" w:cs="Times New Roman"/>
                            <w:sz w:val="18"/>
                            <w:szCs w:val="18"/>
                            <w:rPrChange w:id="6816" w:author="Maino Vieytes, Christian (NIH/NIA/IRP) [F]" w:date="2023-11-16T17:05:00Z">
                              <w:rPr>
                                <w:rFonts w:ascii="Times New Roman" w:hAnsi="Times New Roman" w:cs="Times New Roman"/>
                                <w:sz w:val="20"/>
                                <w:szCs w:val="20"/>
                              </w:rPr>
                            </w:rPrChange>
                          </w:rPr>
                          <w:t>sub</w:t>
                        </w:r>
                      </w:ins>
                      <w:ins w:id="6817" w:author="Maino Vieytes, Christian (NIH/NIA/IRP) [F]" w:date="2023-11-16T16:59:00Z">
                        <w:r w:rsidR="001103BB" w:rsidRPr="001103BB">
                          <w:rPr>
                            <w:rFonts w:ascii="Times New Roman" w:hAnsi="Times New Roman" w:cs="Times New Roman"/>
                            <w:sz w:val="18"/>
                            <w:szCs w:val="18"/>
                            <w:rPrChange w:id="6818"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6819"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6820"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6821" w:author="Maino Vieytes, Christian (NIH/NIA/IRP) [F]" w:date="2023-11-16T17:05:00Z">
                            <w:rPr>
                              <w:rFonts w:ascii="Times New Roman" w:hAnsi="Times New Roman" w:cs="Times New Roman"/>
                              <w:sz w:val="20"/>
                              <w:szCs w:val="20"/>
                            </w:rPr>
                          </w:rPrChange>
                        </w:rPr>
                        <w:t xml:space="preserve"> = </w:t>
                      </w:r>
                      <w:del w:id="6822" w:author="Maino Vieytes, Christian (NIH/NIA/IRP) [F]" w:date="2023-11-16T16:59:00Z">
                        <w:r w:rsidRPr="001103BB" w:rsidDel="001103BB">
                          <w:rPr>
                            <w:rFonts w:ascii="Times New Roman" w:hAnsi="Times New Roman" w:cs="Times New Roman"/>
                            <w:sz w:val="18"/>
                            <w:szCs w:val="18"/>
                            <w:rPrChange w:id="6823" w:author="Maino Vieytes, Christian (NIH/NIA/IRP) [F]" w:date="2023-11-16T17:05:00Z">
                              <w:rPr>
                                <w:rFonts w:ascii="Times New Roman" w:hAnsi="Times New Roman" w:cs="Times New Roman"/>
                                <w:sz w:val="20"/>
                                <w:szCs w:val="20"/>
                              </w:rPr>
                            </w:rPrChange>
                          </w:rPr>
                          <w:delText>2493</w:delText>
                        </w:r>
                      </w:del>
                      <w:ins w:id="6824" w:author="Maino Vieytes, Christian (NIH/NIA/IRP) [F]" w:date="2023-11-16T16:59:00Z">
                        <w:r w:rsidR="001103BB" w:rsidRPr="001103BB">
                          <w:rPr>
                            <w:rFonts w:ascii="Times New Roman" w:hAnsi="Times New Roman" w:cs="Times New Roman"/>
                            <w:sz w:val="18"/>
                            <w:szCs w:val="18"/>
                            <w:rPrChange w:id="6825"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6826" w:author="Maino Vieytes, Christian (NIH/NIA/IRP) [F]" w:date="2023-11-16T17:05:00Z">
                            <w:rPr>
                              <w:rFonts w:ascii="Times New Roman" w:hAnsi="Times New Roman" w:cs="Times New Roman"/>
                              <w:sz w:val="20"/>
                              <w:szCs w:val="20"/>
                            </w:rPr>
                          </w:rPrChange>
                        </w:rPr>
                        <w:t>)</w:t>
                      </w:r>
                      <w:del w:id="6827" w:author="Maino Vieytes, Christian (NIH/NIA/IRP) [F]" w:date="2023-11-16T17:00:00Z">
                        <w:r w:rsidRPr="001103BB" w:rsidDel="001103BB">
                          <w:rPr>
                            <w:rFonts w:ascii="Times New Roman" w:hAnsi="Times New Roman" w:cs="Times New Roman"/>
                            <w:sz w:val="18"/>
                            <w:szCs w:val="18"/>
                            <w:rPrChange w:id="6828"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6829"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6830" w:author="Maino Vieytes, Christian (NIH/NIA/IRP) [F]" w:date="2023-11-16T17:00:00Z">
                        <w:r w:rsidRPr="001103BB" w:rsidDel="001103BB">
                          <w:rPr>
                            <w:rFonts w:ascii="Times New Roman" w:hAnsi="Times New Roman" w:cs="Times New Roman"/>
                            <w:sz w:val="18"/>
                            <w:szCs w:val="18"/>
                            <w:rPrChange w:id="6831"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6832" w:author="Maino Vieytes, Christian (NIH/NIA/IRP) [F]" w:date="2023-11-16T17:05:00Z">
                            <w:rPr>
                              <w:rFonts w:ascii="Times New Roman" w:hAnsi="Times New Roman" w:cs="Times New Roman"/>
                              <w:sz w:val="20"/>
                              <w:szCs w:val="20"/>
                            </w:rPr>
                          </w:rPrChange>
                        </w:rPr>
                        <w:t xml:space="preserve">. </w:t>
                      </w:r>
                      <w:ins w:id="6833" w:author="Maino Vieytes, Christian (NIH/NIA/IRP) [F]" w:date="2023-11-16T17:01:00Z">
                        <w:r w:rsidR="001103BB" w:rsidRPr="001103BB">
                          <w:rPr>
                            <w:rFonts w:ascii="Times New Roman" w:hAnsi="Times New Roman" w:cs="Times New Roman"/>
                            <w:i/>
                            <w:iCs/>
                            <w:sz w:val="18"/>
                            <w:szCs w:val="18"/>
                            <w:rPrChange w:id="6834"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6835" w:author="Maino Vieytes, Christian (NIH/NIA/IRP) [F]" w:date="2023-11-16T17:05:00Z">
                              <w:rPr>
                                <w:rFonts w:ascii="Times New Roman" w:hAnsi="Times New Roman" w:cs="Times New Roman"/>
                                <w:sz w:val="20"/>
                                <w:szCs w:val="20"/>
                              </w:rPr>
                            </w:rPrChange>
                          </w:rPr>
                          <w:t>: S</w:t>
                        </w:r>
                        <w:r w:rsidR="001103BB" w:rsidRPr="001103BB">
                          <w:rPr>
                            <w:rFonts w:ascii="Times New Roman" w:hAnsi="Times New Roman" w:cs="Times New Roman"/>
                            <w:sz w:val="18"/>
                            <w:szCs w:val="18"/>
                            <w:rPrChange w:id="6836" w:author="Maino Vieytes, Christian (NIH/NIA/IRP) [F]" w:date="2023-11-16T17:05:00Z">
                              <w:rPr>
                                <w:rFonts w:ascii="Times New Roman" w:hAnsi="Times New Roman" w:cs="Times New Roman"/>
                                <w:sz w:val="20"/>
                                <w:szCs w:val="20"/>
                              </w:rPr>
                            </w:rPrChange>
                          </w:rPr>
                          <w:t xml:space="preserve">pline curves from expanding the diet quality index using a basis expansion for a natural cubic spline with </w:t>
                        </w:r>
                        <w:r w:rsidR="001103BB" w:rsidRPr="001103BB">
                          <w:rPr>
                            <w:rFonts w:ascii="Times New Roman" w:hAnsi="Times New Roman" w:cs="Times New Roman"/>
                            <w:sz w:val="18"/>
                            <w:szCs w:val="18"/>
                            <w:rPrChange w:id="6837" w:author="Maino Vieytes, Christian (NIH/NIA/IRP) [F]" w:date="2023-11-16T17:05:00Z">
                              <w:rPr>
                                <w:rFonts w:ascii="Times New Roman" w:hAnsi="Times New Roman" w:cs="Times New Roman"/>
                                <w:sz w:val="20"/>
                                <w:szCs w:val="20"/>
                              </w:rPr>
                            </w:rPrChange>
                          </w:rPr>
                          <w:t>one</w:t>
                        </w:r>
                        <w:r w:rsidR="001103BB" w:rsidRPr="001103BB">
                          <w:rPr>
                            <w:rFonts w:ascii="Times New Roman" w:hAnsi="Times New Roman" w:cs="Times New Roman"/>
                            <w:sz w:val="18"/>
                            <w:szCs w:val="18"/>
                            <w:rPrChange w:id="6838" w:author="Maino Vieytes, Christian (NIH/NIA/IRP) [F]" w:date="2023-11-16T17:05:00Z">
                              <w:rPr>
                                <w:rFonts w:ascii="Times New Roman" w:hAnsi="Times New Roman" w:cs="Times New Roman"/>
                                <w:sz w:val="20"/>
                                <w:szCs w:val="20"/>
                              </w:rPr>
                            </w:rPrChange>
                          </w:rPr>
                          <w:t xml:space="preserve"> interior knot</w:t>
                        </w:r>
                        <w:r w:rsidR="001103BB" w:rsidRPr="001103BB">
                          <w:rPr>
                            <w:rFonts w:ascii="Times New Roman" w:hAnsi="Times New Roman" w:cs="Times New Roman"/>
                            <w:sz w:val="18"/>
                            <w:szCs w:val="18"/>
                            <w:rPrChange w:id="6839" w:author="Maino Vieytes, Christian (NIH/NIA/IRP) [F]" w:date="2023-11-16T17:05:00Z">
                              <w:rPr>
                                <w:rFonts w:ascii="Times New Roman" w:hAnsi="Times New Roman" w:cs="Times New Roman"/>
                                <w:sz w:val="20"/>
                                <w:szCs w:val="20"/>
                              </w:rPr>
                            </w:rPrChange>
                          </w:rPr>
                          <w:t xml:space="preserve">. </w:t>
                        </w:r>
                      </w:ins>
                      <w:del w:id="6840" w:author="Maino Vieytes, Christian (NIH/NIA/IRP) [F]" w:date="2023-11-16T17:01:00Z">
                        <w:r w:rsidRPr="001103BB" w:rsidDel="001103BB">
                          <w:rPr>
                            <w:rFonts w:ascii="Times New Roman" w:hAnsi="Times New Roman" w:cs="Times New Roman"/>
                            <w:sz w:val="18"/>
                            <w:szCs w:val="18"/>
                            <w:rPrChange w:id="6841" w:author="Maino Vieytes, Christian (NIH/NIA/IRP) [F]" w:date="2023-11-16T17:05:00Z">
                              <w:rPr>
                                <w:rFonts w:ascii="Times New Roman" w:hAnsi="Times New Roman" w:cs="Times New Roman"/>
                                <w:sz w:val="20"/>
                                <w:szCs w:val="20"/>
                              </w:rPr>
                            </w:rPrChange>
                          </w:rPr>
                          <w:delText xml:space="preserve">These </w:delText>
                        </w:r>
                      </w:del>
                      <w:ins w:id="6842" w:author="Maino Vieytes, Christian (NIH/NIA/IRP) [F]" w:date="2023-11-16T17:01:00Z">
                        <w:r w:rsidR="001103BB" w:rsidRPr="001103BB">
                          <w:rPr>
                            <w:rFonts w:ascii="Times New Roman" w:hAnsi="Times New Roman" w:cs="Times New Roman"/>
                            <w:sz w:val="18"/>
                            <w:szCs w:val="18"/>
                            <w:rPrChange w:id="6843" w:author="Maino Vieytes, Christian (NIH/NIA/IRP) [F]" w:date="2023-11-16T17:05:00Z">
                              <w:rPr>
                                <w:rFonts w:ascii="Times New Roman" w:hAnsi="Times New Roman" w:cs="Times New Roman"/>
                                <w:sz w:val="20"/>
                                <w:szCs w:val="20"/>
                              </w:rPr>
                            </w:rPrChange>
                          </w:rPr>
                          <w:t>All</w:t>
                        </w:r>
                        <w:r w:rsidR="001103BB" w:rsidRPr="001103BB">
                          <w:rPr>
                            <w:rFonts w:ascii="Times New Roman" w:hAnsi="Times New Roman" w:cs="Times New Roman"/>
                            <w:sz w:val="18"/>
                            <w:szCs w:val="18"/>
                            <w:rPrChange w:id="6844" w:author="Maino Vieytes, Christian (NIH/NIA/IRP) [F]" w:date="2023-11-16T17:05:00Z">
                              <w:rPr>
                                <w:rFonts w:ascii="Times New Roman" w:hAnsi="Times New Roman" w:cs="Times New Roman"/>
                                <w:sz w:val="20"/>
                                <w:szCs w:val="20"/>
                              </w:rPr>
                            </w:rPrChange>
                          </w:rPr>
                          <w:t xml:space="preserve"> </w:t>
                        </w:r>
                      </w:ins>
                      <w:r w:rsidRPr="001103BB">
                        <w:rPr>
                          <w:rFonts w:ascii="Times New Roman" w:hAnsi="Times New Roman" w:cs="Times New Roman"/>
                          <w:sz w:val="18"/>
                          <w:szCs w:val="18"/>
                          <w:rPrChange w:id="6845"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6846"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6847"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6848" w:author="Maino Vieytes, Christian (NIH/NIA/IRP) [F]" w:date="2023-11-16T17:05:00Z">
                            <w:rPr>
                              <w:rFonts w:ascii="Times New Roman" w:hAnsi="Times New Roman" w:cs="Times New Roman"/>
                              <w:sz w:val="20"/>
                              <w:szCs w:val="20"/>
                              <w:vertAlign w:val="superscript"/>
                            </w:rPr>
                          </w:rPrChange>
                        </w:rPr>
                        <w:t>a</w:t>
                      </w:r>
                      <w:ins w:id="6849" w:author="Maino Vieytes, Christian (NIH/NIA/IRP) [F]" w:date="2023-11-16T17:06:00Z">
                        <w:r w:rsidR="005C76B8">
                          <w:rPr>
                            <w:rFonts w:ascii="Times New Roman" w:hAnsi="Times New Roman" w:cs="Times New Roman"/>
                            <w:sz w:val="18"/>
                            <w:szCs w:val="18"/>
                            <w:vertAlign w:val="superscript"/>
                          </w:rPr>
                          <w:t xml:space="preserve"> </w:t>
                        </w:r>
                      </w:ins>
                      <w:ins w:id="6850" w:author="Maino Vieytes, Christian (NIH/NIA/IRP) [F]" w:date="2023-11-16T10:33:00Z">
                        <w:r w:rsidR="000D1DBD" w:rsidRPr="001103BB">
                          <w:rPr>
                            <w:rFonts w:ascii="Times New Roman" w:hAnsi="Times New Roman" w:cs="Times New Roman"/>
                            <w:sz w:val="18"/>
                            <w:szCs w:val="18"/>
                            <w:rPrChange w:id="6851" w:author="Maino Vieytes, Christian (NIH/NIA/IRP) [F]" w:date="2023-11-16T17:05:00Z">
                              <w:rPr>
                                <w:rFonts w:ascii="Times New Roman" w:hAnsi="Times New Roman" w:cs="Times New Roman"/>
                                <w:sz w:val="20"/>
                                <w:szCs w:val="20"/>
                              </w:rPr>
                            </w:rPrChange>
                          </w:rPr>
                          <w:t>Healthy Eating I</w:t>
                        </w:r>
                      </w:ins>
                      <w:ins w:id="6852" w:author="Maino Vieytes, Christian (NIH/NIA/IRP) [F]" w:date="2023-11-16T10:34:00Z">
                        <w:r w:rsidR="000D1DBD" w:rsidRPr="001103BB">
                          <w:rPr>
                            <w:rFonts w:ascii="Times New Roman" w:hAnsi="Times New Roman" w:cs="Times New Roman"/>
                            <w:sz w:val="18"/>
                            <w:szCs w:val="18"/>
                            <w:rPrChange w:id="6853" w:author="Maino Vieytes, Christian (NIH/NIA/IRP) [F]" w:date="2023-11-16T17:05:00Z">
                              <w:rPr>
                                <w:rFonts w:ascii="Times New Roman" w:hAnsi="Times New Roman" w:cs="Times New Roman"/>
                                <w:sz w:val="20"/>
                                <w:szCs w:val="20"/>
                              </w:rPr>
                            </w:rPrChange>
                          </w:rPr>
                          <w:t>ndex 2015</w:t>
                        </w:r>
                      </w:ins>
                      <w:del w:id="6854" w:author="Maino Vieytes, Christian (NIH/NIA/IRP) [F]" w:date="2023-11-16T10:33:00Z">
                        <w:r w:rsidRPr="001103BB" w:rsidDel="000D1DBD">
                          <w:rPr>
                            <w:rFonts w:ascii="Times New Roman" w:hAnsi="Times New Roman" w:cs="Times New Roman"/>
                            <w:sz w:val="18"/>
                            <w:szCs w:val="18"/>
                            <w:rPrChange w:id="6855"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6856" w:author="Maino Vieytes, Christian (NIH/NIA/IRP) [F]" w:date="2023-11-16T17:05:00Z"/>
                          <w:rFonts w:ascii="Times New Roman" w:hAnsi="Times New Roman" w:cs="Times New Roman"/>
                          <w:sz w:val="18"/>
                          <w:szCs w:val="18"/>
                          <w:rPrChange w:id="6857" w:author="Maino Vieytes, Christian (NIH/NIA/IRP) [F]" w:date="2023-11-16T17:05:00Z">
                            <w:rPr>
                              <w:ins w:id="6858"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6859"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6860" w:author="Maino Vieytes, Christian (NIH/NIA/IRP) [F]" w:date="2023-11-16T17:05:00Z">
                            <w:rPr>
                              <w:rFonts w:ascii="Times New Roman" w:hAnsi="Times New Roman" w:cs="Times New Roman"/>
                              <w:sz w:val="20"/>
                              <w:szCs w:val="20"/>
                            </w:rPr>
                          </w:rPrChange>
                        </w:rPr>
                      </w:pPr>
                      <w:ins w:id="6861"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v:textbox>
                <w10:wrap type="square"/>
              </v:shape>
            </w:pict>
          </mc:Fallback>
        </mc:AlternateContent>
      </w:r>
      <w:ins w:id="5193" w:author="Maino Vieytes, Christian (NIH/NIA/IRP) [F]" w:date="2023-11-16T17:05:00Z">
        <w:r>
          <w:rPr>
            <w:rFonts w:ascii="Times New Roman" w:eastAsiaTheme="minorEastAsia" w:hAnsi="Times New Roman" w:cs="Times New Roman"/>
            <w:noProof/>
          </w:rPr>
          <w:drawing>
            <wp:anchor distT="0" distB="0" distL="114300" distR="114300" simplePos="0" relativeHeight="251685888" behindDoc="0" locked="0" layoutInCell="1" allowOverlap="1" wp14:anchorId="20EB9540" wp14:editId="2278D41D">
              <wp:simplePos x="0" y="0"/>
              <wp:positionH relativeFrom="column">
                <wp:posOffset>286081</wp:posOffset>
              </wp:positionH>
              <wp:positionV relativeFrom="paragraph">
                <wp:posOffset>262890</wp:posOffset>
              </wp:positionV>
              <wp:extent cx="5943600" cy="3657600"/>
              <wp:effectExtent l="0" t="0" r="0" b="0"/>
              <wp:wrapSquare wrapText="bothSides"/>
              <wp:docPr id="41174905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051" name="Picture 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14:sizeRelH relativeFrom="page">
                <wp14:pctWidth>0</wp14:pctWidth>
              </wp14:sizeRelH>
              <wp14:sizeRelV relativeFrom="page">
                <wp14:pctHeight>0</wp14:pctHeight>
              </wp14:sizeRelV>
            </wp:anchor>
          </w:drawing>
        </w:r>
      </w:ins>
    </w:p>
    <w:p w14:paraId="41101076" w14:textId="7AE76683" w:rsidR="00B717EF" w:rsidRPr="00B717EF" w:rsidRDefault="00B717EF" w:rsidP="00B717EF">
      <w:pPr>
        <w:spacing w:line="360" w:lineRule="auto"/>
        <w:ind w:firstLine="720"/>
        <w:rPr>
          <w:rFonts w:ascii="Times New Roman" w:eastAsiaTheme="minorEastAsia" w:hAnsi="Times New Roman" w:cs="Times New Roman"/>
        </w:rPr>
      </w:pPr>
      <w:del w:id="5194" w:author="Maino Vieytes, Christian (NIH/NIA/IRP) [F]" w:date="2023-11-16T10:33:00Z">
        <w:r w:rsidDel="000D1DBD">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2BCA1C00">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del>
    </w:p>
    <w:p w14:paraId="0B38CFDA" w14:textId="63C1FD73"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77A283F6"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w:t>
      </w:r>
      <w:del w:id="5195" w:author="Maino Vieytes, Christian (NIH/NIA/IRP) [F]" w:date="2023-11-19T07:56:00Z">
        <w:r w:rsidRPr="00C90B6F" w:rsidDel="00F96675">
          <w:rPr>
            <w:rFonts w:ascii="Times New Roman" w:hAnsi="Times New Roman" w:cs="Times New Roman"/>
          </w:rPr>
          <w:delText>food-insecure</w:delText>
        </w:r>
      </w:del>
      <w:ins w:id="5196"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were positively associated with all-cause and cancer-specific mortality after adjusting for several confounders. In a previous analysis, we validated the utility of penalized logistic regression as a novel </w:t>
      </w:r>
      <w:r w:rsidRPr="00C90B6F">
        <w:rPr>
          <w:rFonts w:ascii="Times New Roman" w:hAnsi="Times New Roman" w:cs="Times New Roman"/>
          <w:i/>
          <w:iCs/>
        </w:rPr>
        <w:t xml:space="preserve">a posteriori </w:t>
      </w:r>
      <w:r w:rsidRPr="00C90B6F">
        <w:rPr>
          <w:rFonts w:ascii="Times New Roman" w:hAnsi="Times New Roman" w:cs="Times New Roman"/>
        </w:rPr>
        <w:t xml:space="preserve">method for extracting dietary patterns associated with a particular risk factor or outcome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xml:space="preserve">. The results of this follow-up analysis demonstrated the clinical value of these dietary patterns and their relationship with survival. Of the six dietary patterns we extracted from the observed 24-hour recall data (four with penalized logit and two with PCA), two of these patterns—the FI and SNAP patterns, which were both loaded by high consumption of palatable and processed foods </w:t>
      </w:r>
      <w:r w:rsidRPr="00C90B6F">
        <w:rPr>
          <w:rFonts w:ascii="Times New Roman" w:hAnsi="Times New Roman" w:cs="Times New Roman"/>
        </w:rPr>
        <w:lastRenderedPageBreak/>
        <w:t xml:space="preserve">and low loadings of fruits, vegetables, and other healthy components—were robustly and positively associated with all-cause and cancer-specific mortalities among cancer survivors and a subset of </w:t>
      </w:r>
      <w:del w:id="5197" w:author="Maino Vieytes, Christian (NIH/NIA/IRP) [F]" w:date="2023-11-19T07:56:00Z">
        <w:r w:rsidRPr="00C90B6F" w:rsidDel="00F96675">
          <w:rPr>
            <w:rFonts w:ascii="Times New Roman" w:hAnsi="Times New Roman" w:cs="Times New Roman"/>
          </w:rPr>
          <w:delText>food-insecure</w:delText>
        </w:r>
      </w:del>
      <w:ins w:id="519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w:t>
      </w:r>
      <w:r w:rsidR="002C775F" w:rsidRPr="002C775F">
        <w:rPr>
          <w:rFonts w:ascii="Times New Roman" w:hAnsi="Times New Roman" w:cs="Times New Roman"/>
        </w:rPr>
        <w:t xml:space="preserve">However, unlike PCA, which generates a set of orthogonal eigenvectors and thus orthogonal dietary patterns, the FI and SNAP patterns, generated with penalized logit, overlapped significantly, suggesting that they may have been measuring </w:t>
      </w:r>
      <w:r w:rsidR="00190525">
        <w:rPr>
          <w:rFonts w:ascii="Times New Roman" w:hAnsi="Times New Roman" w:cs="Times New Roman"/>
        </w:rPr>
        <w:t>a similar or the same</w:t>
      </w:r>
      <w:r w:rsidR="002C775F" w:rsidRPr="002C775F">
        <w:rPr>
          <w:rFonts w:ascii="Times New Roman" w:hAnsi="Times New Roman" w:cs="Times New Roman"/>
        </w:rPr>
        <w:t xml:space="preserve"> underlying </w:t>
      </w:r>
      <w:r w:rsidR="003378CE">
        <w:rPr>
          <w:rFonts w:ascii="Times New Roman" w:hAnsi="Times New Roman" w:cs="Times New Roman"/>
        </w:rPr>
        <w:t xml:space="preserve">latent </w:t>
      </w:r>
      <w:r w:rsidR="001762EB">
        <w:rPr>
          <w:rFonts w:ascii="Times New Roman" w:hAnsi="Times New Roman" w:cs="Times New Roman"/>
        </w:rPr>
        <w:t>phenomenon</w:t>
      </w:r>
      <w:r w:rsidR="002C775F" w:rsidRPr="002C775F">
        <w:rPr>
          <w:rFonts w:ascii="Times New Roman" w:hAnsi="Times New Roman" w:cs="Times New Roman"/>
        </w:rPr>
        <w:t xml:space="preserve"> (Table 2, Figure 2).</w:t>
      </w:r>
      <w:r w:rsidR="00135CC3">
        <w:rPr>
          <w:rFonts w:ascii="Times New Roman" w:hAnsi="Times New Roman" w:cs="Times New Roman"/>
        </w:rPr>
        <w:t xml:space="preserve"> </w:t>
      </w:r>
    </w:p>
    <w:p w14:paraId="1D8A9D10" w14:textId="2F4FE522" w:rsidR="00CA04BD" w:rsidRPr="00C90B6F" w:rsidRDefault="00CA04BD" w:rsidP="002C775F">
      <w:pPr>
        <w:spacing w:line="360" w:lineRule="auto"/>
        <w:ind w:firstLine="720"/>
        <w:rPr>
          <w:rFonts w:ascii="Times New Roman" w:hAnsi="Times New Roman" w:cs="Times New Roman"/>
        </w:rPr>
      </w:pPr>
      <w:r w:rsidRPr="00C90B6F">
        <w:rPr>
          <w:rFonts w:ascii="Times New Roman" w:hAnsi="Times New Roman" w:cs="Times New Roman"/>
        </w:rPr>
        <w:t xml:space="preserve">There </w:t>
      </w:r>
      <w:proofErr w:type="gramStart"/>
      <w:r w:rsidRPr="00C90B6F">
        <w:rPr>
          <w:rFonts w:ascii="Times New Roman" w:hAnsi="Times New Roman" w:cs="Times New Roman"/>
        </w:rPr>
        <w:t>was</w:t>
      </w:r>
      <w:proofErr w:type="gramEnd"/>
      <w:r w:rsidRPr="00C90B6F">
        <w:rPr>
          <w:rFonts w:ascii="Times New Roman" w:hAnsi="Times New Roman" w:cs="Times New Roman"/>
        </w:rPr>
        <w:t xml:space="preserve">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t>
      </w:r>
      <w:r w:rsidR="00661515">
        <w:rPr>
          <w:rFonts w:ascii="Times New Roman" w:hAnsi="Times New Roman" w:cs="Times New Roman"/>
        </w:rPr>
        <w:t>all</w:t>
      </w:r>
      <w:r w:rsidRPr="00C90B6F">
        <w:rPr>
          <w:rFonts w:ascii="Times New Roman" w:hAnsi="Times New Roman" w:cs="Times New Roman"/>
        </w:rPr>
        <w:t xml:space="preserve"> extracted dietary patterns was supported by comparison to the HEI-2015, which indicated lower diet quality in </w:t>
      </w:r>
      <w:del w:id="5199" w:author="Maino Vieytes, Christian (NIH/NIA/IRP) [F]" w:date="2023-11-19T07:56:00Z">
        <w:r w:rsidRPr="00C90B6F" w:rsidDel="00F96675">
          <w:rPr>
            <w:rFonts w:ascii="Times New Roman" w:hAnsi="Times New Roman" w:cs="Times New Roman"/>
          </w:rPr>
          <w:delText>food-insecure</w:delText>
        </w:r>
      </w:del>
      <w:ins w:id="520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compared to </w:t>
      </w:r>
      <w:del w:id="5201" w:author="Maino Vieytes, Christian (NIH/NIA/IRP) [F]" w:date="2023-11-19T07:56:00Z">
        <w:r w:rsidRPr="00C90B6F" w:rsidDel="00F96675">
          <w:rPr>
            <w:rFonts w:ascii="Times New Roman" w:hAnsi="Times New Roman" w:cs="Times New Roman"/>
          </w:rPr>
          <w:delText>food-secure</w:delText>
        </w:r>
      </w:del>
      <w:ins w:id="520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 and which harbored significant correlations to the extracted dietary patterns.</w:t>
      </w:r>
    </w:p>
    <w:p w14:paraId="69B8317F" w14:textId="4E76FD5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Our findings contribute to evidence highlighting the adverse associations between food insecurity and health outcomes. However, our work is novel in that we focused on cancer survivors, a population that has, overall, 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{"citationID":"w3YCl8Ir","properties":{"formattedCitation":"[3, 28, 29]","plainCitation":"[3, 28, 29]","noteIndex":0},"citationItems":[{"id":"Ox2bG7Bi/RQ5nJg3G","uris":["http://zotero.org/users/local/S8X13ARX/items/UHQB5EPP"],"itemData":{"id":1438,"type":"article-journal","container-title":"Journal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K."}],"issued":{"date-parts":[["2019",10,15]]}}},{"id":"Ox2bG7Bi/zfUQ8vl1","uris":["http://zotero.org/users/local/S8X13ARX/items/RKDWEZC9"],"itemData":{"id":2218,"type":"article-journal","abstract":"Background\nMedical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rPr>
        <w:t>[3, 28, 29]</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{"citationID":"FzMI8che","properties":{"formattedCitation":"[5, 30, 31]","plainCitation":"[5, 30, 31]","noteIndex":0},"citationItems":[{"id":"Ox2bG7Bi/tudFOBb0","uris":["http://zotero.org/users/local/S8X13ARX/items/KFLRIPJ9"],"itemData":{"id":1386,"type":"article-journal","abstract":"BACKGROUND: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B."}],"issued":{"date-parts":[["2007",7]]}}},{"id":"Ox2bG7Bi/CnRsXaC9","uris":["http://zotero.org/users/local/S8X13ARX/items/IKF89UC2"],"itemData":{"id":2192,"type":"article-journal","container-title":"New England Journal of Medicine","DOI":"10.1056/NEJMp1000072","ISSN":"0028-4793, 1533-4406","issue":"1","journalAbbreviation":"N Engl J Med","language":"en","page":"6-9","source":"DOI.org (Crossref)","title":"Hunger and Socioeconomic Disparities in Chronic Disease","volume":"363","author":[{"family":"Seligman","given":"Hilary K."},{"family":"Schillinger","given":"Dean"}],"issued":{"date-parts":[["2010",7]]}}},{"id":"Ox2bG7Bi/TfPAUbuB","uris":["http://zotero.org/users/local/S8X13ARX/items/6AA5VDRZ"],"itemData":{"id":2209,"type":"article-journal","abstract":"Objectives.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555C35">
        <w:rPr>
          <w:rFonts w:ascii="Times New Roman" w:hAnsi="Times New Roman" w:cs="Times New Roman"/>
          <w:kern w:val="0"/>
        </w:rPr>
        <w:t>[5, 30, 31]</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{"citationID":"azdazRTV","properties":{"formattedCitation":"[27, 32\\uc0\\u8211{}35]","plainCitation":"[27, 32–35]","noteIndex":0},"citationItems":[{"id":"Ox2bG7Bi/mCC7fXnq","uris":["http://zotero.org/users/local/S8X13ARX/items/F9TXRSSS"],"itemData":{"id":1373,"type":"article-journal","container-title":"The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A."}],"issued":{"date-parts":[["2001",5,1]]}}},{"id":"Ox2bG7Bi/2ddrO3ly","uris":["http://zotero.org/users/local/S8X13ARX/items/4ELLAR2T"],"itemData":{"id":2205,"type":"article-journal","abstract":"Food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Ox2bG7Bi/Rb2lIEBC","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L."}],"issued":{"date-parts":[["2004",9,1]]}}},{"id":"Ox2bG7Bi/kBIw0KjK","uris":["http://zotero.org/users/local/S8X13ARX/items/YRFMNWL4"],"itemData":{"id":1433,"type":"article-journal","abstract":"Background\n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B."},{"family":"Bao","given":"Wei"}],"accessed":{"date-parts":[["2021",7,29]]},"issued":{"date-parts":[["2020",10,6]]}}},{"id":"Ox2bG7Bi/3xGNd96u","uris":["http://zotero.org/users/local/S8X13ARX/items/38SDTB33"],"itemData":{"id":2214,"type":"article-journal","abstract":"The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555C35" w:rsidRPr="00555C35">
        <w:rPr>
          <w:rFonts w:ascii="Times New Roman" w:hAnsi="Times New Roman" w:cs="Times New Roman"/>
          <w:kern w:val="0"/>
        </w:rPr>
        <w:t>[27, 32–35]</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p>
    <w:p w14:paraId="5A4FC84D" w14:textId="4A495FA4"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Across studies, place, population, and time, diet quality is associated with physiological outcomes that may explain the differential propensity for survival, as observed in our analysis. In a longitudinal sample of older adults from the Health and Retirement Study, higher diet quality, as measured by the HEI-2015, was associated with better lipid and C-reactive protein (CRP) </w:t>
      </w:r>
      <w:r w:rsidRPr="00C90B6F">
        <w:rPr>
          <w:rFonts w:ascii="Times New Roman" w:hAnsi="Times New Roman" w:cs="Times New Roman"/>
        </w:rPr>
        <w:lastRenderedPageBreak/>
        <w:t xml:space="preserve">profiles and decreased likelihood of depression and functional deficits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{"citationID":"mUVL7r2H","properties":{"formattedCitation":"[36]","plainCitation":"[36]","noteIndex":0},"citationItems":[{"id":"Ox2bG7Bi/66jpuJfP","uris":["http://zotero.org/users/local/S8X13ARX/items/2TAXZ39D"],"itemData":{"id":2221,"type":"article-journal","abstract":"Adequate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[36]</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oYOnxB83","properties":{"formattedCitation":"[37]","plainCitation":"[37]","noteIndex":0},"citationItems":[{"id":"Ox2bG7Bi/PdWaMndG","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[37]</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w:t>
      </w:r>
      <w:proofErr w:type="spellStart"/>
      <w:r w:rsidRPr="00C90B6F">
        <w:rPr>
          <w:rFonts w:ascii="Times New Roman" w:hAnsi="Times New Roman" w:cs="Times New Roman"/>
        </w:rPr>
        <w:t>aMED</w:t>
      </w:r>
      <w:proofErr w:type="spellEnd"/>
      <w:r w:rsidRPr="00C90B6F">
        <w:rPr>
          <w:rFonts w:ascii="Times New Roman" w:hAnsi="Times New Roman" w:cs="Times New Roman"/>
        </w:rPr>
        <w:t xml:space="preserve">,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dkxYUl7A","properties":{"formattedCitation":"[38]","plainCitation":"[38]","noteIndex":0},"citationItems":[{"id":"Ox2bG7Bi/BdJ2uxnL","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[38]</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AgaZu9gz","properties":{"formattedCitation":"[39]","plainCitation":"[39]","noteIndex":0},"citationItems":[{"id":"Ox2bG7Bi/zqetYROY","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[39]</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I4j17IFI","properties":{"formattedCitation":"[40\\uc0\\u8211{}42]","plainCitation":"[40–42]","noteIndex":0},"citationItems":[{"id":"Ox2bG7Bi/rsBV85uB","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J."}],"issued":{"date-parts":[["2014",9,1]]}}},{"id":"Ox2bG7Bi/6Y5eFO9p","uris":["http://zotero.org/users/local/S8X13ARX/items/RH5JT2G2"],"itemData":{"id":2232,"type":"article-journal","abstract":"The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Ox2bG7Bi/ECdoTCMl","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372469" w:rsidRPr="00372469">
        <w:rPr>
          <w:rFonts w:ascii="Times New Roman" w:hAnsi="Times New Roman" w:cs="Times New Roman"/>
          <w:kern w:val="0"/>
        </w:rPr>
        <w:t>[40–42]</w:t>
      </w:r>
      <w:r w:rsidRPr="00C90B6F">
        <w:rPr>
          <w:rFonts w:ascii="Times New Roman" w:hAnsi="Times New Roman" w:cs="Times New Roman"/>
        </w:rPr>
        <w:fldChar w:fldCharType="end"/>
      </w:r>
      <w:r w:rsidRPr="00C90B6F">
        <w:rPr>
          <w:rFonts w:ascii="Times New Roman" w:hAnsi="Times New Roman" w:cs="Times New Roman"/>
        </w:rPr>
        <w:t>.</w:t>
      </w:r>
    </w:p>
    <w:p w14:paraId="41C412C8" w14:textId="28AAA4D3"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important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{"citationID":"scFpcUIq","properties":{"formattedCitation":"[3, 11, 43]","plainCitation":"[3, 11, 43]","noteIndex":0},"citationItems":[{"id":"Ox2bG7Bi/dlwcUG7U","uris":["http://zotero.org/users/local/S8X13ARX/items/V5FQCFVB"],"itemData":{"id":1435,"type":"article-journal","container-title":"Cancer","DOI":"10.1002/cncr.32291","ISSN":"0008-543X,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E."}],"issued":{"date-parts":[["2022",10,28]]}}},{"id":"Ox2bG7Bi/KaMluKug","uris":["http://zotero.org/users/local/S8X13ARX/items/QWXMD3ZT"],"itemData":{"id":2405,"type":"document","title":"Distress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11, 43]</w:t>
      </w:r>
      <w:r w:rsidRPr="00C90B6F">
        <w:rPr>
          <w:rFonts w:ascii="Times New Roman" w:hAnsi="Times New Roman" w:cs="Times New Roman"/>
        </w:rPr>
        <w:fldChar w:fldCharType="end"/>
      </w:r>
      <w:r w:rsidRPr="00C90B6F">
        <w:rPr>
          <w:rFonts w:ascii="Times New Roman" w:hAnsi="Times New Roman" w:cs="Times New Roman"/>
        </w:rPr>
        <w:t xml:space="preserve">. Alongside calls from those working in this area, we believe our results are grounds for further pushing food insecurity and cancer survivorship to the forefront of discussion within major medical organizations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[44]</w:t>
      </w:r>
      <w:r w:rsidRPr="00C90B6F">
        <w:rPr>
          <w:rFonts w:ascii="Times New Roman" w:hAnsi="Times New Roman" w:cs="Times New Roman"/>
        </w:rPr>
        <w:fldChar w:fldCharType="end"/>
      </w:r>
      <w:r w:rsidRPr="00C90B6F">
        <w:rPr>
          <w:rFonts w:ascii="Times New Roman" w:hAnsi="Times New Roman" w:cs="Times New Roman"/>
        </w:rPr>
        <w:t xml:space="preserve">. Identifying </w:t>
      </w:r>
      <w:del w:id="5203" w:author="Maino Vieytes, Christian (NIH/NIA/IRP) [F]" w:date="2023-11-19T07:56:00Z">
        <w:r w:rsidRPr="00C90B6F" w:rsidDel="00F96675">
          <w:rPr>
            <w:rFonts w:ascii="Times New Roman" w:hAnsi="Times New Roman" w:cs="Times New Roman"/>
          </w:rPr>
          <w:delText>food-insecure</w:delText>
        </w:r>
      </w:del>
      <w:ins w:id="5204"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that 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{"citationID":"7NuKLhHp","properties":{"formattedCitation":"[3, 45]","plainCitation":"[3, 45]","noteIndex":0},"citationItems":[{"id":"Ox2bG7Bi/dlwcUG7U","uris":["http://zotero.org/users/local/S8X13ARX/items/V5FQCFVB"],"itemData":{"id":1435,"type":"article-journal","container-title":"Cancer","DOI":"10.1002/cncr.32291","ISSN":"0008-543X,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K."}],"issued":{"date-parts":[["2019",10,15]]}}},{"id":"Ox2bG7Bi/wKyq3ZRj","uris":["http://zotero.org/users/local/S8X13ARX/items/JGE84YZP"],"itemData":{"id":2254,"type":"article-journal","abstract":"Food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45]</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that they may otherwise lack access to</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ZCJgDGqe","properties":{"formattedCitation":"[49]","plainCitation":"[49]","dontUpdate":true,"noteIndex":0},"citationItems":[{"id":"Ox2bG7Bi/OnF4tvuR","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w:t>
      </w:r>
      <w:del w:id="5205" w:author="Maino Vieytes, Christian (NIH/NIA/IRP) [F]" w:date="2023-11-19T07:56:00Z">
        <w:r w:rsidRPr="00C90B6F" w:rsidDel="00F96675">
          <w:rPr>
            <w:rFonts w:ascii="Times New Roman" w:hAnsi="Times New Roman" w:cs="Times New Roman"/>
          </w:rPr>
          <w:delText>food-insecure</w:delText>
        </w:r>
      </w:del>
      <w:ins w:id="5206"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experience secondary to a lack of a steady stream of nutritious foods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5adDEwae","properties":{"formattedCitation":"[47]","plainCitation":"[47]","noteIndex":0},"citationItems":[{"id":"Ox2bG7Bi/3Q2A2BJv","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[47]</w:t>
      </w:r>
      <w:r w:rsidRPr="00C90B6F">
        <w:rPr>
          <w:rFonts w:ascii="Times New Roman" w:hAnsi="Times New Roman" w:cs="Times New Roman"/>
        </w:rPr>
        <w:fldChar w:fldCharType="end"/>
      </w:r>
      <w:r w:rsidRPr="00C90B6F">
        <w:rPr>
          <w:rFonts w:ascii="Times New Roman" w:hAnsi="Times New Roman" w:cs="Times New Roman"/>
        </w:rPr>
        <w:t xml:space="preserve">. Although community-level </w:t>
      </w:r>
      <w:r w:rsidRPr="00C90B6F">
        <w:rPr>
          <w:rFonts w:ascii="Times New Roman" w:hAnsi="Times New Roman" w:cs="Times New Roman"/>
        </w:rPr>
        <w:lastRenderedPageBreak/>
        <w:t xml:space="preserve">strategies may yield benefits, particularly in the short term, more comprehensive system-level approaches, such as innovative medical insurance models, are needed for more wide-ranging effects on </w:t>
      </w:r>
      <w:del w:id="5207" w:author="Maino Vieytes, Christian (NIH/NIA/IRP) [F]" w:date="2023-11-19T07:56:00Z">
        <w:r w:rsidRPr="00C90B6F" w:rsidDel="00F96675">
          <w:rPr>
            <w:rFonts w:ascii="Times New Roman" w:hAnsi="Times New Roman" w:cs="Times New Roman"/>
          </w:rPr>
          <w:delText>food-insecure</w:delText>
        </w:r>
      </w:del>
      <w:ins w:id="520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 48, 49]</w:t>
      </w:r>
      <w:r w:rsidRPr="00C90B6F">
        <w:rPr>
          <w:rFonts w:ascii="Times New Roman" w:hAnsi="Times New Roman" w:cs="Times New Roman"/>
        </w:rPr>
        <w:fldChar w:fldCharType="end"/>
      </w:r>
      <w:r w:rsidRPr="00C90B6F">
        <w:rPr>
          <w:rFonts w:ascii="Times New Roman" w:hAnsi="Times New Roman" w:cs="Times New Roman"/>
        </w:rPr>
        <w:t xml:space="preserve">. </w:t>
      </w:r>
    </w:p>
    <w:p w14:paraId="1A115036" w14:textId="0F88D39E"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were unable to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can be made with these results. </w:t>
      </w:r>
      <w:ins w:id="5209" w:author="Maino Vieytes, Christian (NIH/NIA/IRP) [F]" w:date="2023-11-19T07:37:00Z">
        <w:r w:rsidR="00F96675">
          <w:rPr>
            <w:rFonts w:ascii="Times New Roman" w:hAnsi="Times New Roman" w:cs="Times New Roman"/>
          </w:rPr>
          <w:t>Tumor</w:t>
        </w:r>
      </w:ins>
      <w:ins w:id="5210" w:author="Maino Vieytes, Christian (NIH/NIA/IRP) [F]" w:date="2023-11-17T13:32:00Z">
        <w:r w:rsidR="00050B19">
          <w:rPr>
            <w:rFonts w:ascii="Times New Roman" w:hAnsi="Times New Roman" w:cs="Times New Roman"/>
          </w:rPr>
          <w:t xml:space="preserve"> staging data may have confounded the </w:t>
        </w:r>
      </w:ins>
      <w:ins w:id="5211" w:author="Maino Vieytes, Christian (NIH/NIA/IRP) [F]" w:date="2023-11-17T13:36:00Z">
        <w:r w:rsidR="00050B19">
          <w:rPr>
            <w:rFonts w:ascii="Times New Roman" w:hAnsi="Times New Roman" w:cs="Times New Roman"/>
          </w:rPr>
          <w:t>results,</w:t>
        </w:r>
      </w:ins>
      <w:ins w:id="5212" w:author="Maino Vieytes, Christian (NIH/NIA/IRP) [F]" w:date="2023-11-17T13:32:00Z">
        <w:r w:rsidR="00050B19">
          <w:rPr>
            <w:rFonts w:ascii="Times New Roman" w:hAnsi="Times New Roman" w:cs="Times New Roman"/>
          </w:rPr>
          <w:t xml:space="preserve"> but we </w:t>
        </w:r>
      </w:ins>
      <w:ins w:id="5213" w:author="Maino Vieytes, Christian (NIH/NIA/IRP) [F]" w:date="2023-11-17T13:36:00Z">
        <w:r w:rsidR="00050B19">
          <w:rPr>
            <w:rFonts w:ascii="Times New Roman" w:hAnsi="Times New Roman" w:cs="Times New Roman"/>
          </w:rPr>
          <w:t>could not</w:t>
        </w:r>
      </w:ins>
      <w:ins w:id="5214" w:author="Maino Vieytes, Christian (NIH/NIA/IRP) [F]" w:date="2023-11-17T13:32:00Z">
        <w:r w:rsidR="00050B19">
          <w:rPr>
            <w:rFonts w:ascii="Times New Roman" w:hAnsi="Times New Roman" w:cs="Times New Roman"/>
          </w:rPr>
          <w:t xml:space="preserve"> control for this given that these data </w:t>
        </w:r>
      </w:ins>
      <w:ins w:id="5215" w:author="Maino Vieytes, Christian (NIH/NIA/IRP) [F]" w:date="2023-11-17T13:37:00Z">
        <w:r w:rsidR="00050B19" w:rsidRPr="00050B19">
          <w:rPr>
            <w:rFonts w:ascii="Times New Roman" w:hAnsi="Times New Roman" w:cs="Times New Roman"/>
          </w:rPr>
          <w:t>are not collected in either the NHANES survey or examination</w:t>
        </w:r>
      </w:ins>
      <w:ins w:id="5216" w:author="Maino Vieytes, Christian (NIH/NIA/IRP) [F]" w:date="2023-11-17T13:32:00Z">
        <w:r w:rsidR="00050B19">
          <w:rPr>
            <w:rFonts w:ascii="Times New Roman" w:hAnsi="Times New Roman" w:cs="Times New Roman"/>
          </w:rPr>
          <w:t>.</w:t>
        </w:r>
      </w:ins>
      <w:ins w:id="5217" w:author="Maino Vieytes, Christian (NIH/NIA/IRP) [F]" w:date="2023-11-17T13:33:00Z">
        <w:r w:rsidR="00050B19">
          <w:rPr>
            <w:rFonts w:ascii="Times New Roman" w:hAnsi="Times New Roman" w:cs="Times New Roman"/>
          </w:rPr>
          <w:t xml:space="preserve"> </w:t>
        </w:r>
      </w:ins>
      <w:ins w:id="5218" w:author="Maino Vieytes, Christian (NIH/NIA/IRP) [F]" w:date="2023-11-19T07:37:00Z">
        <w:r w:rsidR="00F96675">
          <w:rPr>
            <w:rFonts w:ascii="Times New Roman" w:hAnsi="Times New Roman" w:cs="Times New Roman"/>
          </w:rPr>
          <w:t xml:space="preserve">Similarly, we were not able to control for tumor site. </w:t>
        </w:r>
      </w:ins>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555C35">
        <w:rPr>
          <w:rFonts w:ascii="Times New Roman" w:hAnsi="Times New Roman" w:cs="Times New Roman"/>
        </w:rPr>
        <w:instrText xml:space="preserve"> ADDIN ZOTERO_ITEM CSL_CITATION {"citationID":"FeJWcJV9","properties":{"formattedCitation":"[50]","plainCitation":"[50]","noteIndex":0},"citationItems":[{"id":"Ox2bG7Bi/nPXLJYjR","uris":["http://zotero.org/users/local/S8X13ARX/items/UHE9JMLT"],"itemData":{"id":1798,"type":"document","publisher":"Economic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[50]</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w:t>
      </w:r>
      <w:r w:rsidR="009F2FE4">
        <w:rPr>
          <w:rFonts w:ascii="Times New Roman" w:hAnsi="Times New Roman" w:cs="Times New Roman"/>
        </w:rPr>
        <w:lastRenderedPageBreak/>
        <w:t xml:space="preserve">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 xml:space="preserve">may have exhibited lower response rates), but any bias is conjectural given the lack of clinical </w:t>
      </w:r>
      <w:r w:rsidR="00CE5B4F">
        <w:rPr>
          <w:rFonts w:ascii="Times New Roman" w:hAnsi="Times New Roman" w:cs="Times New Roman"/>
        </w:rPr>
        <w:t>or staging</w:t>
      </w:r>
      <w:r w:rsidR="00BB08C3">
        <w:rPr>
          <w:rFonts w:ascii="Times New Roman" w:hAnsi="Times New Roman" w:cs="Times New Roman"/>
        </w:rPr>
        <w:t xml:space="preserve"> data in the NHANES study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critical to qualify that the dietary patterns extracted in this analysis reflect population-level means in terms of dietary intake and </w:t>
      </w:r>
      <w:r w:rsidR="004A3D99">
        <w:rPr>
          <w:rFonts w:ascii="Times New Roman" w:hAnsi="Times New Roman" w:cs="Times New Roman"/>
        </w:rPr>
        <w:t>cannot be appropriately used to make</w:t>
      </w:r>
      <w:r w:rsidR="004D7651">
        <w:rPr>
          <w:rFonts w:ascii="Times New Roman" w:hAnsi="Times New Roman" w:cs="Times New Roman"/>
        </w:rPr>
        <w:t xml:space="preserve"> conclusions about dietary intake for an individual cancer survivor experiencing food insecurity.</w:t>
      </w:r>
    </w:p>
    <w:p w14:paraId="253EDB05" w14:textId="056A80AA"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w:t>
      </w:r>
      <w:del w:id="5219" w:author="Maino Vieytes, Christian (NIH/NIA/IRP) [F]" w:date="2023-11-19T07:56:00Z">
        <w:r w:rsidRPr="00C90B6F" w:rsidDel="00F96675">
          <w:rPr>
            <w:rFonts w:ascii="Times New Roman" w:hAnsi="Times New Roman" w:cs="Times New Roman"/>
          </w:rPr>
          <w:delText>food-insecure</w:delText>
        </w:r>
      </w:del>
      <w:ins w:id="522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w:t>
      </w:r>
      <w:del w:id="5221" w:author="Maino Vieytes, Christian (NIH/NIA/IRP) [F]" w:date="2023-11-19T07:56:00Z">
        <w:r w:rsidRPr="00C90B6F" w:rsidDel="00F96675">
          <w:rPr>
            <w:rFonts w:ascii="Times New Roman" w:hAnsi="Times New Roman" w:cs="Times New Roman"/>
          </w:rPr>
          <w:delText>food-insecure</w:delText>
        </w:r>
      </w:del>
      <w:ins w:id="5222"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on other large survey studies to understand the reproducibility of these dietary patterns within this target population. </w:t>
      </w:r>
      <w:r w:rsidRPr="00C90B6F">
        <w:rPr>
          <w:rFonts w:ascii="Times New Roman" w:hAnsi="Times New Roman" w:cs="Times New Roman"/>
        </w:rPr>
        <w:t xml:space="preserve">A final avenue of research should extend our work and continue surveillance of dietary intake patterns amongst U.S. </w:t>
      </w:r>
      <w:del w:id="5223" w:author="Maino Vieytes, Christian (NIH/NIA/IRP) [F]" w:date="2023-11-19T07:56:00Z">
        <w:r w:rsidRPr="00C90B6F" w:rsidDel="00F96675">
          <w:rPr>
            <w:rFonts w:ascii="Times New Roman" w:hAnsi="Times New Roman" w:cs="Times New Roman"/>
          </w:rPr>
          <w:delText>food-insecure</w:delText>
        </w:r>
      </w:del>
      <w:ins w:id="5224"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using nationally representative data. Ultimately, advances in such areas will ideally abate the disparities in health outcomes observed by </w:t>
      </w:r>
      <w:del w:id="5225" w:author="Maino Vieytes, Christian (NIH/NIA/IRP) [F]" w:date="2023-11-19T07:56:00Z">
        <w:r w:rsidRPr="00C90B6F" w:rsidDel="00F96675">
          <w:rPr>
            <w:rFonts w:ascii="Times New Roman" w:hAnsi="Times New Roman" w:cs="Times New Roman"/>
          </w:rPr>
          <w:delText>food-insecure</w:delText>
        </w:r>
      </w:del>
      <w:ins w:id="5226"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11E7EEB9" w14:textId="77777777" w:rsidR="00555C35" w:rsidRPr="00555C35" w:rsidRDefault="00CA04BD" w:rsidP="00555C35">
      <w:pPr>
        <w:pStyle w:val="Bibliography"/>
        <w:rPr>
          <w:rFonts w:ascii="Times New Roman" w:hAnsi="Times New Roman" w:cs="Times New Roman"/>
        </w:rPr>
      </w:pPr>
      <w:r w:rsidRPr="00372469">
        <w:lastRenderedPageBreak/>
        <w:fldChar w:fldCharType="begin"/>
      </w:r>
      <w:r w:rsidR="00372469" w:rsidRPr="00372469">
        <w:instrText xml:space="preserve"> ADDIN ZOTERO_BIBL {"uncited":[],"omitted":[],"custom":[]} CSL_BIBLIOGRAPHY </w:instrText>
      </w:r>
      <w:r w:rsidRPr="00372469">
        <w:fldChar w:fldCharType="separate"/>
      </w:r>
      <w:r w:rsidR="00555C35" w:rsidRPr="00555C35">
        <w:rPr>
          <w:rFonts w:ascii="Times New Roman" w:hAnsi="Times New Roman" w:cs="Times New Roman"/>
        </w:rPr>
        <w:t xml:space="preserve">1. </w:t>
      </w:r>
      <w:r w:rsidR="00555C35" w:rsidRPr="00555C35">
        <w:rPr>
          <w:rFonts w:ascii="Times New Roman" w:hAnsi="Times New Roman" w:cs="Times New Roman"/>
        </w:rPr>
        <w:tab/>
        <w:t>Carrera PM, Kantarjian HM, Blinder VS (2018) The financial burden and distress of patients with cancer: Understanding and stepping-up action on the financial toxicity of cancer treatment. CA Cancer J Clin 68:153–165. https://doi.org/10.3322/caac.21443</w:t>
      </w:r>
    </w:p>
    <w:p w14:paraId="09BDDD4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 </w:t>
      </w:r>
      <w:r w:rsidRPr="00555C35">
        <w:rPr>
          <w:rFonts w:ascii="Times New Roman" w:hAnsi="Times New Roman" w:cs="Times New Roman"/>
        </w:rPr>
        <w:tab/>
        <w:t>Blinder V, Eberle C, Patil S, Gany FM, Bradley CJ (2017) Women With Breast Cancer Who Work For Accommodating Employers More Likely To Retain Jobs After Treatment. Health Aff (Millwood) 36:274–281. https://doi.org/10.1377/hlthaff.2016.1196</w:t>
      </w:r>
    </w:p>
    <w:p w14:paraId="53DF2E8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 </w:t>
      </w:r>
      <w:r w:rsidRPr="00555C35">
        <w:rPr>
          <w:rFonts w:ascii="Times New Roman" w:hAnsi="Times New Roman" w:cs="Times New Roman"/>
        </w:rPr>
        <w:tab/>
        <w:t>Patel KG, Borno HT, Seligman HK (2019) Food insecurity screening: A missing piece in cancer management. Cancer 125:3494–3501. https://doi.org/10.1002/cncr.32291</w:t>
      </w:r>
    </w:p>
    <w:p w14:paraId="3409F3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 </w:t>
      </w:r>
      <w:r w:rsidRPr="00555C35">
        <w:rPr>
          <w:rFonts w:ascii="Times New Roman" w:hAnsi="Times New Roman" w:cs="Times New Roman"/>
        </w:rPr>
        <w:tab/>
        <w:t>Charkhchi P, Fazeli Dehkordy S, Carlos RC (2018) Housing and Food Insecurity, Care Access, and Health Status Among the Chronically Ill: An Analysis of the Behavioral Risk Factor Surveillance System. J Gen Intern Med 33:644–650. https://doi.org/10.1007/s11606-017-4255-z</w:t>
      </w:r>
    </w:p>
    <w:p w14:paraId="7CC1D26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 </w:t>
      </w:r>
      <w:r w:rsidRPr="00555C35">
        <w:rPr>
          <w:rFonts w:ascii="Times New Roman" w:hAnsi="Times New Roman" w:cs="Times New Roman"/>
        </w:rPr>
        <w:tab/>
        <w:t>Seligman HK, Schillinger D (2010) Hunger and Socioeconomic Disparities in Chronic Disease. N Engl J Med 363:6–9. https://doi.org/10.1056/NEJMp1000072</w:t>
      </w:r>
    </w:p>
    <w:p w14:paraId="32B2360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6. </w:t>
      </w:r>
      <w:r w:rsidRPr="00555C35">
        <w:rPr>
          <w:rFonts w:ascii="Times New Roman" w:hAnsi="Times New Roman" w:cs="Times New Roman"/>
        </w:rPr>
        <w:tab/>
        <w:t>Leung CW, Epel ES, Ritchie LD, Crawford PB, Laraia BA (2014) Food Insecurity Is Inversely Associated with Diet Quality of Lower-Income Adults. J Acad Nutr Diet 114:1943-1953.e2. https://doi.org/10.1016/j.jand.2014.06.353</w:t>
      </w:r>
    </w:p>
    <w:p w14:paraId="79CE83D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7. </w:t>
      </w:r>
      <w:r w:rsidRPr="00555C35">
        <w:rPr>
          <w:rFonts w:ascii="Times New Roman" w:hAnsi="Times New Roman" w:cs="Times New Roman"/>
        </w:rPr>
        <w:tab/>
        <w:t>Zhang F, Tapera TM, Gou J (2018) Application of a new dietary pattern analysis method in nutritional epidemiology. BMC Med Res Methodol 18:119. https://doi.org/10.1186/s12874-018-0585-8</w:t>
      </w:r>
    </w:p>
    <w:p w14:paraId="02A43017"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8. </w:t>
      </w:r>
      <w:r w:rsidRPr="00555C35">
        <w:rPr>
          <w:rFonts w:ascii="Times New Roman" w:hAnsi="Times New Roman" w:cs="Times New Roman"/>
        </w:rPr>
        <w:tab/>
        <w:t>Zhao J, Li Z, Gao Q, Zhao H, Chen S, Huang L, Wang W, Wang T (2021) A review of statistical methods for dietary pattern analysis. Nutr J 20:37. https://doi.org/10.1186/s12937-021-00692-7</w:t>
      </w:r>
    </w:p>
    <w:p w14:paraId="6FD58E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9. </w:t>
      </w:r>
      <w:r w:rsidRPr="00555C35">
        <w:rPr>
          <w:rFonts w:ascii="Times New Roman" w:hAnsi="Times New Roman" w:cs="Times New Roman"/>
        </w:rPr>
        <w:tab/>
        <w:t>Zou H, Hastie T (2005) Regularization and variable selection via the elastic net. J R Stat Soc Ser B Stat Methodol 67:301–320. https://doi.org/10.1111/j.1467-9868.2005.00503.x</w:t>
      </w:r>
    </w:p>
    <w:p w14:paraId="6EC26AF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10. </w:t>
      </w:r>
      <w:r w:rsidRPr="00555C35">
        <w:rPr>
          <w:rFonts w:ascii="Times New Roman" w:hAnsi="Times New Roman" w:cs="Times New Roman"/>
        </w:rPr>
        <w:tab/>
        <w:t>Hu FB (2002) Dietary pattern analysis: a new direction in nutritional epidemiology. Curr Opin Lipidol 13:3–9. https://doi.org/10.1097/00041433-200202000-00002</w:t>
      </w:r>
    </w:p>
    <w:p w14:paraId="338F2C2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11. </w:t>
      </w:r>
      <w:r w:rsidRPr="00555C35">
        <w:rPr>
          <w:rFonts w:ascii="Times New Roman" w:hAnsi="Times New Roman" w:cs="Times New Roman"/>
        </w:rPr>
        <w:tab/>
        <w:t>Maino Vieytes CA, Zhu R, Gany F, Burton-Obanla A, Arthur AE (2022) Empirical Dietary Patterns Associated with Food Insecurity in U.S. Cancer Survivors: NHANES 1999–2018. Int J Environ Res Public Health 19:14062. https://doi.org/10.3390/ijerph192114062</w:t>
      </w:r>
    </w:p>
    <w:p w14:paraId="169C94BB"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12. </w:t>
      </w:r>
      <w:r w:rsidRPr="00555C35">
        <w:rPr>
          <w:rFonts w:ascii="Times New Roman" w:hAnsi="Times New Roman" w:cs="Times New Roman"/>
        </w:rPr>
        <w:tab/>
        <w:t>Bickel G, Nord M, Price C, Hamilton W, Cook J (2000) Guide to Measuring Household Food Security</w:t>
      </w:r>
    </w:p>
    <w:p w14:paraId="100279E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13. </w:t>
      </w:r>
      <w:r w:rsidRPr="00555C35">
        <w:rPr>
          <w:rFonts w:ascii="Times New Roman" w:hAnsi="Times New Roman" w:cs="Times New Roman"/>
        </w:rPr>
        <w:tab/>
        <w:t>Yaghjyan L, Wijayabahu AT, Egan KM (2018) RE: The Association Between Dietary Quality and Overall and Cancer-Specific Mortality Among Cancer Survivors, NHANES III. JNCI Cancer Spectr 2:pky044. https://doi.org/10.1093/jncics/pky044</w:t>
      </w:r>
    </w:p>
    <w:p w14:paraId="4A0ADCE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14. </w:t>
      </w:r>
      <w:r w:rsidRPr="00555C35">
        <w:rPr>
          <w:rFonts w:ascii="Times New Roman" w:hAnsi="Times New Roman" w:cs="Times New Roman"/>
        </w:rPr>
        <w:tab/>
        <w:t>Blanton CA, Moshfegh AJ, Baer DJ, Kretsch MJ (2006) The USDA Automated Multiple-Pass Method Accurately Estimates Group Total Energy and Nutrient Intake. J Nutr 136:2594–2599. https://doi.org/10.1093/jn/136.10.2594</w:t>
      </w:r>
    </w:p>
    <w:p w14:paraId="1DC9187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15. </w:t>
      </w:r>
      <w:r w:rsidRPr="00555C35">
        <w:rPr>
          <w:rFonts w:ascii="Times New Roman" w:hAnsi="Times New Roman" w:cs="Times New Roman"/>
        </w:rPr>
        <w:tab/>
        <w:t>Moshfegh AJ, Rhodes DG, Baer DJ, Murayi T, Clemens JC, Rumpler WV, Paul DR, Sebastian RS, Kuczynski KJ, Ingwersen LA, Staples RC, Cleveland LE (2008) The US Department of Agriculture Automated Multiple-Pass Method reduces bias in the collection of energy intakes. Am J Clin Nutr 88:324–332. https://doi.org/10.1093/ajcn/88.2.324</w:t>
      </w:r>
    </w:p>
    <w:p w14:paraId="46BBFD1F"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16. </w:t>
      </w:r>
      <w:r w:rsidRPr="00555C35">
        <w:rPr>
          <w:rFonts w:ascii="Times New Roman" w:hAnsi="Times New Roman" w:cs="Times New Roman"/>
        </w:rPr>
        <w:tab/>
        <w:t>Jovanovic CES, Hoelscher DM, Chen B, Ranjit N, van den Berg AE (2022) The associations of plant-based food and metabolic syndrome using NHANES 2015–16 data. J Public Health fdab403. https://doi.org/10.1093/pubmed/fdab403</w:t>
      </w:r>
    </w:p>
    <w:p w14:paraId="34EA661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17. </w:t>
      </w:r>
      <w:r w:rsidRPr="00555C35">
        <w:rPr>
          <w:rFonts w:ascii="Times New Roman" w:hAnsi="Times New Roman" w:cs="Times New Roman"/>
        </w:rPr>
        <w:tab/>
        <w:t>Moore C, Murphy MM, Keast DR, Holick MF (2004) Vitamin D intake in the United States. J Am Diet Assoc 104:980–983. https://doi.org/10.1016/j.jada.2004.03.028</w:t>
      </w:r>
    </w:p>
    <w:p w14:paraId="1F5AE29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18. </w:t>
      </w:r>
      <w:r w:rsidRPr="00555C35">
        <w:rPr>
          <w:rFonts w:ascii="Times New Roman" w:hAnsi="Times New Roman" w:cs="Times New Roman"/>
        </w:rPr>
        <w:tab/>
        <w:t>Willett W, Howe G, Kushi L (1997) Adjustment for total energy intake in epidemiologic studies. Am J Clin Nutr 65:1220S-1228S. https://doi.org/10.1093/ajcn/65.4.1220S</w:t>
      </w:r>
    </w:p>
    <w:p w14:paraId="7CB4503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19. </w:t>
      </w:r>
      <w:r w:rsidRPr="00555C35">
        <w:rPr>
          <w:rFonts w:ascii="Times New Roman" w:hAnsi="Times New Roman" w:cs="Times New Roman"/>
        </w:rPr>
        <w:tab/>
        <w:t>Krebs-Smith SM, Pannucci TE, Subar AF, Kirkpatrick SI, Lerman JL, Tooze JA, Wilson MM, Reedy J (2018) Update of the Healthy Eating Index: HEI-2015. J Acad Nutr Diet 118:1591–1602. https://doi.org/10.1016/j.jand.2018.05.021</w:t>
      </w:r>
    </w:p>
    <w:p w14:paraId="2C771EA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20. </w:t>
      </w:r>
      <w:r w:rsidRPr="00555C35">
        <w:rPr>
          <w:rFonts w:ascii="Times New Roman" w:hAnsi="Times New Roman" w:cs="Times New Roman"/>
        </w:rPr>
        <w:tab/>
        <w:t>Folsom T, Nagraj V (2017) hei: Calculate Healthy Eating Index (HEI) Scores. J Open Source Softw 2:417. https://doi.org/10.21105/joss.00417</w:t>
      </w:r>
    </w:p>
    <w:p w14:paraId="70DF0B0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21. </w:t>
      </w:r>
      <w:r w:rsidRPr="00555C35">
        <w:rPr>
          <w:rFonts w:ascii="Times New Roman" w:hAnsi="Times New Roman" w:cs="Times New Roman"/>
        </w:rPr>
        <w:tab/>
        <w:t>Linkage Methods and Analytical Support for NCHS Linked Mortality Data</w:t>
      </w:r>
    </w:p>
    <w:p w14:paraId="37B73E7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22. </w:t>
      </w:r>
      <w:r w:rsidRPr="00555C35">
        <w:rPr>
          <w:rFonts w:ascii="Times New Roman" w:hAnsi="Times New Roman" w:cs="Times New Roman"/>
        </w:rPr>
        <w:tab/>
        <w:t>Cain KC, Harlow SD, Little RJ, Nan B, Yosef M, Taffe JR, Elliott MR (2011) Bias Due to Left Truncation and Left Censoring in Longitudinal Studies of Developmental and Disease Processes. Am J Epidemiol 173:1078–1084. https://doi.org/10.1093/aje/kwq481</w:t>
      </w:r>
    </w:p>
    <w:p w14:paraId="0BE4788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23. </w:t>
      </w:r>
      <w:r w:rsidRPr="00555C35">
        <w:rPr>
          <w:rFonts w:ascii="Times New Roman" w:hAnsi="Times New Roman" w:cs="Times New Roman"/>
        </w:rPr>
        <w:tab/>
        <w:t>Song M, Wu K, Meyerhardt JA, Yilmaz O, Wang M, Ogino S, Fuchs CS, Giovannucci EL, Chan AT (2018) Low-Carbohydrate Diet Score and Macronutrient Intake in Relation to Survival After Colorectal Cancer Diagnosis. JNCI Cancer Spectr 2:pky077. https://doi.org/10.1093/jncics/pky077</w:t>
      </w:r>
    </w:p>
    <w:p w14:paraId="56EFD0D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24. </w:t>
      </w:r>
      <w:r w:rsidRPr="00555C35">
        <w:rPr>
          <w:rFonts w:ascii="Times New Roman" w:hAnsi="Times New Roman" w:cs="Times New Roman"/>
        </w:rPr>
        <w:tab/>
        <w:t>Cook CE, Richardson JK, Pietrobon R, Braga L, Silva HM, Turner D (2006) Validation of the NHANES ADL scale in a sample of patients with report of cervical pain: Factor analysis, item response theory analysis, and line item validity. Disabil Rehabil 28:929–935. https://doi.org/10.1080/09638280500404263</w:t>
      </w:r>
    </w:p>
    <w:p w14:paraId="492AC79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25. </w:t>
      </w:r>
      <w:r w:rsidRPr="00555C35">
        <w:rPr>
          <w:rFonts w:ascii="Times New Roman" w:hAnsi="Times New Roman" w:cs="Times New Roman"/>
        </w:rPr>
        <w:tab/>
        <w:t>Witte JS, Greenland S (1997) A nested approach to evaluating dose-response and trend. Ann Epidemiol 7:188–193. https://doi.org/10.1016/S1047-2797(96)00159-7</w:t>
      </w:r>
    </w:p>
    <w:p w14:paraId="09384B72"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26. </w:t>
      </w:r>
      <w:r w:rsidRPr="00555C35">
        <w:rPr>
          <w:rFonts w:ascii="Times New Roman" w:hAnsi="Times New Roman" w:cs="Times New Roman"/>
        </w:rPr>
        <w:tab/>
        <w:t>Willett WC, Howe GR, Kushi LH (1997) Adjustment for total energy intake in epidemiologic studies. Am J Clin Nutr 65:1220S-1228S. https://doi.org/10.1093/ajcn/65.4.1220S</w:t>
      </w:r>
    </w:p>
    <w:p w14:paraId="4FB308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27. </w:t>
      </w:r>
      <w:r w:rsidRPr="00555C35">
        <w:rPr>
          <w:rFonts w:ascii="Times New Roman" w:hAnsi="Times New Roman" w:cs="Times New Roman"/>
        </w:rPr>
        <w:tab/>
        <w:t>Banerjee S, Radak T, Khubchandani J, Dunn P (2021) Food Insecurity and Mortality in American Adults: Results From the NHANES-Linked Mortality Study. Health Promot Pract 22:204–214. https://doi.org/10.1177/1524839920945927</w:t>
      </w:r>
    </w:p>
    <w:p w14:paraId="2259867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28. </w:t>
      </w:r>
      <w:r w:rsidRPr="00555C35">
        <w:rPr>
          <w:rFonts w:ascii="Times New Roman" w:hAnsi="Times New Roman" w:cs="Times New Roman"/>
        </w:rPr>
        <w:tab/>
        <w:t>Gany F, Lee T, Ramirez J, Massie D, Moran A, Crist M, McNish T, Winkel G, Leng JCF (2014) Do Our Patients Have Enough to Eat?: Food Insecurity among Urban Low-income Cancer Patients. J Health Care Poor Underserved 25:1153–1168. https://doi.org/10.1353/hpu.2014.0145</w:t>
      </w:r>
    </w:p>
    <w:p w14:paraId="5F88620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29. </w:t>
      </w:r>
      <w:r w:rsidRPr="00555C35">
        <w:rPr>
          <w:rFonts w:ascii="Times New Roman" w:hAnsi="Times New Roman" w:cs="Times New Roman"/>
        </w:rPr>
        <w:tab/>
        <w:t>Robien K, Clausen M, Sullo E, Ford YR, Griffith KA, Le D, Wickersham KE, Wallington SF (2023) Prevalence of Food Insecurity Among Cancer Survivors in the United States: A Scoping Review. J Acad Nutr Diet 123:330–346. https://doi.org/10.1016/j.jand.2022.07.004</w:t>
      </w:r>
    </w:p>
    <w:p w14:paraId="0E2504A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30. </w:t>
      </w:r>
      <w:r w:rsidRPr="00555C35">
        <w:rPr>
          <w:rFonts w:ascii="Times New Roman" w:hAnsi="Times New Roman" w:cs="Times New Roman"/>
        </w:rPr>
        <w:tab/>
        <w:t>Seligman HK, Bindman AB, Vittinghoff E, Kanaya AM, Kushel MB (2007) Food insecurity is associated with diabetes mellitus: results from the National Health Examination and Nutrition Examination Survey (NHANES) 1999-2002. J Gen Intern Med 22:1018–1023. https://doi.org/10.1007/s11606-007-0192-6</w:t>
      </w:r>
    </w:p>
    <w:p w14:paraId="3D3136CA"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31. </w:t>
      </w:r>
      <w:r w:rsidRPr="00555C35">
        <w:rPr>
          <w:rFonts w:ascii="Times New Roman" w:hAnsi="Times New Roman" w:cs="Times New Roman"/>
        </w:rPr>
        <w:tab/>
        <w:t>Heflin CM, Ziliak JP (2008) Food Insufficiency, Food Stamp Participation, and Mental Health*. Soc Sci Q 89:706–727. https://doi.org/10.1111/j.1540-6237.2008.00556.x</w:t>
      </w:r>
    </w:p>
    <w:p w14:paraId="240FCA5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32. </w:t>
      </w:r>
      <w:r w:rsidRPr="00555C35">
        <w:rPr>
          <w:rFonts w:ascii="Times New Roman" w:hAnsi="Times New Roman" w:cs="Times New Roman"/>
        </w:rPr>
        <w:tab/>
        <w:t>Lee JS, Frongillo EA (2001) Nutritional and Health Consequences Are Associated with Food Insecurity among U.S. Elderly Persons. J Nutr 131:1503–1509. https://doi.org/10.1093/jn/131.5.1503</w:t>
      </w:r>
    </w:p>
    <w:p w14:paraId="0CD20EC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33. </w:t>
      </w:r>
      <w:r w:rsidRPr="00555C35">
        <w:rPr>
          <w:rFonts w:ascii="Times New Roman" w:hAnsi="Times New Roman" w:cs="Times New Roman"/>
        </w:rPr>
        <w:tab/>
        <w:t>Stuff JE, Casey PH, Szeto KL, Gossett JM, Robbins JM, Simpson PM, Connell C, Bogle ML (2004) Household Food Insecurity Is Associated with Adult Health Status. J Nutr 134:2330–2335. https://doi.org/10.1093/jn/134.9.2330</w:t>
      </w:r>
    </w:p>
    <w:p w14:paraId="718C967E"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34. </w:t>
      </w:r>
      <w:r w:rsidRPr="00555C35">
        <w:rPr>
          <w:rFonts w:ascii="Times New Roman" w:hAnsi="Times New Roman" w:cs="Times New Roman"/>
        </w:rPr>
        <w:tab/>
        <w:t>Sun Y, Liu B, Rong S, Du Y, Xu G, Snetselaar LG, Wallace RB, Bao W (2020) Food Insecurity Is Associated With Cardiovascular and All‐Cause Mortality Among Adults in the United States. J Am Heart Assoc 9:. https://doi.org/10.1161/JAHA.119.014629</w:t>
      </w:r>
    </w:p>
    <w:p w14:paraId="3976493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35. </w:t>
      </w:r>
      <w:r w:rsidRPr="00555C35">
        <w:rPr>
          <w:rFonts w:ascii="Times New Roman" w:hAnsi="Times New Roman" w:cs="Times New Roman"/>
        </w:rPr>
        <w:tab/>
        <w:t>Vozoris NT, Tarasuk VS (2003) Household Food Insufficiency Is Associated with Poorer Health. J Nutr 133:120–126. https://doi.org/10.1093/jn/133.1.120</w:t>
      </w:r>
    </w:p>
    <w:p w14:paraId="09E2F2E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36. </w:t>
      </w:r>
      <w:r w:rsidRPr="00555C35">
        <w:rPr>
          <w:rFonts w:ascii="Times New Roman" w:hAnsi="Times New Roman" w:cs="Times New Roman"/>
        </w:rPr>
        <w:tab/>
        <w:t>Zhao H, Andreyeva T (2022) Diet Quality and Health in Older Americans. Nutrients 14:1198. https://doi.org/10.3390/nu14061198</w:t>
      </w:r>
    </w:p>
    <w:p w14:paraId="628C9B4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37. </w:t>
      </w:r>
      <w:r w:rsidRPr="00555C35">
        <w:rPr>
          <w:rFonts w:ascii="Times New Roman" w:hAnsi="Times New Roman" w:cs="Times New Roman"/>
        </w:rPr>
        <w:tab/>
        <w:t>George SM, Neuhouser ML, Mayne ST, Irwin ML, Albanes D, Gail MH, Alfano CM, Bernstein L, McTiernan A, Reedy J, Smith AW, Ulrich CM, Ballard-Barbash R (2010) Postdiagnosis Diet Quality Is Inversely Related to a Biomarker of Inflammation among Breast Cancer Survivors. Cancer Epidemiol Biomarkers Prev 19:2220–2228. https://doi.org/10.1158/1055-9965.EPI-10-0464</w:t>
      </w:r>
    </w:p>
    <w:p w14:paraId="472D97BC"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38. </w:t>
      </w:r>
      <w:r w:rsidRPr="00555C35">
        <w:rPr>
          <w:rFonts w:ascii="Times New Roman" w:hAnsi="Times New Roman" w:cs="Times New Roman"/>
        </w:rPr>
        <w:tab/>
        <w:t xml:space="preserve">Guillermo C, Boushey CJ, Franke AA, Monroe KR, Lim U, Wilkens LR, Marchand LL, Maskarinec G (2020) Diet Quality and Biomarker Profiles Related to Chronic Disease </w:t>
      </w:r>
      <w:r w:rsidRPr="00555C35">
        <w:rPr>
          <w:rFonts w:ascii="Times New Roman" w:hAnsi="Times New Roman" w:cs="Times New Roman"/>
        </w:rPr>
        <w:lastRenderedPageBreak/>
        <w:t>Prevention: The Multiethnic Cohort Study. J Am Coll Nutr 39:216–223. https://doi.org/10.1080/07315724.2019.1635921</w:t>
      </w:r>
    </w:p>
    <w:p w14:paraId="3B22CFD4"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39. </w:t>
      </w:r>
      <w:r w:rsidRPr="00555C35">
        <w:rPr>
          <w:rFonts w:ascii="Times New Roman" w:hAnsi="Times New Roman" w:cs="Times New Roman"/>
        </w:rPr>
        <w:tab/>
        <w:t>Arthur AE, Peterson KE, Shen J, Djuric Z, Taylor JMG, Hebert JR, Duffy SA, Peterson LA, Bellile EL, Whitfield JR, Chepeha DB, Schipper MJ, Wolf GT, Rozek LS (2014) Diet and proinflammatory cytokine levels in head and neck squamous cell carcinoma. Cancer 120:2704–2712. https://doi.org/10.1002/cncr.28778</w:t>
      </w:r>
    </w:p>
    <w:p w14:paraId="418BCB43"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40. </w:t>
      </w:r>
      <w:r w:rsidRPr="00555C35">
        <w:rPr>
          <w:rFonts w:ascii="Times New Roman" w:hAnsi="Times New Roman" w:cs="Times New Roman"/>
        </w:rPr>
        <w:tab/>
        <w:t>Brenner DR, Scherer D, Muir K, Schildkraut J, Boffetta P, Spitz MR, Le Marchand L, Chan AT, Goode EL, Ulrich CM, Hung RJ (2014) A Review of the Application of Inflammatory Biomarkers in Epidemiologic Cancer Research. Cancer Epidemiol Biomarkers Prev 23:1729–1751. https://doi.org/10.1158/1055-9965.EPI-14-0064</w:t>
      </w:r>
    </w:p>
    <w:p w14:paraId="2B019B9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41. </w:t>
      </w:r>
      <w:r w:rsidRPr="00555C35">
        <w:rPr>
          <w:rFonts w:ascii="Times New Roman" w:hAnsi="Times New Roman" w:cs="Times New Roman"/>
        </w:rPr>
        <w:tab/>
        <w:t>Cheng E, Shi Q, Shields AF, Nixon AB, Shergill AP, Ma C, Guthrie KA, Couture F, Kuebler P, Kumar P, Tan B, Krishnamurthi SS, Ng K, O’Reilly EM, Brown JC, Philip PA, Caan BJ, Cespedes Feliciano EM, Meyerhardt JA (2023) Association of Inflammatory Biomarkers With Survival Among Patients With Stage III Colon Cancer. JAMA Oncol. https://doi.org/10.1001/jamaoncol.2022.6911</w:t>
      </w:r>
    </w:p>
    <w:p w14:paraId="77BB9A71"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42. </w:t>
      </w:r>
      <w:r w:rsidRPr="00555C35">
        <w:rPr>
          <w:rFonts w:ascii="Times New Roman" w:hAnsi="Times New Roman" w:cs="Times New Roman"/>
        </w:rPr>
        <w:tab/>
        <w:t>Domenici L, Tonacci A, Aretini P, Garibaldi S, Perutelli A, Bottone P, Muzii L, Panici PB (2021) Inflammatory Biomarkers as Promising Predictors of Prognosis in Cervical Cancer Patients. Oncology 99:571–579. https://doi.org/10.1159/000517320</w:t>
      </w:r>
    </w:p>
    <w:p w14:paraId="7320DB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43. </w:t>
      </w:r>
      <w:r w:rsidRPr="00555C35">
        <w:rPr>
          <w:rFonts w:ascii="Times New Roman" w:hAnsi="Times New Roman" w:cs="Times New Roman"/>
        </w:rPr>
        <w:tab/>
        <w:t>Distress Thermometer Tool Translations</w:t>
      </w:r>
    </w:p>
    <w:p w14:paraId="4E7FB705"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44. </w:t>
      </w:r>
      <w:r w:rsidRPr="00555C35">
        <w:rPr>
          <w:rFonts w:ascii="Times New Roman" w:hAnsi="Times New Roman" w:cs="Times New Roman"/>
        </w:rPr>
        <w:tab/>
        <w:t>Burton-Obanla AA, Sloane S, Koester B, Gundersen C, Fiese BH, Arthur AE (2022) Oncology Registered Dietitian Nutritionists’ Knowledge, Attitudes, and Practices Related to Food Insecurity among Cancer Survivors: A Qualitative Study. J Acad Nutr Diet 122:2267–2287. https://doi.org/10.1016/j.jand.2021.12.004</w:t>
      </w:r>
    </w:p>
    <w:p w14:paraId="149D1110"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45. </w:t>
      </w:r>
      <w:r w:rsidRPr="00555C35">
        <w:rPr>
          <w:rFonts w:ascii="Times New Roman" w:hAnsi="Times New Roman" w:cs="Times New Roman"/>
        </w:rPr>
        <w:tab/>
        <w:t>Seligman HK, Berkowitz SA (2019) Aligning Programs and Policies to Support Food Security and Public Health Goals in the United States. Annu Rev Public Health 40:319–337. https://doi.org/10.1146/annurev-publhealth-040218-044132</w:t>
      </w:r>
    </w:p>
    <w:p w14:paraId="68A448E9"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46. </w:t>
      </w:r>
      <w:r w:rsidRPr="00555C35">
        <w:rPr>
          <w:rFonts w:ascii="Times New Roman" w:hAnsi="Times New Roman" w:cs="Times New Roman"/>
        </w:rPr>
        <w:tab/>
        <w:t>Gany F, Lee T, Loeb R, Ramirez J, Moran A, Crist M, McNish T, Leng JCF (2015) Use of Hospital-Based Food Pantries Among Low-Income Urban Cancer Patients. J Community Health 40:1193–1200. https://doi.org/10.1007/s10900-015-0048-7</w:t>
      </w:r>
    </w:p>
    <w:p w14:paraId="018DF208"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47. </w:t>
      </w:r>
      <w:r w:rsidRPr="00555C35">
        <w:rPr>
          <w:rFonts w:ascii="Times New Roman" w:hAnsi="Times New Roman" w:cs="Times New Roman"/>
        </w:rPr>
        <w:tab/>
        <w:t>Gany F, Melnic I, Wu M, Li Y, Finik J, Ramirez J, Blinder V, Kemeny M, Guevara E, Hwang C, Leng J (2022) Food to Overcome Outcomes Disparities: A Randomized Controlled Trial of Food Insecurity Interventions to Improve Cancer Outcomes. J Clin Oncol 40:3603–3612. https://doi.org/10.1200/JCO.21.02400</w:t>
      </w:r>
    </w:p>
    <w:p w14:paraId="3D8AD9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48. </w:t>
      </w:r>
      <w:r w:rsidRPr="00555C35">
        <w:rPr>
          <w:rFonts w:ascii="Times New Roman" w:hAnsi="Times New Roman" w:cs="Times New Roman"/>
        </w:rPr>
        <w:tab/>
        <w:t>Berkowitz SA, Seligman HK, Choudhry NK (2014) Treat or eat: food insecurity, cost-related medication underuse, and unmet needs. Am J Med 127:303-310.e3. https://doi.org/10.1016/j.amjmed.2014.01.002</w:t>
      </w:r>
    </w:p>
    <w:p w14:paraId="12B96226"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lastRenderedPageBreak/>
        <w:t xml:space="preserve">49. </w:t>
      </w:r>
      <w:r w:rsidRPr="00555C35">
        <w:rPr>
          <w:rFonts w:ascii="Times New Roman" w:hAnsi="Times New Roman" w:cs="Times New Roman"/>
        </w:rPr>
        <w:tab/>
        <w:t>Moellman N (2020) Healthcare and Hunger: Effects of the ACA Medicaid Expansions on Food Insecurity in America. Appl Econ Perspect Policy 42:168–186. https://doi.org/10.1093/aepp/ppz018</w:t>
      </w:r>
    </w:p>
    <w:p w14:paraId="6CF6F47D" w14:textId="77777777" w:rsidR="00555C35" w:rsidRPr="00555C35" w:rsidRDefault="00555C35" w:rsidP="00555C35">
      <w:pPr>
        <w:pStyle w:val="Bibliography"/>
        <w:rPr>
          <w:rFonts w:ascii="Times New Roman" w:hAnsi="Times New Roman" w:cs="Times New Roman"/>
        </w:rPr>
      </w:pPr>
      <w:r w:rsidRPr="00555C35">
        <w:rPr>
          <w:rFonts w:ascii="Times New Roman" w:hAnsi="Times New Roman" w:cs="Times New Roman"/>
        </w:rPr>
        <w:t xml:space="preserve">50. </w:t>
      </w:r>
      <w:r w:rsidRPr="00555C35">
        <w:rPr>
          <w:rFonts w:ascii="Times New Roman" w:hAnsi="Times New Roman" w:cs="Times New Roman"/>
        </w:rPr>
        <w:tab/>
        <w:t>U.S. Household Food Insecurity Survey Module: Three-Stage Design, With Screeners</w:t>
      </w:r>
    </w:p>
    <w:p w14:paraId="31568834" w14:textId="07C5E5C7"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23"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CAMV—study conception, results interpretation, data management, data analysis, writing of original </w:t>
      </w:r>
      <w:proofErr w:type="gramStart"/>
      <w:r w:rsidRPr="000D68FA">
        <w:rPr>
          <w:rFonts w:ascii="Times New Roman" w:hAnsi="Times New Roman" w:cs="Times New Roman"/>
        </w:rPr>
        <w:t>manuscript</w:t>
      </w:r>
      <w:proofErr w:type="gramEnd"/>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RZ—data analysis, editing of original </w:t>
      </w:r>
      <w:proofErr w:type="gramStart"/>
      <w:r w:rsidRPr="000D68FA">
        <w:rPr>
          <w:rFonts w:ascii="Times New Roman" w:hAnsi="Times New Roman" w:cs="Times New Roman"/>
        </w:rPr>
        <w:t>manuscript</w:t>
      </w:r>
      <w:proofErr w:type="gramEnd"/>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FG—results interpretation, supervision, editing of original </w:t>
      </w:r>
      <w:proofErr w:type="gramStart"/>
      <w:r w:rsidRPr="000D68FA">
        <w:rPr>
          <w:rFonts w:ascii="Times New Roman" w:hAnsi="Times New Roman" w:cs="Times New Roman"/>
        </w:rPr>
        <w:t>manuscript</w:t>
      </w:r>
      <w:proofErr w:type="gramEnd"/>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BDK—results interpretation, supervision, editing of original </w:t>
      </w:r>
      <w:proofErr w:type="gramStart"/>
      <w:r w:rsidRPr="000D68FA">
        <w:rPr>
          <w:rFonts w:ascii="Times New Roman" w:hAnsi="Times New Roman" w:cs="Times New Roman"/>
        </w:rPr>
        <w:t>manuscript</w:t>
      </w:r>
      <w:proofErr w:type="gramEnd"/>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AEA—results interpretation, supervision, editing of original </w:t>
      </w:r>
      <w:proofErr w:type="gramStart"/>
      <w:r w:rsidRPr="000D68FA">
        <w:rPr>
          <w:rFonts w:ascii="Times New Roman" w:hAnsi="Times New Roman" w:cs="Times New Roman"/>
        </w:rPr>
        <w:t>manuscript</w:t>
      </w:r>
      <w:proofErr w:type="gramEnd"/>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4"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ino Vieytes, Christian (NIH/NIA/IRP) [F]" w:date="2023-11-18T07:19:00Z" w:initials="MVC([">
    <w:p w14:paraId="0C281FA1" w14:textId="77777777" w:rsidR="001C5BF6" w:rsidRDefault="001C5BF6" w:rsidP="001C5BF6">
      <w:r>
        <w:rPr>
          <w:rStyle w:val="CommentReference"/>
        </w:rPr>
        <w:annotationRef/>
      </w:r>
      <w:r>
        <w:rPr>
          <w:sz w:val="20"/>
          <w:szCs w:val="20"/>
        </w:rPr>
        <w:t>update</w:t>
      </w:r>
    </w:p>
  </w:comment>
  <w:comment w:id="154" w:author="Maino Vieytes, Christian (NIH/NIA/IRP) [F]" w:date="2023-11-16T08:03:00Z" w:initials="MVC([">
    <w:p w14:paraId="55E7F45C" w14:textId="22FBC5AC" w:rsidR="00690CB3" w:rsidRDefault="00690CB3" w:rsidP="005F2A36">
      <w:r>
        <w:rPr>
          <w:rStyle w:val="CommentReference"/>
        </w:rPr>
        <w:annotationRef/>
      </w:r>
      <w:r>
        <w:rPr>
          <w:sz w:val="20"/>
          <w:szCs w:val="20"/>
        </w:rPr>
        <w:t>Need to add language about adjustment scheme</w:t>
      </w:r>
    </w:p>
  </w:comment>
  <w:comment w:id="508" w:author="Maino Vieytes, Christian (NIH/NIA/IRP) [F]" w:date="2023-11-15T15:20:00Z" w:initials="MVC([">
    <w:p w14:paraId="4AE71F65" w14:textId="23804FA3" w:rsidR="0003299C" w:rsidRDefault="0003299C" w:rsidP="00646858">
      <w:r>
        <w:rPr>
          <w:rStyle w:val="CommentReference"/>
        </w:rPr>
        <w:annotationRef/>
      </w:r>
      <w:r>
        <w:rPr>
          <w:sz w:val="20"/>
          <w:szCs w:val="20"/>
        </w:rPr>
        <w:t>Check on how this is described the text and modify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281FA1" w15:done="0"/>
  <w15:commentEx w15:paraId="55E7F45C" w15:done="0"/>
  <w15:commentEx w15:paraId="4AE71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2E414" w16cex:dateUtc="2023-11-18T12:19:00Z"/>
  <w16cex:commentExtensible w16cex:durableId="29004B4A" w16cex:dateUtc="2023-11-16T13:03:00Z"/>
  <w16cex:commentExtensible w16cex:durableId="28FF602A" w16cex:dateUtc="2023-11-15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281FA1" w16cid:durableId="2902E414"/>
  <w16cid:commentId w16cid:paraId="55E7F45C" w16cid:durableId="29004B4A"/>
  <w16cid:commentId w16cid:paraId="4AE71F65" w16cid:durableId="28FF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67E66" w14:textId="77777777" w:rsidR="00D3469D" w:rsidRDefault="00D3469D" w:rsidP="00A6561A">
      <w:r>
        <w:separator/>
      </w:r>
    </w:p>
  </w:endnote>
  <w:endnote w:type="continuationSeparator" w:id="0">
    <w:p w14:paraId="0446A4EB" w14:textId="77777777" w:rsidR="00D3469D" w:rsidRDefault="00D3469D"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0C365" w14:textId="77777777" w:rsidR="00D3469D" w:rsidRDefault="00D3469D" w:rsidP="00A6561A">
      <w:r>
        <w:separator/>
      </w:r>
    </w:p>
  </w:footnote>
  <w:footnote w:type="continuationSeparator" w:id="0">
    <w:p w14:paraId="1D38C22C" w14:textId="77777777" w:rsidR="00D3469D" w:rsidRDefault="00D3469D"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299C"/>
    <w:rsid w:val="00046D6D"/>
    <w:rsid w:val="00050B19"/>
    <w:rsid w:val="00071FE3"/>
    <w:rsid w:val="0007538E"/>
    <w:rsid w:val="000925E2"/>
    <w:rsid w:val="000A7AA1"/>
    <w:rsid w:val="000B63B0"/>
    <w:rsid w:val="000D1DBD"/>
    <w:rsid w:val="000D68FA"/>
    <w:rsid w:val="000F274E"/>
    <w:rsid w:val="001103BB"/>
    <w:rsid w:val="00135CC3"/>
    <w:rsid w:val="001762EB"/>
    <w:rsid w:val="00190525"/>
    <w:rsid w:val="00196CF5"/>
    <w:rsid w:val="001B0EAA"/>
    <w:rsid w:val="001B2BBA"/>
    <w:rsid w:val="001C5BF6"/>
    <w:rsid w:val="001F5A7E"/>
    <w:rsid w:val="002045DC"/>
    <w:rsid w:val="00231EBC"/>
    <w:rsid w:val="00255809"/>
    <w:rsid w:val="002776AD"/>
    <w:rsid w:val="002B301C"/>
    <w:rsid w:val="002B4FE9"/>
    <w:rsid w:val="002B5701"/>
    <w:rsid w:val="002C70C5"/>
    <w:rsid w:val="002C775F"/>
    <w:rsid w:val="002F3BBB"/>
    <w:rsid w:val="003245FD"/>
    <w:rsid w:val="003378CE"/>
    <w:rsid w:val="00366989"/>
    <w:rsid w:val="00372469"/>
    <w:rsid w:val="00374C86"/>
    <w:rsid w:val="00387CB9"/>
    <w:rsid w:val="003B6A0A"/>
    <w:rsid w:val="003E0A82"/>
    <w:rsid w:val="0041134E"/>
    <w:rsid w:val="0042127B"/>
    <w:rsid w:val="0049435F"/>
    <w:rsid w:val="004A3D99"/>
    <w:rsid w:val="004D7651"/>
    <w:rsid w:val="005142B1"/>
    <w:rsid w:val="00526CCF"/>
    <w:rsid w:val="00535D1D"/>
    <w:rsid w:val="00555C35"/>
    <w:rsid w:val="00555F32"/>
    <w:rsid w:val="00575D97"/>
    <w:rsid w:val="005B16E9"/>
    <w:rsid w:val="005B3A87"/>
    <w:rsid w:val="005C76B8"/>
    <w:rsid w:val="005E1339"/>
    <w:rsid w:val="005E447D"/>
    <w:rsid w:val="005E4491"/>
    <w:rsid w:val="005E4BFC"/>
    <w:rsid w:val="00622175"/>
    <w:rsid w:val="00661515"/>
    <w:rsid w:val="00687367"/>
    <w:rsid w:val="00687A69"/>
    <w:rsid w:val="00690CB3"/>
    <w:rsid w:val="006945DA"/>
    <w:rsid w:val="006E1234"/>
    <w:rsid w:val="006E531B"/>
    <w:rsid w:val="00703E7E"/>
    <w:rsid w:val="0070728F"/>
    <w:rsid w:val="00773389"/>
    <w:rsid w:val="007755A2"/>
    <w:rsid w:val="00784314"/>
    <w:rsid w:val="007F75DA"/>
    <w:rsid w:val="008104EE"/>
    <w:rsid w:val="008118A7"/>
    <w:rsid w:val="00811C65"/>
    <w:rsid w:val="00816E75"/>
    <w:rsid w:val="008343E2"/>
    <w:rsid w:val="00837ED6"/>
    <w:rsid w:val="00844F6D"/>
    <w:rsid w:val="00853C24"/>
    <w:rsid w:val="00875131"/>
    <w:rsid w:val="00884759"/>
    <w:rsid w:val="00891441"/>
    <w:rsid w:val="008929F7"/>
    <w:rsid w:val="008A6C8D"/>
    <w:rsid w:val="008D3382"/>
    <w:rsid w:val="008E210F"/>
    <w:rsid w:val="009367FE"/>
    <w:rsid w:val="00945C90"/>
    <w:rsid w:val="00972A4F"/>
    <w:rsid w:val="009C0AFB"/>
    <w:rsid w:val="009C5C82"/>
    <w:rsid w:val="009E2592"/>
    <w:rsid w:val="009F2FE4"/>
    <w:rsid w:val="00A1129C"/>
    <w:rsid w:val="00A23CF7"/>
    <w:rsid w:val="00A256DF"/>
    <w:rsid w:val="00A6561A"/>
    <w:rsid w:val="00A707B8"/>
    <w:rsid w:val="00A72103"/>
    <w:rsid w:val="00A75BB1"/>
    <w:rsid w:val="00A95A53"/>
    <w:rsid w:val="00AA1520"/>
    <w:rsid w:val="00AA257A"/>
    <w:rsid w:val="00AC0C0D"/>
    <w:rsid w:val="00AF520B"/>
    <w:rsid w:val="00B42E39"/>
    <w:rsid w:val="00B52374"/>
    <w:rsid w:val="00B657C7"/>
    <w:rsid w:val="00B717EF"/>
    <w:rsid w:val="00BA33A1"/>
    <w:rsid w:val="00BB08C3"/>
    <w:rsid w:val="00BB5F5C"/>
    <w:rsid w:val="00BF2714"/>
    <w:rsid w:val="00BF7D18"/>
    <w:rsid w:val="00C678E7"/>
    <w:rsid w:val="00C75C28"/>
    <w:rsid w:val="00C8359E"/>
    <w:rsid w:val="00C83EBA"/>
    <w:rsid w:val="00C86EC0"/>
    <w:rsid w:val="00CA04BD"/>
    <w:rsid w:val="00CE5B4F"/>
    <w:rsid w:val="00CF4D17"/>
    <w:rsid w:val="00D05033"/>
    <w:rsid w:val="00D3469D"/>
    <w:rsid w:val="00D34AE0"/>
    <w:rsid w:val="00D34DC0"/>
    <w:rsid w:val="00D62269"/>
    <w:rsid w:val="00DB0321"/>
    <w:rsid w:val="00DE0E08"/>
    <w:rsid w:val="00E0501C"/>
    <w:rsid w:val="00E21CDB"/>
    <w:rsid w:val="00E260F1"/>
    <w:rsid w:val="00E338F4"/>
    <w:rsid w:val="00E4275E"/>
    <w:rsid w:val="00E719CB"/>
    <w:rsid w:val="00E95C91"/>
    <w:rsid w:val="00EB06B5"/>
    <w:rsid w:val="00EF3F4F"/>
    <w:rsid w:val="00F04AB0"/>
    <w:rsid w:val="00F678B8"/>
    <w:rsid w:val="00F73AEE"/>
    <w:rsid w:val="00F86F98"/>
    <w:rsid w:val="00F923EF"/>
    <w:rsid w:val="00F96675"/>
    <w:rsid w:val="00FC011B"/>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microsoft.com/office/2016/09/relationships/commentsIds" Target="commentsIds.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mailto:rqzhu@illinois.edu" TargetMode="Externa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comments" Target="comments.xml"/><Relationship Id="rId24" Type="http://schemas.openxmlformats.org/officeDocument/2006/relationships/hyperlink" Target="https://github.com/cmainov/nhanes-fi-ca-mortality-mirror" TargetMode="External"/><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http://www.healthpolicyresearch-scholars.org/" TargetMode="External"/><Relationship Id="rId10" Type="http://schemas.openxmlformats.org/officeDocument/2006/relationships/hyperlink" Target="mailto:aarthur4@kumc.edu" TargetMode="External"/><Relationship Id="rId19"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27</Pages>
  <Words>25901</Words>
  <Characters>147640</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69</cp:revision>
  <cp:lastPrinted>2023-08-22T20:59:00Z</cp:lastPrinted>
  <dcterms:created xsi:type="dcterms:W3CDTF">2023-11-14T21:20:00Z</dcterms:created>
  <dcterms:modified xsi:type="dcterms:W3CDTF">2023-11-19T14:45:00Z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id="Ox2bG7Bi"/&gt;&lt;style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