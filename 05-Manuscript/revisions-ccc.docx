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431D1" w14:textId="77777777" w:rsidR="00875131" w:rsidRPr="00C90B6F" w:rsidRDefault="00875131" w:rsidP="00875131">
      <w:pPr>
        <w:jc w:val="center"/>
        <w:rPr>
          <w:rFonts w:ascii="Times New Roman" w:hAnsi="Times New Roman" w:cs="Times New Roman"/>
          <w:b/>
          <w:bCs/>
        </w:rPr>
      </w:pPr>
      <w:r w:rsidRPr="00C90B6F">
        <w:rPr>
          <w:rFonts w:ascii="Times New Roman" w:hAnsi="Times New Roman" w:cs="Times New Roman"/>
        </w:rPr>
        <w:t>Dietary Patterns Associated with Food Insecurity Predict a Worse Prognosis for U.S. Cancer Survivors: NHANES 1999-2018</w:t>
      </w:r>
    </w:p>
    <w:p w14:paraId="39E7DCD1" w14:textId="77777777" w:rsidR="00875131" w:rsidRPr="00C90B6F" w:rsidRDefault="00875131" w:rsidP="00875131">
      <w:pPr>
        <w:jc w:val="center"/>
        <w:rPr>
          <w:rFonts w:ascii="Times New Roman" w:hAnsi="Times New Roman" w:cs="Times New Roman"/>
          <w:b/>
          <w:bCs/>
        </w:rPr>
      </w:pPr>
    </w:p>
    <w:p w14:paraId="0F0F191E" w14:textId="77777777" w:rsidR="00875131" w:rsidRPr="00C90B6F" w:rsidRDefault="00875131" w:rsidP="00875131">
      <w:pPr>
        <w:rPr>
          <w:rFonts w:ascii="Times New Roman" w:hAnsi="Times New Roman" w:cs="Times New Roman"/>
          <w:vertAlign w:val="superscript"/>
        </w:rPr>
      </w:pPr>
      <w:r w:rsidRPr="00C90B6F">
        <w:rPr>
          <w:rFonts w:ascii="Times New Roman" w:hAnsi="Times New Roman" w:cs="Times New Roman"/>
        </w:rPr>
        <w:t>Christian A. Maino Vieytes</w:t>
      </w:r>
      <w:r w:rsidRPr="00C90B6F">
        <w:rPr>
          <w:rFonts w:ascii="Times New Roman" w:hAnsi="Times New Roman" w:cs="Times New Roman"/>
          <w:vertAlign w:val="superscript"/>
        </w:rPr>
        <w:t>1</w:t>
      </w:r>
      <w:r w:rsidRPr="00C90B6F">
        <w:rPr>
          <w:rFonts w:ascii="Times New Roman" w:hAnsi="Times New Roman" w:cs="Times New Roman"/>
        </w:rPr>
        <w:t>, Ruoqing Zhu</w:t>
      </w:r>
      <w:r w:rsidRPr="00C90B6F">
        <w:rPr>
          <w:rFonts w:ascii="Times New Roman" w:hAnsi="Times New Roman" w:cs="Times New Roman"/>
          <w:vertAlign w:val="superscript"/>
        </w:rPr>
        <w:t>2</w:t>
      </w:r>
      <w:r w:rsidRPr="00C90B6F">
        <w:rPr>
          <w:rFonts w:ascii="Times New Roman" w:hAnsi="Times New Roman" w:cs="Times New Roman"/>
        </w:rPr>
        <w:t>, Francesca Gany</w:t>
      </w:r>
      <w:r w:rsidRPr="00C90B6F">
        <w:rPr>
          <w:rFonts w:ascii="Times New Roman" w:hAnsi="Times New Roman" w:cs="Times New Roman"/>
          <w:vertAlign w:val="superscript"/>
        </w:rPr>
        <w:t>3</w:t>
      </w:r>
      <w:r w:rsidRPr="00C90B6F">
        <w:rPr>
          <w:rFonts w:ascii="Times New Roman" w:hAnsi="Times New Roman" w:cs="Times New Roman"/>
        </w:rPr>
        <w:t>, Brenda D. Koester</w:t>
      </w:r>
      <w:r w:rsidRPr="00C90B6F">
        <w:rPr>
          <w:rFonts w:ascii="Times New Roman" w:hAnsi="Times New Roman" w:cs="Times New Roman"/>
          <w:vertAlign w:val="superscript"/>
        </w:rPr>
        <w:t>4</w:t>
      </w:r>
      <w:r w:rsidRPr="00C90B6F">
        <w:rPr>
          <w:rFonts w:ascii="Times New Roman" w:hAnsi="Times New Roman" w:cs="Times New Roman"/>
        </w:rPr>
        <w:t>, Anna E. Arthur</w:t>
      </w:r>
      <w:r w:rsidRPr="00C90B6F">
        <w:rPr>
          <w:rFonts w:ascii="Times New Roman" w:hAnsi="Times New Roman" w:cs="Times New Roman"/>
          <w:vertAlign w:val="superscript"/>
        </w:rPr>
        <w:t>5</w:t>
      </w:r>
    </w:p>
    <w:p w14:paraId="5143498C" w14:textId="77777777" w:rsidR="00875131" w:rsidRPr="00C90B6F" w:rsidRDefault="00875131" w:rsidP="00875131">
      <w:pPr>
        <w:jc w:val="center"/>
        <w:rPr>
          <w:rFonts w:ascii="Times New Roman" w:hAnsi="Times New Roman" w:cs="Times New Roman"/>
          <w:vertAlign w:val="superscript"/>
        </w:rPr>
      </w:pPr>
    </w:p>
    <w:p w14:paraId="1D695BCC"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1 </w:t>
      </w:r>
      <w:r w:rsidRPr="00C90B6F">
        <w:rPr>
          <w:rFonts w:ascii="Times New Roman" w:hAnsi="Times New Roman" w:cs="Times New Roman"/>
        </w:rPr>
        <w:t xml:space="preserve">Division of Nutritional Sciences, University of Illinois at Urbana-Champaign, </w:t>
      </w:r>
      <w:r>
        <w:rPr>
          <w:rFonts w:ascii="Times New Roman" w:hAnsi="Times New Roman" w:cs="Times New Roman"/>
        </w:rPr>
        <w:t xml:space="preserve">386 Bevier Hall, 905 S Goodwin Ave, </w:t>
      </w:r>
      <w:r w:rsidRPr="00C90B6F">
        <w:rPr>
          <w:rFonts w:ascii="Times New Roman" w:hAnsi="Times New Roman" w:cs="Times New Roman"/>
        </w:rPr>
        <w:t xml:space="preserve">Urbana, IL 61801, USA; </w:t>
      </w:r>
      <w:hyperlink r:id="rId6" w:history="1">
        <w:r w:rsidRPr="00C90B6F">
          <w:rPr>
            <w:rStyle w:val="Hyperlink"/>
            <w:rFonts w:ascii="Times New Roman" w:hAnsi="Times New Roman" w:cs="Times New Roman"/>
          </w:rPr>
          <w:t>cam17@illinois.edu</w:t>
        </w:r>
      </w:hyperlink>
      <w:r w:rsidRPr="00A230D3">
        <w:rPr>
          <w:rStyle w:val="Hyperlink"/>
          <w:rFonts w:ascii="Times New Roman" w:hAnsi="Times New Roman" w:cs="Times New Roman"/>
          <w:color w:val="auto"/>
          <w:u w:val="none"/>
        </w:rPr>
        <w:t>; CAMV</w:t>
      </w:r>
    </w:p>
    <w:p w14:paraId="6DF37613"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2 </w:t>
      </w:r>
      <w:r w:rsidRPr="00C90B6F">
        <w:rPr>
          <w:rFonts w:ascii="Times New Roman" w:hAnsi="Times New Roman" w:cs="Times New Roman"/>
        </w:rPr>
        <w:t xml:space="preserve">Department of Statistics, University of Illinois at Urbana-Champaign, Urbana, IL 61801, USA; </w:t>
      </w:r>
      <w:hyperlink r:id="rId7" w:history="1">
        <w:r w:rsidRPr="00C90B6F">
          <w:rPr>
            <w:rStyle w:val="Hyperlink"/>
            <w:rFonts w:ascii="Times New Roman" w:hAnsi="Times New Roman" w:cs="Times New Roman"/>
          </w:rPr>
          <w:t>rqzhu@illinois.edu</w:t>
        </w:r>
      </w:hyperlink>
      <w:r w:rsidRPr="00A230D3">
        <w:rPr>
          <w:rStyle w:val="Hyperlink"/>
          <w:rFonts w:ascii="Times New Roman" w:hAnsi="Times New Roman" w:cs="Times New Roman"/>
          <w:color w:val="auto"/>
          <w:u w:val="none"/>
        </w:rPr>
        <w:t>; RZ</w:t>
      </w:r>
    </w:p>
    <w:p w14:paraId="3005B65B"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3 </w:t>
      </w:r>
      <w:r w:rsidRPr="00C90B6F">
        <w:rPr>
          <w:rFonts w:ascii="Times New Roman" w:hAnsi="Times New Roman" w:cs="Times New Roman"/>
        </w:rPr>
        <w:t xml:space="preserve">Memorial Sloan Kettering Cancer Center, New York, NY 10065, USA; </w:t>
      </w:r>
      <w:hyperlink r:id="rId8" w:history="1">
        <w:r w:rsidRPr="00C90B6F">
          <w:rPr>
            <w:rStyle w:val="Hyperlink"/>
            <w:rFonts w:ascii="Times New Roman" w:hAnsi="Times New Roman" w:cs="Times New Roman"/>
          </w:rPr>
          <w:t>ganyf@mskcc.org</w:t>
        </w:r>
      </w:hyperlink>
      <w:r w:rsidRPr="00A230D3">
        <w:rPr>
          <w:rStyle w:val="Hyperlink"/>
          <w:rFonts w:ascii="Times New Roman" w:hAnsi="Times New Roman" w:cs="Times New Roman"/>
          <w:color w:val="auto"/>
          <w:u w:val="none"/>
        </w:rPr>
        <w:t>; FG</w:t>
      </w:r>
    </w:p>
    <w:p w14:paraId="663199D9"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4 </w:t>
      </w:r>
      <w:r w:rsidRPr="00C90B6F">
        <w:rPr>
          <w:rFonts w:ascii="Times New Roman" w:hAnsi="Times New Roman" w:cs="Times New Roman"/>
        </w:rPr>
        <w:t xml:space="preserve">Family Resiliency Center, University of Illinois at Urbana-Champaign, Urbana, IL 61801, USA; </w:t>
      </w:r>
      <w:hyperlink r:id="rId9" w:history="1">
        <w:r w:rsidRPr="00C90B6F">
          <w:rPr>
            <w:rStyle w:val="Hyperlink"/>
            <w:rFonts w:ascii="Times New Roman" w:hAnsi="Times New Roman" w:cs="Times New Roman"/>
          </w:rPr>
          <w:t>bkoester@illinois.edu</w:t>
        </w:r>
      </w:hyperlink>
      <w:r w:rsidRPr="00A230D3">
        <w:rPr>
          <w:rStyle w:val="Hyperlink"/>
          <w:rFonts w:ascii="Times New Roman" w:hAnsi="Times New Roman" w:cs="Times New Roman"/>
          <w:color w:val="auto"/>
          <w:u w:val="none"/>
        </w:rPr>
        <w:t>; BDK</w:t>
      </w:r>
    </w:p>
    <w:p w14:paraId="17E7FD0A"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5 </w:t>
      </w:r>
      <w:r w:rsidRPr="00C90B6F">
        <w:rPr>
          <w:rFonts w:ascii="Times New Roman" w:hAnsi="Times New Roman" w:cs="Times New Roman"/>
        </w:rPr>
        <w:t xml:space="preserve">Department of Dietetics and Nutrition, University of Kansas Medical Center, </w:t>
      </w:r>
      <w:r w:rsidRPr="00C90B6F">
        <w:rPr>
          <w:rFonts w:ascii="Times New Roman" w:hAnsi="Times New Roman" w:cs="Times New Roman"/>
        </w:rPr>
        <w:br/>
        <w:t xml:space="preserve">Kansas City, KS 66160, USA; </w:t>
      </w:r>
      <w:hyperlink r:id="rId10" w:history="1">
        <w:r w:rsidRPr="00C90B6F">
          <w:rPr>
            <w:rStyle w:val="Hyperlink"/>
            <w:rFonts w:ascii="Times New Roman" w:hAnsi="Times New Roman" w:cs="Times New Roman"/>
          </w:rPr>
          <w:t>aarthur4@kumc.edu</w:t>
        </w:r>
      </w:hyperlink>
      <w:r w:rsidRPr="00A230D3">
        <w:rPr>
          <w:rStyle w:val="Hyperlink"/>
          <w:rFonts w:ascii="Times New Roman" w:hAnsi="Times New Roman" w:cs="Times New Roman"/>
          <w:color w:val="auto"/>
          <w:u w:val="none"/>
        </w:rPr>
        <w:t>; AEA</w:t>
      </w:r>
    </w:p>
    <w:p w14:paraId="39E32EFE" w14:textId="77777777" w:rsidR="00875131" w:rsidRDefault="00875131" w:rsidP="00875131">
      <w:pPr>
        <w:spacing w:line="360" w:lineRule="auto"/>
        <w:rPr>
          <w:rFonts w:ascii="Times New Roman" w:hAnsi="Times New Roman" w:cs="Times New Roman"/>
          <w:b/>
          <w:bCs/>
        </w:rPr>
      </w:pPr>
    </w:p>
    <w:p w14:paraId="5B8E8F41" w14:textId="77777777" w:rsidR="00875131" w:rsidRPr="00C90B6F" w:rsidRDefault="00875131" w:rsidP="00875131">
      <w:pPr>
        <w:rPr>
          <w:rFonts w:ascii="Times New Roman" w:hAnsi="Times New Roman" w:cs="Times New Roman"/>
          <w:b/>
          <w:bCs/>
        </w:rPr>
      </w:pPr>
      <w:r w:rsidRPr="00C90B6F">
        <w:rPr>
          <w:rFonts w:ascii="Times New Roman" w:hAnsi="Times New Roman" w:cs="Times New Roman"/>
          <w:b/>
          <w:bCs/>
        </w:rPr>
        <w:t>Abstract</w:t>
      </w:r>
    </w:p>
    <w:p w14:paraId="071A874F" w14:textId="77777777" w:rsidR="00875131" w:rsidRPr="00C90B6F" w:rsidRDefault="00875131" w:rsidP="00875131">
      <w:pPr>
        <w:rPr>
          <w:rFonts w:ascii="Times New Roman" w:hAnsi="Times New Roman" w:cs="Times New Roman"/>
        </w:rPr>
      </w:pPr>
    </w:p>
    <w:p w14:paraId="1FC59B3F" w14:textId="77777777" w:rsidR="00875131" w:rsidRPr="00C90B6F" w:rsidRDefault="00875131" w:rsidP="00875131">
      <w:pPr>
        <w:pStyle w:val="NormalWeb"/>
        <w:spacing w:before="0" w:beforeAutospacing="0" w:after="0" w:afterAutospacing="0"/>
        <w:rPr>
          <w:color w:val="0E101A"/>
        </w:rPr>
      </w:pPr>
      <w:r>
        <w:rPr>
          <w:rStyle w:val="Emphasis"/>
          <w:color w:val="0E101A"/>
        </w:rPr>
        <w:t>Purpose</w:t>
      </w:r>
    </w:p>
    <w:p w14:paraId="7AE1868A" w14:textId="77777777" w:rsidR="00875131" w:rsidRPr="00C90B6F" w:rsidRDefault="00875131" w:rsidP="00875131">
      <w:pPr>
        <w:pStyle w:val="NormalWeb"/>
        <w:spacing w:before="0" w:beforeAutospacing="0" w:after="0" w:afterAutospacing="0"/>
        <w:ind w:firstLine="720"/>
        <w:rPr>
          <w:color w:val="0E101A"/>
        </w:rPr>
      </w:pPr>
      <w:r w:rsidRPr="00C90B6F">
        <w:rPr>
          <w:color w:val="0E101A"/>
        </w:rPr>
        <w:t>Food insecurity—the lack of unabated access to nutritious foods—is a consequence many cancer survivors face.</w:t>
      </w:r>
      <w:r w:rsidRPr="00244A35">
        <w:rPr>
          <w:color w:val="0E101A"/>
        </w:rPr>
        <w:t xml:space="preserve"> </w:t>
      </w:r>
      <w:r>
        <w:rPr>
          <w:color w:val="0E101A"/>
        </w:rPr>
        <w:t>Food insecurity is associated with adverse health outcomes and lower dietary quality among the general public.</w:t>
      </w:r>
      <w:r w:rsidRPr="00C90B6F">
        <w:rPr>
          <w:color w:val="0E101A"/>
        </w:rPr>
        <w:t xml:space="preserve"> In a previous analysis, we extracted dietary patterns in U.S. food-insecure cancer survivors using penalized logistic regression, suggesting poor diet quality in this population. This analysis evaluated the association between these patterns and survival after a cancer diagnosis.</w:t>
      </w:r>
      <w:r>
        <w:rPr>
          <w:color w:val="0E101A"/>
        </w:rPr>
        <w:t xml:space="preserve"> Comparisons with other dietary patterns analysis techniques were conducted.</w:t>
      </w:r>
    </w:p>
    <w:p w14:paraId="38F3675A" w14:textId="77777777" w:rsidR="00875131" w:rsidRPr="00C90B6F" w:rsidRDefault="00875131" w:rsidP="00875131">
      <w:pPr>
        <w:pStyle w:val="NormalWeb"/>
        <w:spacing w:before="0" w:beforeAutospacing="0" w:after="0" w:afterAutospacing="0"/>
        <w:rPr>
          <w:color w:val="0E101A"/>
        </w:rPr>
      </w:pPr>
    </w:p>
    <w:p w14:paraId="6CD0ADE7" w14:textId="77777777" w:rsidR="00875131" w:rsidRDefault="00875131" w:rsidP="00875131">
      <w:pPr>
        <w:pStyle w:val="NormalWeb"/>
        <w:spacing w:before="0" w:beforeAutospacing="0" w:after="0" w:afterAutospacing="0"/>
        <w:rPr>
          <w:rStyle w:val="Emphasis"/>
          <w:color w:val="0E101A"/>
        </w:rPr>
      </w:pPr>
      <w:r>
        <w:rPr>
          <w:rStyle w:val="Emphasis"/>
          <w:color w:val="0E101A"/>
        </w:rPr>
        <w:t>Methods</w:t>
      </w:r>
    </w:p>
    <w:p w14:paraId="1CAC5854" w14:textId="77777777" w:rsidR="00875131" w:rsidRDefault="00875131" w:rsidP="00875131">
      <w:pPr>
        <w:pStyle w:val="NormalWeb"/>
        <w:spacing w:before="0" w:beforeAutospacing="0" w:after="0" w:afterAutospacing="0"/>
        <w:rPr>
          <w:color w:val="0E101A"/>
        </w:rPr>
      </w:pPr>
      <w:r w:rsidRPr="00C90B6F">
        <w:rPr>
          <w:color w:val="0E101A"/>
        </w:rPr>
        <w:t>           We implemented two dietary pattern analysis approaches: penalized logistic regression and principal components analysis. Using nationally representative data from the National Health and Nutrition Examination Survey (NHANES) study, we extracted six dietary patterns, two of which (the FI and SNAP patterns) were positively associated with being a food-insecure cancer survivor. Additionally, we evaluated the HEI-2015 for comparison. Cox proportional hazards models assessed the relationship between the diet quality indices and survival after a cancer diagnosis. </w:t>
      </w:r>
    </w:p>
    <w:p w14:paraId="1AC54717" w14:textId="77777777" w:rsidR="00875131" w:rsidRPr="00682D34" w:rsidRDefault="00875131" w:rsidP="00875131">
      <w:pPr>
        <w:pStyle w:val="NormalWeb"/>
        <w:spacing w:before="0" w:beforeAutospacing="0" w:after="0" w:afterAutospacing="0"/>
        <w:rPr>
          <w:color w:val="0E101A"/>
        </w:rPr>
      </w:pPr>
    </w:p>
    <w:p w14:paraId="1D44F627" w14:textId="77777777" w:rsidR="00875131" w:rsidRPr="00C90B6F" w:rsidRDefault="00875131" w:rsidP="00875131">
      <w:pPr>
        <w:pStyle w:val="NormalWeb"/>
        <w:spacing w:before="0" w:beforeAutospacing="0" w:after="0" w:afterAutospacing="0"/>
        <w:rPr>
          <w:color w:val="0E101A"/>
        </w:rPr>
      </w:pPr>
      <w:r w:rsidRPr="00C90B6F">
        <w:rPr>
          <w:rStyle w:val="Emphasis"/>
          <w:color w:val="0E101A"/>
        </w:rPr>
        <w:t>Results</w:t>
      </w:r>
    </w:p>
    <w:p w14:paraId="79A403DE" w14:textId="77777777" w:rsidR="00875131" w:rsidRPr="00C90B6F" w:rsidRDefault="00875131" w:rsidP="00875131">
      <w:pPr>
        <w:pStyle w:val="NormalWeb"/>
        <w:spacing w:before="0" w:beforeAutospacing="0" w:after="0" w:afterAutospacing="0"/>
        <w:rPr>
          <w:color w:val="0E101A"/>
        </w:rPr>
      </w:pPr>
      <w:r w:rsidRPr="00C90B6F">
        <w:rPr>
          <w:color w:val="0E101A"/>
        </w:rPr>
        <w:t>           There were 981 deaths from all causes and 343 cancer-related deaths. After multivariable adjustment, we found higher risks of all-cause mortality associated with higher adherence to the FI (HR: 1.23; 95% CI: 1.06-1.42) and SNAP (HR: 1.20; 95% CI: 1.03-1.40) patterns among cancer survivors.</w:t>
      </w:r>
    </w:p>
    <w:p w14:paraId="2435435A" w14:textId="77777777" w:rsidR="00875131" w:rsidRPr="00C90B6F" w:rsidRDefault="00875131" w:rsidP="00875131">
      <w:pPr>
        <w:pStyle w:val="NormalWeb"/>
        <w:spacing w:before="0" w:beforeAutospacing="0" w:after="0" w:afterAutospacing="0"/>
        <w:rPr>
          <w:color w:val="0E101A"/>
        </w:rPr>
      </w:pPr>
    </w:p>
    <w:p w14:paraId="2A659629" w14:textId="77777777" w:rsidR="00875131" w:rsidRPr="00C90B6F" w:rsidRDefault="00875131" w:rsidP="00875131">
      <w:pPr>
        <w:pStyle w:val="NormalWeb"/>
        <w:spacing w:before="0" w:beforeAutospacing="0" w:after="0" w:afterAutospacing="0"/>
        <w:rPr>
          <w:color w:val="0E101A"/>
        </w:rPr>
      </w:pPr>
      <w:r w:rsidRPr="00C90B6F">
        <w:rPr>
          <w:rStyle w:val="Emphasis"/>
          <w:color w:val="0E101A"/>
        </w:rPr>
        <w:t>Conclusion</w:t>
      </w:r>
    </w:p>
    <w:p w14:paraId="7755D3E5" w14:textId="77777777" w:rsidR="00AA1520" w:rsidRDefault="00875131" w:rsidP="00875131">
      <w:pPr>
        <w:pStyle w:val="NormalWeb"/>
        <w:spacing w:before="0" w:beforeAutospacing="0" w:after="0" w:afterAutospacing="0"/>
        <w:rPr>
          <w:color w:val="0E101A"/>
        </w:rPr>
      </w:pPr>
      <w:r w:rsidRPr="00C90B6F">
        <w:rPr>
          <w:color w:val="0E101A"/>
        </w:rPr>
        <w:t>           Higher adherence to prevailing dietary patterns specific to the U.S. food-insecure cancer survivor population may lead to a worse prognosis.</w:t>
      </w:r>
      <w:r>
        <w:rPr>
          <w:color w:val="0E101A"/>
        </w:rPr>
        <w:t xml:space="preserve"> </w:t>
      </w:r>
    </w:p>
    <w:p w14:paraId="76DB9439" w14:textId="77777777" w:rsidR="00AA1520" w:rsidRDefault="00AA1520" w:rsidP="00875131">
      <w:pPr>
        <w:pStyle w:val="NormalWeb"/>
        <w:spacing w:before="0" w:beforeAutospacing="0" w:after="0" w:afterAutospacing="0"/>
        <w:rPr>
          <w:color w:val="0E101A"/>
        </w:rPr>
      </w:pPr>
    </w:p>
    <w:p w14:paraId="4E50B75A" w14:textId="77777777" w:rsidR="00AA1520" w:rsidRDefault="00AA1520" w:rsidP="00AA1520">
      <w:pPr>
        <w:pStyle w:val="NormalWeb"/>
        <w:spacing w:before="0" w:beforeAutospacing="0" w:after="0" w:afterAutospacing="0"/>
        <w:rPr>
          <w:b/>
          <w:bCs/>
          <w:color w:val="0E101A"/>
        </w:rPr>
      </w:pPr>
      <w:r>
        <w:rPr>
          <w:b/>
          <w:bCs/>
          <w:color w:val="0E101A"/>
        </w:rPr>
        <w:t>Keywords</w:t>
      </w:r>
    </w:p>
    <w:p w14:paraId="0996E206" w14:textId="77777777" w:rsidR="00AA1520" w:rsidRPr="00E84631" w:rsidRDefault="00AA1520" w:rsidP="00AA1520">
      <w:pPr>
        <w:pStyle w:val="NormalWeb"/>
        <w:spacing w:before="0" w:beforeAutospacing="0" w:after="0" w:afterAutospacing="0"/>
        <w:rPr>
          <w:color w:val="0E101A"/>
        </w:rPr>
      </w:pPr>
      <w:r>
        <w:rPr>
          <w:color w:val="0E101A"/>
        </w:rPr>
        <w:t>nutritional epidemiology; survivorship; dietary patterns; food insecurity; regularization</w:t>
      </w:r>
    </w:p>
    <w:p w14:paraId="42EAC726" w14:textId="6AEAB819" w:rsidR="00AA1520" w:rsidRDefault="00AA1520" w:rsidP="00875131">
      <w:pPr>
        <w:pStyle w:val="NormalWeb"/>
        <w:spacing w:before="0" w:beforeAutospacing="0" w:after="0" w:afterAutospacing="0"/>
        <w:rPr>
          <w:color w:val="0E101A"/>
        </w:rPr>
        <w:sectPr w:rsidR="00AA1520" w:rsidSect="00AA1520">
          <w:headerReference w:type="even" r:id="rId11"/>
          <w:headerReference w:type="default" r:id="rId12"/>
          <w:pgSz w:w="12240" w:h="15840"/>
          <w:pgMar w:top="1440" w:right="1296" w:bottom="1440" w:left="1296" w:header="720" w:footer="720" w:gutter="0"/>
          <w:lnNumType w:countBy="1" w:restart="continuous"/>
          <w:cols w:space="720"/>
          <w:docGrid w:linePitch="360"/>
        </w:sectPr>
      </w:pPr>
    </w:p>
    <w:p w14:paraId="7CF01E1E" w14:textId="1FB32C73" w:rsidR="00CA04BD" w:rsidRPr="00C90B6F" w:rsidRDefault="00CA04BD" w:rsidP="00CA04BD">
      <w:pPr>
        <w:rPr>
          <w:rFonts w:ascii="Times New Roman" w:hAnsi="Times New Roman" w:cs="Times New Roman"/>
          <w:b/>
          <w:bCs/>
        </w:rPr>
      </w:pPr>
      <w:r w:rsidRPr="00C90B6F">
        <w:rPr>
          <w:rFonts w:ascii="Times New Roman" w:hAnsi="Times New Roman" w:cs="Times New Roman"/>
          <w:b/>
          <w:bCs/>
        </w:rPr>
        <w:lastRenderedPageBreak/>
        <w:t>Introduction</w:t>
      </w:r>
    </w:p>
    <w:p w14:paraId="22C05392" w14:textId="77777777" w:rsidR="00CA04BD" w:rsidRPr="00C90B6F" w:rsidRDefault="00CA04BD" w:rsidP="00CA04BD">
      <w:pPr>
        <w:rPr>
          <w:rFonts w:ascii="Times New Roman" w:hAnsi="Times New Roman" w:cs="Times New Roman"/>
          <w:b/>
          <w:bCs/>
        </w:rPr>
      </w:pPr>
    </w:p>
    <w:p w14:paraId="4752C674" w14:textId="5709A65D"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A cancer diagnosis can upend several facets of life and well-being. In addition to psychological distress from the diagnosis, financial toxicity and its accompanying distress can emerge for many cancer survivors owing to exorbitant treatment, prescription, and indirect costs (e.g., income loss due to cancer-related job loss or disability)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8s3QjLs1","properties":{"formattedCitation":"[1]","plainCitation":"[1]","noteIndex":0},"citationItems":[{"id":"Ox2bG7Bi/Mt58nT85","uris":["http://zotero.org/users/local/S8X13ARX/items/399Y7VNG"],"itemData":{"id":2260,"type":"article-journal","abstract":"“Financial toxicity” has now become a familiar term used in the discussion of cancer drugs, and it is gaining traction in the literature given the high price of newer classes of therapies. However, as a phenomenon in the contemporary treatment and care of people with cancer, financial toxicity is not fully understood, with the discussion on mitigation mainly geared toward interventions at the health system level. Although important, health policy prescriptions take time before their intended results manifest, if they are implemented at all. They require corresponding strategies at the individual patient level. In this review, the authors discuss the nature of financial toxicity, defined as the objective financial burden and subjective financial distress of patients with cancer, as a result of treatments using innovative drugs and concomitant health services. They discuss coping with financial toxicity by patients and how maladaptive coping leads to poor health and nonhealth outcomes. They cover management strategies for oncologists, including having the difficult and urgent conversation about the cost and value of cancer treatment, availability of and access to resources, and assessment of financial toxicity as part of supportive care in the provision of comprehensive cancer care. CA Cancer J Clin 2018;68:153-165. © 2018 American Cancer Society.","container-title":"CA: A Cancer Journal for Clinicians","DOI":"10.3322/caac.21443","ISSN":"1542-4863","issue":"2","language":"en","note":"_eprint: https://onlinelibrary.wiley.com/doi/pdf/10.3322/caac.21443","page":"153-165","source":"Wiley Online Library","title":"The financial burden and distress of patients with cancer: Understanding and stepping-up action on the financial toxicity of cancer treatment","title-short":"The financial burden and distress of patients with cancer","volume":"68","author":[{"family":"Carrera","given":"Pricivel M."},{"family":"Kantarjian","given":"Hagop M."},{"family":"Blinder","given":"Victoria S."}],"issued":{"date-parts":[["2018"]]}}}],"schema":"https://github.com/citation-style-language/schema/raw/master/csl-citation.json"}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w:t>
      </w:r>
      <w:r w:rsidRPr="00C90B6F">
        <w:rPr>
          <w:rFonts w:ascii="Times New Roman" w:hAnsi="Times New Roman" w:cs="Times New Roman"/>
        </w:rPr>
        <w:fldChar w:fldCharType="end"/>
      </w:r>
      <w:r w:rsidRPr="00C90B6F">
        <w:rPr>
          <w:rFonts w:ascii="Times New Roman" w:hAnsi="Times New Roman" w:cs="Times New Roman"/>
        </w:rPr>
        <w:t xml:space="preserve">. These phenomena we describe are often magnified for low-income cancer survivors—defined as individuals with a history of cancer—who may lack financial reserves and workplace accommodations while navigating the treatment phases of their cancer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{"citationID":"XbfGBzpE","properties":{"formattedCitation":"[1, 2]","plainCitation":"[1, 2]","noteIndex":0},"citationItems":[{"id":"Ox2bG7Bi/Mt58nT85","uris":["http://zotero.org/users/local/S8X13ARX/items/399Y7VNG"],"itemData":{"id":2260,"type":"article-journal","abstract":"“Financial toxicity” has now become a familiar term used in the discussion of cancer drugs, and it is gaining traction in the literature given the high price of newer classes of therapies. However, as a phenomenon in the contemporary treatment and care of people with cancer, financial toxicity is not fully understood, with the discussion on mitigation mainly geared toward interventions at the health system level. Although important, health policy prescriptions take time before their intended results manifest, if they are implemented at all. They require corresponding strategies at the individual patient level. In this review, the authors discuss the nature of financial toxicity, defined as the objective financial burden and subjective financial distress of patients with cancer, as a result of treatments using innovative drugs and concomitant health services. They discuss coping with financial toxicity by patients and how maladaptive coping leads to poor health and nonhealth outcomes. They cover management strategies for oncologists, including having the difficult and urgent conversation about the cost and value of cancer treatment, availability of and access to resources, and assessment of financial toxicity as part of supportive care in the provision of comprehensive cancer care. CA Cancer J Clin 2018;68:153-165. © 2018 American Cancer Society.","container-title":"CA: A Cancer Journal for Clinicians","DOI":"10.3322/caac.21443","ISSN":"1542-4863","issue":"2","language":"en","note":"_eprint: https://onlinelibrary.wiley.com/doi/pdf/10.3322/caac.21443","page":"153-165","source":"Wiley Online Library","title":"The financial burden and distress of patients with cancer: Understanding and stepping-up action on the financial toxicity of cancer treatment","title-short":"The financial burden and distress of patients with cancer","volume":"68","author":[{"family":"Carrera","given":"Pricivel M."},{"family":"Kantarjian","given":"Hagop M."},{"family":"Blinder","given":"Victoria S."}],"issued":{"date-parts":[["2018"]]}}},{"id":"Ox2bG7Bi/7g4wVyNt","uris":["http://zotero.org/users/local/S8X13ARX/items/NU6QSMFV"],"itemData":{"id":2263,"type":"article-journal","abstract":"Breast cancer affects one in eight women across the United States, and low-income minority survivors of breast cancer are at increased risk of job loss, compared to higher-income white survivors. Employer accommodations, such as schedule flexibility, have been associated with job retention in higher-income whites, but the role of such accommodations in job retention among low-income minorities is not well understood. We conducted a longitudinal study of 267 employed women ages 18–64 who were undergoing treatment for early-stage breast cancer and spoke English, Chinese, Korean, or Spanish. We categorized patients by income level and by race/ethnicity. The category with the lowest job retention after treatment was low-income women (57 percent). Job retention varied widely by race/ethnicity, ranging from 68 percent among Chinese women to 98 percent among non-Latina whites. Women who had accommodating employers were more than twice as likely to retain their jobs as those without accommodating employers. Low-income women were less likely than higher-income women to have accommodating employers, however. More uniform implementation of accommodations across low- and high-paying jobs could reduce disparities in employment outcomes among workers with a cancer diagnosis. Additional research is needed to better understand the barriers that employers, particularly those with low-income workers, may face in providing accommodations.","container-title":"Health Affairs","DOI":"10.1377/hlthaff.2016.1196","ISSN":"0278-2715","issue":"2","note":"publisher: Health Affairs","page":"274-281","source":"healthaffairs.org (Atypon)","title":"Women With Breast Cancer Who Work For Accommodating Employers More Likely To Retain Jobs After Treatment","volume":"36","author":[{"family":"Blinder","given":"Victoria"},{"family":"Eberle","given":"Carolyn"},{"family":"Patil","given":"Sujata"},{"family":"Gany","given":"Francesca M."},{"family":"Bradley","given":"Cathy J."}],"issued":{"date-parts":[["2017",2]]}}}],"schema":"https://github.com/citation-style-language/schema/raw/master/csl-citation.json"}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kern w:val="0"/>
        </w:rPr>
        <w:t>[1, 2]</w:t>
      </w:r>
      <w:r w:rsidRPr="00C90B6F">
        <w:rPr>
          <w:rFonts w:ascii="Times New Roman" w:hAnsi="Times New Roman" w:cs="Times New Roman"/>
        </w:rPr>
        <w:fldChar w:fldCharType="end"/>
      </w:r>
      <w:r w:rsidRPr="00C90B6F">
        <w:rPr>
          <w:rFonts w:ascii="Times New Roman" w:hAnsi="Times New Roman" w:cs="Times New Roman"/>
        </w:rPr>
        <w:t>. Thus, critical questions arise regarding how these experiences can impact cancer-related outcomes through dietary variables in cancer survivors.</w:t>
      </w:r>
    </w:p>
    <w:p w14:paraId="4D9435BE" w14:textId="322B5FFF"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Food insecurity, or the lack of continuous access to healthy and nutritious foods to lead a healthy life, can be a consequence for cancer survivors facing high financial toxicity burdens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{"citationID":"AXAfgOJW","properties":{"formattedCitation":"[3, 4]","plainCitation":"[3, 4]","noteIndex":0},"citationItems":[{"id":"Ox2bG7Bi/dlwcUG7U","uris":["http://zotero.org/users/local/S8X13ARX/items/V5FQCFVB"],"itemData":{"id":1435,"type":"article-journal","container-title":"Cancer","DOI":"10.1002/cncr.32291","ISSN":"0008-543X,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K."}],"issued":{"date-parts":[["2019",10,15]]}}},{"id":"Ox2bG7Bi/Ipnc3yAs","uris":["http://zotero.org/users/local/S8X13ARX/items/P4H89R9F"],"itemData":{"id":1480,"type":"article-journal","abstract":"The proportion of the United States population with chronic illness continues to rise. Understanding the determinants of quality of care—particularly social determinants—is critical to the provision of care in this population.","container-title":"Journal of General Internal Medicine","DOI":"10.1007/s11606-017-4255-z","ISSN":"1525-1497","issue":"5","journalAbbreviation":"J GEN INTERN MED","language":"en","page":"644-650","source":"Springer Link","title":"Housing and Food Insecurity, Care Access, and Health Status Among the Chronically Ill: An Analysis of the Behavioral Risk Factor Surveillance System","title-short":"Housing and Food Insecurity, Care Access, and Health Status Among the Chronically Ill","volume":"33","author":[{"family":"Charkhchi","given":"Paniz"},{"family":"Fazeli Dehkordy","given":"Soudabeh"},{"family":"Carlos","given":"Ruth C."}],"issued":{"date-parts":[["2018",5,1]]}}}],"schema":"https://github.com/citation-style-language/schema/raw/master/csl-citation.json"}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kern w:val="0"/>
        </w:rPr>
        <w:t>[3, 4]</w:t>
      </w:r>
      <w:r w:rsidRPr="00C90B6F">
        <w:rPr>
          <w:rFonts w:ascii="Times New Roman" w:hAnsi="Times New Roman" w:cs="Times New Roman"/>
        </w:rPr>
        <w:fldChar w:fldCharType="end"/>
      </w:r>
      <w:r w:rsidRPr="00C90B6F">
        <w:rPr>
          <w:rFonts w:ascii="Times New Roman" w:hAnsi="Times New Roman" w:cs="Times New Roman"/>
        </w:rPr>
        <w:t xml:space="preserve">. A framework of competing demands conceptualizes one manifestation of food insecurity among cancer survivors, involving cancer survivors facing difficult decisions between choosing medical care or nutritious foods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QQrTs5n5","properties":{"formattedCitation":"[3]","plainCitation":"[3]","noteIndex":0},"citationItems":[{"id":"Ox2bG7Bi/dlwcUG7U","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w:t>
      </w:r>
      <w:r w:rsidRPr="00C90B6F">
        <w:rPr>
          <w:rFonts w:ascii="Times New Roman" w:hAnsi="Times New Roman" w:cs="Times New Roman"/>
        </w:rPr>
        <w:fldChar w:fldCharType="end"/>
      </w:r>
      <w:r w:rsidRPr="00C90B6F">
        <w:rPr>
          <w:rFonts w:ascii="Times New Roman" w:hAnsi="Times New Roman" w:cs="Times New Roman"/>
        </w:rPr>
        <w:t xml:space="preserve">. However, a critical public health concern is that food insecurity is associated with adverse health outcomes and lower dietary quality in the general public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{"citationID":"rZm5TwOB","properties":{"formattedCitation":"[5, 6]","plainCitation":"[5, 6]","noteIndex":0},"citationItems":[{"id":"Ox2bG7Bi/CnRsXaC9","uris":["http://zotero.org/users/local/S8X13ARX/items/IKF89UC2"],"itemData":{"id":2192,"type":"article-journal","container-title":"New England Journal of Medicine","DOI":"10.1056/NEJMp1000072","ISSN":"0028-4793, 1533-4406","issue":"1","journalAbbreviation":"N Engl J Med","language":"en","page":"6-9","source":"DOI.org (Crossref)","title":"Hunger and Socioeconomic Disparities in Chronic Disease","volume":"363","author":[{"family":"Seligman","given":"Hilary K."},{"family":"Schillinger","given":"Dean"}],"issued":{"date-parts":[["2010",7]]}}},{"id":"Ox2bG7Bi/kPSsFhdV","uris":["http://zotero.org/users/local/S8X13ARX/items/942SIIVI"],"itemData":{"id":2104,"type":"article-journal","container-title":"Journal of the Academy of Nutrition and Dietetics","DOI":"10.1016/j.jand.2014.06.353","ISSN":"22122672","issue":"12","journalAbbreviation":"Journal of the Academy of Nutrition and Dietetics","language":"en","page":"1943-1953.e2","source":"DOI.org (Crossref)","title":"Food Insecurity Is Inversely Associated with Diet Quality of Lower-Income Adults","volume":"114","author":[{"family":"Leung","given":"Cindy W."},{"family":"Epel","given":"Elissa S."},{"family":"Ritchie","given":"Lorrene D."},{"family":"Crawford","given":"Patricia B."},{"family":"Laraia","given":"Barbara A."}],"issued":{"date-parts":[["2014",12]]}}}],"schema":"https://github.com/citation-style-language/schema/raw/master/csl-citation.json"}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kern w:val="0"/>
        </w:rPr>
        <w:t>[5, 6]</w:t>
      </w:r>
      <w:r w:rsidRPr="00C90B6F">
        <w:rPr>
          <w:rFonts w:ascii="Times New Roman" w:hAnsi="Times New Roman" w:cs="Times New Roman"/>
        </w:rPr>
        <w:fldChar w:fldCharType="end"/>
      </w:r>
      <w:r w:rsidRPr="00C90B6F">
        <w:rPr>
          <w:rFonts w:ascii="Times New Roman" w:hAnsi="Times New Roman" w:cs="Times New Roman"/>
        </w:rPr>
        <w:t>. Food insecurity may predict a worse prognosis among cancer survivors, though more research is needed to substantiate this conjecture.</w:t>
      </w:r>
    </w:p>
    <w:p w14:paraId="49DE9F8D" w14:textId="3C3FEC4F"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Penalized, or regularized, regression emerged as a contemporary method for extracting dietary patterns from dietary intake data collected from food frequency questionnaires or 24-hour recalls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{"citationID":"9i74B2JF","properties":{"formattedCitation":"[7, 8]","plainCitation":"[7, 8]","noteIndex":0},"citationItems":[{"id":"Ox2bG7Bi/ZOYmBNf7","uris":["http://zotero.org/users/local/S8X13ARX/items/J5DWKJJV"],"itemData":{"id":1580,"type":"article-journal","container-title":"BMC Medical Research Methodology","DOI":"10.1186/s12874-018-0585-8","ISSN":"1471-2288","issue":"1","journalAbbreviation":"BMC Med Res Methodol","language":"en","page":"119","source":"DOI.org (Crossref)","title":"Application of a new dietary pattern analysis method in nutritional epidemiology","volume":"18","author":[{"family":"Zhang","given":"Fengqing"},{"family":"Tapera","given":"Tinashe M."},{"family":"Gou","given":"Jiangtao"}],"issued":{"date-parts":[["2018",12]]}}},{"id":"Ox2bG7Bi/kMgaWmtw","uris":["http://zotero.org/users/local/S8X13ARX/items/KJTZNHJ5"],"itemData":{"id":1578,"type":"article-journal","abstract":"Abstract\n            \n              Background\n              Dietary pattern analysis is a promising approach to understanding the complex relationship between diet and health. While many statistical methods exist, the literature predominantly focuses on classical methods such as dietary quality scores, principal component analysis, factor analysis, clustering analysis, and reduced rank regression. There are some emerging methods that have rarely or never been reviewed or discussed adequately.\n            \n            \n              Methods\n              This paper presents a landscape review of the existing statistical methods used to derive dietary patterns, especially the finite mixture model, treelet transform, data mining, least absolute shrinkage and selection operator and compositional data analysis, in terms of their underlying concepts, advantages and disadvantages, and available software and packages for implementation.\n            \n            \n              Results\n              While all statistical methods for dietary pattern analysis have unique features and serve distinct purposes, emerging methods warrant more attention. However, future research is needed to evaluate these emerging methods’ performance in terms of reproducibility, validity, and ability to predict different outcomes.\n            \n            \n              Conclusion\n              Selection of the most appropriate method mainly depends on the research questions. As an evolving subject, there is always scope for deriving dietary patterns through new analytic methodologies.","container-title":"Nutrition Journal","DOI":"10.1186/s12937-021-00692-7","ISSN":"1475-2891","issue":"1","journalAbbreviation":"Nutr J","language":"en","page":"37","source":"DOI.org (Crossref)","title":"A review of statistical methods for dietary pattern analysis","volume":"20","author":[{"family":"Zhao","given":"Junkang"},{"family":"Li","given":"Zhiyao"},{"family":"Gao","given":"Qian"},{"family":"Zhao","given":"Haifeng"},{"family":"Chen","given":"Shuting"},{"family":"Huang","given":"Lun"},{"family":"Wang","given":"Wenjie"},{"family":"Wang","given":"Tong"}],"issued":{"date-parts":[["2021",12]]}}}],"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kern w:val="0"/>
        </w:rPr>
        <w:t>[7, 8]</w:t>
      </w:r>
      <w:r w:rsidRPr="00C90B6F">
        <w:rPr>
          <w:rFonts w:ascii="Times New Roman" w:hAnsi="Times New Roman" w:cs="Times New Roman"/>
        </w:rPr>
        <w:fldChar w:fldCharType="end"/>
      </w:r>
      <w:r w:rsidRPr="00C90B6F">
        <w:rPr>
          <w:rFonts w:ascii="Times New Roman" w:hAnsi="Times New Roman" w:cs="Times New Roman"/>
        </w:rPr>
        <w:t xml:space="preserve">. Shrinkage, a property of this class of regression models, is a particularly attractive feature in the setting of collinearity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fHc9EfAR","properties":{"formattedCitation":"[9]","plainCitation":"[9]","noteIndex":0},"citationItems":[{"id":"Ox2bG7Bi/9h0i3adO","uris":["http://zotero.org/users/local/S8X13ARX/items/486UFXSB"],"itemData":{"id":1545,"type":"article-journal","container-title":"Journal of the Royal Statistical Society: Series B (Statistical Methodology)","DOI":"10.1111/j.1467-9868.2005.00503.x","ISSN":"1369-7412, 1467-9868","issue":"2","journalAbbreviation":"J Royal Statistical Soc B","language":"en","page":"301-320","source":"DOI.org (Crossref)","title":"Regularization and variable selection via the elastic net","volume":"67","author":[{"family":"Zou","given":"Hui"},{"family":"Hastie","given":"Trevor"}],"issued":{"date-parts":[["2005",4]]}}}],"schema":"https://github.com/citation-style-language/schema/raw/master/csl-citation.json"}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[9]</w:t>
      </w:r>
      <w:r w:rsidRPr="00C90B6F">
        <w:rPr>
          <w:rFonts w:ascii="Times New Roman" w:hAnsi="Times New Roman" w:cs="Times New Roman"/>
        </w:rPr>
        <w:fldChar w:fldCharType="end"/>
      </w:r>
      <w:r w:rsidRPr="00C90B6F">
        <w:rPr>
          <w:rFonts w:ascii="Times New Roman" w:hAnsi="Times New Roman" w:cs="Times New Roman"/>
        </w:rPr>
        <w:t>. When using dietary intake data in regression model</w:t>
      </w:r>
      <w:r w:rsidR="00DB0321">
        <w:rPr>
          <w:rFonts w:ascii="Times New Roman" w:hAnsi="Times New Roman" w:cs="Times New Roman"/>
        </w:rPr>
        <w:t>s</w:t>
      </w:r>
      <w:r w:rsidRPr="00C90B6F">
        <w:rPr>
          <w:rFonts w:ascii="Times New Roman" w:hAnsi="Times New Roman" w:cs="Times New Roman"/>
        </w:rPr>
        <w:t xml:space="preserve">, </w:t>
      </w:r>
      <w:r w:rsidR="00DB0321">
        <w:rPr>
          <w:rFonts w:ascii="Times New Roman" w:hAnsi="Times New Roman" w:cs="Times New Roman"/>
        </w:rPr>
        <w:t>collinearity</w:t>
      </w:r>
      <w:r w:rsidRPr="00C90B6F">
        <w:rPr>
          <w:rFonts w:ascii="Times New Roman" w:hAnsi="Times New Roman" w:cs="Times New Roman"/>
        </w:rPr>
        <w:t xml:space="preserve"> is often encountered given that there tends to be a high correlation among dietary intake variables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{"citationID":"rglgdgaX","properties":{"formattedCitation":"[10]","plainCitation":"[10]","noteIndex":0},"citationItems":[{"id":"Ox2bG7Bi/fMGMbXEH","uris":["http://zotero.org/users/local/S8X13ARX/items/UQVJWE96"],"itemData":{"id":380,"type":"article-journal","abstract":"Recently, dietary pattern analysis has emerged as an alternative and complementary approach to examining the relationship between diet and the risk of chronic diseases. Instead of looking at individual nutrients or foods, pattern analysis examines the effects of overall diet. Conceptually, dietary patterns represent a broader picture of food and nutrient consumption, and may thus be more predictive of disease risk than individual foods or nutrients. Several studies have suggested that dietary patterns derived from factor or cluster analysis predict disease risk or mortality. In addition, there is growing interest in using dietary quality indices to evaluate whether adherence to a certain dietary pattern (e.g. Mediterranean pattern) or current dietary guidelines lowers the risk of disease. In this review, we describe the rationale for studying dietary patterns, and discuss quantitative methods for analysing dietary patterns and their reproducibility and validity, and the available evidence regarding the relationship between major dietary patterns and the risk of cardiovascular disease.","container-title":"Current Opinion in Lipidology","DOI":"10.1097/00041433-200202000-00002","ISSN":"0957-9672","issue":"1","journalAbbreviation":"Curr. Opin. Lipidol.","language":"eng","note":"PMID: 11790957","page":"3-9","source":"PubMed","title":"Dietary pattern analysis: a new direction in nutritional epidemiology","title-short":"Dietary pattern analysis","volume":"13","author":[{"family":"Hu","given":"Frank B."}],"issued":{"date-parts":[["2002",2]]}}}],"schema":"https://github.com/citation-style-language/schema/raw/master/csl-citation.json"}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[10]</w:t>
      </w:r>
      <w:r w:rsidRPr="00C90B6F">
        <w:rPr>
          <w:rFonts w:ascii="Times New Roman" w:hAnsi="Times New Roman" w:cs="Times New Roman"/>
        </w:rPr>
        <w:fldChar w:fldCharType="end"/>
      </w:r>
      <w:r w:rsidRPr="00C90B6F">
        <w:rPr>
          <w:rFonts w:ascii="Times New Roman" w:hAnsi="Times New Roman" w:cs="Times New Roman"/>
        </w:rPr>
        <w:t xml:space="preserve">. In a previous analysis, we characterized dietary patterns describing dietary consumption amongst food-insecure cancer survivors using nationally representative data from the National Health and Nutrition Examination Survey (NHANES)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{"citationID":"VE24BCK8","properties":{"formattedCitation":"[11]","plainCitation":"[11]","noteIndex":0},"citationItems":[{"id":"Ox2bG7Bi/omF8TQhr","uris":["http://zotero.org/users/local/S8X13ARX/items/CEMPR32Z"],"itemData":{"id":2018,"type":"article-journal","abstract":"(1)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[11]</w:t>
      </w:r>
      <w:r w:rsidRPr="00C90B6F">
        <w:rPr>
          <w:rFonts w:ascii="Times New Roman" w:hAnsi="Times New Roman" w:cs="Times New Roman"/>
        </w:rPr>
        <w:fldChar w:fldCharType="end"/>
      </w:r>
      <w:r w:rsidRPr="00C90B6F">
        <w:rPr>
          <w:rFonts w:ascii="Times New Roman" w:hAnsi="Times New Roman" w:cs="Times New Roman"/>
        </w:rPr>
        <w:t xml:space="preserve">. Using penalized logistic regression as a novel supervised learning method for extracting dietary patterns from observed 24-hour recall data, we extracted two major dietary patterns strongly and positively associated with food insecurity among cancer survivors. These patterns emphasized the consumption of added sugars and processed foods and deemphasized fruit and vegetable consumption. Concurrently, we found that a “prudent” dietary pattern emerged that emphasized healthful dietary components such as fruits, vegetables, and whole grains, which was inversely associated </w:t>
      </w:r>
      <w:r w:rsidRPr="00C90B6F">
        <w:rPr>
          <w:rFonts w:ascii="Times New Roman" w:hAnsi="Times New Roman" w:cs="Times New Roman"/>
        </w:rPr>
        <w:lastRenderedPageBreak/>
        <w:t>with food insecurity in the same population. Whether these dietary patterns affected clinically meaningful outcomes for cancer survivors was left open ended.</w:t>
      </w:r>
    </w:p>
    <w:p w14:paraId="7C9BC2C7" w14:textId="481302C9"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Understanding how food insecurity affects different aspects of life, including dietary intake, is a means of delineating at least one potential driving factor behind the health disparities that may arise in cancer survivors experiencing food insecurity. </w:t>
      </w:r>
      <w:r w:rsidR="000B63B0" w:rsidRPr="000B63B0">
        <w:rPr>
          <w:rFonts w:ascii="Times New Roman" w:hAnsi="Times New Roman" w:cs="Times New Roman"/>
        </w:rPr>
        <w:t xml:space="preserve">Therefore, the goal of this analysis was to use nationally representative data to examine associations between dietary patterns extracted with penalized logistic regression in the food-insecure cancer survivor population and the </w:t>
      </w:r>
      <w:r w:rsidR="000B63B0">
        <w:rPr>
          <w:rFonts w:ascii="Times New Roman" w:hAnsi="Times New Roman" w:cs="Times New Roman"/>
        </w:rPr>
        <w:t>risk of</w:t>
      </w:r>
      <w:r w:rsidR="000B63B0" w:rsidRPr="000B63B0">
        <w:rPr>
          <w:rFonts w:ascii="Times New Roman" w:hAnsi="Times New Roman" w:cs="Times New Roman"/>
        </w:rPr>
        <w:t xml:space="preserve"> </w:t>
      </w:r>
      <w:r w:rsidR="000B63B0">
        <w:rPr>
          <w:rFonts w:ascii="Times New Roman" w:hAnsi="Times New Roman" w:cs="Times New Roman"/>
        </w:rPr>
        <w:t xml:space="preserve">mortality from various causes. </w:t>
      </w:r>
      <w:r w:rsidRPr="00C90B6F">
        <w:rPr>
          <w:rFonts w:ascii="Times New Roman" w:hAnsi="Times New Roman" w:cs="Times New Roman"/>
        </w:rPr>
        <w:t>We hypothesized that the</w:t>
      </w:r>
      <w:r w:rsidR="00A95A53">
        <w:rPr>
          <w:rFonts w:ascii="Times New Roman" w:hAnsi="Times New Roman" w:cs="Times New Roman"/>
        </w:rPr>
        <w:t>se</w:t>
      </w:r>
      <w:r w:rsidRPr="00C90B6F">
        <w:rPr>
          <w:rFonts w:ascii="Times New Roman" w:hAnsi="Times New Roman" w:cs="Times New Roman"/>
        </w:rPr>
        <w:t xml:space="preserve"> dietary patterns describing consumption patterns in the food-insecure cancer survivor population would be positively associated with mortality in cancer survivors and food-insecure cancer survivors.</w:t>
      </w:r>
    </w:p>
    <w:p w14:paraId="7E8C5555" w14:textId="77777777" w:rsidR="00CA04BD" w:rsidRPr="00C90B6F" w:rsidRDefault="00CA04BD" w:rsidP="00CA04BD">
      <w:pPr>
        <w:spacing w:line="360" w:lineRule="auto"/>
        <w:rPr>
          <w:rFonts w:ascii="Times New Roman" w:hAnsi="Times New Roman" w:cs="Times New Roman"/>
          <w:b/>
          <w:bCs/>
        </w:rPr>
      </w:pPr>
    </w:p>
    <w:p w14:paraId="68B2A69F" w14:textId="77777777" w:rsidR="00CA04BD" w:rsidRPr="00C90B6F" w:rsidRDefault="00CA04BD" w:rsidP="00CA04BD">
      <w:pPr>
        <w:rPr>
          <w:rFonts w:ascii="Times New Roman" w:hAnsi="Times New Roman" w:cs="Times New Roman"/>
          <w:b/>
          <w:bCs/>
        </w:rPr>
      </w:pPr>
      <w:r w:rsidRPr="00C90B6F">
        <w:rPr>
          <w:rFonts w:ascii="Times New Roman" w:hAnsi="Times New Roman" w:cs="Times New Roman"/>
          <w:b/>
          <w:bCs/>
        </w:rPr>
        <w:t>Methods</w:t>
      </w:r>
    </w:p>
    <w:p w14:paraId="28AF0EA2" w14:textId="77777777" w:rsidR="00CA04BD" w:rsidRPr="00C90B6F" w:rsidRDefault="00CA04BD" w:rsidP="00CA04BD">
      <w:pPr>
        <w:rPr>
          <w:rFonts w:ascii="Times New Roman" w:hAnsi="Times New Roman" w:cs="Times New Roman"/>
          <w:b/>
          <w:bCs/>
        </w:rPr>
      </w:pPr>
    </w:p>
    <w:p w14:paraId="5ED133C4" w14:textId="77777777" w:rsidR="00CA04BD" w:rsidRPr="00C90B6F" w:rsidRDefault="00CA04BD" w:rsidP="00CA04BD">
      <w:pPr>
        <w:rPr>
          <w:rFonts w:ascii="Times New Roman" w:hAnsi="Times New Roman" w:cs="Times New Roman"/>
          <w:i/>
          <w:iCs/>
        </w:rPr>
      </w:pPr>
      <w:r w:rsidRPr="00C90B6F">
        <w:rPr>
          <w:rFonts w:ascii="Times New Roman" w:hAnsi="Times New Roman" w:cs="Times New Roman"/>
          <w:b/>
          <w:bCs/>
          <w:i/>
          <w:iCs/>
        </w:rPr>
        <w:t xml:space="preserve"> </w:t>
      </w:r>
      <w:r w:rsidRPr="00C90B6F">
        <w:rPr>
          <w:rFonts w:ascii="Times New Roman" w:hAnsi="Times New Roman" w:cs="Times New Roman"/>
          <w:i/>
          <w:iCs/>
        </w:rPr>
        <w:t>Study Setting and Population</w:t>
      </w:r>
    </w:p>
    <w:p w14:paraId="1ABBDB05" w14:textId="77777777" w:rsidR="00CA04BD" w:rsidRPr="00C90B6F" w:rsidRDefault="00CA04BD" w:rsidP="00CA04BD">
      <w:pPr>
        <w:rPr>
          <w:rFonts w:ascii="Times New Roman" w:hAnsi="Times New Roman" w:cs="Times New Roman"/>
          <w:i/>
          <w:iCs/>
        </w:rPr>
      </w:pPr>
    </w:p>
    <w:p w14:paraId="33CE091D" w14:textId="77777777"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We employed data from ten consecutive cycles (1999-2018) from the NHANES, a biennial cross-sectional study implemented by the Centers for Disease Control and Prevention (CDC) and the National Center for Health Statistics (NCHS), which sampled civilian and non-institutionalized community dwellers in the United States. The study implements a complex multi-stage sampling design that generates a nationally representative sample and aims to characterize the relationships between lifestyle, medical, environmental, and other factors and health outcomes. It uses surveys that span numerous facets of health and lifestyle and includes a medical examination for a subset of participants.</w:t>
      </w:r>
    </w:p>
    <w:p w14:paraId="1A6E9991" w14:textId="3C6F0868" w:rsidR="00B717EF" w:rsidRPr="00C90B6F" w:rsidRDefault="00CA04BD" w:rsidP="00F04AB0">
      <w:pPr>
        <w:spacing w:line="360" w:lineRule="auto"/>
        <w:ind w:firstLine="720"/>
        <w:rPr>
          <w:rFonts w:ascii="Times New Roman" w:hAnsi="Times New Roman" w:cs="Times New Roman"/>
        </w:rPr>
      </w:pPr>
      <w:r w:rsidRPr="00C90B6F">
        <w:rPr>
          <w:rFonts w:ascii="Times New Roman" w:hAnsi="Times New Roman" w:cs="Times New Roman"/>
        </w:rPr>
        <w:t>In Figure 1, we detail the sample flow that arrived at the final analytical sample size of cancer survivors (</w:t>
      </w:r>
      <w:r w:rsidRPr="00C90B6F">
        <w:rPr>
          <w:rFonts w:ascii="Times New Roman" w:hAnsi="Times New Roman" w:cs="Times New Roman"/>
          <w:i/>
          <w:iCs/>
        </w:rPr>
        <w:t>n</w:t>
      </w:r>
      <w:r w:rsidRPr="00C90B6F">
        <w:rPr>
          <w:rFonts w:ascii="Times New Roman" w:hAnsi="Times New Roman" w:cs="Times New Roman"/>
        </w:rPr>
        <w:t xml:space="preserve"> = 2493), divided into food-secure participants (</w:t>
      </w:r>
      <w:r w:rsidRPr="00C90B6F">
        <w:rPr>
          <w:rFonts w:ascii="Times New Roman" w:hAnsi="Times New Roman" w:cs="Times New Roman"/>
          <w:i/>
          <w:iCs/>
        </w:rPr>
        <w:t xml:space="preserve">n </w:t>
      </w:r>
      <w:r w:rsidRPr="00C90B6F">
        <w:rPr>
          <w:rFonts w:ascii="Times New Roman" w:hAnsi="Times New Roman" w:cs="Times New Roman"/>
        </w:rPr>
        <w:t>= 2176) and food-insecure participants (</w:t>
      </w:r>
      <w:r w:rsidRPr="00C90B6F">
        <w:rPr>
          <w:rFonts w:ascii="Times New Roman" w:hAnsi="Times New Roman" w:cs="Times New Roman"/>
          <w:i/>
          <w:iCs/>
        </w:rPr>
        <w:t xml:space="preserve">n </w:t>
      </w:r>
      <w:r w:rsidRPr="00C90B6F">
        <w:rPr>
          <w:rFonts w:ascii="Times New Roman" w:hAnsi="Times New Roman" w:cs="Times New Roman"/>
        </w:rPr>
        <w:t xml:space="preserve">= 317). Food insecurity status was measured using the U.S. Department of Agriculture (USDA) U.S. Food Security Survey Module (U.S. FSSM), which consists of 18 items designed to evaluate the degree of food insecurity experienced by a participant’s household over the preceding year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{"citationID":"sUmO8hk9","properties":{"formattedCitation":"[12]","plainCitation":"[12]","noteIndex":0},"citationItems":[{"id":"Ox2bG7Bi/z6wEqEWw","uris":["http://zotero.org/users/local/S8X13ARX/items/3WGIUSZL"],"itemData":{"id":1383,"type":"document","publisher":"U.S. Department of Agriculture, Food and Nutrition Service","title":"Guide to Measuring Household Food Security","URL":"https://nhis.ipums.org/nhis/resources/FSGuide.pdf","author":[{"family":"Bickel","given":"Gary"},{"family":"Nord","given":"Mark"},{"family":"Price","given":"Cristofer"},{"family":"Hamilton","given":"William"},{"family":"Cook","given":"John"}],"issued":{"date-parts":[["2000",3]]}}}],"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[12]</w:t>
      </w:r>
      <w:r w:rsidRPr="00C90B6F">
        <w:rPr>
          <w:rFonts w:ascii="Times New Roman" w:hAnsi="Times New Roman" w:cs="Times New Roman"/>
        </w:rPr>
        <w:fldChar w:fldCharType="end"/>
      </w:r>
      <w:r w:rsidRPr="00C90B6F">
        <w:rPr>
          <w:rFonts w:ascii="Times New Roman" w:hAnsi="Times New Roman" w:cs="Times New Roman"/>
        </w:rPr>
        <w:t xml:space="preserve">. The survey consists of a series of “yes/no” questions, and responses in the affirmative are used to categorize a household as food-insecure (responding in the affirmative to </w:t>
      </w:r>
      <w:r w:rsidRPr="00C90B6F">
        <w:rPr>
          <w:rFonts w:ascii="Times New Roman" w:hAnsi="Times New Roman" w:cs="Times New Roman"/>
        </w:rPr>
        <w:sym w:font="Symbol" w:char="F0B3"/>
      </w:r>
      <w:r w:rsidRPr="00C90B6F">
        <w:rPr>
          <w:rFonts w:ascii="Times New Roman" w:hAnsi="Times New Roman" w:cs="Times New Roman"/>
        </w:rPr>
        <w:t xml:space="preserve"> three items) or food-secure (responding in the affirmative to </w:t>
      </w:r>
      <w:r w:rsidRPr="00C90B6F">
        <w:rPr>
          <w:rFonts w:ascii="Times New Roman" w:hAnsi="Times New Roman" w:cs="Times New Roman"/>
        </w:rPr>
        <w:sym w:font="Symbol" w:char="F0A3"/>
      </w:r>
      <w:r w:rsidRPr="00C90B6F">
        <w:rPr>
          <w:rFonts w:ascii="Times New Roman" w:hAnsi="Times New Roman" w:cs="Times New Roman"/>
        </w:rPr>
        <w:t xml:space="preserve"> two items). Cancer history was ascertained via self-reporting using the Medical Conditions Questionnaire </w:t>
      </w:r>
      <w:r w:rsidRPr="00C90B6F">
        <w:rPr>
          <w:rFonts w:ascii="Times New Roman" w:hAnsi="Times New Roman" w:cs="Times New Roman"/>
        </w:rPr>
        <w:lastRenderedPageBreak/>
        <w:t xml:space="preserve">(MCQ). Individuals diagnosed with non-melanoma skin cancer and no other cancer were coded as having no history of cancer, given that the prognosis and benign course of this class of </w:t>
      </w:r>
      <w:r w:rsidR="00F04AB0">
        <w:rPr>
          <w:noProof/>
        </w:rPr>
        <mc:AlternateContent>
          <mc:Choice Requires="wps">
            <w:drawing>
              <wp:anchor distT="0" distB="0" distL="114300" distR="114300" simplePos="0" relativeHeight="251670528" behindDoc="0" locked="0" layoutInCell="1" allowOverlap="1" wp14:anchorId="62FC608C" wp14:editId="27160F1F">
                <wp:simplePos x="0" y="0"/>
                <wp:positionH relativeFrom="column">
                  <wp:posOffset>47610</wp:posOffset>
                </wp:positionH>
                <wp:positionV relativeFrom="paragraph">
                  <wp:posOffset>4782170</wp:posOffset>
                </wp:positionV>
                <wp:extent cx="5785485" cy="635"/>
                <wp:effectExtent l="0" t="0" r="5715" b="12065"/>
                <wp:wrapSquare wrapText="bothSides"/>
                <wp:docPr id="1" name="Text Box 1"/>
                <wp:cNvGraphicFramePr/>
                <a:graphic xmlns:a="http://schemas.openxmlformats.org/drawingml/2006/main">
                  <a:graphicData uri="http://schemas.microsoft.com/office/word/2010/wordprocessingShape">
                    <wps:wsp>
                      <wps:cNvSpPr txBox="1"/>
                      <wps:spPr>
                        <a:xfrm>
                          <a:off x="0" y="0"/>
                          <a:ext cx="5785485" cy="635"/>
                        </a:xfrm>
                        <a:prstGeom prst="rect">
                          <a:avLst/>
                        </a:prstGeom>
                        <a:solidFill>
                          <a:prstClr val="white"/>
                        </a:solidFill>
                        <a:ln>
                          <a:noFill/>
                        </a:ln>
                      </wps:spPr>
                      <wps:txbx>
                        <w:txbxContent>
                          <w:p w14:paraId="6614A506" w14:textId="77777777" w:rsidR="00B717EF" w:rsidRPr="008918EB" w:rsidRDefault="00B717EF" w:rsidP="00B717EF">
                            <w:pPr>
                              <w:pStyle w:val="Caption"/>
                              <w:rPr>
                                <w:rFonts w:ascii="Times New Roman" w:hAnsi="Times New Roman" w:cs="Times New Roman"/>
                                <w:i w:val="0"/>
                                <w:iCs w:val="0"/>
                                <w:noProof/>
                                <w:color w:val="auto"/>
                                <w:sz w:val="20"/>
                                <w:szCs w:val="20"/>
                              </w:rPr>
                            </w:pPr>
                            <w:r w:rsidRPr="008918EB">
                              <w:rPr>
                                <w:rFonts w:ascii="Times New Roman" w:hAnsi="Times New Roman" w:cs="Times New Roman"/>
                                <w:b/>
                                <w:bCs/>
                                <w:i w:val="0"/>
                                <w:iCs w:val="0"/>
                                <w:color w:val="auto"/>
                                <w:sz w:val="20"/>
                                <w:szCs w:val="20"/>
                              </w:rPr>
                              <w:t xml:space="preserve">Figure </w:t>
                            </w:r>
                            <w:r w:rsidRPr="008918EB">
                              <w:rPr>
                                <w:rFonts w:ascii="Times New Roman" w:hAnsi="Times New Roman" w:cs="Times New Roman"/>
                                <w:b/>
                                <w:bCs/>
                                <w:i w:val="0"/>
                                <w:iCs w:val="0"/>
                                <w:color w:val="auto"/>
                                <w:sz w:val="20"/>
                                <w:szCs w:val="20"/>
                              </w:rPr>
                              <w:fldChar w:fldCharType="begin"/>
                            </w:r>
                            <w:r w:rsidRPr="008918EB">
                              <w:rPr>
                                <w:rFonts w:ascii="Times New Roman" w:hAnsi="Times New Roman" w:cs="Times New Roman"/>
                                <w:b/>
                                <w:bCs/>
                                <w:i w:val="0"/>
                                <w:iCs w:val="0"/>
                                <w:color w:val="auto"/>
                                <w:sz w:val="20"/>
                                <w:szCs w:val="20"/>
                              </w:rPr>
                              <w:instrText xml:space="preserve"> SEQ Figure \* ARABIC </w:instrText>
                            </w:r>
                            <w:r w:rsidRPr="008918EB">
                              <w:rPr>
                                <w:rFonts w:ascii="Times New Roman" w:hAnsi="Times New Roman" w:cs="Times New Roman"/>
                                <w:b/>
                                <w:bCs/>
                                <w:i w:val="0"/>
                                <w:iCs w:val="0"/>
                                <w:color w:val="auto"/>
                                <w:sz w:val="20"/>
                                <w:szCs w:val="20"/>
                              </w:rPr>
                              <w:fldChar w:fldCharType="separate"/>
                            </w:r>
                            <w:r>
                              <w:rPr>
                                <w:rFonts w:ascii="Times New Roman" w:hAnsi="Times New Roman" w:cs="Times New Roman"/>
                                <w:b/>
                                <w:bCs/>
                                <w:i w:val="0"/>
                                <w:iCs w:val="0"/>
                                <w:noProof/>
                                <w:color w:val="auto"/>
                                <w:sz w:val="20"/>
                                <w:szCs w:val="20"/>
                              </w:rPr>
                              <w:t>1</w:t>
                            </w:r>
                            <w:r w:rsidRPr="008918EB">
                              <w:rPr>
                                <w:rFonts w:ascii="Times New Roman" w:hAnsi="Times New Roman" w:cs="Times New Roman"/>
                                <w:b/>
                                <w:bCs/>
                                <w:i w:val="0"/>
                                <w:iCs w:val="0"/>
                                <w:color w:val="auto"/>
                                <w:sz w:val="20"/>
                                <w:szCs w:val="20"/>
                              </w:rPr>
                              <w:fldChar w:fldCharType="end"/>
                            </w:r>
                            <w:r w:rsidRPr="008918EB">
                              <w:rPr>
                                <w:rFonts w:ascii="Times New Roman" w:hAnsi="Times New Roman" w:cs="Times New Roman"/>
                                <w:i w:val="0"/>
                                <w:iCs w:val="0"/>
                                <w:color w:val="auto"/>
                                <w:sz w:val="20"/>
                                <w:szCs w:val="20"/>
                              </w:rPr>
                              <w:t xml:space="preserve">. Sample flow diagram detailing inclusion and exclusion criteria for arriving at the final sample.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FC608C" id="_x0000_t202" coordsize="21600,21600" o:spt="202" path="m,l,21600r21600,l21600,xe">
                <v:stroke joinstyle="miter"/>
                <v:path gradientshapeok="t" o:connecttype="rect"/>
              </v:shapetype>
              <v:shape id="Text Box 1" o:spid="_x0000_s1026" type="#_x0000_t202" style="position:absolute;left:0;text-align:left;margin-left:3.75pt;margin-top:376.55pt;width:455.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" stroked="f">
                <v:textbox style="mso-fit-shape-to-text:t" inset="0,0,0,0">
                  <w:txbxContent>
                    <w:p w14:paraId="6614A506" w14:textId="77777777" w:rsidR="00B717EF" w:rsidRPr="008918EB" w:rsidRDefault="00B717EF" w:rsidP="00B717EF">
                      <w:pPr>
                        <w:pStyle w:val="Caption"/>
                        <w:rPr>
                          <w:rFonts w:ascii="Times New Roman" w:hAnsi="Times New Roman" w:cs="Times New Roman"/>
                          <w:i w:val="0"/>
                          <w:iCs w:val="0"/>
                          <w:noProof/>
                          <w:color w:val="auto"/>
                          <w:sz w:val="20"/>
                          <w:szCs w:val="20"/>
                        </w:rPr>
                      </w:pPr>
                      <w:r w:rsidRPr="008918EB">
                        <w:rPr>
                          <w:rFonts w:ascii="Times New Roman" w:hAnsi="Times New Roman" w:cs="Times New Roman"/>
                          <w:b/>
                          <w:bCs/>
                          <w:i w:val="0"/>
                          <w:iCs w:val="0"/>
                          <w:color w:val="auto"/>
                          <w:sz w:val="20"/>
                          <w:szCs w:val="20"/>
                        </w:rPr>
                        <w:t xml:space="preserve">Figure </w:t>
                      </w:r>
                      <w:r w:rsidRPr="008918EB">
                        <w:rPr>
                          <w:rFonts w:ascii="Times New Roman" w:hAnsi="Times New Roman" w:cs="Times New Roman"/>
                          <w:b/>
                          <w:bCs/>
                          <w:i w:val="0"/>
                          <w:iCs w:val="0"/>
                          <w:color w:val="auto"/>
                          <w:sz w:val="20"/>
                          <w:szCs w:val="20"/>
                        </w:rPr>
                        <w:fldChar w:fldCharType="begin"/>
                      </w:r>
                      <w:r w:rsidRPr="008918EB">
                        <w:rPr>
                          <w:rFonts w:ascii="Times New Roman" w:hAnsi="Times New Roman" w:cs="Times New Roman"/>
                          <w:b/>
                          <w:bCs/>
                          <w:i w:val="0"/>
                          <w:iCs w:val="0"/>
                          <w:color w:val="auto"/>
                          <w:sz w:val="20"/>
                          <w:szCs w:val="20"/>
                        </w:rPr>
                        <w:instrText xml:space="preserve"> SEQ Figure \* ARABIC </w:instrText>
                      </w:r>
                      <w:r w:rsidRPr="008918EB">
                        <w:rPr>
                          <w:rFonts w:ascii="Times New Roman" w:hAnsi="Times New Roman" w:cs="Times New Roman"/>
                          <w:b/>
                          <w:bCs/>
                          <w:i w:val="0"/>
                          <w:iCs w:val="0"/>
                          <w:color w:val="auto"/>
                          <w:sz w:val="20"/>
                          <w:szCs w:val="20"/>
                        </w:rPr>
                        <w:fldChar w:fldCharType="separate"/>
                      </w:r>
                      <w:r>
                        <w:rPr>
                          <w:rFonts w:ascii="Times New Roman" w:hAnsi="Times New Roman" w:cs="Times New Roman"/>
                          <w:b/>
                          <w:bCs/>
                          <w:i w:val="0"/>
                          <w:iCs w:val="0"/>
                          <w:noProof/>
                          <w:color w:val="auto"/>
                          <w:sz w:val="20"/>
                          <w:szCs w:val="20"/>
                        </w:rPr>
                        <w:t>1</w:t>
                      </w:r>
                      <w:r w:rsidRPr="008918EB">
                        <w:rPr>
                          <w:rFonts w:ascii="Times New Roman" w:hAnsi="Times New Roman" w:cs="Times New Roman"/>
                          <w:b/>
                          <w:bCs/>
                          <w:i w:val="0"/>
                          <w:iCs w:val="0"/>
                          <w:color w:val="auto"/>
                          <w:sz w:val="20"/>
                          <w:szCs w:val="20"/>
                        </w:rPr>
                        <w:fldChar w:fldCharType="end"/>
                      </w:r>
                      <w:r w:rsidRPr="008918EB">
                        <w:rPr>
                          <w:rFonts w:ascii="Times New Roman" w:hAnsi="Times New Roman" w:cs="Times New Roman"/>
                          <w:i w:val="0"/>
                          <w:iCs w:val="0"/>
                          <w:color w:val="auto"/>
                          <w:sz w:val="20"/>
                          <w:szCs w:val="20"/>
                        </w:rPr>
                        <w:t xml:space="preserve">. Sample flow diagram detailing inclusion and exclusion criteria for arriving at the final sample. </w:t>
                      </w:r>
                    </w:p>
                  </w:txbxContent>
                </v:textbox>
                <w10:wrap type="square"/>
              </v:shape>
            </w:pict>
          </mc:Fallback>
        </mc:AlternateContent>
      </w:r>
      <w:r w:rsidR="00B717EF">
        <w:rPr>
          <w:rFonts w:ascii="Times New Roman" w:hAnsi="Times New Roman" w:cs="Times New Roman"/>
          <w:noProof/>
        </w:rPr>
        <w:drawing>
          <wp:anchor distT="0" distB="0" distL="114300" distR="114300" simplePos="0" relativeHeight="251666432" behindDoc="0" locked="0" layoutInCell="1" allowOverlap="1" wp14:anchorId="60DD40B3" wp14:editId="334F6A7E">
            <wp:simplePos x="0" y="0"/>
            <wp:positionH relativeFrom="column">
              <wp:posOffset>42530</wp:posOffset>
            </wp:positionH>
            <wp:positionV relativeFrom="paragraph">
              <wp:posOffset>788670</wp:posOffset>
            </wp:positionV>
            <wp:extent cx="5943600" cy="3994150"/>
            <wp:effectExtent l="0" t="0" r="0" b="6350"/>
            <wp:wrapSquare wrapText="bothSides"/>
            <wp:docPr id="53812747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27477" name="Picture 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94150"/>
                    </a:xfrm>
                    <a:prstGeom prst="rect">
                      <a:avLst/>
                    </a:prstGeom>
                  </pic:spPr>
                </pic:pic>
              </a:graphicData>
            </a:graphic>
            <wp14:sizeRelH relativeFrom="page">
              <wp14:pctWidth>0</wp14:pctWidth>
            </wp14:sizeRelH>
            <wp14:sizeRelV relativeFrom="page">
              <wp14:pctHeight>0</wp14:pctHeight>
            </wp14:sizeRelV>
          </wp:anchor>
        </w:drawing>
      </w:r>
      <w:r w:rsidRPr="00C90B6F">
        <w:rPr>
          <w:rFonts w:ascii="Times New Roman" w:hAnsi="Times New Roman" w:cs="Times New Roman"/>
        </w:rPr>
        <w:t xml:space="preserve">malignancies may otherwise bias the sample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iorgfBdO","properties":{"formattedCitation":"[13]","plainCitation":"[13]","noteIndex":0},"citationItems":[{"id":"Ox2bG7Bi/Xs5qxca9","uris":["http://zotero.org/users/local/S8X13ARX/items/EJVBAQYE"],"itemData":{"id":1748,"type":"article-journal","container-title":"JNCI Cancer Spectrum","DOI":"10.1093/jncics/pky044","ISSN":"2515-5091","issue":"3","language":"en","page":"pky044","source":"DOI.org (Crossref)","title":"RE: The Association Between Dietary Quality and Overall and Cancer-Specific Mortality Among Cancer Survivors, NHANES III","title-short":"RE","volume":"2","author":[{"family":"Yaghjyan","given":"Lusine"},{"family":"Wijayabahu","given":"Akemi T"},{"family":"Egan","given":"Kathleen M"}],"issued":{"date-parts":[["2018",7,1]]}}}],"schema":"https://github.com/citation-style-language/schema/raw/master/csl-citation.json"}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[13]</w:t>
      </w:r>
      <w:r w:rsidRPr="00C90B6F">
        <w:rPr>
          <w:rFonts w:ascii="Times New Roman" w:hAnsi="Times New Roman" w:cs="Times New Roman"/>
        </w:rPr>
        <w:fldChar w:fldCharType="end"/>
      </w:r>
      <w:r w:rsidRPr="00C90B6F">
        <w:rPr>
          <w:rFonts w:ascii="Times New Roman" w:hAnsi="Times New Roman" w:cs="Times New Roman"/>
        </w:rPr>
        <w:t>.</w:t>
      </w:r>
    </w:p>
    <w:p w14:paraId="65FF815E" w14:textId="77777777" w:rsidR="00B717EF" w:rsidRPr="00C90B6F" w:rsidRDefault="00B717EF" w:rsidP="005B16E9">
      <w:pPr>
        <w:spacing w:line="360" w:lineRule="auto"/>
        <w:rPr>
          <w:rFonts w:ascii="Times New Roman" w:hAnsi="Times New Roman" w:cs="Times New Roman"/>
        </w:rPr>
      </w:pPr>
    </w:p>
    <w:p w14:paraId="5EEF6184" w14:textId="77777777" w:rsidR="00CA04BD" w:rsidRPr="00C90B6F" w:rsidRDefault="00CA04BD" w:rsidP="00CA04BD">
      <w:pPr>
        <w:spacing w:line="360" w:lineRule="auto"/>
        <w:rPr>
          <w:rFonts w:ascii="Times New Roman" w:hAnsi="Times New Roman" w:cs="Times New Roman"/>
          <w:i/>
          <w:iCs/>
        </w:rPr>
      </w:pPr>
      <w:r w:rsidRPr="00C90B6F">
        <w:rPr>
          <w:rFonts w:ascii="Times New Roman" w:hAnsi="Times New Roman" w:cs="Times New Roman"/>
          <w:i/>
          <w:iCs/>
        </w:rPr>
        <w:t>Explanatory Variables: Diet Quality Measures</w:t>
      </w:r>
    </w:p>
    <w:p w14:paraId="207D0083" w14:textId="21F2651D"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rPr>
        <w:tab/>
      </w:r>
      <w:del w:id="0" w:author="Maino Vieytes, Christian (NIH/NIA/IRP) [F]" w:date="2023-11-14T16:11:00Z">
        <w:r w:rsidRPr="00C90B6F" w:rsidDel="008D3382">
          <w:rPr>
            <w:rFonts w:ascii="Times New Roman" w:hAnsi="Times New Roman" w:cs="Times New Roman"/>
          </w:rPr>
          <w:delText xml:space="preserve">A thorough description of the computation of diet quality indices used in the analysis is described elsewhere </w:delText>
        </w:r>
        <w:r w:rsidRPr="00C90B6F" w:rsidDel="008D3382">
          <w:rPr>
            <w:rFonts w:ascii="Times New Roman" w:hAnsi="Times New Roman" w:cs="Times New Roman"/>
          </w:rPr>
          <w:fldChar w:fldCharType="begin"/>
        </w:r>
        <w:r w:rsidR="00372469" w:rsidDel="008D3382">
          <w:rPr>
            <w:rFonts w:ascii="Times New Roman" w:hAnsi="Times New Roman" w:cs="Times New Roman"/>
          </w:rPr>
          <w:delInstrText xml:space="preserve"> ADDIN ZOTERO_ITEM CSL_CITATION {"citationID":"kuurcpQc","properties":{"formattedCitation":"[11]","plainCitation":"[11]","noteIndex":0},"citationItems":[{"id":2018,"uris":["http://zotero.org/users/local/S8X13ARX/items/CEMPR32Z"],"itemData":{"id":2018,"type":"article-journal","abstract":"(1)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delInstrText>
        </w:r>
        <w:r w:rsidRPr="00C90B6F" w:rsidDel="008D3382">
          <w:rPr>
            <w:rFonts w:ascii="Times New Roman" w:hAnsi="Times New Roman" w:cs="Times New Roman"/>
          </w:rPr>
          <w:fldChar w:fldCharType="separate"/>
        </w:r>
        <w:r w:rsidR="00372469" w:rsidDel="008D3382">
          <w:rPr>
            <w:rFonts w:ascii="Times New Roman" w:hAnsi="Times New Roman" w:cs="Times New Roman"/>
            <w:noProof/>
          </w:rPr>
          <w:delText>[11]</w:delText>
        </w:r>
        <w:r w:rsidRPr="00C90B6F" w:rsidDel="008D3382">
          <w:rPr>
            <w:rFonts w:ascii="Times New Roman" w:hAnsi="Times New Roman" w:cs="Times New Roman"/>
          </w:rPr>
          <w:fldChar w:fldCharType="end"/>
        </w:r>
        <w:r w:rsidRPr="00C90B6F" w:rsidDel="008D3382">
          <w:rPr>
            <w:rFonts w:ascii="Times New Roman" w:hAnsi="Times New Roman" w:cs="Times New Roman"/>
          </w:rPr>
          <w:delText xml:space="preserve">. Briefly, </w:delText>
        </w:r>
      </w:del>
      <w:r w:rsidRPr="00C90B6F">
        <w:rPr>
          <w:rFonts w:ascii="Times New Roman" w:hAnsi="Times New Roman" w:cs="Times New Roman"/>
        </w:rPr>
        <w:t xml:space="preserve">NHANES study staff assessed dietary intake through two 24-hour recalls using the USDA Automated Multiple-Pass Method—for cycles between 1999-2002, only a single 24-hour recall was performed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{"citationID":"wjNrp99U","properties":{"formattedCitation":"[14, 15]","plainCitation":"[14, 15]","noteIndex":0},"citationItems":[{"id":"Ox2bG7Bi/hNFRBZlg","uris":["http://zotero.org/users/local/S8X13ARX/items/QXTB5EYL"],"itemData":{"id":808,"type":"article-journal","container-title":"The Journal of Nutrition","DOI":"10.1093/jn/136.10.2594","ISSN":"0022-3166, 1541-6100","issue":"10","language":"en","page":"2594-2599","source":"DOI.org (Crossref)","title":"The USDA Automated Multiple-Pass Method Accurately Estimates Group Total Energy and Nutrient Intake","volume":"136","author":[{"family":"Blanton","given":"Cynthia A."},{"family":"Moshfegh","given":"Alanna J."},{"family":"Baer","given":"David J."},{"family":"Kretsch","given":"Mary J."}],"issued":{"date-parts":[["2006",10,1]]}}},{"id":"Ox2bG7Bi/laCwVgbc","uris":["http://zotero.org/users/local/S8X13ARX/items/B2M4LR36"],"itemData":{"id":806,"type":"article-journal","container-title":"The American Journal of Clinical Nutrition","DOI":"10.1093/ajcn/88.2.324","ISSN":"0002-9165, 1938-3207","issue":"2","language":"en","page":"324-332","source":"DOI.org (Crossref)","title":"The US Department of Agriculture Automated Multiple-Pass Method reduces bias in the collection of energy intakes","volume":"88","author":[{"family":"Moshfegh","given":"Alanna J"},{"family":"Rhodes","given":"Donna G"},{"family":"Baer","given":"David J"},{"family":"Murayi","given":"Theophile"},{"family":"Clemens","given":"John C"},{"family":"Rumpler","given":"William V"},{"family":"Paul","given":"David R"},{"family":"Sebastian","given":"Rhonda S"},{"family":"Kuczynski","given":"Kevin J"},{"family":"Ingwersen","given":"Linda A"},{"family":"Staples","given":"Robert C"},{"family":"Cleveland","given":"Linda E"}],"issued":{"date-parts":[["2008",8,1]]}}}],"schema":"https://github.com/citation-style-language/schema/raw/master/csl-citation.json"}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[14, 15]</w:t>
      </w:r>
      <w:r w:rsidRPr="00C90B6F">
        <w:rPr>
          <w:rFonts w:ascii="Times New Roman" w:hAnsi="Times New Roman" w:cs="Times New Roman"/>
        </w:rPr>
        <w:fldChar w:fldCharType="end"/>
      </w:r>
      <w:r w:rsidRPr="00C90B6F">
        <w:rPr>
          <w:rFonts w:ascii="Times New Roman" w:hAnsi="Times New Roman" w:cs="Times New Roman"/>
        </w:rPr>
        <w:t xml:space="preserve">. Nutrient intake data were estimated by referencing the Food and Nutrient Database for Dietary Studies (FNDDS). Dietary intake and nutrient intake data were averaged across both 24-hour recalls as previously described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{"citationID":"SVt2exrw","properties":{"formattedCitation":"[11, 16, 17]","plainCitation":"[11, 16, 17]","noteIndex":0},"citationItems":[{"id":"Ox2bG7Bi/omF8TQhr","uris":["http://zotero.org/users/local/S8X13ARX/items/CEMPR32Z"],"itemData":{"id":2018,"type":"article-journal","abstract":"(1)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E."}],"issued":{"date-parts":[["2022",10,28]]}}},{"id":"Ox2bG7Bi/QL4O0w95","uris":["http://zotero.org/users/local/S8X13ARX/items/WU2JE6EL"],"itemData":{"id":1746,"type":"article-journal","abstract":"Abstract\n            \n              Background\n              Consuming a diet rich in plant-based foods (PBFs) may be protective for risk of metabolic syndrome (MetS) and chronic disease. However, the impact of consuming healthy versus all types of PBF on MetS is unknown.\n            \n            \n              Methods\n              The relationship between consumption of PBF (both healthy and all) was examined using data from the 2015 to 2016 National Health and Nutrition Examination Survey (NHANES). The amount of PBFs consumed was calculated as average daily servings, whereas dichotomous MetS variables were based on the National Cholesterol Education Adult Program Treatment Panel III (2005). After weighting and multiple imputation, adjusted associations were examined using logistic regression and marginal probabilities.\n            \n            \n              Results\n              Consumption of healthy PBF was significantly associated with reduced risk for elevated waist circumference (P = 0.017; odds ratio, OR 0.96, 95% confidence interval, CI 0.94–0.98) and MetS (P = 0.006; OR 0.96, 95% CI 0.93–0.99). Interactions revealed significant protective effects for females who were $\\ge$ 60 years.\n            \n            \n              Conclusions\n              In the adjusted model, a 1-unit increase in daily servings of healthy PBF was associated with a 4% lower risk for prevalence of elevated waist circumference and a 4% decrease in risk for prevalence of MetS. Increasing consumption of PBF may offer a viable strategy for reducing risk of MetS.","container-title":"Journal of Public Health","DOI":"10.1093/pubmed/fdab403","ISSN":"1741-3842, 1741-3850","language":"en","page":"fdab403","source":"DOI.org (Crossref)","title":"The associations of plant-based food and metabolic syndrome using NHANES 2015–16 data","author":[{"family":"Jovanovic","given":"Christine E S"},{"family":"Hoelscher","given":"Deanna M"},{"family":"Chen","given":"Baojiang"},{"family":"Ranjit","given":"Nalini"},{"family":"Berg","given":"Alexandra E","non-dropping-particle":"van den"}],"issued":{"date-parts":[["2022",1,11]]}}},{"id":"Ox2bG7Bi/hQbwz358","uris":["http://zotero.org/users/local/S8X13ARX/items/CJ56TUWZ"],"itemData":{"id":1747,"type":"article-journal","container-title":"Journal of the American Dietetic Association","DOI":"10.1016/j.jada.2004.03.028","ISSN":"00028223","issue":"6","journalAbbreviation":"Journal of the American Dietetic Association","language":"en","page":"980-983","source":"DOI.org (Crossref)","title":"Vitamin D intake in the United States","volume":"104","author":[{"family":"Moore","given":"Carolyn"},{"family":"Murphy","given":"Mary M."},{"family":"Keast","given":"Debra R."},{"family":"Holick","given":"Michael F."}],"issued":{"date-parts":[["2004",6]]}}}],"schema":"https://github.com/citation-style-language/schema/raw/master/csl-citation.json"}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[11, 16, 17]</w:t>
      </w:r>
      <w:r w:rsidRPr="00C90B6F">
        <w:rPr>
          <w:rFonts w:ascii="Times New Roman" w:hAnsi="Times New Roman" w:cs="Times New Roman"/>
        </w:rPr>
        <w:fldChar w:fldCharType="end"/>
      </w:r>
      <w:r w:rsidRPr="00C90B6F">
        <w:rPr>
          <w:rFonts w:ascii="Times New Roman" w:hAnsi="Times New Roman" w:cs="Times New Roman"/>
        </w:rPr>
        <w:t xml:space="preserve">. We used the USDA Food Patterns Equivalents Database (FPED) and the MyPyramid Equivalents Database (MPED) to obtain intake equivalents of 37 USDA food pattern components, collapsed further into 26 groups, as previously described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{"citationID":"vYdeJca8","properties":{"formattedCitation":"[11]","plainCitation":"[11]","noteIndex":0},"citationItems":[{"id":"Ox2bG7Bi/omF8TQhr","uris":["http://zotero.org/users/local/S8X13ARX/items/CEMPR32Z"],"itemData":{"id":2018,"type":"article-journal","abstract":"(1)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[11]</w:t>
      </w:r>
      <w:r w:rsidRPr="00C90B6F">
        <w:rPr>
          <w:rFonts w:ascii="Times New Roman" w:hAnsi="Times New Roman" w:cs="Times New Roman"/>
        </w:rPr>
        <w:fldChar w:fldCharType="end"/>
      </w:r>
      <w:r w:rsidRPr="00C90B6F">
        <w:rPr>
          <w:rFonts w:ascii="Times New Roman" w:hAnsi="Times New Roman" w:cs="Times New Roman"/>
        </w:rPr>
        <w:t xml:space="preserve">. Empirical diet quality measures were extracted from observed dietary data using penalized logistic regression (penalized logit) and principal components analysis (PCA). These 26 food groups were the explanatory variables in these </w:t>
      </w:r>
      <w:r w:rsidRPr="00C90B6F">
        <w:rPr>
          <w:rFonts w:ascii="Times New Roman" w:hAnsi="Times New Roman" w:cs="Times New Roman"/>
        </w:rPr>
        <w:lastRenderedPageBreak/>
        <w:t>models (see Table 2 for the food groups used in this analysis). In the case of penalized logit model</w:t>
      </w:r>
      <w:del w:id="1" w:author="Maino Vieytes, Christian (NIH/NIA/IRP) [F]" w:date="2023-11-15T16:39:00Z">
        <w:r w:rsidRPr="00C90B6F" w:rsidDel="00945C90">
          <w:rPr>
            <w:rFonts w:ascii="Times New Roman" w:hAnsi="Times New Roman" w:cs="Times New Roman"/>
          </w:rPr>
          <w:delText>s</w:delText>
        </w:r>
      </w:del>
      <w:r w:rsidRPr="00C90B6F">
        <w:rPr>
          <w:rFonts w:ascii="Times New Roman" w:hAnsi="Times New Roman" w:cs="Times New Roman"/>
        </w:rPr>
        <w:t xml:space="preserve">, </w:t>
      </w:r>
      <w:del w:id="2" w:author="Maino Vieytes, Christian (NIH/NIA/IRP) [F]" w:date="2023-11-15T16:39:00Z">
        <w:r w:rsidRPr="00C90B6F" w:rsidDel="00945C90">
          <w:rPr>
            <w:rFonts w:ascii="Times New Roman" w:hAnsi="Times New Roman" w:cs="Times New Roman"/>
          </w:rPr>
          <w:delText>four binary outcomes were</w:delText>
        </w:r>
      </w:del>
      <w:ins w:id="3" w:author="Maino Vieytes, Christian (NIH/NIA/IRP) [F]" w:date="2023-11-15T16:39:00Z">
        <w:r w:rsidR="00945C90">
          <w:rPr>
            <w:rFonts w:ascii="Times New Roman" w:hAnsi="Times New Roman" w:cs="Times New Roman"/>
          </w:rPr>
          <w:t>food insecurity status (</w:t>
        </w:r>
        <w:r w:rsidR="00945C90" w:rsidRPr="00945C90">
          <w:rPr>
            <w:rFonts w:ascii="Times New Roman" w:hAnsi="Times New Roman" w:cs="Times New Roman"/>
            <w:i/>
            <w:iCs/>
            <w:rPrChange w:id="4" w:author="Maino Vieytes, Christian (NIH/NIA/IRP) [F]" w:date="2023-11-15T16:40:00Z">
              <w:rPr>
                <w:rFonts w:ascii="Times New Roman" w:hAnsi="Times New Roman" w:cs="Times New Roman"/>
              </w:rPr>
            </w:rPrChange>
          </w:rPr>
          <w:t>food insecure</w:t>
        </w:r>
        <w:r w:rsidR="00945C90">
          <w:rPr>
            <w:rFonts w:ascii="Times New Roman" w:hAnsi="Times New Roman" w:cs="Times New Roman"/>
          </w:rPr>
          <w:t>/</w:t>
        </w:r>
        <w:r w:rsidR="00945C90" w:rsidRPr="00945C90">
          <w:rPr>
            <w:rFonts w:ascii="Times New Roman" w:hAnsi="Times New Roman" w:cs="Times New Roman"/>
            <w:i/>
            <w:iCs/>
            <w:rPrChange w:id="5" w:author="Maino Vieytes, Christian (NIH/NIA/IRP) [F]" w:date="2023-11-15T16:39:00Z">
              <w:rPr>
                <w:rFonts w:ascii="Times New Roman" w:hAnsi="Times New Roman" w:cs="Times New Roman"/>
              </w:rPr>
            </w:rPrChange>
          </w:rPr>
          <w:t>food secure</w:t>
        </w:r>
        <w:r w:rsidR="00945C90">
          <w:rPr>
            <w:rFonts w:ascii="Times New Roman" w:hAnsi="Times New Roman" w:cs="Times New Roman"/>
          </w:rPr>
          <w:t>)</w:t>
        </w:r>
      </w:ins>
      <w:r w:rsidRPr="00C90B6F">
        <w:rPr>
          <w:rFonts w:ascii="Times New Roman" w:hAnsi="Times New Roman" w:cs="Times New Roman"/>
        </w:rPr>
        <w:t xml:space="preserve"> </w:t>
      </w:r>
      <w:ins w:id="6" w:author="Maino Vieytes, Christian (NIH/NIA/IRP) [F]" w:date="2023-11-15T16:40:00Z">
        <w:r w:rsidR="00945C90">
          <w:rPr>
            <w:rFonts w:ascii="Times New Roman" w:hAnsi="Times New Roman" w:cs="Times New Roman"/>
          </w:rPr>
          <w:t xml:space="preserve">was </w:t>
        </w:r>
      </w:ins>
      <w:r w:rsidRPr="00C90B6F">
        <w:rPr>
          <w:rFonts w:ascii="Times New Roman" w:hAnsi="Times New Roman" w:cs="Times New Roman"/>
        </w:rPr>
        <w:t xml:space="preserve">regressed on the centered and scaled transformations of the </w:t>
      </w:r>
      <w:del w:id="7" w:author="Maino Vieytes, Christian (NIH/NIA/IRP) [F]" w:date="2023-11-15T16:52:00Z">
        <w:r w:rsidRPr="00C90B6F" w:rsidDel="00555C35">
          <w:rPr>
            <w:rFonts w:ascii="Times New Roman" w:hAnsi="Times New Roman" w:cs="Times New Roman"/>
          </w:rPr>
          <w:delText xml:space="preserve">explanatory </w:delText>
        </w:r>
      </w:del>
      <w:ins w:id="8" w:author="Maino Vieytes, Christian (NIH/NIA/IRP) [F]" w:date="2023-11-15T16:52:00Z">
        <w:r w:rsidR="00555C35">
          <w:rPr>
            <w:rFonts w:ascii="Times New Roman" w:hAnsi="Times New Roman" w:cs="Times New Roman"/>
          </w:rPr>
          <w:t xml:space="preserve">food group </w:t>
        </w:r>
      </w:ins>
      <w:r w:rsidRPr="00C90B6F">
        <w:rPr>
          <w:rFonts w:ascii="Times New Roman" w:hAnsi="Times New Roman" w:cs="Times New Roman"/>
        </w:rPr>
        <w:t>variables</w:t>
      </w:r>
      <w:ins w:id="9" w:author="Maino Vieytes, Christian (NIH/NIA/IRP) [F]" w:date="2023-11-15T16:52:00Z">
        <w:r w:rsidR="00555C35">
          <w:rPr>
            <w:rFonts w:ascii="Times New Roman" w:hAnsi="Times New Roman" w:cs="Times New Roman"/>
          </w:rPr>
          <w:t xml:space="preserve"> and total calorie</w:t>
        </w:r>
      </w:ins>
      <w:ins w:id="10" w:author="Maino Vieytes, Christian (NIH/NIA/IRP) [F]" w:date="2023-11-15T16:53:00Z">
        <w:r w:rsidR="00555C35">
          <w:rPr>
            <w:rFonts w:ascii="Times New Roman" w:hAnsi="Times New Roman" w:cs="Times New Roman"/>
          </w:rPr>
          <w:t>s</w:t>
        </w:r>
      </w:ins>
      <w:ins w:id="11" w:author="Maino Vieytes, Christian (NIH/NIA/IRP) [F]" w:date="2023-11-15T16:54:00Z">
        <w:r w:rsidR="00555C35">
          <w:rPr>
            <w:rFonts w:ascii="Times New Roman" w:hAnsi="Times New Roman" w:cs="Times New Roman"/>
          </w:rPr>
          <w:t>—i.e., the standard multivariate method for total energy adjustment described by Willet</w:t>
        </w:r>
      </w:ins>
      <w:ins w:id="12" w:author="Maino Vieytes, Christian (NIH/NIA/IRP) [F]" w:date="2023-11-15T16:55:00Z">
        <w:r w:rsidR="00555C35">
          <w:rPr>
            <w:rFonts w:ascii="Times New Roman" w:hAnsi="Times New Roman" w:cs="Times New Roman"/>
          </w:rPr>
          <w:t>t</w:t>
        </w:r>
      </w:ins>
      <w:ins w:id="13" w:author="Maino Vieytes, Christian (NIH/NIA/IRP) [F]" w:date="2023-11-15T16:54:00Z">
        <w:r w:rsidR="00555C35">
          <w:rPr>
            <w:rFonts w:ascii="Times New Roman" w:hAnsi="Times New Roman" w:cs="Times New Roman"/>
          </w:rPr>
          <w:t xml:space="preserve"> et al.</w:t>
        </w:r>
      </w:ins>
      <w:ins w:id="14" w:author="Maino Vieytes, Christian (NIH/NIA/IRP) [F]" w:date="2023-11-15T16:55:00Z">
        <w:r w:rsidR="00555C35">
          <w:rPr>
            <w:rFonts w:ascii="Times New Roman" w:hAnsi="Times New Roman" w:cs="Times New Roman"/>
          </w:rPr>
          <w:t xml:space="preserve"> </w:t>
        </w:r>
      </w:ins>
      <w:r w:rsidR="00555C35">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{"citationID":"KtTauF9D","properties":{"formattedCitation":"[18]","plainCitation":"[18]","noteIndex":0},"citationItems":[{"id":23,"uris":["http://zotero.org/users/local/1mtZUsss/items/65567GNQ"],"itemData":{"id":23,"type":"article-journal","container-title":"The American Journal of Clinical Nutrition","DOI":"10.1093/ajcn/65.4.1220S","ISSN":"00029165","issue":"4","journalAbbreviation":"The American Journal of Clinical Nutrition","language":"en","page":"1220S-1228S","source":"DOI.org (Crossref)","title":"Adjustment for total energy intake in epidemiologic studies","volume":"65","author":[{"family":"Willett","given":"Wc"},{"family":"Howe","given":"Gr"},{"family":"Kushi","given":"Lh"}],"issued":{"date-parts":[["1997",4]]}}}],"schema":"https://github.com/citation-style-language/schema/raw/master/csl-citation.json"} </w:instrText>
      </w:r>
      <w:r w:rsidR="00555C35">
        <w:rPr>
          <w:rFonts w:ascii="Times New Roman" w:hAnsi="Times New Roman" w:cs="Times New Roman"/>
        </w:rPr>
        <w:fldChar w:fldCharType="separate"/>
      </w:r>
      <w:r w:rsidR="00555C35">
        <w:rPr>
          <w:rFonts w:ascii="Times New Roman" w:hAnsi="Times New Roman" w:cs="Times New Roman"/>
          <w:noProof/>
        </w:rPr>
        <w:t>[18]</w:t>
      </w:r>
      <w:r w:rsidR="00555C35">
        <w:rPr>
          <w:rFonts w:ascii="Times New Roman" w:hAnsi="Times New Roman" w:cs="Times New Roman"/>
        </w:rPr>
        <w:fldChar w:fldCharType="end"/>
      </w:r>
      <w:r w:rsidRPr="00C90B6F">
        <w:rPr>
          <w:rFonts w:ascii="Times New Roman" w:hAnsi="Times New Roman" w:cs="Times New Roman"/>
        </w:rPr>
        <w:t xml:space="preserve">. </w:t>
      </w:r>
      <w:del w:id="15" w:author="Maino Vieytes, Christian (NIH/NIA/IRP) [F]" w:date="2023-11-15T16:40:00Z">
        <w:r w:rsidRPr="00C90B6F" w:rsidDel="00945C90">
          <w:rPr>
            <w:rFonts w:ascii="Times New Roman" w:hAnsi="Times New Roman" w:cs="Times New Roman"/>
          </w:rPr>
          <w:delText xml:space="preserve">These outcomes included: food insecurity status (food-insecure vs. food-secure), age ≥ 60 years, household receipt of SNAP benefits in the last 12 months, and household size ≥ 5, which are all direct measures, surrogate measures, or risk factors of food insecurity </w:delText>
        </w:r>
        <w:r w:rsidRPr="00C90B6F" w:rsidDel="00945C90">
          <w:rPr>
            <w:rFonts w:ascii="Times New Roman" w:hAnsi="Times New Roman" w:cs="Times New Roman"/>
          </w:rPr>
          <w:fldChar w:fldCharType="begin"/>
        </w:r>
        <w:r w:rsidR="00372469" w:rsidDel="00945C90">
          <w:rPr>
            <w:rFonts w:ascii="Times New Roman" w:hAnsi="Times New Roman" w:cs="Times New Roman"/>
          </w:rPr>
          <w:delInstrText xml:space="preserve"> ADDIN ZOTERO_ITEM CSL_CITATION {"citationID":"sDkCRuQQ","properties":{"formattedCitation":"[18, 19]","plainCitation":"[18, 19]","noteIndex":0},"citationItems":[{"id":1373,"uris":["http://zotero.org/users/local/S8X13ARX/items/F9TXRSSS"],"itemData":{"id":1373,"type":"article-journal","container-title":"The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A."}],"issued":{"date-parts":[["2001",5,1]]}}},{"id":1559,"uris":["http://zotero.org/users/local/S8X13ARX/items/PXZULUZQ"],"itemData":{"id":1559,"type":"article-journal","container-title":"Pediatric Obesity","DOI":"10.1111/j.2047-6310.2012.00143.x","ISSN":"20476302","issue":"2","journalAbbreviation":"Pediatric Obesity","language":"en","page":"155-166","source":"DOI.org (Crossref)","title":"Food insecurity, food assistance and weight status in US youth: new evidence from NHANES 2007-08: Food insecurity, assistance and weight","title-short":"Food insecurity, food assistance and weight status in US youth","volume":"9","author":[{"family":"Kohn","given":"M. J."},{"family":"Bell","given":"J. F."},{"family":"Grow","given":"H. M. G."},{"family":"Chan","given":"G."}],"issued":{"date-parts":[["2014",4]]}}}],"schema":"https://github.com/citation-style-language/schema/raw/master/csl-citation.json"} </w:delInstrText>
        </w:r>
        <w:r w:rsidRPr="00C90B6F" w:rsidDel="00945C90">
          <w:rPr>
            <w:rFonts w:ascii="Times New Roman" w:hAnsi="Times New Roman" w:cs="Times New Roman"/>
          </w:rPr>
          <w:fldChar w:fldCharType="separate"/>
        </w:r>
        <w:r w:rsidR="00372469" w:rsidDel="00945C90">
          <w:rPr>
            <w:rFonts w:ascii="Times New Roman" w:hAnsi="Times New Roman" w:cs="Times New Roman"/>
            <w:noProof/>
          </w:rPr>
          <w:delText>[18, 19]</w:delText>
        </w:r>
        <w:r w:rsidRPr="00C90B6F" w:rsidDel="00945C90">
          <w:rPr>
            <w:rFonts w:ascii="Times New Roman" w:hAnsi="Times New Roman" w:cs="Times New Roman"/>
          </w:rPr>
          <w:fldChar w:fldCharType="end"/>
        </w:r>
        <w:r w:rsidRPr="00C90B6F" w:rsidDel="00945C90">
          <w:rPr>
            <w:rFonts w:ascii="Times New Roman" w:hAnsi="Times New Roman" w:cs="Times New Roman"/>
          </w:rPr>
          <w:delText xml:space="preserve">. </w:delText>
        </w:r>
      </w:del>
      <w:ins w:id="16" w:author="Maino Vieytes, Christian (NIH/NIA/IRP) [F]" w:date="2023-11-14T16:12:00Z">
        <w:r w:rsidR="008D3382">
          <w:rPr>
            <w:rFonts w:ascii="Times New Roman" w:hAnsi="Times New Roman" w:cs="Times New Roman"/>
          </w:rPr>
          <w:t>We trained th</w:t>
        </w:r>
      </w:ins>
      <w:ins w:id="17" w:author="Maino Vieytes, Christian (NIH/NIA/IRP) [F]" w:date="2023-11-15T16:40:00Z">
        <w:r w:rsidR="00945C90">
          <w:rPr>
            <w:rFonts w:ascii="Times New Roman" w:hAnsi="Times New Roman" w:cs="Times New Roman"/>
          </w:rPr>
          <w:t>is</w:t>
        </w:r>
      </w:ins>
      <w:ins w:id="18" w:author="Maino Vieytes, Christian (NIH/NIA/IRP) [F]" w:date="2023-11-14T16:12:00Z">
        <w:r w:rsidR="008D3382">
          <w:rPr>
            <w:rFonts w:ascii="Times New Roman" w:hAnsi="Times New Roman" w:cs="Times New Roman"/>
          </w:rPr>
          <w:t xml:space="preserve"> model</w:t>
        </w:r>
      </w:ins>
      <w:ins w:id="19" w:author="Maino Vieytes, Christian (NIH/NIA/IRP) [F]" w:date="2023-11-15T16:41:00Z">
        <w:r w:rsidR="00945C90">
          <w:rPr>
            <w:rFonts w:ascii="Times New Roman" w:hAnsi="Times New Roman" w:cs="Times New Roman"/>
          </w:rPr>
          <w:t xml:space="preserve"> </w:t>
        </w:r>
      </w:ins>
      <w:ins w:id="20" w:author="Maino Vieytes, Christian (NIH/NIA/IRP) [F]" w:date="2023-11-14T16:12:00Z">
        <w:r w:rsidR="008D3382">
          <w:rPr>
            <w:rFonts w:ascii="Times New Roman" w:hAnsi="Times New Roman" w:cs="Times New Roman"/>
          </w:rPr>
          <w:t>on a random sample</w:t>
        </w:r>
      </w:ins>
      <w:ins w:id="21" w:author="Maino Vieytes, Christian (NIH/NIA/IRP) [F]" w:date="2023-11-15T16:41:00Z">
        <w:r w:rsidR="00945C90">
          <w:rPr>
            <w:rFonts w:ascii="Times New Roman" w:hAnsi="Times New Roman" w:cs="Times New Roman"/>
          </w:rPr>
          <w:t xml:space="preserve"> (</w:t>
        </w:r>
      </w:ins>
      <w:ins w:id="22" w:author="Maino Vieytes, Christian (NIH/NIA/IRP) [F]" w:date="2023-11-15T16:42:00Z">
        <w:r w:rsidR="00945C90">
          <w:rPr>
            <w:rFonts w:ascii="Times New Roman" w:hAnsi="Times New Roman" w:cs="Times New Roman"/>
          </w:rPr>
          <w:t>referred</w:t>
        </w:r>
      </w:ins>
      <w:ins w:id="23" w:author="Maino Vieytes, Christian (NIH/NIA/IRP) [F]" w:date="2023-11-15T16:41:00Z">
        <w:r w:rsidR="00945C90">
          <w:rPr>
            <w:rFonts w:ascii="Times New Roman" w:hAnsi="Times New Roman" w:cs="Times New Roman"/>
          </w:rPr>
          <w:t xml:space="preserve"> to as the “training subsample”</w:t>
        </w:r>
      </w:ins>
      <w:ins w:id="24" w:author="Maino Vieytes, Christian (NIH/NIA/IRP) [F]" w:date="2023-11-15T16:42:00Z">
        <w:r w:rsidR="00945C90">
          <w:rPr>
            <w:rFonts w:ascii="Times New Roman" w:hAnsi="Times New Roman" w:cs="Times New Roman"/>
          </w:rPr>
          <w:t xml:space="preserve"> </w:t>
        </w:r>
      </w:ins>
      <w:ins w:id="25" w:author="Maino Vieytes, Christian (NIH/NIA/IRP) [F]" w:date="2023-11-15T16:49:00Z">
        <w:r w:rsidR="00945C90">
          <w:rPr>
            <w:rFonts w:ascii="Times New Roman" w:hAnsi="Times New Roman" w:cs="Times New Roman"/>
          </w:rPr>
          <w:t>here forth</w:t>
        </w:r>
      </w:ins>
      <w:ins w:id="26" w:author="Maino Vieytes, Christian (NIH/NIA/IRP) [F]" w:date="2023-11-15T16:41:00Z">
        <w:r w:rsidR="00945C90">
          <w:rPr>
            <w:rFonts w:ascii="Times New Roman" w:hAnsi="Times New Roman" w:cs="Times New Roman"/>
          </w:rPr>
          <w:t>)</w:t>
        </w:r>
      </w:ins>
      <w:ins w:id="27" w:author="Maino Vieytes, Christian (NIH/NIA/IRP) [F]" w:date="2023-11-14T16:12:00Z">
        <w:r w:rsidR="008D3382">
          <w:rPr>
            <w:rFonts w:ascii="Times New Roman" w:hAnsi="Times New Roman" w:cs="Times New Roman"/>
          </w:rPr>
          <w:t xml:space="preserve"> of </w:t>
        </w:r>
        <w:r w:rsidR="008D3382">
          <w:rPr>
            <w:rFonts w:ascii="Times New Roman" w:hAnsi="Times New Roman" w:cs="Times New Roman"/>
            <w:i/>
            <w:iCs/>
          </w:rPr>
          <w:t xml:space="preserve">n </w:t>
        </w:r>
        <w:r w:rsidR="008D3382">
          <w:rPr>
            <w:rFonts w:ascii="Times New Roman" w:hAnsi="Times New Roman" w:cs="Times New Roman"/>
          </w:rPr>
          <w:t>= 1247</w:t>
        </w:r>
      </w:ins>
      <w:ins w:id="28" w:author="Maino Vieytes, Christian (NIH/NIA/IRP) [F]" w:date="2023-11-14T16:13:00Z">
        <w:r w:rsidR="008D3382">
          <w:rPr>
            <w:rFonts w:ascii="Times New Roman" w:hAnsi="Times New Roman" w:cs="Times New Roman"/>
          </w:rPr>
          <w:t xml:space="preserve"> subjects. </w:t>
        </w:r>
      </w:ins>
      <w:ins w:id="29" w:author="Maino Vieytes, Christian (NIH/NIA/IRP) [F]" w:date="2023-11-15T16:42:00Z">
        <w:r w:rsidR="00945C90">
          <w:rPr>
            <w:rFonts w:ascii="Times New Roman" w:hAnsi="Times New Roman" w:cs="Times New Roman"/>
          </w:rPr>
          <w:t xml:space="preserve">PCA </w:t>
        </w:r>
      </w:ins>
      <w:ins w:id="30" w:author="Maino Vieytes, Christian (NIH/NIA/IRP) [F]" w:date="2023-11-15T16:43:00Z">
        <w:r w:rsidR="00945C90">
          <w:rPr>
            <w:rFonts w:ascii="Times New Roman" w:hAnsi="Times New Roman" w:cs="Times New Roman"/>
          </w:rPr>
          <w:t xml:space="preserve">for dietary patterns extraction </w:t>
        </w:r>
      </w:ins>
      <w:ins w:id="31" w:author="Maino Vieytes, Christian (NIH/NIA/IRP) [F]" w:date="2023-11-15T16:42:00Z">
        <w:r w:rsidR="00945C90">
          <w:rPr>
            <w:rFonts w:ascii="Times New Roman" w:hAnsi="Times New Roman" w:cs="Times New Roman"/>
          </w:rPr>
          <w:t>was performed on the food insecure subjects in the training subsample (</w:t>
        </w:r>
        <w:r w:rsidR="00945C90">
          <w:rPr>
            <w:rFonts w:ascii="Times New Roman" w:hAnsi="Times New Roman" w:cs="Times New Roman"/>
            <w:i/>
            <w:iCs/>
          </w:rPr>
          <w:t xml:space="preserve">n </w:t>
        </w:r>
        <w:r w:rsidR="00945C90">
          <w:rPr>
            <w:rFonts w:ascii="Times New Roman" w:hAnsi="Times New Roman" w:cs="Times New Roman"/>
          </w:rPr>
          <w:t xml:space="preserve">= </w:t>
        </w:r>
      </w:ins>
      <w:ins w:id="32" w:author="Maino Vieytes, Christian (NIH/NIA/IRP) [F]" w:date="2023-11-15T16:43:00Z">
        <w:r w:rsidR="00945C90">
          <w:rPr>
            <w:rFonts w:ascii="Times New Roman" w:hAnsi="Times New Roman" w:cs="Times New Roman"/>
          </w:rPr>
          <w:t xml:space="preserve">167). </w:t>
        </w:r>
      </w:ins>
      <w:ins w:id="33" w:author="Maino Vieytes, Christian (NIH/NIA/IRP) [F]" w:date="2023-11-14T16:13:00Z">
        <w:r w:rsidR="008D3382">
          <w:rPr>
            <w:rFonts w:ascii="Times New Roman" w:hAnsi="Times New Roman" w:cs="Times New Roman"/>
          </w:rPr>
          <w:t xml:space="preserve">The </w:t>
        </w:r>
      </w:ins>
      <w:ins w:id="34" w:author="Maino Vieytes, Christian (NIH/NIA/IRP) [F]" w:date="2023-11-14T16:14:00Z">
        <w:r w:rsidR="008D3382">
          <w:rPr>
            <w:rFonts w:ascii="Times New Roman" w:hAnsi="Times New Roman" w:cs="Times New Roman"/>
          </w:rPr>
          <w:t xml:space="preserve">out-of-sample </w:t>
        </w:r>
      </w:ins>
      <w:ins w:id="35" w:author="Maino Vieytes, Christian (NIH/NIA/IRP) [F]" w:date="2023-11-14T16:13:00Z">
        <w:r w:rsidR="008D3382">
          <w:rPr>
            <w:rFonts w:ascii="Times New Roman" w:hAnsi="Times New Roman" w:cs="Times New Roman"/>
          </w:rPr>
          <w:t xml:space="preserve">validation analysis (see </w:t>
        </w:r>
        <w:r w:rsidR="008D3382">
          <w:rPr>
            <w:rFonts w:ascii="Times New Roman" w:hAnsi="Times New Roman" w:cs="Times New Roman"/>
            <w:i/>
            <w:iCs/>
          </w:rPr>
          <w:t xml:space="preserve">Statistical Analysis </w:t>
        </w:r>
        <w:r w:rsidR="008D3382">
          <w:rPr>
            <w:rFonts w:ascii="Times New Roman" w:hAnsi="Times New Roman" w:cs="Times New Roman"/>
          </w:rPr>
          <w:t xml:space="preserve">section below) was performed on the </w:t>
        </w:r>
      </w:ins>
      <w:ins w:id="36" w:author="Maino Vieytes, Christian (NIH/NIA/IRP) [F]" w:date="2023-11-14T16:14:00Z">
        <w:r w:rsidR="008D3382">
          <w:rPr>
            <w:rFonts w:ascii="Times New Roman" w:hAnsi="Times New Roman" w:cs="Times New Roman"/>
          </w:rPr>
          <w:t>remaining</w:t>
        </w:r>
      </w:ins>
      <w:ins w:id="37" w:author="Maino Vieytes, Christian (NIH/NIA/IRP) [F]" w:date="2023-11-14T16:13:00Z">
        <w:r w:rsidR="008D3382">
          <w:rPr>
            <w:rFonts w:ascii="Times New Roman" w:hAnsi="Times New Roman" w:cs="Times New Roman"/>
          </w:rPr>
          <w:t xml:space="preserve"> fraction (</w:t>
        </w:r>
        <w:r w:rsidR="008D3382">
          <w:rPr>
            <w:rFonts w:ascii="Times New Roman" w:hAnsi="Times New Roman" w:cs="Times New Roman"/>
            <w:i/>
            <w:iCs/>
          </w:rPr>
          <w:t xml:space="preserve">n </w:t>
        </w:r>
        <w:r w:rsidR="008D3382">
          <w:rPr>
            <w:rFonts w:ascii="Times New Roman" w:hAnsi="Times New Roman" w:cs="Times New Roman"/>
          </w:rPr>
          <w:t>= 1246)</w:t>
        </w:r>
      </w:ins>
      <w:ins w:id="38" w:author="Maino Vieytes, Christian (NIH/NIA/IRP) [F]" w:date="2023-11-14T16:14:00Z">
        <w:r w:rsidR="008D3382">
          <w:rPr>
            <w:rFonts w:ascii="Times New Roman" w:hAnsi="Times New Roman" w:cs="Times New Roman"/>
          </w:rPr>
          <w:t xml:space="preserve"> of subjects</w:t>
        </w:r>
      </w:ins>
      <w:ins w:id="39" w:author="Maino Vieytes, Christian (NIH/NIA/IRP) [F]" w:date="2023-11-15T16:49:00Z">
        <w:r w:rsidR="00945C90">
          <w:rPr>
            <w:rFonts w:ascii="Times New Roman" w:hAnsi="Times New Roman" w:cs="Times New Roman"/>
          </w:rPr>
          <w:t xml:space="preserve"> </w:t>
        </w:r>
        <w:r w:rsidR="00945C90">
          <w:rPr>
            <w:rFonts w:ascii="Times New Roman" w:hAnsi="Times New Roman" w:cs="Times New Roman"/>
          </w:rPr>
          <w:t>(referred to as the “</w:t>
        </w:r>
        <w:r w:rsidR="00945C90">
          <w:rPr>
            <w:rFonts w:ascii="Times New Roman" w:hAnsi="Times New Roman" w:cs="Times New Roman"/>
          </w:rPr>
          <w:t>testing</w:t>
        </w:r>
        <w:r w:rsidR="00945C90">
          <w:rPr>
            <w:rFonts w:ascii="Times New Roman" w:hAnsi="Times New Roman" w:cs="Times New Roman"/>
          </w:rPr>
          <w:t xml:space="preserve"> subsample” here forth)</w:t>
        </w:r>
      </w:ins>
      <w:ins w:id="40" w:author="Maino Vieytes, Christian (NIH/NIA/IRP) [F]" w:date="2023-11-14T16:13:00Z">
        <w:r w:rsidR="008D3382">
          <w:rPr>
            <w:rFonts w:ascii="Times New Roman" w:hAnsi="Times New Roman" w:cs="Times New Roman"/>
          </w:rPr>
          <w:t xml:space="preserve">. </w:t>
        </w:r>
      </w:ins>
      <w:r w:rsidRPr="00C90B6F">
        <w:rPr>
          <w:rFonts w:ascii="Times New Roman" w:hAnsi="Times New Roman" w:cs="Times New Roman"/>
        </w:rPr>
        <w:t xml:space="preserve">See </w:t>
      </w:r>
      <w:r w:rsidR="005B16E9">
        <w:rPr>
          <w:rFonts w:ascii="Times New Roman" w:hAnsi="Times New Roman" w:cs="Times New Roman"/>
        </w:rPr>
        <w:t xml:space="preserve">the supplementary file and </w:t>
      </w:r>
      <w:r w:rsidRPr="00C90B6F">
        <w:rPr>
          <w:rFonts w:ascii="Times New Roman" w:hAnsi="Times New Roman" w:cs="Times New Roman"/>
        </w:rPr>
        <w:t xml:space="preserve">Maino Vieytes et al. (2022) for an expanded narrative on these procedures and a discussion of the component retention process for the PCA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{"citationID":"6vJRQApU","properties":{"formattedCitation":"[11]","plainCitation":"[11]","noteIndex":0},"citationItems":[{"id":"Ox2bG7Bi/omF8TQhr","uris":["http://zotero.org/users/local/S8X13ARX/items/CEMPR32Z"],"itemData":{"id":2018,"type":"article-journal","abstract":"(1)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[11]</w:t>
      </w:r>
      <w:r w:rsidRPr="00C90B6F">
        <w:rPr>
          <w:rFonts w:ascii="Times New Roman" w:hAnsi="Times New Roman" w:cs="Times New Roman"/>
        </w:rPr>
        <w:fldChar w:fldCharType="end"/>
      </w:r>
      <w:r w:rsidRPr="00C90B6F">
        <w:rPr>
          <w:rFonts w:ascii="Times New Roman" w:hAnsi="Times New Roman" w:cs="Times New Roman"/>
        </w:rPr>
        <w:t xml:space="preserve">. For the sake of comparison, we also computed Healthy Eating Index 2015 (HEI-2015) scores and incorporated them into all of the subsequent analyses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{"citationID":"9XrVGRdz","properties":{"formattedCitation":"[19, 20]","plainCitation":"[19, 20]","noteIndex":0},"citationItems":[{"id":"Ox2bG7Bi/uZSEUezL","uris":["http://zotero.org/users/local/S8X13ARX/items/EBALSKJP"],"itemData":{"id":1295,"type":"article-journal","abstract":"The Healthy Eating Index (HEI) is a measure for assessing whether a set of foods aligns with the Dietary Guidelines for Americans (DGA). An updated HEI is released to correspond to each new edition of the DGA, and this article introduces the latest version, which reflects the 2015-2020 DGA. The HEI-2015 components are the same as in the HEI-2010, except Saturated Fat and Added Sugars replace Empty Calories, with the result being 13 components. The 2015-2020 DGA include explicit recommendations to limit intakes of both Added Sugars and Saturated Fats to &lt;10% of energy. HEI-2015 does not account for excessive energy from alcohol within a separate component, but continues to account for all energy from alcohol within total energy (the denominator for most components). All other components remain the same as for HEI-2010, except for a change in the allocation of legumes. Previous versions of the HEI accounted for legumes in either the two vegetable or the two protein foods components, whereas HEI-2015 counts legumes toward all four components. Weighting approaches are similar to those of previous versions, and scoring standards were maintained, refined, or developed to increase consistency across components; better ensure face validity; follow precedent; cover a range of intakes; and, when applicable, ensure the DGA level corresponds to a score &gt;7 out of 10. HEI-2015 component scores can be examined collectively using radar graphs to reveal a pattern of diet quality and summed to represent overall diet quality.","container-title":"Journal of the Academy of Nutrition and Dietetics","DOI":"10.1016/j.jand.2018.05.021","ISSN":"2212-2672","issue":"9","journalAbbreviation":"J Acad Nutr Diet","language":"eng","note":"PMID: 30146071\nPMCID: PMC6719291","page":"1591-1602","source":"PubMed","title":"Update of the Healthy Eating Index: HEI-2015","title-short":"Update of the Healthy Eating Index","volume":"118","author":[{"family":"Krebs-Smith","given":"Susan M."},{"family":"Pannucci","given":"TusaRebecca E."},{"family":"Subar","given":"Amy F."},{"family":"Kirkpatrick","given":"Sharon I."},{"family":"Lerman","given":"Jennifer L."},{"family":"Tooze","given":"Janet A."},{"family":"Wilson","given":"Magdalena M."},{"family":"Reedy","given":"Jill"}],"issued":{"date-parts":[["2018",9]]}}},{"id":"Ox2bG7Bi/cUFb4L3F","uris":["http://zotero.org/users/local/S8X13ARX/items/7TV4WLVT"],"itemData":{"id":2412,"type":"article-journal","container-title":"The Journal of Open Source Software","DOI":"10.21105/joss.00417","ISSN":"2475-9066","issue":"18","journalAbbreviation":"JOSS","page":"417","source":"DOI.org (Crossref)","title":"hei: Calculate Healthy Eating Index (HEI) Scores","title-short":"hei","volume":"2","author":[{"family":"Folsom","given":"Tim"},{"family":"Nagraj","given":"Vp"}],"issued":{"date-parts":[["2017",10,4]]}}}],"schema":"https://github.com/citation-style-language/schema/raw/master/csl-citation.json"} </w:instrText>
      </w:r>
      <w:r w:rsidRPr="00C90B6F">
        <w:rPr>
          <w:rFonts w:ascii="Times New Roman" w:hAnsi="Times New Roman" w:cs="Times New Roman"/>
        </w:rPr>
        <w:fldChar w:fldCharType="separate"/>
      </w:r>
      <w:r w:rsidR="00555C35">
        <w:rPr>
          <w:rFonts w:ascii="Times New Roman" w:hAnsi="Times New Roman" w:cs="Times New Roman"/>
          <w:noProof/>
        </w:rPr>
        <w:t>[19, 20]</w:t>
      </w:r>
      <w:r w:rsidRPr="00C90B6F">
        <w:rPr>
          <w:rFonts w:ascii="Times New Roman" w:hAnsi="Times New Roman" w:cs="Times New Roman"/>
        </w:rPr>
        <w:fldChar w:fldCharType="end"/>
      </w:r>
      <w:r w:rsidRPr="00C90B6F">
        <w:rPr>
          <w:rFonts w:ascii="Times New Roman" w:hAnsi="Times New Roman" w:cs="Times New Roman"/>
        </w:rPr>
        <w:t>.</w:t>
      </w:r>
      <w:ins w:id="41" w:author="Maino Vieytes, Christian (NIH/NIA/IRP) [F]" w:date="2023-11-15T16:53:00Z">
        <w:r w:rsidR="00555C35">
          <w:rPr>
            <w:rFonts w:ascii="Times New Roman" w:hAnsi="Times New Roman" w:cs="Times New Roman"/>
          </w:rPr>
          <w:t xml:space="preserve"> The dietary patterns scores generated with PCA and the HEI-2015 scores were energy-adjusted using the residual meth</w:t>
        </w:r>
      </w:ins>
      <w:ins w:id="42" w:author="Maino Vieytes, Christian (NIH/NIA/IRP) [F]" w:date="2023-11-15T16:54:00Z">
        <w:r w:rsidR="00555C35">
          <w:rPr>
            <w:rFonts w:ascii="Times New Roman" w:hAnsi="Times New Roman" w:cs="Times New Roman"/>
          </w:rPr>
          <w:t xml:space="preserve">od </w:t>
        </w:r>
      </w:ins>
      <w:r w:rsidR="00555C35">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{"citationID":"yHvjjuDs","properties":{"formattedCitation":"[18]","plainCitation":"[18]","noteIndex":0},"citationItems":[{"id":23,"uris":["http://zotero.org/users/local/1mtZUsss/items/65567GNQ"],"itemData":{"id":23,"type":"article-journal","container-title":"The American Journal of Clinical Nutrition","DOI":"10.1093/ajcn/65.4.1220S","ISSN":"00029165","issue":"4","journalAbbreviation":"The American Journal of Clinical Nutrition","language":"en","page":"1220S-1228S","source":"DOI.org (Crossref)","title":"Adjustment for total energy intake in epidemiologic studies","volume":"65","author":[{"family":"Willett","given":"Wc"},{"family":"Howe","given":"Gr"},{"family":"Kushi","given":"Lh"}],"issued":{"date-parts":[["1997",4]]}}}],"schema":"https://github.com/citation-style-language/schema/raw/master/csl-citation.json"} </w:instrText>
      </w:r>
      <w:r w:rsidR="00555C35">
        <w:rPr>
          <w:rFonts w:ascii="Times New Roman" w:hAnsi="Times New Roman" w:cs="Times New Roman"/>
        </w:rPr>
        <w:fldChar w:fldCharType="separate"/>
      </w:r>
      <w:r w:rsidR="00555C35">
        <w:rPr>
          <w:rFonts w:ascii="Times New Roman" w:hAnsi="Times New Roman" w:cs="Times New Roman"/>
          <w:noProof/>
        </w:rPr>
        <w:t>[18]</w:t>
      </w:r>
      <w:r w:rsidR="00555C35">
        <w:rPr>
          <w:rFonts w:ascii="Times New Roman" w:hAnsi="Times New Roman" w:cs="Times New Roman"/>
        </w:rPr>
        <w:fldChar w:fldCharType="end"/>
      </w:r>
      <w:ins w:id="43" w:author="Maino Vieytes, Christian (NIH/NIA/IRP) [F]" w:date="2023-11-15T16:54:00Z">
        <w:r w:rsidR="00555C35">
          <w:rPr>
            <w:rFonts w:ascii="Times New Roman" w:hAnsi="Times New Roman" w:cs="Times New Roman"/>
          </w:rPr>
          <w:t xml:space="preserve">. </w:t>
        </w:r>
      </w:ins>
    </w:p>
    <w:p w14:paraId="76896938" w14:textId="77777777" w:rsidR="00CA04BD" w:rsidRPr="00C90B6F" w:rsidRDefault="00CA04BD" w:rsidP="00CA04BD">
      <w:pPr>
        <w:spacing w:line="360" w:lineRule="auto"/>
        <w:rPr>
          <w:rFonts w:ascii="Times New Roman" w:hAnsi="Times New Roman" w:cs="Times New Roman"/>
        </w:rPr>
      </w:pPr>
    </w:p>
    <w:p w14:paraId="10967C10" w14:textId="77777777" w:rsidR="00CA04BD" w:rsidRPr="00C90B6F" w:rsidRDefault="00CA04BD" w:rsidP="00CA04BD">
      <w:pPr>
        <w:spacing w:line="360" w:lineRule="auto"/>
        <w:rPr>
          <w:rFonts w:ascii="Times New Roman" w:hAnsi="Times New Roman" w:cs="Times New Roman"/>
          <w:i/>
          <w:iCs/>
        </w:rPr>
      </w:pPr>
      <w:r w:rsidRPr="00C90B6F">
        <w:rPr>
          <w:rFonts w:ascii="Times New Roman" w:hAnsi="Times New Roman" w:cs="Times New Roman"/>
          <w:i/>
          <w:iCs/>
        </w:rPr>
        <w:t>Response Variables: All-Cause and Cause-Specific Mortalities</w:t>
      </w:r>
    </w:p>
    <w:p w14:paraId="782228E2" w14:textId="78498792"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rPr>
        <w:tab/>
        <w:t xml:space="preserve">Mortality and time-to-event data were acquired from the NHANES Public-Use Linked Mortality File, which was generated from deterministic and probabilistic linkages of the NHANES survey data (through the 2017-2018 cycle) to the National Death Index, as described elsewhere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WzGe0Tps","properties":{"formattedCitation":"[21]","plainCitation":"[21]","noteIndex":0},"citationItems":[{"id":"Ox2bG7Bi/ArLVneCe","uris":["http://zotero.org/users/local/S8X13ARX/items/A89QH3YD",["http://zotero.org/users/local/S8X13ARX/items/A89QH3YD"]],"itemData":{"id":1564,"type":"document","publisher":"National Center for Health Statistics","title":"Linkage Methods and Analytical Support for NCHS Linked Mortality Data","URL":"https://www.cdc.gov/nchs/data-linkage/mortality-methods.htm"}}],"schema":"https://github.com/citation-style-language/schema/raw/master/csl-citation.json"} </w:instrText>
      </w:r>
      <w:r w:rsidRPr="00C90B6F">
        <w:rPr>
          <w:rFonts w:ascii="Times New Roman" w:hAnsi="Times New Roman" w:cs="Times New Roman"/>
        </w:rPr>
        <w:fldChar w:fldCharType="separate"/>
      </w:r>
      <w:r w:rsidR="00555C35">
        <w:rPr>
          <w:rFonts w:ascii="Times New Roman" w:hAnsi="Times New Roman" w:cs="Times New Roman"/>
        </w:rPr>
        <w:t>[21]</w:t>
      </w:r>
      <w:r w:rsidRPr="00C90B6F">
        <w:rPr>
          <w:rFonts w:ascii="Times New Roman" w:hAnsi="Times New Roman" w:cs="Times New Roman"/>
        </w:rPr>
        <w:fldChar w:fldCharType="end"/>
      </w:r>
      <w:r w:rsidRPr="00C90B6F">
        <w:rPr>
          <w:rFonts w:ascii="Times New Roman" w:hAnsi="Times New Roman" w:cs="Times New Roman"/>
        </w:rPr>
        <w:t>. We computed time since diagnosis</w:t>
      </w:r>
      <w:ins w:id="44" w:author="Maino Vieytes, Christian (NIH/NIA/IRP) [F]" w:date="2023-11-15T16:51:00Z">
        <w:r w:rsidR="00366989">
          <w:rPr>
            <w:rFonts w:ascii="Times New Roman" w:hAnsi="Times New Roman" w:cs="Times New Roman"/>
          </w:rPr>
          <w:t xml:space="preserve">, </w:t>
        </w:r>
        <w:r w:rsidR="00366989" w:rsidRPr="00C90B6F">
          <w:rPr>
            <w:rFonts w:ascii="Times New Roman" w:hAnsi="Times New Roman" w:cs="Times New Roman"/>
          </w:rPr>
          <w:t>defined as the difference between the age at the time of the survey and the age at the first cancer diagnosis</w:t>
        </w:r>
        <w:r w:rsidR="00366989">
          <w:rPr>
            <w:rFonts w:ascii="Times New Roman" w:hAnsi="Times New Roman" w:cs="Times New Roman"/>
          </w:rPr>
          <w:t>,</w:t>
        </w:r>
      </w:ins>
      <w:r w:rsidRPr="00C90B6F">
        <w:rPr>
          <w:rFonts w:ascii="Times New Roman" w:hAnsi="Times New Roman" w:cs="Times New Roman"/>
        </w:rPr>
        <w:t xml:space="preserve"> and used it as the time scale in our models to minimize potential bias by accounting for left truncation due to delayed study enrollment following diagnosis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{"citationID":"XbtQmxBc","properties":{"formattedCitation":"[22, 23]","plainCitation":"[22, 23]","noteIndex":0},"citationItems":[{"id":"Ox2bG7Bi/6tKwA4Ub","uris":["http://zotero.org/users/local/S8X13ARX/items/4QWARJAF",["http://zotero.org/users/local/S8X13ARX/items/4QWARJAF"]],"itemData":{"id":1562,"type":"article-journal","container-title":"American Journal of Epidemiology","DOI":"10.1093/aje/kwq481","ISSN":"1476-6256, 0002-9262","issue":"9","language":"en","page":"1078-1084","source":"DOI.org (Crossref)","title":"Bias Due to Left Truncation and Left Censoring in Longitudinal Studies of Developmental and Disease Processes","volume":"173","author":[{"family":"Cain","given":"Kevin C."},{"family":"Harlow","given":"Siobán D."},{"family":"Little","given":"Roderick J."},{"family":"Nan","given":"Bin"},{"family":"Yosef","given":"Matheos"},{"family":"Taffe","given":"John R."},{"family":"Elliott","given":"Michael R."}],"issued":{"date-parts":[["2011",5,1]]}}},{"id":"Ox2bG7Bi/bAStdZIL","uris":["http://zotero.org/users/local/S8X13ARX/items/B7WFL448",["http://zotero.org/users/local/S8X13ARX/items/B7WFL448"]],"itemData":{"id":874,"type":"article-journal","abstract":"Abstract\n            \n              Background\n              A low-carbohydrate diet may improve cancer survival, but relevant clinical evidence remains limited.\n            \n            \n              Methods\n              We followed 1542 stages I to III colorectal cancer (CRC) patients who completed a validated food frequency questionnaire between 6 months and 4 years after diagnosis. We calculated overall, animal-, and plant-rich, low-carbohydrate diet scores and examined their associations with CRC-specific and overall mortality using Cox proportional hazards regression after adjusting for potential predictors for cancer survival. We also assessed the intake and changes of macronutrients after diagnosis. Statistical tests were two-sided.\n            \n            \n              Results\n              Although no association was found for overall and animal-rich low-carbohydrate diet score, plant-rich, low-carbohydrate diet, which emphasizes plant sources of fat and protein with moderate consumption of animal products, was associated with lower CRC-specific mortality (hazard ratio [HR] comparing extreme quartiles = 0.37, 95% confidence interval [CI] = 0.25 to 0.57, Ptrend &lt; .001). Carbohydrate intake was associated with higher CRC-specific mortality, and this association was restricted to carbohydrate consumed from refined starches and sugars (HR per one-SD increment = 1.36, 95% CI = 1.14 to 1.62, Ptrend &lt; .001). In contrast, replacing carbohydrate with plant fat and protein was associated with lower CRC-specific mortality, with the HR per one-SD increment of 0.81 (95% CI = 0.69 to 0.95, Ptrend = .01) for plant fat and 0.77 (95% CI = 0.62 to 0.95, Ptrend = .02) for plant protein. Similar results were obtained for overall mortality and when changes in macronutrient intake after diagnosis were assessed.\n            \n            \n              Conclusion\n              Plant-rich, low-carbohydrate diet score was associated with lower mortality in patients with nonmetastatic CRC. Substituting plant fat and protein for carbohydrate, particularly that from refined starches and sugars, may improve patients’ survival.","container-title":"JNCI Cancer Spectrum","DOI":"10.1093/jncics/pky077","ISSN":"2515-5091","issue":"4","language":"en","page":"pky077","source":"DOI.org (Crossref)","title":"Low-Carbohydrate Diet Score and Macronutrient Intake in Relation to Survival After Colorectal Cancer Diagnosis","volume":"2","author":[{"family":"Song","given":"Mingyang"},{"family":"Wu","given":"Kana"},{"family":"Meyerhardt","given":"Jeffrey A"},{"family":"Yilmaz","given":"Omer"},{"family":"Wang","given":"Molin"},{"family":"Ogino","given":"Shuji"},{"family":"Fuchs","given":"Charles S"},{"family":"Giovannucci","given":"Edward L"},{"family":"Chan","given":"Andrew T"}],"issued":{"date-parts":[["2018",10,1]]}}}],"schema":"https://github.com/citation-style-language/schema/raw/master/csl-citation.json"} </w:instrText>
      </w:r>
      <w:r w:rsidRPr="00C90B6F">
        <w:rPr>
          <w:rFonts w:ascii="Times New Roman" w:hAnsi="Times New Roman" w:cs="Times New Roman"/>
        </w:rPr>
        <w:fldChar w:fldCharType="separate"/>
      </w:r>
      <w:r w:rsidR="00555C35">
        <w:rPr>
          <w:rFonts w:ascii="Times New Roman" w:hAnsi="Times New Roman" w:cs="Times New Roman"/>
          <w:kern w:val="0"/>
        </w:rPr>
        <w:t>[22, 23]</w:t>
      </w:r>
      <w:r w:rsidRPr="00C90B6F">
        <w:rPr>
          <w:rFonts w:ascii="Times New Roman" w:hAnsi="Times New Roman" w:cs="Times New Roman"/>
        </w:rPr>
        <w:fldChar w:fldCharType="end"/>
      </w:r>
      <w:r w:rsidRPr="00C90B6F">
        <w:rPr>
          <w:rFonts w:ascii="Times New Roman" w:hAnsi="Times New Roman" w:cs="Times New Roman"/>
        </w:rPr>
        <w:t>. Data were right-censored to either the last known date alive or the administrative censoring date on December 31, 2019. We used the International Classification of Diseases, Tenth Revision (ICD-10) codes to classify the causes of death. Survival analyses examined all-cause mortality and cause-specific mortality—deaths due to neoplastic malignancy (ICD-10 codes C00-C97)</w:t>
      </w:r>
      <w:ins w:id="45" w:author="Maino Vieytes, Christian (NIH/NIA/IRP) [F]" w:date="2023-11-14T16:22:00Z">
        <w:r w:rsidR="00DE0E08">
          <w:rPr>
            <w:rFonts w:ascii="Times New Roman" w:hAnsi="Times New Roman" w:cs="Times New Roman"/>
          </w:rPr>
          <w:t>.</w:t>
        </w:r>
      </w:ins>
      <w:del w:id="46" w:author="Maino Vieytes, Christian (NIH/NIA/IRP) [F]" w:date="2023-11-14T16:22:00Z">
        <w:r w:rsidRPr="00C90B6F" w:rsidDel="00DE0E08">
          <w:rPr>
            <w:rFonts w:ascii="Times New Roman" w:hAnsi="Times New Roman" w:cs="Times New Roman"/>
          </w:rPr>
          <w:delText xml:space="preserve"> and cardiovascular disease (ICD-10 codes I00-I09, I11, I13, I20-I51, and I60-I69).</w:delText>
        </w:r>
      </w:del>
    </w:p>
    <w:p w14:paraId="51875359" w14:textId="77777777" w:rsidR="00CA04BD" w:rsidRPr="00C90B6F" w:rsidRDefault="00CA04BD" w:rsidP="00CA04BD">
      <w:pPr>
        <w:spacing w:line="360" w:lineRule="auto"/>
        <w:rPr>
          <w:rFonts w:ascii="Times New Roman" w:hAnsi="Times New Roman" w:cs="Times New Roman"/>
        </w:rPr>
      </w:pPr>
    </w:p>
    <w:p w14:paraId="4F9550E0" w14:textId="77777777" w:rsidR="00CA04BD" w:rsidRPr="00C90B6F" w:rsidRDefault="00CA04BD" w:rsidP="00CA04BD">
      <w:pPr>
        <w:spacing w:line="360" w:lineRule="auto"/>
        <w:rPr>
          <w:rFonts w:ascii="Times New Roman" w:hAnsi="Times New Roman" w:cs="Times New Roman"/>
          <w:i/>
          <w:iCs/>
        </w:rPr>
      </w:pPr>
      <w:r w:rsidRPr="00C90B6F">
        <w:rPr>
          <w:rFonts w:ascii="Times New Roman" w:hAnsi="Times New Roman" w:cs="Times New Roman"/>
          <w:i/>
          <w:iCs/>
        </w:rPr>
        <w:t>Covariates</w:t>
      </w:r>
    </w:p>
    <w:p w14:paraId="2E4C8F85" w14:textId="393E8E4E"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rPr>
        <w:tab/>
        <w:t xml:space="preserve">Self-reported demographic and socioeconomic data were obtained during the home interview. Characteristics from the demographic survey (DEMO) included age, sex </w:t>
      </w:r>
      <w:r w:rsidRPr="00C90B6F">
        <w:rPr>
          <w:rFonts w:ascii="Times New Roman" w:hAnsi="Times New Roman" w:cs="Times New Roman"/>
        </w:rPr>
        <w:lastRenderedPageBreak/>
        <w:t>(</w:t>
      </w:r>
      <w:r w:rsidRPr="00C90B6F">
        <w:rPr>
          <w:rFonts w:ascii="Times New Roman" w:hAnsi="Times New Roman" w:cs="Times New Roman"/>
          <w:i/>
          <w:iCs/>
        </w:rPr>
        <w:t>male</w:t>
      </w:r>
      <w:r w:rsidRPr="00C90B6F">
        <w:rPr>
          <w:rFonts w:ascii="Times New Roman" w:hAnsi="Times New Roman" w:cs="Times New Roman"/>
        </w:rPr>
        <w:t>/</w:t>
      </w:r>
      <w:r w:rsidRPr="00C90B6F">
        <w:rPr>
          <w:rFonts w:ascii="Times New Roman" w:hAnsi="Times New Roman" w:cs="Times New Roman"/>
          <w:i/>
          <w:iCs/>
        </w:rPr>
        <w:t>female</w:t>
      </w:r>
      <w:r w:rsidRPr="00C90B6F">
        <w:rPr>
          <w:rFonts w:ascii="Times New Roman" w:hAnsi="Times New Roman" w:cs="Times New Roman"/>
        </w:rPr>
        <w:t>), race and ethnicity (</w:t>
      </w:r>
      <w:r w:rsidRPr="00C90B6F">
        <w:rPr>
          <w:rFonts w:ascii="Times New Roman" w:hAnsi="Times New Roman" w:cs="Times New Roman"/>
          <w:i/>
          <w:iCs/>
        </w:rPr>
        <w:t>non-Hispanic White</w:t>
      </w:r>
      <w:r w:rsidRPr="00C90B6F">
        <w:rPr>
          <w:rFonts w:ascii="Times New Roman" w:hAnsi="Times New Roman" w:cs="Times New Roman"/>
        </w:rPr>
        <w:t xml:space="preserve"> and </w:t>
      </w:r>
      <w:r w:rsidRPr="00C90B6F">
        <w:rPr>
          <w:rFonts w:ascii="Times New Roman" w:hAnsi="Times New Roman" w:cs="Times New Roman"/>
          <w:i/>
          <w:iCs/>
        </w:rPr>
        <w:t>other</w:t>
      </w:r>
      <w:r w:rsidRPr="00C90B6F">
        <w:rPr>
          <w:rFonts w:ascii="Times New Roman" w:hAnsi="Times New Roman" w:cs="Times New Roman"/>
        </w:rPr>
        <w:t>), family income-to-poverty ratio (</w:t>
      </w:r>
      <w:r w:rsidRPr="00C90B6F">
        <w:rPr>
          <w:rFonts w:ascii="Times New Roman" w:hAnsi="Times New Roman" w:cs="Times New Roman"/>
          <w:i/>
          <w:iCs/>
        </w:rPr>
        <w:t xml:space="preserve">&lt; 1.3 </w:t>
      </w:r>
      <w:r w:rsidRPr="00C90B6F">
        <w:rPr>
          <w:rFonts w:ascii="Times New Roman" w:hAnsi="Times New Roman" w:cs="Times New Roman"/>
        </w:rPr>
        <w:t xml:space="preserve">or </w:t>
      </w:r>
      <w:r w:rsidRPr="00C90B6F">
        <w:rPr>
          <w:rFonts w:ascii="Times New Roman" w:hAnsi="Times New Roman" w:cs="Times New Roman"/>
          <w:i/>
          <w:iCs/>
        </w:rPr>
        <w:t>≥ 1.3</w:t>
      </w:r>
      <w:r w:rsidRPr="00C90B6F">
        <w:rPr>
          <w:rFonts w:ascii="Times New Roman" w:hAnsi="Times New Roman" w:cs="Times New Roman"/>
        </w:rPr>
        <w:t>), and household size. We obtained health insurance status (</w:t>
      </w:r>
      <w:r w:rsidRPr="00C90B6F">
        <w:rPr>
          <w:rFonts w:ascii="Times New Roman" w:hAnsi="Times New Roman" w:cs="Times New Roman"/>
          <w:i/>
          <w:iCs/>
        </w:rPr>
        <w:t>covered by health insurance</w:t>
      </w:r>
      <w:r w:rsidRPr="00C90B6F">
        <w:rPr>
          <w:rFonts w:ascii="Times New Roman" w:hAnsi="Times New Roman" w:cs="Times New Roman"/>
        </w:rPr>
        <w:t>/</w:t>
      </w:r>
      <w:r w:rsidRPr="00C90B6F">
        <w:rPr>
          <w:rFonts w:ascii="Times New Roman" w:hAnsi="Times New Roman" w:cs="Times New Roman"/>
          <w:i/>
          <w:iCs/>
        </w:rPr>
        <w:t>not covered by health insurance</w:t>
      </w:r>
      <w:r w:rsidRPr="00C90B6F">
        <w:rPr>
          <w:rFonts w:ascii="Times New Roman" w:hAnsi="Times New Roman" w:cs="Times New Roman"/>
        </w:rPr>
        <w:t>) from the Health Insurance Questionnaire (HIQ/HID—for 1999-2004). Behavioral characteristics included smoking status (</w:t>
      </w:r>
      <w:r w:rsidRPr="00C90B6F">
        <w:rPr>
          <w:rFonts w:ascii="Times New Roman" w:hAnsi="Times New Roman" w:cs="Times New Roman"/>
          <w:i/>
          <w:iCs/>
        </w:rPr>
        <w:t>current smoker</w:t>
      </w:r>
      <w:r w:rsidRPr="00C90B6F">
        <w:rPr>
          <w:rFonts w:ascii="Times New Roman" w:hAnsi="Times New Roman" w:cs="Times New Roman"/>
        </w:rPr>
        <w:t xml:space="preserve">—currently smoking every day or some days—, </w:t>
      </w:r>
      <w:r w:rsidRPr="00C90B6F">
        <w:rPr>
          <w:rFonts w:ascii="Times New Roman" w:hAnsi="Times New Roman" w:cs="Times New Roman"/>
          <w:i/>
          <w:iCs/>
        </w:rPr>
        <w:t>former smoker</w:t>
      </w:r>
      <w:r w:rsidRPr="00C90B6F">
        <w:rPr>
          <w:rFonts w:ascii="Times New Roman" w:hAnsi="Times New Roman" w:cs="Times New Roman"/>
        </w:rPr>
        <w:t xml:space="preserve">—not currently smoking but with a lifetime history of ≥100 cigarettes— , or </w:t>
      </w:r>
      <w:r w:rsidRPr="00C90B6F">
        <w:rPr>
          <w:rFonts w:ascii="Times New Roman" w:hAnsi="Times New Roman" w:cs="Times New Roman"/>
          <w:i/>
          <w:iCs/>
        </w:rPr>
        <w:t>never smoker</w:t>
      </w:r>
      <w:r w:rsidRPr="00C90B6F">
        <w:rPr>
          <w:rFonts w:ascii="Times New Roman" w:hAnsi="Times New Roman" w:cs="Times New Roman"/>
        </w:rPr>
        <w:t>—a lifetime history of smoking &lt;100 cigarettes), drinking status (</w:t>
      </w:r>
      <w:r w:rsidRPr="00C90B6F">
        <w:rPr>
          <w:rFonts w:ascii="Times New Roman" w:hAnsi="Times New Roman" w:cs="Times New Roman"/>
          <w:i/>
          <w:iCs/>
        </w:rPr>
        <w:t>heavy drinker</w:t>
      </w:r>
      <w:r w:rsidRPr="00C90B6F">
        <w:rPr>
          <w:rFonts w:ascii="Times New Roman" w:hAnsi="Times New Roman" w:cs="Times New Roman"/>
        </w:rPr>
        <w:t xml:space="preserve">— ≥ 14 g/day for women and ≥ 28 g/day for men—, </w:t>
      </w:r>
      <w:r w:rsidRPr="00C90B6F">
        <w:rPr>
          <w:rFonts w:ascii="Times New Roman" w:hAnsi="Times New Roman" w:cs="Times New Roman"/>
          <w:i/>
          <w:iCs/>
        </w:rPr>
        <w:t>moderate drinker</w:t>
      </w:r>
      <w:r w:rsidRPr="00C90B6F">
        <w:rPr>
          <w:rFonts w:ascii="Times New Roman" w:hAnsi="Times New Roman" w:cs="Times New Roman"/>
        </w:rPr>
        <w:t xml:space="preserve">—0.10-13.9 grams/day for women and 0.10-27.9 g/day for men—, and </w:t>
      </w:r>
      <w:r w:rsidRPr="00C90B6F">
        <w:rPr>
          <w:rFonts w:ascii="Times New Roman" w:hAnsi="Times New Roman" w:cs="Times New Roman"/>
          <w:i/>
          <w:iCs/>
        </w:rPr>
        <w:t>abstainer</w:t>
      </w:r>
      <w:r w:rsidRPr="00C90B6F">
        <w:rPr>
          <w:rFonts w:ascii="Times New Roman" w:hAnsi="Times New Roman" w:cs="Times New Roman"/>
        </w:rPr>
        <w:t>— &lt; 0.10 grams/day), and physical activity (</w:t>
      </w:r>
      <w:r w:rsidRPr="00C90B6F">
        <w:rPr>
          <w:rFonts w:ascii="Times New Roman" w:hAnsi="Times New Roman" w:cs="Times New Roman"/>
          <w:i/>
          <w:iCs/>
        </w:rPr>
        <w:t>measured as weekly MET minutes</w:t>
      </w:r>
      <w:r w:rsidRPr="00C90B6F">
        <w:rPr>
          <w:rFonts w:ascii="Times New Roman" w:hAnsi="Times New Roman" w:cs="Times New Roman"/>
        </w:rPr>
        <w:t>). These data were obtained from the Smoking Questionnaire (SMQ), 24-hour recalls, and physical activity questionnaires (PAQ and PAQIAF), respectively. Health-related covariates included the Charlson Comorbidity Index score (adapted for NHANES) and body mass index (BMI—kilograms/m</w:t>
      </w:r>
      <w:r w:rsidRPr="00C90B6F">
        <w:rPr>
          <w:rFonts w:ascii="Times New Roman" w:hAnsi="Times New Roman" w:cs="Times New Roman"/>
          <w:vertAlign w:val="superscript"/>
        </w:rPr>
        <w:t>2</w:t>
      </w:r>
      <w:r w:rsidRPr="00C90B6F">
        <w:rPr>
          <w:rFonts w:ascii="Times New Roman" w:hAnsi="Times New Roman" w:cs="Times New Roman"/>
        </w:rPr>
        <w:t xml:space="preserve">) measured during the physical examination. Physical disability was assessed using the 19-item and validated NHANES Activities of Daily Living (ADL) scale from the Physical Functioning Questionnaire (PFQ), which is described in detail elsewhere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4oJcMm9V","properties":{"formattedCitation":"[24]","plainCitation":"[24]","noteIndex":0},"citationItems":[{"id":"Ox2bG7Bi/YF3SJlFH","uris":["http://zotero.org/users/local/S8X13ARX/items/7M7AI77M"],"itemData":{"id":2196,"type":"article-journal","abstract":"Background. Few functional outcomes scales have used Item Response Theory (IRT) for validation. IRT allows individual line item validations and offers substantial advantages over classic methods of scale validation or the simplest from of IRT known as Rasch. Rasch analysis reduces data to dichotomous variables thus decreasing the sensitivity of Likert-type data responses.Purpose. The purpose of this study was to create an outcome scale associated with the latent trait of functioning and disability, validated using IRT, in a population with report of cervical pain.Methods. Using the NHANES database, a recently created scale (NHANES ADL scale) was analysed using factor analysis, internal analyses of consistency, IRT, and comparison with internal measures of functioning and disability.Results. The newly created NHANES ADL scale demonstrated uni-dimensionality, was internally reliable, and was correlated to internal measures of functioning and disability. Additionally, the majority of the scale items demonstrate strong discrimination and suitable thresholds.Discussion. The NHANES ADL scale effectively measures physical, social, and emotional disability in patients with a cervical impairment, and may be an efficient measure of perceived limitations from working and generalized daily physical activity.Conclusion. The newly created NHANES ADL scale demonstrates internal consistency, unidimensionality, and line item validity. The NHANES ADL scale appears to be a useful instrument in measurement of functioning and disability in patients with report of cervical pain.","container-title":"Disability and Rehabilitation","DOI":"10.1080/09638280500404263","ISSN":"0963-8288","issue":"15","note":"publisher: Taylor &amp; Francis\n_eprint: https://doi.org/10.1080/09638280500404263\nPMID: 16861200","page":"929-935","source":"Taylor and Francis+NEJM","title":"Validation of the NHANES ADL scale in a sample of patients with report of cervical pain: Factor analysis, item response theory analysis, and line item validity","title-short":"Validation of the NHANES ADL scale in a sample of patients with report of cervical pain","volume":"28","author":[{"family":"Cook","given":"Chad E."},{"family":"Richardson","given":"Jan K."},{"family":"Pietrobon","given":"Ricardo"},{"family":"Braga","given":"Larissa"},{"family":"Silva","given":"Henrique Martins"},{"family":"Turner","given":"Dennis"}],"issued":{"date-parts":[["2006",1,1]]}}}],"schema":"https://github.com/citation-style-language/schema/raw/master/csl-citation.json"} </w:instrText>
      </w:r>
      <w:r w:rsidRPr="00C90B6F">
        <w:rPr>
          <w:rFonts w:ascii="Times New Roman" w:hAnsi="Times New Roman" w:cs="Times New Roman"/>
        </w:rPr>
        <w:fldChar w:fldCharType="separate"/>
      </w:r>
      <w:r w:rsidR="00555C35">
        <w:rPr>
          <w:rFonts w:ascii="Times New Roman" w:hAnsi="Times New Roman" w:cs="Times New Roman"/>
          <w:noProof/>
        </w:rPr>
        <w:t>[24]</w:t>
      </w:r>
      <w:r w:rsidRPr="00C90B6F">
        <w:rPr>
          <w:rFonts w:ascii="Times New Roman" w:hAnsi="Times New Roman" w:cs="Times New Roman"/>
        </w:rPr>
        <w:fldChar w:fldCharType="end"/>
      </w:r>
      <w:r w:rsidRPr="00C90B6F">
        <w:rPr>
          <w:rFonts w:ascii="Times New Roman" w:hAnsi="Times New Roman" w:cs="Times New Roman"/>
        </w:rPr>
        <w:t>. Cancer-related covariates were obtained from the MCQ</w:t>
      </w:r>
      <w:del w:id="47" w:author="Maino Vieytes, Christian (NIH/NIA/IRP) [F]" w:date="2023-11-15T16:51:00Z">
        <w:r w:rsidRPr="00C90B6F" w:rsidDel="00366989">
          <w:rPr>
            <w:rFonts w:ascii="Times New Roman" w:hAnsi="Times New Roman" w:cs="Times New Roman"/>
          </w:rPr>
          <w:delText>, and the time since diagnosis was defined as the difference between the age at the time of the survey and the age at the first cancer diagnosis</w:delText>
        </w:r>
      </w:del>
      <w:r w:rsidRPr="00C90B6F">
        <w:rPr>
          <w:rFonts w:ascii="Times New Roman" w:hAnsi="Times New Roman" w:cs="Times New Roman"/>
        </w:rPr>
        <w:t>.</w:t>
      </w:r>
    </w:p>
    <w:p w14:paraId="4A2ABB9B" w14:textId="77777777" w:rsidR="00CA04BD" w:rsidRPr="00C90B6F" w:rsidRDefault="00CA04BD" w:rsidP="00CA04BD">
      <w:pPr>
        <w:spacing w:line="360" w:lineRule="auto"/>
        <w:rPr>
          <w:rFonts w:ascii="Times New Roman" w:hAnsi="Times New Roman" w:cs="Times New Roman"/>
        </w:rPr>
      </w:pPr>
    </w:p>
    <w:p w14:paraId="646BFE6D" w14:textId="77777777" w:rsidR="00CA04BD" w:rsidRPr="00C90B6F" w:rsidRDefault="00CA04BD" w:rsidP="00CA04BD">
      <w:pPr>
        <w:spacing w:line="360" w:lineRule="auto"/>
        <w:rPr>
          <w:rFonts w:ascii="Times New Roman" w:hAnsi="Times New Roman" w:cs="Times New Roman"/>
          <w:i/>
          <w:iCs/>
        </w:rPr>
      </w:pPr>
      <w:r w:rsidRPr="00C90B6F">
        <w:rPr>
          <w:rFonts w:ascii="Times New Roman" w:hAnsi="Times New Roman" w:cs="Times New Roman"/>
          <w:i/>
          <w:iCs/>
        </w:rPr>
        <w:t>Statistical Analysis</w:t>
      </w:r>
    </w:p>
    <w:p w14:paraId="1E0C82A0" w14:textId="5D5B4CC8"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i/>
          <w:iCs/>
        </w:rPr>
        <w:tab/>
      </w:r>
      <w:r w:rsidRPr="00C90B6F">
        <w:rPr>
          <w:rFonts w:ascii="Times New Roman" w:hAnsi="Times New Roman" w:cs="Times New Roman"/>
        </w:rPr>
        <w:t xml:space="preserve">We assessed the relationship between diet quality measures and all-cause and cause-specific mortality using Cox Proportional Hazards models. </w:t>
      </w:r>
      <w:ins w:id="48" w:author="Maino Vieytes, Christian (NIH/NIA/IRP) [F]" w:date="2023-11-14T16:16:00Z">
        <w:r w:rsidR="008D3382">
          <w:rPr>
            <w:rFonts w:ascii="Times New Roman" w:hAnsi="Times New Roman" w:cs="Times New Roman"/>
          </w:rPr>
          <w:t>This was an out-of</w:t>
        </w:r>
      </w:ins>
      <w:ins w:id="49" w:author="Maino Vieytes, Christian (NIH/NIA/IRP) [F]" w:date="2023-11-14T16:17:00Z">
        <w:r w:rsidR="008D3382">
          <w:rPr>
            <w:rFonts w:ascii="Times New Roman" w:hAnsi="Times New Roman" w:cs="Times New Roman"/>
          </w:rPr>
          <w:t xml:space="preserve">-sample validation analysis performed on the </w:t>
        </w:r>
        <w:r w:rsidR="008D3382">
          <w:rPr>
            <w:rFonts w:ascii="Times New Roman" w:hAnsi="Times New Roman" w:cs="Times New Roman"/>
            <w:i/>
            <w:iCs/>
          </w:rPr>
          <w:t xml:space="preserve">n </w:t>
        </w:r>
        <w:r w:rsidR="008D3382">
          <w:rPr>
            <w:rFonts w:ascii="Times New Roman" w:hAnsi="Times New Roman" w:cs="Times New Roman"/>
          </w:rPr>
          <w:t>= 1</w:t>
        </w:r>
      </w:ins>
      <w:ins w:id="50" w:author="Maino Vieytes, Christian (NIH/NIA/IRP) [F]" w:date="2023-11-15T16:38:00Z">
        <w:r w:rsidR="00945C90">
          <w:rPr>
            <w:rFonts w:ascii="Times New Roman" w:hAnsi="Times New Roman" w:cs="Times New Roman"/>
          </w:rPr>
          <w:t>2</w:t>
        </w:r>
      </w:ins>
      <w:ins w:id="51" w:author="Maino Vieytes, Christian (NIH/NIA/IRP) [F]" w:date="2023-11-15T16:39:00Z">
        <w:r w:rsidR="00945C90">
          <w:rPr>
            <w:rFonts w:ascii="Times New Roman" w:hAnsi="Times New Roman" w:cs="Times New Roman"/>
          </w:rPr>
          <w:t>4</w:t>
        </w:r>
      </w:ins>
      <w:ins w:id="52" w:author="Maino Vieytes, Christian (NIH/NIA/IRP) [F]" w:date="2023-11-14T16:17:00Z">
        <w:r w:rsidR="008D3382">
          <w:rPr>
            <w:rFonts w:ascii="Times New Roman" w:hAnsi="Times New Roman" w:cs="Times New Roman"/>
          </w:rPr>
          <w:t>6 subjects not used to extract the dietary patterns.</w:t>
        </w:r>
      </w:ins>
      <w:ins w:id="53" w:author="Maino Vieytes, Christian (NIH/NIA/IRP) [F]" w:date="2023-11-14T16:16:00Z">
        <w:r w:rsidR="008D3382">
          <w:rPr>
            <w:rFonts w:ascii="Times New Roman" w:hAnsi="Times New Roman" w:cs="Times New Roman"/>
          </w:rPr>
          <w:t xml:space="preserve"> </w:t>
        </w:r>
      </w:ins>
      <w:r w:rsidRPr="00C90B6F">
        <w:rPr>
          <w:rFonts w:ascii="Times New Roman" w:hAnsi="Times New Roman" w:cs="Times New Roman"/>
        </w:rPr>
        <w:t>We implemented several model specifications for the conditional log hazard function to assess the robustness of our results (Equations 1-4).</w:t>
      </w:r>
    </w:p>
    <w:p w14:paraId="60FC0499" w14:textId="6DEB46E6" w:rsidR="00CA04BD" w:rsidRPr="00682D34" w:rsidRDefault="00CA04BD" w:rsidP="00CA04BD">
      <w:pPr>
        <w:spacing w:line="360" w:lineRule="auto"/>
        <w:rPr>
          <w:rFonts w:ascii="Times New Roman" w:eastAsiaTheme="minorEastAsia" w:hAnsi="Times New Roman" w:cs="Times New Roman"/>
        </w:rPr>
      </w:pPr>
      <m:oMathPara>
        <m:oMath>
          <m:r>
            <w:rPr>
              <w:rFonts w:ascii="Cambria Math" w:hAnsi="Cambria Math" w:cs="Times New Roman"/>
            </w:rPr>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nary>
                    <m:naryPr>
                      <m:chr m:val="∑"/>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K-1</m:t>
                      </m:r>
                    </m:sup>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ki</m:t>
                          </m:r>
                        </m:sub>
                      </m:sSub>
                    </m:e>
                  </m:nary>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xml:space="preserve">            (1)</m:t>
          </m:r>
        </m:oMath>
      </m:oMathPara>
    </w:p>
    <w:p w14:paraId="3F493E92" w14:textId="28320D0E" w:rsidR="00CA04BD" w:rsidRPr="00C90B6F" w:rsidRDefault="00CA04BD" w:rsidP="00CA04BD">
      <w:pPr>
        <w:spacing w:line="360" w:lineRule="auto"/>
        <w:rPr>
          <w:rFonts w:ascii="Times New Roman" w:eastAsiaTheme="minorEastAsia" w:hAnsi="Times New Roman" w:cs="Times New Roman"/>
        </w:rPr>
      </w:pPr>
      <m:oMathPara>
        <m:oMath>
          <m:r>
            <w:rPr>
              <w:rFonts w:ascii="Cambria Math" w:hAnsi="Cambria Math" w:cs="Times New Roman"/>
            </w:rPr>
            <m:t>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(2)</m:t>
          </m:r>
        </m:oMath>
      </m:oMathPara>
    </w:p>
    <w:p w14:paraId="77F22A79" w14:textId="77777777" w:rsidR="00CA04BD" w:rsidRPr="00C90B6F" w:rsidRDefault="00CA04BD" w:rsidP="00CA04BD">
      <w:pPr>
        <w:spacing w:line="360" w:lineRule="auto"/>
        <w:rPr>
          <w:rFonts w:ascii="Times New Roman" w:eastAsiaTheme="minorEastAsia" w:hAnsi="Times New Roman" w:cs="Times New Roman"/>
          <w:vertAlign w:val="subscript"/>
        </w:rPr>
      </w:pPr>
      <m:oMathPara>
        <m:oMath>
          <m:r>
            <w:rPr>
              <w:rFonts w:ascii="Cambria Math" w:eastAsiaTheme="minorEastAsia" w:hAnsi="Cambria Math" w:cs="Times New Roman"/>
              <w:vertAlign w:val="subscript"/>
            </w:rPr>
            <m:t xml:space="preserve">                           where </m:t>
          </m:r>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a</m:t>
              </m:r>
            </m:e>
            <m:sub>
              <m:r>
                <w:rPr>
                  <w:rFonts w:ascii="Cambria Math" w:eastAsiaTheme="minorEastAsia" w:hAnsi="Cambria Math" w:cs="Times New Roman"/>
                  <w:vertAlign w:val="subscript"/>
                </w:rPr>
                <m:t>i</m:t>
              </m:r>
            </m:sub>
          </m:sSub>
          <m:r>
            <w:rPr>
              <w:rFonts w:ascii="Cambria Math" w:eastAsiaTheme="minorEastAsia" w:hAnsi="Cambria Math" w:cs="Times New Roman"/>
              <w:vertAlign w:val="subscript"/>
            </w:rPr>
            <m:t>=</m:t>
          </m:r>
          <m:nary>
            <m:naryPr>
              <m:chr m:val="∑"/>
              <m:ctrlPr>
                <w:rPr>
                  <w:rFonts w:ascii="Cambria Math" w:eastAsiaTheme="minorEastAsia" w:hAnsi="Cambria Math" w:cs="Times New Roman"/>
                  <w:i/>
                  <w:vertAlign w:val="subscript"/>
                </w:rPr>
              </m:ctrlPr>
            </m:naryPr>
            <m:sub>
              <m:r>
                <w:rPr>
                  <w:rFonts w:ascii="Cambria Math" w:eastAsiaTheme="minorEastAsia" w:hAnsi="Cambria Math" w:cs="Times New Roman"/>
                  <w:vertAlign w:val="subscript"/>
                </w:rPr>
                <m:t>k=1</m:t>
              </m:r>
            </m:sub>
            <m:sup>
              <m:r>
                <w:rPr>
                  <w:rFonts w:ascii="Cambria Math" w:eastAsiaTheme="minorEastAsia" w:hAnsi="Cambria Math" w:cs="Times New Roman"/>
                  <w:vertAlign w:val="subscript"/>
                </w:rPr>
                <m:t>K</m:t>
              </m:r>
            </m:sup>
            <m:e>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z</m:t>
                  </m:r>
                </m:e>
                <m:sub>
                  <m:r>
                    <w:rPr>
                      <w:rFonts w:ascii="Cambria Math" w:eastAsiaTheme="minorEastAsia" w:hAnsi="Cambria Math" w:cs="Times New Roman"/>
                      <w:vertAlign w:val="subscript"/>
                    </w:rPr>
                    <m:t>ki</m:t>
                  </m:r>
                </m:sub>
              </m:sSub>
            </m:e>
          </m:nary>
          <m:r>
            <w:rPr>
              <w:rFonts w:ascii="Cambria Math" w:eastAsiaTheme="minorEastAsia" w:hAnsi="Cambria Math" w:cs="Times New Roman"/>
              <w:vertAlign w:val="subscript"/>
            </w:rPr>
            <m:t>*median</m:t>
          </m:r>
          <m:d>
            <m:dPr>
              <m:ctrlPr>
                <w:rPr>
                  <w:rFonts w:ascii="Cambria Math" w:eastAsiaTheme="minorEastAsia" w:hAnsi="Cambria Math" w:cs="Times New Roman"/>
                  <w:i/>
                  <w:vertAlign w:val="subscript"/>
                </w:rPr>
              </m:ctrlPr>
            </m:dPr>
            <m:e>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x</m:t>
                  </m:r>
                </m:e>
                <m:sub>
                  <m:r>
                    <w:rPr>
                      <w:rFonts w:ascii="Cambria Math" w:eastAsiaTheme="minorEastAsia" w:hAnsi="Cambria Math" w:cs="Times New Roman"/>
                      <w:vertAlign w:val="subscript"/>
                    </w:rPr>
                    <m:t>k</m:t>
                  </m:r>
                </m:sub>
              </m:sSub>
            </m:e>
          </m:d>
          <m:r>
            <w:rPr>
              <w:rFonts w:ascii="Cambria Math" w:eastAsiaTheme="minorEastAsia" w:hAnsi="Cambria Math" w:cs="Times New Roman"/>
              <w:vertAlign w:val="subscript"/>
            </w:rPr>
            <m:t xml:space="preserve">,       and </m:t>
          </m:r>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x</m:t>
              </m:r>
            </m:e>
            <m:sub>
              <m:r>
                <w:rPr>
                  <w:rFonts w:ascii="Cambria Math" w:eastAsiaTheme="minorEastAsia" w:hAnsi="Cambria Math" w:cs="Times New Roman"/>
                  <w:vertAlign w:val="subscript"/>
                </w:rPr>
                <m:t>k</m:t>
              </m:r>
            </m:sub>
          </m:sSub>
          <m:r>
            <w:rPr>
              <w:rFonts w:ascii="Cambria Math" w:eastAsiaTheme="minorEastAsia" w:hAnsi="Cambria Math" w:cs="Times New Roman"/>
              <w:vertAlign w:val="subscript"/>
            </w:rPr>
            <m:t xml:space="preserve">⊆x </m:t>
          </m:r>
        </m:oMath>
      </m:oMathPara>
    </w:p>
    <w:p w14:paraId="20545015" w14:textId="3FE2F8D7" w:rsidR="00CA04BD" w:rsidRPr="00682D34" w:rsidRDefault="00CA04BD" w:rsidP="00CA04BD">
      <w:pPr>
        <w:spacing w:line="360" w:lineRule="auto"/>
        <w:rPr>
          <w:rFonts w:ascii="Times New Roman" w:eastAsiaTheme="minorEastAsia" w:hAnsi="Times New Roman" w:cs="Times New Roman"/>
        </w:rPr>
      </w:pPr>
      <m:oMathPara>
        <m:oMath>
          <m:r>
            <w:rPr>
              <w:rFonts w:ascii="Cambria Math" w:hAnsi="Cambria Math" w:cs="Times New Roman"/>
            </w:rPr>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num>
                    <m:den>
                      <m:r>
                        <w:rPr>
                          <w:rFonts w:ascii="Cambria Math" w:hAnsi="Cambria Math" w:cs="Times New Roman"/>
                        </w:rPr>
                        <m:t>δ</m:t>
                      </m:r>
                    </m:den>
                  </m:f>
                  <m:r>
                    <w:rPr>
                      <w:rFonts w:ascii="Cambria Math" w:hAnsi="Cambria Math" w:cs="Times New Roman"/>
                    </w:rPr>
                    <m:t xml:space="preserve"> +γ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(3)</m:t>
          </m:r>
        </m:oMath>
      </m:oMathPara>
    </w:p>
    <w:p w14:paraId="5D90ED4D" w14:textId="77777777" w:rsidR="00CA04BD" w:rsidRPr="00C90B6F" w:rsidRDefault="00CA04BD" w:rsidP="00CA04BD">
      <w:pPr>
        <w:spacing w:line="360" w:lineRule="auto"/>
        <w:rPr>
          <w:rFonts w:ascii="Times New Roman" w:eastAsiaTheme="minorEastAsia" w:hAnsi="Times New Roman" w:cs="Times New Roman"/>
        </w:rPr>
      </w:pPr>
      <m:oMathPara>
        <m:oMath>
          <m:r>
            <w:rPr>
              <w:rFonts w:ascii="Cambria Math" w:hAnsi="Cambria Math" w:cs="Times New Roman"/>
            </w:rPr>
            <m:t>where δ=SD</m:t>
          </m:r>
          <m:d>
            <m:dPr>
              <m:ctrlPr>
                <w:rPr>
                  <w:rFonts w:ascii="Cambria Math" w:hAnsi="Cambria Math" w:cs="Times New Roman"/>
                  <w:i/>
                </w:rPr>
              </m:ctrlPr>
            </m:dPr>
            <m:e>
              <m:r>
                <w:rPr>
                  <w:rFonts w:ascii="Cambria Math" w:hAnsi="Cambria Math" w:cs="Times New Roman"/>
                </w:rPr>
                <m:t>x</m:t>
              </m:r>
              <m:ctrlPr>
                <w:rPr>
                  <w:rFonts w:ascii="Cambria Math" w:hAnsi="Cambria Math" w:cs="Times New Roman"/>
                  <w:b/>
                  <w:bCs/>
                  <w:i/>
                </w:rPr>
              </m:ctrlPr>
            </m:e>
          </m:d>
          <m:r>
            <w:rPr>
              <w:rFonts w:ascii="Cambria Math" w:hAnsi="Cambria Math" w:cs="Times New Roman"/>
            </w:rPr>
            <m:t xml:space="preserve">                                                   </m:t>
          </m:r>
        </m:oMath>
      </m:oMathPara>
    </w:p>
    <w:p w14:paraId="1BEC7B3E" w14:textId="77777777" w:rsidR="00CA04BD" w:rsidRPr="00C90B6F" w:rsidRDefault="00CA04BD" w:rsidP="00CA04BD">
      <w:pPr>
        <w:spacing w:line="360" w:lineRule="auto"/>
        <w:rPr>
          <w:rFonts w:ascii="Times New Roman" w:hAnsi="Times New Roman" w:cs="Times New Roman"/>
        </w:rPr>
      </w:pPr>
      <m:oMathPara>
        <m:oMath>
          <m:r>
            <w:rPr>
              <w:rFonts w:ascii="Cambria Math" w:hAnsi="Cambria Math" w:cs="Times New Roman"/>
            </w:rPr>
            <w:lastRenderedPageBreak/>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nary>
                    <m:naryPr>
                      <m:chr m:val="∑"/>
                      <m:ctrlPr>
                        <w:rPr>
                          <w:rFonts w:ascii="Cambria Math" w:eastAsiaTheme="minorEastAsia" w:hAnsi="Cambria Math" w:cs="Times New Roman"/>
                          <w:i/>
                          <w:color w:val="000000" w:themeColor="text1"/>
                        </w:rPr>
                      </m:ctrlPr>
                    </m:naryPr>
                    <m:sub>
                      <m:r>
                        <w:rPr>
                          <w:rFonts w:ascii="Cambria Math" w:eastAsiaTheme="minorEastAsia" w:hAnsi="Cambria Math" w:cs="Times New Roman"/>
                          <w:color w:val="000000" w:themeColor="text1"/>
                        </w:rPr>
                        <m:t>m=1</m:t>
                      </m:r>
                    </m:sub>
                    <m:sup>
                      <m:r>
                        <w:rPr>
                          <w:rFonts w:ascii="Cambria Math" w:eastAsiaTheme="minorEastAsia" w:hAnsi="Cambria Math" w:cs="Times New Roman"/>
                          <w:color w:val="000000" w:themeColor="text1"/>
                        </w:rPr>
                        <m:t>M</m:t>
                      </m:r>
                    </m:sup>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β</m:t>
                          </m:r>
                        </m:e>
                        <m:sub>
                          <m:r>
                            <w:rPr>
                              <w:rFonts w:ascii="Cambria Math" w:eastAsiaTheme="minorEastAsia" w:hAnsi="Cambria Math" w:cs="Times New Roman"/>
                              <w:color w:val="000000" w:themeColor="text1"/>
                            </w:rPr>
                            <m:t>m</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h</m:t>
                          </m:r>
                        </m:e>
                        <m:sub>
                          <m:r>
                            <w:rPr>
                              <w:rFonts w:ascii="Cambria Math" w:eastAsiaTheme="minorEastAsia" w:hAnsi="Cambria Math" w:cs="Times New Roman"/>
                              <w:color w:val="000000" w:themeColor="text1"/>
                            </w:rPr>
                            <m:t>m</m:t>
                          </m:r>
                        </m:sub>
                      </m:sSub>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e>
                      </m:d>
                      <m:r>
                        <w:rPr>
                          <w:rFonts w:ascii="Cambria Math" w:eastAsiaTheme="minorEastAsia" w:hAnsi="Cambria Math" w:cs="Times New Roman"/>
                          <w:color w:val="000000" w:themeColor="text1"/>
                        </w:rPr>
                        <m:t xml:space="preserve"> </m:t>
                      </m:r>
                    </m:e>
                  </m:nary>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xml:space="preserve">    (4)</m:t>
          </m:r>
        </m:oMath>
      </m:oMathPara>
    </w:p>
    <w:p w14:paraId="5A40ABF3" w14:textId="17482824" w:rsidR="00CA04BD" w:rsidRPr="00C90B6F" w:rsidRDefault="00CA04BD" w:rsidP="00CA04BD">
      <w:pPr>
        <w:spacing w:line="360" w:lineRule="auto"/>
        <w:rPr>
          <w:rFonts w:ascii="Times New Roman" w:eastAsiaTheme="minorEastAsia" w:hAnsi="Times New Roman" w:cs="Times New Roman"/>
        </w:rPr>
      </w:pPr>
      <w:r w:rsidRPr="00C90B6F">
        <w:rPr>
          <w:rFonts w:ascii="Times New Roman" w:eastAsiaTheme="minorEastAsia" w:hAnsi="Times New Roman" w:cs="Times New Roman"/>
        </w:rPr>
        <w:t>The model in Equation 1 specifies the diet quality index</w:t>
      </w:r>
      <w:r w:rsidR="00196CF5">
        <w:rPr>
          <w:rFonts w:ascii="Times New Roman" w:eastAsiaTheme="minorEastAsia" w:hAnsi="Times New Roman" w:cs="Times New Roman"/>
        </w:rPr>
        <w:t xml:space="preserve"> </w:t>
      </w:r>
      <w:r w:rsidRPr="00C90B6F">
        <w:rPr>
          <w:rFonts w:ascii="Times New Roman" w:eastAsiaTheme="minorEastAsia" w:hAnsi="Times New Roman" w:cs="Times New Roman"/>
        </w:rPr>
        <w:t xml:space="preserve">using </w:t>
      </w:r>
      <m:oMath>
        <m:r>
          <w:rPr>
            <w:rFonts w:ascii="Cambria Math" w:eastAsiaTheme="minorEastAsia" w:hAnsi="Cambria Math" w:cs="Times New Roman"/>
          </w:rPr>
          <m:t>K-</m:t>
        </m:r>
      </m:oMath>
      <w:r w:rsidRPr="00C90B6F">
        <w:rPr>
          <w:rFonts w:ascii="Times New Roman" w:eastAsiaTheme="minorEastAsia" w:hAnsi="Times New Roman" w:cs="Times New Roman"/>
        </w:rPr>
        <w:t xml:space="preserve"> 1 dummy variables,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ki</m:t>
            </m:r>
          </m:sub>
        </m:sSub>
      </m:oMath>
      <w:r w:rsidRPr="00C90B6F">
        <w:rPr>
          <w:rFonts w:ascii="Times New Roman" w:eastAsiaTheme="minorEastAsia" w:hAnsi="Times New Roman" w:cs="Times New Roman"/>
        </w:rPr>
        <w:t xml:space="preserve">, which indicates the </w:t>
      </w:r>
      <m:oMath>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cs="Times New Roman"/>
              </w:rPr>
              <m:t>th</m:t>
            </m:r>
          </m:sup>
        </m:sSup>
        <m:r>
          <w:rPr>
            <w:rFonts w:ascii="Cambria Math" w:eastAsiaTheme="minorEastAsia" w:hAnsi="Cambria Math" w:cs="Times New Roman"/>
          </w:rPr>
          <m:t xml:space="preserve"> </m:t>
        </m:r>
      </m:oMath>
      <w:r w:rsidRPr="00C90B6F">
        <w:rPr>
          <w:rFonts w:ascii="Times New Roman" w:eastAsiaTheme="minorEastAsia" w:hAnsi="Times New Roman" w:cs="Times New Roman"/>
        </w:rPr>
        <w:t>subject’s membership in one of the quintiles (</w:t>
      </w:r>
      <m:oMath>
        <m:r>
          <w:rPr>
            <w:rFonts w:ascii="Cambria Math" w:eastAsiaTheme="minorEastAsia" w:hAnsi="Cambria Math" w:cs="Times New Roman"/>
          </w:rPr>
          <m:t>K=5</m:t>
        </m:r>
      </m:oMath>
      <w:r w:rsidRPr="00C90B6F">
        <w:rPr>
          <w:rFonts w:ascii="Times New Roman" w:eastAsiaTheme="minorEastAsia" w:hAnsi="Times New Roman" w:cs="Times New Roman"/>
        </w:rPr>
        <w:t xml:space="preserve">) of the dietary pattern index score. In Equation 2, we conduct a trend test by assigning the </w:t>
      </w:r>
      <m:oMath>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cs="Times New Roman"/>
              </w:rPr>
              <m:t>th</m:t>
            </m:r>
          </m:sup>
        </m:sSup>
        <m:r>
          <w:rPr>
            <w:rFonts w:ascii="Cambria Math" w:eastAsiaTheme="minorEastAsia" w:hAnsi="Cambria Math" w:cs="Times New Roman"/>
          </w:rPr>
          <m:t xml:space="preserve"> </m:t>
        </m:r>
      </m:oMath>
      <w:r w:rsidRPr="00C90B6F">
        <w:rPr>
          <w:rFonts w:ascii="Times New Roman" w:eastAsiaTheme="minorEastAsia" w:hAnsi="Times New Roman" w:cs="Times New Roman"/>
        </w:rPr>
        <w:t xml:space="preserve">subject the median of their respective quintile (where </w:t>
      </w:r>
      <m:oMath>
        <m:sSub>
          <m:sSubPr>
            <m:ctrlPr>
              <w:rPr>
                <w:rFonts w:ascii="Cambria Math" w:eastAsiaTheme="minorEastAsia" w:hAnsi="Cambria Math" w:cs="Times New Roman"/>
                <w:i/>
              </w:rPr>
            </m:ctrlPr>
          </m:sSubPr>
          <m:e>
            <m:r>
              <w:rPr>
                <w:rFonts w:ascii="Cambria Math" w:eastAsiaTheme="minorEastAsia" w:hAnsi="Cambria Math" w:cs="Times New Roman"/>
              </w:rPr>
              <m:t>x</m:t>
            </m:r>
            <m:ctrlPr>
              <w:rPr>
                <w:rFonts w:ascii="Cambria Math" w:eastAsiaTheme="minorEastAsia" w:hAnsi="Cambria Math" w:cs="Times New Roman"/>
                <w:b/>
                <w:bCs/>
                <w:i/>
              </w:rPr>
            </m:ctrlPr>
          </m:e>
          <m:sub>
            <m:r>
              <w:rPr>
                <w:rFonts w:ascii="Cambria Math" w:eastAsiaTheme="minorEastAsia" w:hAnsi="Cambria Math" w:cs="Times New Roman"/>
              </w:rPr>
              <m:t>k</m:t>
            </m:r>
          </m:sub>
        </m:sSub>
      </m:oMath>
      <w:r w:rsidRPr="00C90B6F">
        <w:rPr>
          <w:rFonts w:ascii="Times New Roman" w:eastAsiaTheme="minorEastAsia" w:hAnsi="Times New Roman" w:cs="Times New Roman"/>
        </w:rPr>
        <w:t xml:space="preserve"> is the set of diet quality index scores for subjects in the </w:t>
      </w:r>
      <m:oMath>
        <m:sSup>
          <m:sSupPr>
            <m:ctrlPr>
              <w:rPr>
                <w:rFonts w:ascii="Cambria Math" w:eastAsiaTheme="minorEastAsia" w:hAnsi="Cambria Math" w:cs="Times New Roman"/>
                <w:i/>
              </w:rPr>
            </m:ctrlPr>
          </m:sSupPr>
          <m:e>
            <m:r>
              <w:rPr>
                <w:rFonts w:ascii="Cambria Math" w:eastAsiaTheme="minorEastAsia" w:hAnsi="Cambria Math" w:cs="Times New Roman"/>
              </w:rPr>
              <m:t>k</m:t>
            </m:r>
          </m:e>
          <m:sup>
            <m:r>
              <w:rPr>
                <w:rFonts w:ascii="Cambria Math" w:eastAsiaTheme="minorEastAsia" w:hAnsi="Cambria Math" w:cs="Times New Roman"/>
              </w:rPr>
              <m:t>th</m:t>
            </m:r>
          </m:sup>
        </m:sSup>
      </m:oMath>
      <w:r w:rsidRPr="00C90B6F">
        <w:rPr>
          <w:rFonts w:ascii="Times New Roman" w:eastAsiaTheme="minorEastAsia" w:hAnsi="Times New Roman" w:cs="Times New Roman"/>
        </w:rPr>
        <w:t xml:space="preserve"> quintile) and then modeling it as a continuous variable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oMath>
      <w:r w:rsidRPr="00C90B6F">
        <w:rPr>
          <w:rFonts w:ascii="Times New Roman" w:eastAsiaTheme="minorEastAsia" w:hAnsi="Times New Roman" w:cs="Times New Roman"/>
        </w:rPr>
        <w:t>). In Equation 3, we specify the diet index as a continuous variable scaled by the standard deviation of the index and in equation 4 we specify the diet index</w:t>
      </w:r>
      <w:r w:rsidR="00E719CB">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oMath>
      <w:r w:rsidR="00E719CB">
        <w:rPr>
          <w:rFonts w:ascii="Times New Roman" w:eastAsiaTheme="minorEastAsia" w:hAnsi="Times New Roman" w:cs="Times New Roman"/>
        </w:rPr>
        <w:t>)</w:t>
      </w:r>
      <w:r w:rsidRPr="00C90B6F">
        <w:rPr>
          <w:rFonts w:ascii="Times New Roman" w:eastAsiaTheme="minorEastAsia" w:hAnsi="Times New Roman" w:cs="Times New Roman"/>
        </w:rPr>
        <w:t xml:space="preserve"> with a basis expansion of </w:t>
      </w:r>
      <m:oMath>
        <m:r>
          <w:rPr>
            <w:rFonts w:ascii="Cambria Math" w:eastAsiaTheme="minorEastAsia" w:hAnsi="Cambria Math" w:cs="Times New Roman"/>
          </w:rPr>
          <m:t>M=4</m:t>
        </m:r>
      </m:oMath>
      <w:r w:rsidRPr="00C90B6F">
        <w:rPr>
          <w:rFonts w:ascii="Times New Roman" w:eastAsiaTheme="minorEastAsia" w:hAnsi="Times New Roman" w:cs="Times New Roman"/>
        </w:rPr>
        <w:t xml:space="preserve"> basis functions (see supplementary materials) for a natural cubic spline. The model fit using Equation 4 used two interior boundary knots (</w:t>
      </w:r>
      <m:oMath>
        <m:sSub>
          <m:sSubPr>
            <m:ctrlPr>
              <w:rPr>
                <w:rFonts w:ascii="Cambria Math" w:eastAsiaTheme="minorEastAsia" w:hAnsi="Cambria Math" w:cs="Times New Roman"/>
                <w:i/>
              </w:rPr>
            </m:ctrlPr>
          </m:sSubPr>
          <m:e>
            <m:r>
              <w:rPr>
                <w:rFonts w:ascii="Cambria Math" w:eastAsiaTheme="minorEastAsia" w:hAnsi="Cambria Math" w:cs="Times New Roman"/>
              </w:rPr>
              <m:t>ξ</m:t>
            </m:r>
          </m:e>
          <m:sub>
            <m:r>
              <m:rPr>
                <m:scr m:val="script"/>
              </m:rPr>
              <w:rPr>
                <w:rFonts w:ascii="Cambria Math" w:eastAsiaTheme="minorEastAsia" w:hAnsi="Cambria Math" w:cs="Times New Roman"/>
              </w:rPr>
              <m:t>l</m:t>
            </m:r>
          </m:sub>
        </m:sSub>
      </m:oMath>
      <w:r w:rsidRPr="00C90B6F">
        <w:rPr>
          <w:rFonts w:ascii="Times New Roman" w:eastAsiaTheme="minorEastAsia" w:hAnsi="Times New Roman" w:cs="Times New Roman"/>
        </w:rPr>
        <w:t xml:space="preserve">).  Given that Model 3 is nested in Model 4, we used the likelihood ratio test to assess for non-linearity </w:t>
      </w:r>
      <w:r w:rsidRPr="00C90B6F">
        <w:rPr>
          <w:rFonts w:ascii="Times New Roman" w:eastAsiaTheme="minorEastAsia" w:hAnsi="Times New Roman" w:cs="Times New Roman"/>
        </w:rPr>
        <w:fldChar w:fldCharType="begin"/>
      </w:r>
      <w:r w:rsidR="00555C35">
        <w:rPr>
          <w:rFonts w:ascii="Times New Roman" w:eastAsiaTheme="minorEastAsia" w:hAnsi="Times New Roman" w:cs="Times New Roman"/>
        </w:rPr>
        <w:instrText xml:space="preserve"> ADDIN ZOTERO_ITEM CSL_CITATION {"citationID":"hMiTwurT","properties":{"formattedCitation":"[25]","plainCitation":"[25]","noteIndex":0},"citationItems":[{"id":"Ox2bG7Bi/4XxfMpbv","uris":["http://zotero.org/users/local/S8X13ARX/items/L9BVZ5BN"],"itemData":{"id":1975,"type":"article-journal","container-title":"Annals of Epidemiology","DOI":"10.1016/S1047-2797(96)00159-7","ISSN":"10472797","issue":"3","journalAbbreviation":"Annals of Epidemiology","language":"en","page":"188-193","source":"DOI.org (Crossref)","title":"A nested approach to evaluating dose-response and trend","volume":"7","author":[{"family":"Witte","given":"John S."},{"family":"Greenland","given":"Sander"}],"issued":{"date-parts":[["1997",4]]}}}],"schema":"https://github.com/citation-style-language/schema/raw/master/csl-citation.json"} </w:instrText>
      </w:r>
      <w:r w:rsidRPr="00C90B6F">
        <w:rPr>
          <w:rFonts w:ascii="Times New Roman" w:eastAsiaTheme="minorEastAsia" w:hAnsi="Times New Roman" w:cs="Times New Roman"/>
        </w:rPr>
        <w:fldChar w:fldCharType="separate"/>
      </w:r>
      <w:r w:rsidR="00555C35">
        <w:rPr>
          <w:rFonts w:ascii="Times New Roman" w:eastAsiaTheme="minorEastAsia" w:hAnsi="Times New Roman" w:cs="Times New Roman"/>
          <w:noProof/>
        </w:rPr>
        <w:t>[25]</w:t>
      </w:r>
      <w:r w:rsidRPr="00C90B6F">
        <w:rPr>
          <w:rFonts w:ascii="Times New Roman" w:eastAsiaTheme="minorEastAsia" w:hAnsi="Times New Roman" w:cs="Times New Roman"/>
        </w:rPr>
        <w:fldChar w:fldCharType="end"/>
      </w:r>
      <w:r w:rsidRPr="00C90B6F">
        <w:rPr>
          <w:rFonts w:ascii="Times New Roman" w:eastAsiaTheme="minorEastAsia" w:hAnsi="Times New Roman" w:cs="Times New Roman"/>
        </w:rPr>
        <w:t>. Additionally, all models included terms (</w:t>
      </w:r>
      <m:oMath>
        <m:r>
          <w:rPr>
            <w:rFonts w:ascii="Cambria Math" w:eastAsiaTheme="minorEastAsia" w:hAnsi="Cambria Math" w:cs="Times New Roman"/>
          </w:rPr>
          <m:t>γ</m:t>
        </m:r>
      </m:oMath>
      <w:r w:rsidRPr="00C90B6F">
        <w:rPr>
          <w:rFonts w:ascii="Times New Roman" w:eastAsiaTheme="minorEastAsia" w:hAnsi="Times New Roman" w:cs="Times New Roman"/>
        </w:rPr>
        <w:t>) for covariates (</w:t>
      </w:r>
      <m:oMath>
        <m:r>
          <w:rPr>
            <w:rFonts w:ascii="Cambria Math" w:eastAsiaTheme="minorEastAsia" w:hAnsi="Cambria Math" w:cs="Times New Roman"/>
          </w:rPr>
          <m:t>v</m:t>
        </m:r>
      </m:oMath>
      <w:r w:rsidRPr="00C90B6F">
        <w:rPr>
          <w:rFonts w:ascii="Times New Roman" w:eastAsiaTheme="minorEastAsia" w:hAnsi="Times New Roman" w:cs="Times New Roman"/>
        </w:rPr>
        <w:t>). We fit these models to data for the entire sample of cancer survivors (</w:t>
      </w:r>
      <w:r w:rsidRPr="00C90B6F">
        <w:rPr>
          <w:rFonts w:ascii="Times New Roman" w:eastAsiaTheme="minorEastAsia" w:hAnsi="Times New Roman" w:cs="Times New Roman"/>
          <w:i/>
          <w:iCs/>
        </w:rPr>
        <w:t xml:space="preserve">n </w:t>
      </w:r>
      <w:r w:rsidRPr="00C90B6F">
        <w:rPr>
          <w:rFonts w:ascii="Times New Roman" w:eastAsiaTheme="minorEastAsia" w:hAnsi="Times New Roman" w:cs="Times New Roman"/>
        </w:rPr>
        <w:t xml:space="preserve"> = 2493) and separately for food-insecure cancer survivors (</w:t>
      </w:r>
      <w:r w:rsidRPr="00C90B6F">
        <w:rPr>
          <w:rFonts w:ascii="Times New Roman" w:eastAsiaTheme="minorEastAsia" w:hAnsi="Times New Roman" w:cs="Times New Roman"/>
          <w:i/>
          <w:iCs/>
        </w:rPr>
        <w:t xml:space="preserve">n </w:t>
      </w:r>
      <w:r w:rsidRPr="00C90B6F">
        <w:rPr>
          <w:rFonts w:ascii="Times New Roman" w:eastAsiaTheme="minorEastAsia" w:hAnsi="Times New Roman" w:cs="Times New Roman"/>
        </w:rPr>
        <w:t xml:space="preserve">= 317). Model covariates included age, sex, race/ethnicity, </w:t>
      </w:r>
      <w:bookmarkStart w:id="54" w:name="OLE_LINK1"/>
      <w:r w:rsidRPr="00C90B6F">
        <w:rPr>
          <w:rFonts w:ascii="Times New Roman" w:eastAsiaTheme="minorEastAsia" w:hAnsi="Times New Roman" w:cs="Times New Roman"/>
        </w:rPr>
        <w:t xml:space="preserve">BMI, household size, </w:t>
      </w:r>
      <w:r w:rsidRPr="00C90B6F">
        <w:rPr>
          <w:rFonts w:ascii="Times New Roman" w:hAnsi="Times New Roman" w:cs="Times New Roman"/>
        </w:rPr>
        <w:t xml:space="preserve">family income-to-poverty ratio, education status, health insurance status, alcohol intake, smoking status, calories, weekly MET minutes, Charlson Comorbidity Index score, food insecurity status, and receipt of SNAP benefits </w:t>
      </w:r>
      <w:bookmarkEnd w:id="54"/>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{"citationID":"cqL63ywH","properties":{"formattedCitation":"[26, 27]","plainCitation":"[26, 27]","noteIndex":0},"citationItems":[{"id":"Ox2bG7Bi/DnZ28G6b","uris":["http://zotero.org/users/local/S8X13ARX/items/HK3ZM8V9"],"itemData":{"id":835,"type":"article-journal","container-title":"The American Journal of Clinical Nutrition","DOI":"10.1093/ajcn/65.4.1220S","ISSN":"0002-9165, 1938-3207","issue":"4","language":"en","page":"1220S-1228S","source":"DOI.org (Crossref)","title":"Adjustment for total energy intake in epidemiologic studies","volume":"65","author":[{"family":"Willett","given":"W C"},{"family":"Howe","given":"G R"},{"family":"Kushi","given":"L H"}],"issued":{"date-parts":[["1997",4,1]]}}},{"id":"Ox2bG7Bi/2ddrO3ly","uris":["http://zotero.org/users/local/S8X13ARX/items/4ELLAR2T"],"itemData":{"id":2205,"type":"article-journal","abstract":"Food insecurity is a significant public health problem in the United States leading to substantial social, economic, and health care?related burdens. While studies continue to estimate the prevalence of food insecurity, the long-term outcomes are not extensively explored. The purpose of this study was to assess the impact of food insecurity on mortality. We analyzed data on adults (≥ 20 years) from the 1999?2010 National Health and Nutrition Examination Survey, with mortality data obtained through 2015. Among the total study participants (n = 25,247), 17.6% reported food insecurity. Food-insecure individuals were more likely to be younger in age, minorities, poorer, with lesser education, obese, smokers, and with diabetes compared to food-secure counterparts. During a 10.2-year follow-up, among the food insecure, 821 individuals died (11%). The hazard ratio (HR) for mortality among the food insecure compared with the food secure, with adjustment for age and gender only, was 1.58; 95% confidence interval [CI: 1.25, 2.01]. The adjusted HRs for all-cause mortality, HR = 1.46, CI [1.23, 1.72], p &lt; .001, and cardiovascular mortality, HR = 1.75, CI [1.19, 2.57], p &lt; .01, were statistically significantly higher among food-insecure individuals, after adjustment for multiple demographic and health risk factors. Individuals who are food-insecure have a significantly higher probability of death from any cause or cardiovascular disease in long-term follow-up. Comprehensive and interdisciplinary approaches to reducing food insecurity?related disparities and health risks should be implemented. Including food insecurity in health risk assessments and addressing food insecurity as a determinant of long-term outcomes may contribute to lower premature death rates.","container-title":"Health Promotion Practice","DOI":"10.1177/1524839920945927","ISSN":"1524-8399","issue":"2","language":"en","note":"publisher: SAGE Publications","page":"204-214","source":"SAGE Journals","title":"Food Insecurity and Mortality in American Adults: Results From the NHANES-Linked Mortality Study","title-short":"Food Insecurity and Mortality in American Adults","volume":"22","author":[{"family":"Banerjee","given":"Srikanta"},{"family":"Radak","given":"Tim"},{"family":"Khubchandani","given":"Jagdish"},{"family":"Dunn","given":"Patrick"}],"issued":{"date-parts":[["2021",3,1]]}}}],"schema":"https://github.com/citation-style-language/schema/raw/master/csl-citation.json"} </w:instrText>
      </w:r>
      <w:r w:rsidRPr="00C90B6F">
        <w:rPr>
          <w:rFonts w:ascii="Times New Roman" w:hAnsi="Times New Roman" w:cs="Times New Roman"/>
        </w:rPr>
        <w:fldChar w:fldCharType="separate"/>
      </w:r>
      <w:r w:rsidR="00555C35">
        <w:rPr>
          <w:rFonts w:ascii="Times New Roman" w:hAnsi="Times New Roman" w:cs="Times New Roman"/>
          <w:noProof/>
        </w:rPr>
        <w:t>[26, 27]</w:t>
      </w:r>
      <w:r w:rsidRPr="00C90B6F">
        <w:rPr>
          <w:rFonts w:ascii="Times New Roman" w:hAnsi="Times New Roman" w:cs="Times New Roman"/>
        </w:rPr>
        <w:fldChar w:fldCharType="end"/>
      </w:r>
      <w:r w:rsidRPr="00C90B6F">
        <w:rPr>
          <w:rFonts w:ascii="Times New Roman" w:hAnsi="Times New Roman" w:cs="Times New Roman"/>
        </w:rPr>
        <w:t xml:space="preserve">. Covariates were selected </w:t>
      </w:r>
      <w:r w:rsidRPr="00C90B6F">
        <w:rPr>
          <w:rFonts w:ascii="Times New Roman" w:hAnsi="Times New Roman" w:cs="Times New Roman"/>
          <w:i/>
          <w:iCs/>
        </w:rPr>
        <w:t>a priori</w:t>
      </w:r>
      <w:r w:rsidRPr="00C90B6F">
        <w:rPr>
          <w:rFonts w:ascii="Times New Roman" w:hAnsi="Times New Roman" w:cs="Times New Roman"/>
        </w:rPr>
        <w:t xml:space="preserve"> based on previous literature and working knowledge of potential confounders in the hypothesized pathway. To account for the possibility of downwardly biased survival estimates from the contributions of participants distantly removed from a cancer diagnosis to the risk set, we conducted a sensitivity analysis including only participants with a primary cancer diagnosis within the five years preceding the date of their interview (</w:t>
      </w:r>
      <w:r w:rsidRPr="00C90B6F">
        <w:rPr>
          <w:rFonts w:ascii="Times New Roman" w:hAnsi="Times New Roman" w:cs="Times New Roman"/>
          <w:i/>
          <w:iCs/>
        </w:rPr>
        <w:t xml:space="preserve">n </w:t>
      </w:r>
      <w:r w:rsidRPr="00C90B6F">
        <w:rPr>
          <w:rFonts w:ascii="Times New Roman" w:hAnsi="Times New Roman" w:cs="Times New Roman"/>
        </w:rPr>
        <w:t xml:space="preserve">= 894).  We also considered the NHANES ADL score as a covariate, given that food security can be associated with physical disability and functional deficits. However, we did not include it in our primary models, given the significant missingness in this variable. Instead, we conducted a sub-analysis where we further adjusted for physical disability. All analyses accounted for the complex and probability-based sampling methods of the NHANES study by following the analytical guidelines provided by the NCHS and weighting them accordingly. We used </w:t>
      </w:r>
      <m:oMath>
        <m:r>
          <w:rPr>
            <w:rFonts w:ascii="Cambria Math" w:hAnsi="Cambria Math" w:cs="Times New Roman"/>
          </w:rPr>
          <m:t>α</m:t>
        </m:r>
      </m:oMath>
      <w:r w:rsidRPr="00C90B6F">
        <w:rPr>
          <w:rFonts w:ascii="Times New Roman" w:eastAsiaTheme="minorEastAsia" w:hAnsi="Times New Roman" w:cs="Times New Roman"/>
        </w:rPr>
        <w:t xml:space="preserve"> = 0.05 as our threshold level for statistical significance and performed all analyses in R v4.2.2 (The R Foundation, Vienna, Austria). The R code and data to reproduce these analyses are publicly accessible at: </w:t>
      </w:r>
      <w:hyperlink r:id="rId14" w:history="1">
        <w:r w:rsidR="005E447D" w:rsidRPr="005E447D">
          <w:rPr>
            <w:rStyle w:val="Hyperlink"/>
            <w:rFonts w:ascii="Times New Roman" w:hAnsi="Times New Roman" w:cs="Times New Roman"/>
          </w:rPr>
          <w:t>https://github.com/cmainov/nhanes-fi-ca-mortality-mirror</w:t>
        </w:r>
      </w:hyperlink>
      <w:r w:rsidRPr="00C90B6F">
        <w:rPr>
          <w:rFonts w:ascii="Times New Roman" w:eastAsiaTheme="minorEastAsia" w:hAnsi="Times New Roman" w:cs="Times New Roman"/>
        </w:rPr>
        <w:t xml:space="preserve">. </w:t>
      </w:r>
    </w:p>
    <w:p w14:paraId="7E116C7B" w14:textId="77777777" w:rsidR="00CA04BD" w:rsidRPr="00C90B6F" w:rsidRDefault="00CA04BD" w:rsidP="00CA04BD">
      <w:pPr>
        <w:spacing w:line="360" w:lineRule="auto"/>
        <w:rPr>
          <w:rFonts w:ascii="Times New Roman" w:eastAsiaTheme="minorEastAsia" w:hAnsi="Times New Roman" w:cs="Times New Roman"/>
        </w:rPr>
      </w:pPr>
    </w:p>
    <w:p w14:paraId="7D7B9767" w14:textId="77777777" w:rsidR="00CA04BD" w:rsidRPr="00C90B6F" w:rsidRDefault="00CA04BD" w:rsidP="00CA04BD">
      <w:pPr>
        <w:spacing w:line="360" w:lineRule="auto"/>
        <w:rPr>
          <w:rFonts w:ascii="Times New Roman" w:eastAsiaTheme="minorEastAsia" w:hAnsi="Times New Roman" w:cs="Times New Roman"/>
          <w:b/>
          <w:bCs/>
        </w:rPr>
      </w:pPr>
      <w:r w:rsidRPr="00C90B6F">
        <w:rPr>
          <w:rFonts w:ascii="Times New Roman" w:eastAsiaTheme="minorEastAsia" w:hAnsi="Times New Roman" w:cs="Times New Roman"/>
          <w:b/>
          <w:bCs/>
        </w:rPr>
        <w:t>Results</w:t>
      </w:r>
    </w:p>
    <w:p w14:paraId="0B6B9489" w14:textId="01C3B2DF" w:rsidR="00B717EF" w:rsidRDefault="00CA04BD" w:rsidP="00E0501C">
      <w:pPr>
        <w:spacing w:line="360" w:lineRule="auto"/>
        <w:ind w:firstLine="720"/>
        <w:rPr>
          <w:rFonts w:ascii="Times New Roman" w:hAnsi="Times New Roman" w:cs="Times New Roman"/>
        </w:rPr>
      </w:pPr>
      <w:r w:rsidRPr="00C90B6F">
        <w:rPr>
          <w:rFonts w:ascii="Times New Roman" w:hAnsi="Times New Roman" w:cs="Times New Roman"/>
        </w:rPr>
        <w:t>The analysis included 603,960 person-months of contribution to the risk set, with 981 deaths from all causes, 343 cancer deaths, and 235 cardiovascular disease-related deaths. The characteristics of the study sample of cancer survivors stratified on food security status are presented in Table 1. On average, food-insecure cancer survivors in this sample were younger than food-secure survivors, more likely to be female, non-White, have a lower educational status, live under the poverty line, and less likely to be covered by health insurance. Food-insecure cancer survivors were also more likely to live in a home with five or more individuals, be physically or functionally impaired, identify as current smokers, have a greater comorbidity burden, and were less likely to be heavy drinkers than their food-secure counterparts.</w:t>
      </w:r>
    </w:p>
    <w:tbl>
      <w:tblPr>
        <w:tblStyle w:val="TableGrid"/>
        <w:tblpPr w:leftFromText="180" w:rightFromText="180" w:horzAnchor="margin" w:tblpXSpec="center" w:tblpY="-720"/>
        <w:tblW w:w="10069" w:type="dxa"/>
        <w:tblLook w:val="04A0" w:firstRow="1" w:lastRow="0" w:firstColumn="1" w:lastColumn="0" w:noHBand="0" w:noVBand="1"/>
      </w:tblPr>
      <w:tblGrid>
        <w:gridCol w:w="2616"/>
        <w:gridCol w:w="2284"/>
        <w:gridCol w:w="1899"/>
        <w:gridCol w:w="1871"/>
        <w:gridCol w:w="1399"/>
      </w:tblGrid>
      <w:tr w:rsidR="00B717EF" w:rsidRPr="00B717EF" w14:paraId="60E2F711" w14:textId="77777777" w:rsidTr="0015692D">
        <w:trPr>
          <w:trHeight w:val="320"/>
        </w:trPr>
        <w:tc>
          <w:tcPr>
            <w:tcW w:w="10069" w:type="dxa"/>
            <w:gridSpan w:val="5"/>
            <w:noWrap/>
            <w:vAlign w:val="center"/>
          </w:tcPr>
          <w:p w14:paraId="23FAA043"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b/>
                <w:bCs/>
                <w:sz w:val="20"/>
                <w:szCs w:val="20"/>
              </w:rPr>
              <w:lastRenderedPageBreak/>
              <w:t>Table 1</w:t>
            </w:r>
            <w:r w:rsidRPr="00B717EF">
              <w:rPr>
                <w:rFonts w:ascii="Times New Roman" w:hAnsi="Times New Roman" w:cs="Times New Roman"/>
                <w:sz w:val="20"/>
                <w:szCs w:val="20"/>
              </w:rPr>
              <w:t>. Epidemiologic characteristics of the study sample.</w:t>
            </w:r>
          </w:p>
        </w:tc>
      </w:tr>
      <w:tr w:rsidR="00B717EF" w:rsidRPr="00B717EF" w14:paraId="461A75C8" w14:textId="77777777" w:rsidTr="0015692D">
        <w:trPr>
          <w:trHeight w:val="320"/>
        </w:trPr>
        <w:tc>
          <w:tcPr>
            <w:tcW w:w="2616" w:type="dxa"/>
            <w:noWrap/>
            <w:vAlign w:val="center"/>
            <w:hideMark/>
          </w:tcPr>
          <w:p w14:paraId="7E2D2103" w14:textId="77777777" w:rsidR="00B717EF" w:rsidRPr="00B717EF" w:rsidRDefault="00B717EF" w:rsidP="00B717EF">
            <w:pPr>
              <w:rPr>
                <w:rFonts w:ascii="Times New Roman" w:hAnsi="Times New Roman" w:cs="Times New Roman"/>
                <w:b/>
                <w:bCs/>
                <w:sz w:val="20"/>
                <w:szCs w:val="20"/>
              </w:rPr>
            </w:pPr>
            <w:r w:rsidRPr="00B717EF">
              <w:rPr>
                <w:rFonts w:ascii="Times New Roman" w:hAnsi="Times New Roman" w:cs="Times New Roman"/>
                <w:b/>
                <w:bCs/>
                <w:sz w:val="20"/>
                <w:szCs w:val="20"/>
              </w:rPr>
              <w:t>Characteristic</w:t>
            </w:r>
          </w:p>
        </w:tc>
        <w:tc>
          <w:tcPr>
            <w:tcW w:w="2284" w:type="dxa"/>
            <w:noWrap/>
            <w:vAlign w:val="center"/>
            <w:hideMark/>
          </w:tcPr>
          <w:p w14:paraId="24586821" w14:textId="77777777" w:rsidR="00B717EF" w:rsidRPr="00B717EF" w:rsidRDefault="00B717EF" w:rsidP="00B717EF">
            <w:pPr>
              <w:jc w:val="center"/>
              <w:rPr>
                <w:rFonts w:ascii="Times New Roman" w:hAnsi="Times New Roman" w:cs="Times New Roman"/>
                <w:b/>
                <w:bCs/>
                <w:sz w:val="20"/>
                <w:szCs w:val="20"/>
              </w:rPr>
            </w:pPr>
            <w:r w:rsidRPr="00B717EF">
              <w:rPr>
                <w:rFonts w:ascii="Times New Roman" w:hAnsi="Times New Roman" w:cs="Times New Roman"/>
                <w:b/>
                <w:bCs/>
                <w:sz w:val="20"/>
                <w:szCs w:val="20"/>
              </w:rPr>
              <w:t xml:space="preserve">Combined Sample       </w:t>
            </w:r>
            <w:r w:rsidRPr="00B717EF">
              <w:rPr>
                <w:rFonts w:ascii="Times New Roman" w:hAnsi="Times New Roman" w:cs="Times New Roman"/>
                <w:sz w:val="20"/>
                <w:szCs w:val="20"/>
              </w:rPr>
              <w:t>(</w:t>
            </w:r>
            <w:r w:rsidRPr="00B717EF">
              <w:rPr>
                <w:rFonts w:ascii="Times New Roman" w:hAnsi="Times New Roman" w:cs="Times New Roman"/>
                <w:i/>
                <w:iCs/>
                <w:sz w:val="20"/>
                <w:szCs w:val="20"/>
              </w:rPr>
              <w:t>n</w:t>
            </w:r>
            <w:r w:rsidRPr="00B717EF">
              <w:rPr>
                <w:rFonts w:ascii="Times New Roman" w:hAnsi="Times New Roman" w:cs="Times New Roman"/>
                <w:sz w:val="20"/>
                <w:szCs w:val="20"/>
              </w:rPr>
              <w:t xml:space="preserve"> = 2493)</w:t>
            </w:r>
          </w:p>
        </w:tc>
        <w:tc>
          <w:tcPr>
            <w:tcW w:w="1899" w:type="dxa"/>
            <w:noWrap/>
            <w:vAlign w:val="center"/>
            <w:hideMark/>
          </w:tcPr>
          <w:p w14:paraId="6E9F6D03" w14:textId="77777777" w:rsidR="00B717EF" w:rsidRPr="00B717EF" w:rsidRDefault="00B717EF" w:rsidP="00B717EF">
            <w:pPr>
              <w:jc w:val="center"/>
              <w:rPr>
                <w:rFonts w:ascii="Times New Roman" w:hAnsi="Times New Roman" w:cs="Times New Roman"/>
                <w:b/>
                <w:bCs/>
                <w:sz w:val="20"/>
                <w:szCs w:val="20"/>
              </w:rPr>
            </w:pPr>
            <w:r w:rsidRPr="00B717EF">
              <w:rPr>
                <w:rFonts w:ascii="Times New Roman" w:hAnsi="Times New Roman" w:cs="Times New Roman"/>
                <w:b/>
                <w:bCs/>
                <w:sz w:val="20"/>
                <w:szCs w:val="20"/>
              </w:rPr>
              <w:t xml:space="preserve">Food-insecure       </w:t>
            </w:r>
            <w:r w:rsidRPr="00B717EF">
              <w:rPr>
                <w:rFonts w:ascii="Times New Roman" w:hAnsi="Times New Roman" w:cs="Times New Roman"/>
                <w:sz w:val="20"/>
                <w:szCs w:val="20"/>
              </w:rPr>
              <w:t>(</w:t>
            </w:r>
            <w:r w:rsidRPr="00B717EF">
              <w:rPr>
                <w:rFonts w:ascii="Times New Roman" w:hAnsi="Times New Roman" w:cs="Times New Roman"/>
                <w:i/>
                <w:iCs/>
                <w:sz w:val="20"/>
                <w:szCs w:val="20"/>
              </w:rPr>
              <w:t>n</w:t>
            </w:r>
            <w:r w:rsidRPr="00B717EF">
              <w:rPr>
                <w:rFonts w:ascii="Times New Roman" w:hAnsi="Times New Roman" w:cs="Times New Roman"/>
                <w:sz w:val="20"/>
                <w:szCs w:val="20"/>
              </w:rPr>
              <w:t xml:space="preserve"> = 317)</w:t>
            </w:r>
          </w:p>
        </w:tc>
        <w:tc>
          <w:tcPr>
            <w:tcW w:w="1871" w:type="dxa"/>
            <w:noWrap/>
            <w:vAlign w:val="center"/>
            <w:hideMark/>
          </w:tcPr>
          <w:p w14:paraId="752600AD" w14:textId="77777777" w:rsidR="00B717EF" w:rsidRPr="00B717EF" w:rsidRDefault="00B717EF" w:rsidP="00B717EF">
            <w:pPr>
              <w:jc w:val="center"/>
              <w:rPr>
                <w:rFonts w:ascii="Times New Roman" w:hAnsi="Times New Roman" w:cs="Times New Roman"/>
                <w:b/>
                <w:bCs/>
                <w:sz w:val="20"/>
                <w:szCs w:val="20"/>
              </w:rPr>
            </w:pPr>
            <w:r w:rsidRPr="00B717EF">
              <w:rPr>
                <w:rFonts w:ascii="Times New Roman" w:hAnsi="Times New Roman" w:cs="Times New Roman"/>
                <w:b/>
                <w:bCs/>
                <w:sz w:val="20"/>
                <w:szCs w:val="20"/>
              </w:rPr>
              <w:t xml:space="preserve">Food-secure         </w:t>
            </w:r>
            <w:r w:rsidRPr="00B717EF">
              <w:rPr>
                <w:rFonts w:ascii="Times New Roman" w:hAnsi="Times New Roman" w:cs="Times New Roman"/>
                <w:sz w:val="20"/>
                <w:szCs w:val="20"/>
              </w:rPr>
              <w:t>(</w:t>
            </w:r>
            <w:r w:rsidRPr="00B717EF">
              <w:rPr>
                <w:rFonts w:ascii="Times New Roman" w:hAnsi="Times New Roman" w:cs="Times New Roman"/>
                <w:i/>
                <w:iCs/>
                <w:sz w:val="20"/>
                <w:szCs w:val="20"/>
              </w:rPr>
              <w:t>n</w:t>
            </w:r>
            <w:r w:rsidRPr="00B717EF">
              <w:rPr>
                <w:rFonts w:ascii="Times New Roman" w:hAnsi="Times New Roman" w:cs="Times New Roman"/>
                <w:sz w:val="20"/>
                <w:szCs w:val="20"/>
              </w:rPr>
              <w:t xml:space="preserve"> = 2176)</w:t>
            </w:r>
          </w:p>
        </w:tc>
        <w:tc>
          <w:tcPr>
            <w:tcW w:w="1399" w:type="dxa"/>
            <w:noWrap/>
            <w:vAlign w:val="center"/>
            <w:hideMark/>
          </w:tcPr>
          <w:p w14:paraId="4DF4DEF7" w14:textId="77777777" w:rsidR="00B717EF" w:rsidRPr="00B717EF" w:rsidRDefault="00B717EF" w:rsidP="00B717EF">
            <w:pPr>
              <w:jc w:val="center"/>
              <w:rPr>
                <w:rFonts w:ascii="Times New Roman" w:hAnsi="Times New Roman" w:cs="Times New Roman"/>
                <w:b/>
                <w:bCs/>
                <w:i/>
                <w:iCs/>
                <w:sz w:val="20"/>
                <w:szCs w:val="20"/>
              </w:rPr>
            </w:pPr>
            <w:r w:rsidRPr="00B717EF">
              <w:rPr>
                <w:rFonts w:ascii="Times New Roman" w:hAnsi="Times New Roman" w:cs="Times New Roman"/>
                <w:b/>
                <w:bCs/>
                <w:i/>
                <w:iCs/>
                <w:sz w:val="20"/>
                <w:szCs w:val="20"/>
              </w:rPr>
              <w:t>p</w:t>
            </w:r>
          </w:p>
        </w:tc>
      </w:tr>
      <w:tr w:rsidR="00B717EF" w:rsidRPr="00B717EF" w14:paraId="000FD018" w14:textId="77777777" w:rsidTr="0015692D">
        <w:trPr>
          <w:trHeight w:val="320"/>
        </w:trPr>
        <w:tc>
          <w:tcPr>
            <w:tcW w:w="2616" w:type="dxa"/>
            <w:noWrap/>
            <w:vAlign w:val="center"/>
            <w:hideMark/>
          </w:tcPr>
          <w:p w14:paraId="00256183"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Age</w:t>
            </w:r>
          </w:p>
        </w:tc>
        <w:tc>
          <w:tcPr>
            <w:tcW w:w="2284" w:type="dxa"/>
            <w:noWrap/>
            <w:vAlign w:val="center"/>
            <w:hideMark/>
          </w:tcPr>
          <w:p w14:paraId="351A88A0"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62.03 (14.85)</w:t>
            </w:r>
          </w:p>
        </w:tc>
        <w:tc>
          <w:tcPr>
            <w:tcW w:w="1899" w:type="dxa"/>
            <w:noWrap/>
            <w:vAlign w:val="center"/>
            <w:hideMark/>
          </w:tcPr>
          <w:p w14:paraId="55F83825"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50.4 (16.46)</w:t>
            </w:r>
          </w:p>
        </w:tc>
        <w:tc>
          <w:tcPr>
            <w:tcW w:w="1871" w:type="dxa"/>
            <w:noWrap/>
            <w:vAlign w:val="center"/>
            <w:hideMark/>
          </w:tcPr>
          <w:p w14:paraId="2E8EB963"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63.32 (14.09)</w:t>
            </w:r>
          </w:p>
        </w:tc>
        <w:tc>
          <w:tcPr>
            <w:tcW w:w="1399" w:type="dxa"/>
            <w:noWrap/>
            <w:vAlign w:val="center"/>
            <w:hideMark/>
          </w:tcPr>
          <w:p w14:paraId="346ACB8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143B3654" w14:textId="77777777" w:rsidTr="0015692D">
        <w:trPr>
          <w:trHeight w:val="320"/>
        </w:trPr>
        <w:tc>
          <w:tcPr>
            <w:tcW w:w="2616" w:type="dxa"/>
            <w:tcBorders>
              <w:bottom w:val="single" w:sz="4" w:space="0" w:color="auto"/>
            </w:tcBorders>
            <w:noWrap/>
            <w:vAlign w:val="center"/>
            <w:hideMark/>
          </w:tcPr>
          <w:p w14:paraId="79AEE376"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Sex</w:t>
            </w:r>
          </w:p>
        </w:tc>
        <w:tc>
          <w:tcPr>
            <w:tcW w:w="2284" w:type="dxa"/>
            <w:tcBorders>
              <w:bottom w:val="single" w:sz="4" w:space="0" w:color="auto"/>
            </w:tcBorders>
            <w:noWrap/>
            <w:vAlign w:val="center"/>
            <w:hideMark/>
          </w:tcPr>
          <w:p w14:paraId="45590F4B" w14:textId="77777777" w:rsidR="00B717EF" w:rsidRPr="00B717EF" w:rsidRDefault="00B717EF" w:rsidP="00B717EF">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04AC873E" w14:textId="77777777" w:rsidR="00B717EF" w:rsidRPr="00B717EF" w:rsidRDefault="00B717EF" w:rsidP="00B717EF">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69CD0494" w14:textId="77777777" w:rsidR="00B717EF" w:rsidRPr="00B717EF" w:rsidRDefault="00B717EF" w:rsidP="00B717EF">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79357E4D"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7B2C7759" w14:textId="77777777" w:rsidTr="0015692D">
        <w:trPr>
          <w:trHeight w:val="320"/>
        </w:trPr>
        <w:tc>
          <w:tcPr>
            <w:tcW w:w="2616" w:type="dxa"/>
            <w:tcBorders>
              <w:bottom w:val="nil"/>
            </w:tcBorders>
            <w:noWrap/>
            <w:vAlign w:val="center"/>
            <w:hideMark/>
          </w:tcPr>
          <w:p w14:paraId="3E9FECA3" w14:textId="77777777" w:rsidR="00B717EF" w:rsidRPr="00B717EF" w:rsidRDefault="00B717EF" w:rsidP="00B717EF">
            <w:pPr>
              <w:ind w:left="720"/>
              <w:rPr>
                <w:rFonts w:ascii="Times New Roman" w:hAnsi="Times New Roman" w:cs="Times New Roman"/>
                <w:sz w:val="20"/>
                <w:szCs w:val="20"/>
              </w:rPr>
            </w:pPr>
            <w:r w:rsidRPr="00B717EF">
              <w:rPr>
                <w:rFonts w:ascii="Times New Roman" w:hAnsi="Times New Roman" w:cs="Times New Roman"/>
                <w:sz w:val="20"/>
                <w:szCs w:val="20"/>
              </w:rPr>
              <w:t>Male</w:t>
            </w:r>
          </w:p>
        </w:tc>
        <w:tc>
          <w:tcPr>
            <w:tcW w:w="2284" w:type="dxa"/>
            <w:tcBorders>
              <w:bottom w:val="nil"/>
            </w:tcBorders>
            <w:noWrap/>
            <w:vAlign w:val="center"/>
            <w:hideMark/>
          </w:tcPr>
          <w:p w14:paraId="184604E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1139 (40.9)</w:t>
            </w:r>
          </w:p>
        </w:tc>
        <w:tc>
          <w:tcPr>
            <w:tcW w:w="1899" w:type="dxa"/>
            <w:tcBorders>
              <w:bottom w:val="nil"/>
            </w:tcBorders>
            <w:noWrap/>
            <w:vAlign w:val="center"/>
            <w:hideMark/>
          </w:tcPr>
          <w:p w14:paraId="5137DE86"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99 (25.1)</w:t>
            </w:r>
          </w:p>
        </w:tc>
        <w:tc>
          <w:tcPr>
            <w:tcW w:w="1871" w:type="dxa"/>
            <w:tcBorders>
              <w:bottom w:val="nil"/>
            </w:tcBorders>
            <w:noWrap/>
            <w:vAlign w:val="center"/>
            <w:hideMark/>
          </w:tcPr>
          <w:p w14:paraId="6760A021"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1040 (42.6)</w:t>
            </w:r>
          </w:p>
        </w:tc>
        <w:tc>
          <w:tcPr>
            <w:tcW w:w="1399" w:type="dxa"/>
            <w:tcBorders>
              <w:bottom w:val="nil"/>
            </w:tcBorders>
            <w:noWrap/>
            <w:vAlign w:val="center"/>
            <w:hideMark/>
          </w:tcPr>
          <w:p w14:paraId="00EC0FF2"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66018E64" w14:textId="77777777" w:rsidTr="0015692D">
        <w:trPr>
          <w:trHeight w:val="320"/>
        </w:trPr>
        <w:tc>
          <w:tcPr>
            <w:tcW w:w="2616" w:type="dxa"/>
            <w:tcBorders>
              <w:top w:val="nil"/>
            </w:tcBorders>
            <w:noWrap/>
            <w:vAlign w:val="center"/>
            <w:hideMark/>
          </w:tcPr>
          <w:p w14:paraId="73EB99A0" w14:textId="77777777" w:rsidR="00B717EF" w:rsidRPr="00B717EF" w:rsidRDefault="00B717EF" w:rsidP="00B717EF">
            <w:pPr>
              <w:ind w:left="720"/>
              <w:rPr>
                <w:rFonts w:ascii="Times New Roman" w:hAnsi="Times New Roman" w:cs="Times New Roman"/>
                <w:sz w:val="20"/>
                <w:szCs w:val="20"/>
              </w:rPr>
            </w:pPr>
            <w:r w:rsidRPr="00B717EF">
              <w:rPr>
                <w:rFonts w:ascii="Times New Roman" w:hAnsi="Times New Roman" w:cs="Times New Roman"/>
                <w:sz w:val="20"/>
                <w:szCs w:val="20"/>
              </w:rPr>
              <w:t>Female</w:t>
            </w:r>
          </w:p>
        </w:tc>
        <w:tc>
          <w:tcPr>
            <w:tcW w:w="2284" w:type="dxa"/>
            <w:tcBorders>
              <w:top w:val="nil"/>
            </w:tcBorders>
            <w:noWrap/>
            <w:vAlign w:val="center"/>
            <w:hideMark/>
          </w:tcPr>
          <w:p w14:paraId="307183F1"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1354 (59.1)</w:t>
            </w:r>
          </w:p>
        </w:tc>
        <w:tc>
          <w:tcPr>
            <w:tcW w:w="1899" w:type="dxa"/>
            <w:tcBorders>
              <w:top w:val="nil"/>
            </w:tcBorders>
            <w:noWrap/>
            <w:vAlign w:val="center"/>
            <w:hideMark/>
          </w:tcPr>
          <w:p w14:paraId="0DDF6EEC"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218 (74.9)</w:t>
            </w:r>
          </w:p>
        </w:tc>
        <w:tc>
          <w:tcPr>
            <w:tcW w:w="1871" w:type="dxa"/>
            <w:tcBorders>
              <w:top w:val="nil"/>
            </w:tcBorders>
            <w:noWrap/>
            <w:vAlign w:val="center"/>
            <w:hideMark/>
          </w:tcPr>
          <w:p w14:paraId="4FAF1A51"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1136 (57.4)</w:t>
            </w:r>
          </w:p>
        </w:tc>
        <w:tc>
          <w:tcPr>
            <w:tcW w:w="1399" w:type="dxa"/>
            <w:tcBorders>
              <w:top w:val="nil"/>
            </w:tcBorders>
            <w:noWrap/>
            <w:vAlign w:val="center"/>
            <w:hideMark/>
          </w:tcPr>
          <w:p w14:paraId="0B917351"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0982C3D6" w14:textId="77777777" w:rsidTr="0015692D">
        <w:trPr>
          <w:trHeight w:val="320"/>
        </w:trPr>
        <w:tc>
          <w:tcPr>
            <w:tcW w:w="2616" w:type="dxa"/>
            <w:tcBorders>
              <w:bottom w:val="single" w:sz="4" w:space="0" w:color="auto"/>
            </w:tcBorders>
            <w:noWrap/>
            <w:vAlign w:val="center"/>
            <w:hideMark/>
          </w:tcPr>
          <w:p w14:paraId="64C0735C"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Race/Ethnicity</w:t>
            </w:r>
          </w:p>
        </w:tc>
        <w:tc>
          <w:tcPr>
            <w:tcW w:w="2284" w:type="dxa"/>
            <w:tcBorders>
              <w:bottom w:val="single" w:sz="4" w:space="0" w:color="auto"/>
            </w:tcBorders>
            <w:noWrap/>
            <w:vAlign w:val="center"/>
            <w:hideMark/>
          </w:tcPr>
          <w:p w14:paraId="461672E1" w14:textId="77777777" w:rsidR="00B717EF" w:rsidRPr="00B717EF" w:rsidRDefault="00B717EF" w:rsidP="00B717EF">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6641EF23" w14:textId="77777777" w:rsidR="00B717EF" w:rsidRPr="00B717EF" w:rsidRDefault="00B717EF" w:rsidP="00B717EF">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0A8003E9" w14:textId="77777777" w:rsidR="00B717EF" w:rsidRPr="00B717EF" w:rsidRDefault="00B717EF" w:rsidP="00B717EF">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6C22AE39"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7B8B7518" w14:textId="77777777" w:rsidTr="0015692D">
        <w:trPr>
          <w:trHeight w:val="320"/>
        </w:trPr>
        <w:tc>
          <w:tcPr>
            <w:tcW w:w="2616" w:type="dxa"/>
            <w:tcBorders>
              <w:bottom w:val="nil"/>
            </w:tcBorders>
            <w:noWrap/>
            <w:vAlign w:val="center"/>
            <w:hideMark/>
          </w:tcPr>
          <w:p w14:paraId="789F9745" w14:textId="77777777" w:rsidR="00B717EF" w:rsidRPr="00B717EF" w:rsidRDefault="00B717EF" w:rsidP="00B717EF">
            <w:pPr>
              <w:ind w:left="720"/>
              <w:rPr>
                <w:rFonts w:ascii="Times New Roman" w:hAnsi="Times New Roman" w:cs="Times New Roman"/>
                <w:sz w:val="20"/>
                <w:szCs w:val="20"/>
              </w:rPr>
            </w:pPr>
            <w:r w:rsidRPr="00B717EF">
              <w:rPr>
                <w:rFonts w:ascii="Times New Roman" w:hAnsi="Times New Roman" w:cs="Times New Roman"/>
                <w:sz w:val="20"/>
                <w:szCs w:val="20"/>
              </w:rPr>
              <w:t>Mexican-American</w:t>
            </w:r>
          </w:p>
        </w:tc>
        <w:tc>
          <w:tcPr>
            <w:tcW w:w="2284" w:type="dxa"/>
            <w:tcBorders>
              <w:bottom w:val="nil"/>
            </w:tcBorders>
            <w:noWrap/>
            <w:vAlign w:val="center"/>
            <w:hideMark/>
          </w:tcPr>
          <w:p w14:paraId="1D7B2A8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174 (2.3)</w:t>
            </w:r>
          </w:p>
        </w:tc>
        <w:tc>
          <w:tcPr>
            <w:tcW w:w="1899" w:type="dxa"/>
            <w:tcBorders>
              <w:bottom w:val="nil"/>
            </w:tcBorders>
            <w:noWrap/>
            <w:vAlign w:val="center"/>
            <w:hideMark/>
          </w:tcPr>
          <w:p w14:paraId="191C4010"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51 (8.0)</w:t>
            </w:r>
          </w:p>
        </w:tc>
        <w:tc>
          <w:tcPr>
            <w:tcW w:w="1871" w:type="dxa"/>
            <w:tcBorders>
              <w:bottom w:val="nil"/>
            </w:tcBorders>
            <w:noWrap/>
            <w:vAlign w:val="center"/>
            <w:hideMark/>
          </w:tcPr>
          <w:p w14:paraId="6BD25B4F"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123 (1.7)</w:t>
            </w:r>
          </w:p>
        </w:tc>
        <w:tc>
          <w:tcPr>
            <w:tcW w:w="1399" w:type="dxa"/>
            <w:tcBorders>
              <w:bottom w:val="nil"/>
            </w:tcBorders>
            <w:noWrap/>
            <w:vAlign w:val="center"/>
            <w:hideMark/>
          </w:tcPr>
          <w:p w14:paraId="0005DA11"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09E1248F" w14:textId="77777777" w:rsidTr="0015692D">
        <w:trPr>
          <w:trHeight w:val="320"/>
        </w:trPr>
        <w:tc>
          <w:tcPr>
            <w:tcW w:w="2616" w:type="dxa"/>
            <w:tcBorders>
              <w:top w:val="nil"/>
              <w:bottom w:val="nil"/>
            </w:tcBorders>
            <w:noWrap/>
            <w:vAlign w:val="center"/>
            <w:hideMark/>
          </w:tcPr>
          <w:p w14:paraId="30181F65" w14:textId="77777777" w:rsidR="00B717EF" w:rsidRPr="00B717EF" w:rsidRDefault="00B717EF" w:rsidP="00B717EF">
            <w:pPr>
              <w:ind w:left="720"/>
              <w:rPr>
                <w:rFonts w:ascii="Times New Roman" w:hAnsi="Times New Roman" w:cs="Times New Roman"/>
                <w:sz w:val="20"/>
                <w:szCs w:val="20"/>
              </w:rPr>
            </w:pPr>
            <w:r w:rsidRPr="00B717EF">
              <w:rPr>
                <w:rFonts w:ascii="Times New Roman" w:hAnsi="Times New Roman" w:cs="Times New Roman"/>
                <w:sz w:val="20"/>
                <w:szCs w:val="20"/>
              </w:rPr>
              <w:t>Other Hispanic</w:t>
            </w:r>
          </w:p>
        </w:tc>
        <w:tc>
          <w:tcPr>
            <w:tcW w:w="2284" w:type="dxa"/>
            <w:tcBorders>
              <w:top w:val="nil"/>
              <w:bottom w:val="nil"/>
            </w:tcBorders>
            <w:noWrap/>
            <w:vAlign w:val="center"/>
            <w:hideMark/>
          </w:tcPr>
          <w:p w14:paraId="287928C1"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133 (2.5)</w:t>
            </w:r>
          </w:p>
        </w:tc>
        <w:tc>
          <w:tcPr>
            <w:tcW w:w="1899" w:type="dxa"/>
            <w:tcBorders>
              <w:top w:val="nil"/>
              <w:bottom w:val="nil"/>
            </w:tcBorders>
            <w:noWrap/>
            <w:vAlign w:val="center"/>
            <w:hideMark/>
          </w:tcPr>
          <w:p w14:paraId="4B1D3D65"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40 (7.5)</w:t>
            </w:r>
          </w:p>
        </w:tc>
        <w:tc>
          <w:tcPr>
            <w:tcW w:w="1871" w:type="dxa"/>
            <w:tcBorders>
              <w:top w:val="nil"/>
              <w:bottom w:val="nil"/>
            </w:tcBorders>
            <w:noWrap/>
            <w:vAlign w:val="center"/>
            <w:hideMark/>
          </w:tcPr>
          <w:p w14:paraId="3BC917E5"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93 (1.9)</w:t>
            </w:r>
          </w:p>
        </w:tc>
        <w:tc>
          <w:tcPr>
            <w:tcW w:w="1399" w:type="dxa"/>
            <w:tcBorders>
              <w:top w:val="nil"/>
              <w:bottom w:val="nil"/>
            </w:tcBorders>
            <w:noWrap/>
            <w:vAlign w:val="center"/>
            <w:hideMark/>
          </w:tcPr>
          <w:p w14:paraId="2CA67B9E"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71759F9E" w14:textId="77777777" w:rsidTr="0015692D">
        <w:trPr>
          <w:trHeight w:val="320"/>
        </w:trPr>
        <w:tc>
          <w:tcPr>
            <w:tcW w:w="2616" w:type="dxa"/>
            <w:tcBorders>
              <w:top w:val="nil"/>
              <w:bottom w:val="nil"/>
            </w:tcBorders>
            <w:noWrap/>
            <w:vAlign w:val="center"/>
            <w:hideMark/>
          </w:tcPr>
          <w:p w14:paraId="1D44325B" w14:textId="77777777" w:rsidR="00B717EF" w:rsidRPr="00B717EF" w:rsidRDefault="00B717EF" w:rsidP="00B717EF">
            <w:pPr>
              <w:ind w:left="720"/>
              <w:rPr>
                <w:rFonts w:ascii="Times New Roman" w:hAnsi="Times New Roman" w:cs="Times New Roman"/>
                <w:sz w:val="20"/>
                <w:szCs w:val="20"/>
              </w:rPr>
            </w:pPr>
            <w:r w:rsidRPr="00B717EF">
              <w:rPr>
                <w:rFonts w:ascii="Times New Roman" w:hAnsi="Times New Roman" w:cs="Times New Roman"/>
                <w:sz w:val="20"/>
                <w:szCs w:val="20"/>
              </w:rPr>
              <w:t>Non-Hispanic White</w:t>
            </w:r>
          </w:p>
        </w:tc>
        <w:tc>
          <w:tcPr>
            <w:tcW w:w="2284" w:type="dxa"/>
            <w:tcBorders>
              <w:top w:val="nil"/>
              <w:bottom w:val="nil"/>
            </w:tcBorders>
            <w:noWrap/>
            <w:vAlign w:val="center"/>
            <w:hideMark/>
          </w:tcPr>
          <w:p w14:paraId="5C4C8D9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1730 (86.5)</w:t>
            </w:r>
          </w:p>
        </w:tc>
        <w:tc>
          <w:tcPr>
            <w:tcW w:w="1899" w:type="dxa"/>
            <w:tcBorders>
              <w:top w:val="nil"/>
              <w:bottom w:val="nil"/>
            </w:tcBorders>
            <w:noWrap/>
            <w:vAlign w:val="center"/>
            <w:hideMark/>
          </w:tcPr>
          <w:p w14:paraId="7FE002EF"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156 (70.6)</w:t>
            </w:r>
          </w:p>
        </w:tc>
        <w:tc>
          <w:tcPr>
            <w:tcW w:w="1871" w:type="dxa"/>
            <w:tcBorders>
              <w:top w:val="nil"/>
              <w:bottom w:val="nil"/>
            </w:tcBorders>
            <w:noWrap/>
            <w:vAlign w:val="center"/>
            <w:hideMark/>
          </w:tcPr>
          <w:p w14:paraId="4FDD966A"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1574 (88.3)</w:t>
            </w:r>
          </w:p>
        </w:tc>
        <w:tc>
          <w:tcPr>
            <w:tcW w:w="1399" w:type="dxa"/>
            <w:tcBorders>
              <w:top w:val="nil"/>
              <w:bottom w:val="nil"/>
            </w:tcBorders>
            <w:noWrap/>
            <w:vAlign w:val="center"/>
            <w:hideMark/>
          </w:tcPr>
          <w:p w14:paraId="02E049A3"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7936804C" w14:textId="77777777" w:rsidTr="0015692D">
        <w:trPr>
          <w:trHeight w:val="320"/>
        </w:trPr>
        <w:tc>
          <w:tcPr>
            <w:tcW w:w="2616" w:type="dxa"/>
            <w:tcBorders>
              <w:top w:val="nil"/>
              <w:bottom w:val="nil"/>
            </w:tcBorders>
            <w:noWrap/>
            <w:vAlign w:val="center"/>
            <w:hideMark/>
          </w:tcPr>
          <w:p w14:paraId="48797373" w14:textId="77777777" w:rsidR="00B717EF" w:rsidRPr="00B717EF" w:rsidRDefault="00B717EF" w:rsidP="00B717EF">
            <w:pPr>
              <w:ind w:left="720"/>
              <w:rPr>
                <w:rFonts w:ascii="Times New Roman" w:hAnsi="Times New Roman" w:cs="Times New Roman"/>
                <w:sz w:val="20"/>
                <w:szCs w:val="20"/>
              </w:rPr>
            </w:pPr>
            <w:r w:rsidRPr="00B717EF">
              <w:rPr>
                <w:rFonts w:ascii="Times New Roman" w:hAnsi="Times New Roman" w:cs="Times New Roman"/>
                <w:sz w:val="20"/>
                <w:szCs w:val="20"/>
              </w:rPr>
              <w:t>Non-Hispanic Black</w:t>
            </w:r>
          </w:p>
        </w:tc>
        <w:tc>
          <w:tcPr>
            <w:tcW w:w="2284" w:type="dxa"/>
            <w:tcBorders>
              <w:top w:val="nil"/>
              <w:bottom w:val="nil"/>
            </w:tcBorders>
            <w:noWrap/>
            <w:vAlign w:val="center"/>
            <w:hideMark/>
          </w:tcPr>
          <w:p w14:paraId="764EE7B4"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376 (6.2)</w:t>
            </w:r>
          </w:p>
        </w:tc>
        <w:tc>
          <w:tcPr>
            <w:tcW w:w="1899" w:type="dxa"/>
            <w:tcBorders>
              <w:top w:val="nil"/>
              <w:bottom w:val="nil"/>
            </w:tcBorders>
            <w:noWrap/>
            <w:vAlign w:val="center"/>
            <w:hideMark/>
          </w:tcPr>
          <w:p w14:paraId="4C1BD7E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56 (9.2)</w:t>
            </w:r>
          </w:p>
        </w:tc>
        <w:tc>
          <w:tcPr>
            <w:tcW w:w="1871" w:type="dxa"/>
            <w:tcBorders>
              <w:top w:val="nil"/>
              <w:bottom w:val="nil"/>
            </w:tcBorders>
            <w:noWrap/>
            <w:vAlign w:val="center"/>
            <w:hideMark/>
          </w:tcPr>
          <w:p w14:paraId="6337A2BF"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320 (5.9)</w:t>
            </w:r>
          </w:p>
        </w:tc>
        <w:tc>
          <w:tcPr>
            <w:tcW w:w="1399" w:type="dxa"/>
            <w:tcBorders>
              <w:top w:val="nil"/>
              <w:bottom w:val="nil"/>
            </w:tcBorders>
            <w:noWrap/>
            <w:vAlign w:val="center"/>
            <w:hideMark/>
          </w:tcPr>
          <w:p w14:paraId="686B58B2"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57E5368D" w14:textId="77777777" w:rsidTr="0015692D">
        <w:trPr>
          <w:trHeight w:val="320"/>
        </w:trPr>
        <w:tc>
          <w:tcPr>
            <w:tcW w:w="2616" w:type="dxa"/>
            <w:tcBorders>
              <w:top w:val="nil"/>
            </w:tcBorders>
            <w:noWrap/>
            <w:vAlign w:val="center"/>
            <w:hideMark/>
          </w:tcPr>
          <w:p w14:paraId="3AE4E96F" w14:textId="77777777" w:rsidR="00B717EF" w:rsidRPr="00B717EF" w:rsidRDefault="00B717EF" w:rsidP="00B717EF">
            <w:pPr>
              <w:ind w:left="720"/>
              <w:rPr>
                <w:rFonts w:ascii="Times New Roman" w:hAnsi="Times New Roman" w:cs="Times New Roman"/>
                <w:sz w:val="20"/>
                <w:szCs w:val="20"/>
              </w:rPr>
            </w:pPr>
            <w:r w:rsidRPr="00B717EF">
              <w:rPr>
                <w:rFonts w:ascii="Times New Roman" w:hAnsi="Times New Roman" w:cs="Times New Roman"/>
                <w:sz w:val="20"/>
                <w:szCs w:val="20"/>
              </w:rPr>
              <w:t>Other/Multiracial</w:t>
            </w:r>
          </w:p>
        </w:tc>
        <w:tc>
          <w:tcPr>
            <w:tcW w:w="2284" w:type="dxa"/>
            <w:tcBorders>
              <w:top w:val="nil"/>
            </w:tcBorders>
            <w:noWrap/>
            <w:vAlign w:val="center"/>
            <w:hideMark/>
          </w:tcPr>
          <w:p w14:paraId="7ADC0A88"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80 (2.4)</w:t>
            </w:r>
          </w:p>
        </w:tc>
        <w:tc>
          <w:tcPr>
            <w:tcW w:w="1899" w:type="dxa"/>
            <w:tcBorders>
              <w:top w:val="nil"/>
            </w:tcBorders>
            <w:noWrap/>
            <w:vAlign w:val="center"/>
            <w:hideMark/>
          </w:tcPr>
          <w:p w14:paraId="668D00FC"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14 (4.6)</w:t>
            </w:r>
          </w:p>
        </w:tc>
        <w:tc>
          <w:tcPr>
            <w:tcW w:w="1871" w:type="dxa"/>
            <w:tcBorders>
              <w:top w:val="nil"/>
            </w:tcBorders>
            <w:noWrap/>
            <w:vAlign w:val="center"/>
            <w:hideMark/>
          </w:tcPr>
          <w:p w14:paraId="4A6BADDF"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66 (2.1)</w:t>
            </w:r>
          </w:p>
        </w:tc>
        <w:tc>
          <w:tcPr>
            <w:tcW w:w="1399" w:type="dxa"/>
            <w:tcBorders>
              <w:top w:val="nil"/>
            </w:tcBorders>
            <w:noWrap/>
            <w:vAlign w:val="center"/>
            <w:hideMark/>
          </w:tcPr>
          <w:p w14:paraId="1FFA1430"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2CC4C336" w14:textId="77777777" w:rsidTr="0015692D">
        <w:trPr>
          <w:trHeight w:val="320"/>
        </w:trPr>
        <w:tc>
          <w:tcPr>
            <w:tcW w:w="2616" w:type="dxa"/>
            <w:tcBorders>
              <w:bottom w:val="single" w:sz="4" w:space="0" w:color="auto"/>
            </w:tcBorders>
            <w:noWrap/>
            <w:vAlign w:val="center"/>
            <w:hideMark/>
          </w:tcPr>
          <w:p w14:paraId="0F6A9325"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Education Attained</w:t>
            </w:r>
          </w:p>
        </w:tc>
        <w:tc>
          <w:tcPr>
            <w:tcW w:w="2284" w:type="dxa"/>
            <w:tcBorders>
              <w:bottom w:val="single" w:sz="4" w:space="0" w:color="auto"/>
            </w:tcBorders>
            <w:noWrap/>
            <w:vAlign w:val="center"/>
            <w:hideMark/>
          </w:tcPr>
          <w:p w14:paraId="069BB6B4" w14:textId="77777777" w:rsidR="00B717EF" w:rsidRPr="00B717EF" w:rsidRDefault="00B717EF" w:rsidP="00B717EF">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1EBCDD14" w14:textId="77777777" w:rsidR="00B717EF" w:rsidRPr="00B717EF" w:rsidRDefault="00B717EF" w:rsidP="00B717EF">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4E79F8E5" w14:textId="77777777" w:rsidR="00B717EF" w:rsidRPr="00B717EF" w:rsidRDefault="00B717EF" w:rsidP="00B717EF">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384E3E9C"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1E6E4A9A" w14:textId="77777777" w:rsidTr="0015692D">
        <w:trPr>
          <w:trHeight w:val="320"/>
        </w:trPr>
        <w:tc>
          <w:tcPr>
            <w:tcW w:w="2616" w:type="dxa"/>
            <w:tcBorders>
              <w:bottom w:val="nil"/>
            </w:tcBorders>
            <w:noWrap/>
            <w:vAlign w:val="center"/>
            <w:hideMark/>
          </w:tcPr>
          <w:p w14:paraId="1381AE9C"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 High School</w:t>
            </w:r>
          </w:p>
        </w:tc>
        <w:tc>
          <w:tcPr>
            <w:tcW w:w="2284" w:type="dxa"/>
            <w:tcBorders>
              <w:bottom w:val="nil"/>
            </w:tcBorders>
            <w:noWrap/>
            <w:vAlign w:val="center"/>
            <w:hideMark/>
          </w:tcPr>
          <w:p w14:paraId="71144ECA"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1197 (36.5)</w:t>
            </w:r>
          </w:p>
        </w:tc>
        <w:tc>
          <w:tcPr>
            <w:tcW w:w="1899" w:type="dxa"/>
            <w:tcBorders>
              <w:bottom w:val="nil"/>
            </w:tcBorders>
            <w:noWrap/>
            <w:vAlign w:val="center"/>
            <w:hideMark/>
          </w:tcPr>
          <w:p w14:paraId="331F9D76"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205 (55.5)</w:t>
            </w:r>
          </w:p>
        </w:tc>
        <w:tc>
          <w:tcPr>
            <w:tcW w:w="1871" w:type="dxa"/>
            <w:tcBorders>
              <w:bottom w:val="nil"/>
            </w:tcBorders>
            <w:noWrap/>
            <w:vAlign w:val="center"/>
            <w:hideMark/>
          </w:tcPr>
          <w:p w14:paraId="5EE877E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992 (34.4)</w:t>
            </w:r>
          </w:p>
        </w:tc>
        <w:tc>
          <w:tcPr>
            <w:tcW w:w="1399" w:type="dxa"/>
            <w:tcBorders>
              <w:bottom w:val="nil"/>
            </w:tcBorders>
            <w:noWrap/>
            <w:vAlign w:val="center"/>
            <w:hideMark/>
          </w:tcPr>
          <w:p w14:paraId="174DCAEB"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2F5754CE" w14:textId="77777777" w:rsidTr="0015692D">
        <w:trPr>
          <w:trHeight w:val="320"/>
        </w:trPr>
        <w:tc>
          <w:tcPr>
            <w:tcW w:w="2616" w:type="dxa"/>
            <w:tcBorders>
              <w:top w:val="nil"/>
            </w:tcBorders>
            <w:noWrap/>
            <w:vAlign w:val="center"/>
            <w:hideMark/>
          </w:tcPr>
          <w:p w14:paraId="0830B663"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 Some College</w:t>
            </w:r>
          </w:p>
        </w:tc>
        <w:tc>
          <w:tcPr>
            <w:tcW w:w="2284" w:type="dxa"/>
            <w:tcBorders>
              <w:top w:val="nil"/>
            </w:tcBorders>
            <w:noWrap/>
            <w:vAlign w:val="center"/>
            <w:hideMark/>
          </w:tcPr>
          <w:p w14:paraId="4FD1AF88"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1296 (63.5)</w:t>
            </w:r>
          </w:p>
        </w:tc>
        <w:tc>
          <w:tcPr>
            <w:tcW w:w="1899" w:type="dxa"/>
            <w:tcBorders>
              <w:top w:val="nil"/>
            </w:tcBorders>
            <w:noWrap/>
            <w:vAlign w:val="center"/>
            <w:hideMark/>
          </w:tcPr>
          <w:p w14:paraId="3A47DDC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112 (44.5)</w:t>
            </w:r>
          </w:p>
        </w:tc>
        <w:tc>
          <w:tcPr>
            <w:tcW w:w="1871" w:type="dxa"/>
            <w:tcBorders>
              <w:top w:val="nil"/>
            </w:tcBorders>
            <w:noWrap/>
            <w:vAlign w:val="center"/>
            <w:hideMark/>
          </w:tcPr>
          <w:p w14:paraId="72131DC9"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1184 (65.6)</w:t>
            </w:r>
          </w:p>
        </w:tc>
        <w:tc>
          <w:tcPr>
            <w:tcW w:w="1399" w:type="dxa"/>
            <w:tcBorders>
              <w:top w:val="nil"/>
            </w:tcBorders>
            <w:noWrap/>
            <w:vAlign w:val="center"/>
            <w:hideMark/>
          </w:tcPr>
          <w:p w14:paraId="626A9EB4"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5752C7D9" w14:textId="77777777" w:rsidTr="0015692D">
        <w:trPr>
          <w:trHeight w:val="320"/>
        </w:trPr>
        <w:tc>
          <w:tcPr>
            <w:tcW w:w="2616" w:type="dxa"/>
            <w:tcBorders>
              <w:bottom w:val="single" w:sz="4" w:space="0" w:color="auto"/>
            </w:tcBorders>
            <w:noWrap/>
            <w:vAlign w:val="center"/>
            <w:hideMark/>
          </w:tcPr>
          <w:p w14:paraId="445D2E83"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 xml:space="preserve">Family Income to Poverty Ratio </w:t>
            </w:r>
          </w:p>
        </w:tc>
        <w:tc>
          <w:tcPr>
            <w:tcW w:w="2284" w:type="dxa"/>
            <w:tcBorders>
              <w:bottom w:val="single" w:sz="4" w:space="0" w:color="auto"/>
            </w:tcBorders>
            <w:noWrap/>
            <w:vAlign w:val="center"/>
            <w:hideMark/>
          </w:tcPr>
          <w:p w14:paraId="45CE42F6" w14:textId="77777777" w:rsidR="00B717EF" w:rsidRPr="00B717EF" w:rsidRDefault="00B717EF" w:rsidP="00B717EF">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14EBBC60" w14:textId="77777777" w:rsidR="00B717EF" w:rsidRPr="00B717EF" w:rsidRDefault="00B717EF" w:rsidP="00B717EF">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32A65CA8" w14:textId="77777777" w:rsidR="00B717EF" w:rsidRPr="00B717EF" w:rsidRDefault="00B717EF" w:rsidP="00B717EF">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333D723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07605665" w14:textId="77777777" w:rsidTr="0015692D">
        <w:trPr>
          <w:trHeight w:val="320"/>
        </w:trPr>
        <w:tc>
          <w:tcPr>
            <w:tcW w:w="2616" w:type="dxa"/>
            <w:tcBorders>
              <w:top w:val="nil"/>
            </w:tcBorders>
            <w:noWrap/>
            <w:vAlign w:val="center"/>
            <w:hideMark/>
          </w:tcPr>
          <w:p w14:paraId="1DC9A7F3"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&lt; 1.3</w:t>
            </w:r>
          </w:p>
        </w:tc>
        <w:tc>
          <w:tcPr>
            <w:tcW w:w="2284" w:type="dxa"/>
            <w:tcBorders>
              <w:top w:val="nil"/>
            </w:tcBorders>
            <w:noWrap/>
            <w:vAlign w:val="center"/>
            <w:hideMark/>
          </w:tcPr>
          <w:p w14:paraId="5C3CE021"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637 (17.3)</w:t>
            </w:r>
          </w:p>
        </w:tc>
        <w:tc>
          <w:tcPr>
            <w:tcW w:w="1899" w:type="dxa"/>
            <w:tcBorders>
              <w:top w:val="nil"/>
            </w:tcBorders>
            <w:noWrap/>
            <w:vAlign w:val="center"/>
            <w:hideMark/>
          </w:tcPr>
          <w:p w14:paraId="266F3D70"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221 (63.5)</w:t>
            </w:r>
          </w:p>
        </w:tc>
        <w:tc>
          <w:tcPr>
            <w:tcW w:w="1871" w:type="dxa"/>
            <w:tcBorders>
              <w:top w:val="nil"/>
            </w:tcBorders>
            <w:noWrap/>
            <w:vAlign w:val="center"/>
            <w:hideMark/>
          </w:tcPr>
          <w:p w14:paraId="1494B74D"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416 (12.2)</w:t>
            </w:r>
          </w:p>
        </w:tc>
        <w:tc>
          <w:tcPr>
            <w:tcW w:w="1399" w:type="dxa"/>
            <w:tcBorders>
              <w:top w:val="nil"/>
            </w:tcBorders>
            <w:noWrap/>
            <w:vAlign w:val="center"/>
            <w:hideMark/>
          </w:tcPr>
          <w:p w14:paraId="2848AEA2"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54502EC8" w14:textId="77777777" w:rsidTr="0015692D">
        <w:trPr>
          <w:trHeight w:val="320"/>
        </w:trPr>
        <w:tc>
          <w:tcPr>
            <w:tcW w:w="2616" w:type="dxa"/>
            <w:tcBorders>
              <w:bottom w:val="single" w:sz="4" w:space="0" w:color="auto"/>
            </w:tcBorders>
            <w:noWrap/>
            <w:vAlign w:val="center"/>
            <w:hideMark/>
          </w:tcPr>
          <w:p w14:paraId="15DF167E"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Health Insurance Status</w:t>
            </w:r>
          </w:p>
        </w:tc>
        <w:tc>
          <w:tcPr>
            <w:tcW w:w="2284" w:type="dxa"/>
            <w:tcBorders>
              <w:bottom w:val="single" w:sz="4" w:space="0" w:color="auto"/>
            </w:tcBorders>
            <w:noWrap/>
            <w:vAlign w:val="center"/>
            <w:hideMark/>
          </w:tcPr>
          <w:p w14:paraId="2A6EA349" w14:textId="77777777" w:rsidR="00B717EF" w:rsidRPr="00B717EF" w:rsidRDefault="00B717EF" w:rsidP="00B717EF">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717AF43E" w14:textId="77777777" w:rsidR="00B717EF" w:rsidRPr="00B717EF" w:rsidRDefault="00B717EF" w:rsidP="00B717EF">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14F8EEBB" w14:textId="77777777" w:rsidR="00B717EF" w:rsidRPr="00B717EF" w:rsidRDefault="00B717EF" w:rsidP="00B717EF">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2CEB275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77BF8452" w14:textId="77777777" w:rsidTr="0015692D">
        <w:trPr>
          <w:trHeight w:val="320"/>
        </w:trPr>
        <w:tc>
          <w:tcPr>
            <w:tcW w:w="2616" w:type="dxa"/>
            <w:tcBorders>
              <w:top w:val="nil"/>
            </w:tcBorders>
            <w:noWrap/>
            <w:vAlign w:val="center"/>
            <w:hideMark/>
          </w:tcPr>
          <w:p w14:paraId="231F9F20"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Insured</w:t>
            </w:r>
          </w:p>
        </w:tc>
        <w:tc>
          <w:tcPr>
            <w:tcW w:w="2284" w:type="dxa"/>
            <w:tcBorders>
              <w:top w:val="nil"/>
            </w:tcBorders>
            <w:noWrap/>
            <w:vAlign w:val="center"/>
            <w:hideMark/>
          </w:tcPr>
          <w:p w14:paraId="0F285AC1"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2329 (94.1)</w:t>
            </w:r>
          </w:p>
        </w:tc>
        <w:tc>
          <w:tcPr>
            <w:tcW w:w="1899" w:type="dxa"/>
            <w:tcBorders>
              <w:top w:val="nil"/>
            </w:tcBorders>
            <w:noWrap/>
            <w:vAlign w:val="center"/>
            <w:hideMark/>
          </w:tcPr>
          <w:p w14:paraId="1A2E669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265 (83.7)</w:t>
            </w:r>
          </w:p>
        </w:tc>
        <w:tc>
          <w:tcPr>
            <w:tcW w:w="1871" w:type="dxa"/>
            <w:tcBorders>
              <w:top w:val="nil"/>
            </w:tcBorders>
            <w:noWrap/>
            <w:vAlign w:val="center"/>
            <w:hideMark/>
          </w:tcPr>
          <w:p w14:paraId="0121BB5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2064 (95.3)</w:t>
            </w:r>
          </w:p>
        </w:tc>
        <w:tc>
          <w:tcPr>
            <w:tcW w:w="1399" w:type="dxa"/>
            <w:tcBorders>
              <w:top w:val="nil"/>
            </w:tcBorders>
            <w:noWrap/>
            <w:vAlign w:val="center"/>
            <w:hideMark/>
          </w:tcPr>
          <w:p w14:paraId="061BE8D2"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67532AF9" w14:textId="77777777" w:rsidTr="0015692D">
        <w:trPr>
          <w:trHeight w:val="320"/>
        </w:trPr>
        <w:tc>
          <w:tcPr>
            <w:tcW w:w="2616" w:type="dxa"/>
            <w:tcBorders>
              <w:bottom w:val="single" w:sz="4" w:space="0" w:color="auto"/>
            </w:tcBorders>
            <w:noWrap/>
            <w:vAlign w:val="center"/>
            <w:hideMark/>
          </w:tcPr>
          <w:p w14:paraId="094446CD"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Household Size</w:t>
            </w:r>
          </w:p>
        </w:tc>
        <w:tc>
          <w:tcPr>
            <w:tcW w:w="2284" w:type="dxa"/>
            <w:tcBorders>
              <w:bottom w:val="single" w:sz="4" w:space="0" w:color="auto"/>
            </w:tcBorders>
            <w:noWrap/>
            <w:vAlign w:val="center"/>
            <w:hideMark/>
          </w:tcPr>
          <w:p w14:paraId="1B5CCBB7" w14:textId="77777777" w:rsidR="00B717EF" w:rsidRPr="00B717EF" w:rsidRDefault="00B717EF" w:rsidP="00B717EF">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51FFE985" w14:textId="77777777" w:rsidR="00B717EF" w:rsidRPr="00B717EF" w:rsidRDefault="00B717EF" w:rsidP="00B717EF">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61AE7C70" w14:textId="77777777" w:rsidR="00B717EF" w:rsidRPr="00B717EF" w:rsidRDefault="00B717EF" w:rsidP="00B717EF">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7DE8CED1"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062C8C3F" w14:textId="77777777" w:rsidTr="0015692D">
        <w:trPr>
          <w:trHeight w:val="320"/>
        </w:trPr>
        <w:tc>
          <w:tcPr>
            <w:tcW w:w="2616" w:type="dxa"/>
            <w:tcBorders>
              <w:bottom w:val="nil"/>
            </w:tcBorders>
            <w:noWrap/>
            <w:vAlign w:val="center"/>
            <w:hideMark/>
          </w:tcPr>
          <w:p w14:paraId="7CA486D1"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&lt; 5 Persons</w:t>
            </w:r>
          </w:p>
        </w:tc>
        <w:tc>
          <w:tcPr>
            <w:tcW w:w="2284" w:type="dxa"/>
            <w:tcBorders>
              <w:bottom w:val="nil"/>
            </w:tcBorders>
            <w:noWrap/>
            <w:vAlign w:val="center"/>
            <w:hideMark/>
          </w:tcPr>
          <w:p w14:paraId="4ED50380"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2274 (92.5)</w:t>
            </w:r>
          </w:p>
        </w:tc>
        <w:tc>
          <w:tcPr>
            <w:tcW w:w="1899" w:type="dxa"/>
            <w:tcBorders>
              <w:bottom w:val="nil"/>
            </w:tcBorders>
            <w:noWrap/>
            <w:vAlign w:val="center"/>
            <w:hideMark/>
          </w:tcPr>
          <w:p w14:paraId="5CF41DD7"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247 (78.6)</w:t>
            </w:r>
          </w:p>
        </w:tc>
        <w:tc>
          <w:tcPr>
            <w:tcW w:w="1871" w:type="dxa"/>
            <w:tcBorders>
              <w:bottom w:val="nil"/>
            </w:tcBorders>
            <w:noWrap/>
            <w:vAlign w:val="center"/>
            <w:hideMark/>
          </w:tcPr>
          <w:p w14:paraId="1C29A0D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2027 (94.1)</w:t>
            </w:r>
          </w:p>
        </w:tc>
        <w:tc>
          <w:tcPr>
            <w:tcW w:w="1399" w:type="dxa"/>
            <w:tcBorders>
              <w:bottom w:val="nil"/>
            </w:tcBorders>
            <w:noWrap/>
            <w:vAlign w:val="center"/>
            <w:hideMark/>
          </w:tcPr>
          <w:p w14:paraId="040D1D60"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5E04BA8A" w14:textId="77777777" w:rsidTr="0015692D">
        <w:trPr>
          <w:trHeight w:val="320"/>
        </w:trPr>
        <w:tc>
          <w:tcPr>
            <w:tcW w:w="2616" w:type="dxa"/>
            <w:tcBorders>
              <w:top w:val="nil"/>
            </w:tcBorders>
            <w:noWrap/>
            <w:vAlign w:val="center"/>
            <w:hideMark/>
          </w:tcPr>
          <w:p w14:paraId="760D1258"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 5 Persons</w:t>
            </w:r>
          </w:p>
        </w:tc>
        <w:tc>
          <w:tcPr>
            <w:tcW w:w="2284" w:type="dxa"/>
            <w:tcBorders>
              <w:top w:val="nil"/>
            </w:tcBorders>
            <w:noWrap/>
            <w:vAlign w:val="center"/>
            <w:hideMark/>
          </w:tcPr>
          <w:p w14:paraId="6E85A26B"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219 (7.5)</w:t>
            </w:r>
          </w:p>
        </w:tc>
        <w:tc>
          <w:tcPr>
            <w:tcW w:w="1899" w:type="dxa"/>
            <w:tcBorders>
              <w:top w:val="nil"/>
            </w:tcBorders>
            <w:noWrap/>
            <w:vAlign w:val="center"/>
            <w:hideMark/>
          </w:tcPr>
          <w:p w14:paraId="17B4C4A8"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70 (21.4)</w:t>
            </w:r>
          </w:p>
        </w:tc>
        <w:tc>
          <w:tcPr>
            <w:tcW w:w="1871" w:type="dxa"/>
            <w:tcBorders>
              <w:top w:val="nil"/>
            </w:tcBorders>
            <w:noWrap/>
            <w:vAlign w:val="center"/>
            <w:hideMark/>
          </w:tcPr>
          <w:p w14:paraId="0CE91629"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149 (5.9)</w:t>
            </w:r>
          </w:p>
        </w:tc>
        <w:tc>
          <w:tcPr>
            <w:tcW w:w="1399" w:type="dxa"/>
            <w:tcBorders>
              <w:top w:val="nil"/>
            </w:tcBorders>
            <w:noWrap/>
            <w:vAlign w:val="center"/>
            <w:hideMark/>
          </w:tcPr>
          <w:p w14:paraId="6503CE0D"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306869F0" w14:textId="77777777" w:rsidTr="0015692D">
        <w:trPr>
          <w:trHeight w:val="320"/>
        </w:trPr>
        <w:tc>
          <w:tcPr>
            <w:tcW w:w="2616" w:type="dxa"/>
            <w:noWrap/>
            <w:vAlign w:val="center"/>
            <w:hideMark/>
          </w:tcPr>
          <w:p w14:paraId="76751699"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NHANES ADL Score</w:t>
            </w:r>
          </w:p>
        </w:tc>
        <w:tc>
          <w:tcPr>
            <w:tcW w:w="2284" w:type="dxa"/>
            <w:noWrap/>
            <w:vAlign w:val="center"/>
            <w:hideMark/>
          </w:tcPr>
          <w:p w14:paraId="04F0DCF4"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22.26 (4.56)</w:t>
            </w:r>
          </w:p>
        </w:tc>
        <w:tc>
          <w:tcPr>
            <w:tcW w:w="1899" w:type="dxa"/>
            <w:noWrap/>
            <w:vAlign w:val="center"/>
            <w:hideMark/>
          </w:tcPr>
          <w:p w14:paraId="27592960"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26.1 (7.34)</w:t>
            </w:r>
          </w:p>
        </w:tc>
        <w:tc>
          <w:tcPr>
            <w:tcW w:w="1871" w:type="dxa"/>
            <w:noWrap/>
            <w:vAlign w:val="center"/>
            <w:hideMark/>
          </w:tcPr>
          <w:p w14:paraId="22950C36"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21.93 (4.07)</w:t>
            </w:r>
          </w:p>
        </w:tc>
        <w:tc>
          <w:tcPr>
            <w:tcW w:w="1399" w:type="dxa"/>
            <w:noWrap/>
            <w:vAlign w:val="center"/>
            <w:hideMark/>
          </w:tcPr>
          <w:p w14:paraId="4B024045"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13C0C08A" w14:textId="77777777" w:rsidTr="0015692D">
        <w:trPr>
          <w:trHeight w:val="320"/>
        </w:trPr>
        <w:tc>
          <w:tcPr>
            <w:tcW w:w="2616" w:type="dxa"/>
            <w:noWrap/>
            <w:vAlign w:val="center"/>
            <w:hideMark/>
          </w:tcPr>
          <w:p w14:paraId="30B4F1FB"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BMI (kg/m</w:t>
            </w:r>
            <w:r w:rsidRPr="00B717EF">
              <w:rPr>
                <w:rFonts w:ascii="Times New Roman" w:hAnsi="Times New Roman" w:cs="Times New Roman"/>
                <w:sz w:val="20"/>
                <w:szCs w:val="20"/>
                <w:vertAlign w:val="superscript"/>
              </w:rPr>
              <w:t>2</w:t>
            </w:r>
            <w:r w:rsidRPr="00B717EF">
              <w:rPr>
                <w:rFonts w:ascii="Times New Roman" w:hAnsi="Times New Roman" w:cs="Times New Roman"/>
                <w:sz w:val="20"/>
                <w:szCs w:val="20"/>
              </w:rPr>
              <w:t>)</w:t>
            </w:r>
          </w:p>
        </w:tc>
        <w:tc>
          <w:tcPr>
            <w:tcW w:w="2284" w:type="dxa"/>
            <w:noWrap/>
            <w:vAlign w:val="center"/>
            <w:hideMark/>
          </w:tcPr>
          <w:p w14:paraId="28B40333"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28.92 (6.61)</w:t>
            </w:r>
          </w:p>
        </w:tc>
        <w:tc>
          <w:tcPr>
            <w:tcW w:w="1899" w:type="dxa"/>
            <w:noWrap/>
            <w:vAlign w:val="center"/>
            <w:hideMark/>
          </w:tcPr>
          <w:p w14:paraId="1CEB8D47"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29.82 (7.43)</w:t>
            </w:r>
          </w:p>
        </w:tc>
        <w:tc>
          <w:tcPr>
            <w:tcW w:w="1871" w:type="dxa"/>
            <w:noWrap/>
            <w:vAlign w:val="center"/>
            <w:hideMark/>
          </w:tcPr>
          <w:p w14:paraId="139796CA"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28.82 (6.51)</w:t>
            </w:r>
          </w:p>
        </w:tc>
        <w:tc>
          <w:tcPr>
            <w:tcW w:w="1399" w:type="dxa"/>
            <w:noWrap/>
            <w:vAlign w:val="center"/>
            <w:hideMark/>
          </w:tcPr>
          <w:p w14:paraId="39808D7D"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0.08</w:t>
            </w:r>
          </w:p>
        </w:tc>
      </w:tr>
      <w:tr w:rsidR="00B717EF" w:rsidRPr="00B717EF" w14:paraId="5AEF1A11" w14:textId="77777777" w:rsidTr="0015692D">
        <w:trPr>
          <w:trHeight w:val="320"/>
        </w:trPr>
        <w:tc>
          <w:tcPr>
            <w:tcW w:w="2616" w:type="dxa"/>
            <w:noWrap/>
            <w:vAlign w:val="center"/>
            <w:hideMark/>
          </w:tcPr>
          <w:p w14:paraId="64A73696"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Weekly MET Minutes</w:t>
            </w:r>
          </w:p>
        </w:tc>
        <w:tc>
          <w:tcPr>
            <w:tcW w:w="2284" w:type="dxa"/>
            <w:noWrap/>
            <w:vAlign w:val="center"/>
            <w:hideMark/>
          </w:tcPr>
          <w:p w14:paraId="7DE60B21"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2249.04 (4387.81)</w:t>
            </w:r>
          </w:p>
        </w:tc>
        <w:tc>
          <w:tcPr>
            <w:tcW w:w="1899" w:type="dxa"/>
            <w:noWrap/>
            <w:vAlign w:val="center"/>
            <w:hideMark/>
          </w:tcPr>
          <w:p w14:paraId="7D45EDB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5195.27 (8691.45)</w:t>
            </w:r>
          </w:p>
        </w:tc>
        <w:tc>
          <w:tcPr>
            <w:tcW w:w="1871" w:type="dxa"/>
            <w:noWrap/>
            <w:vAlign w:val="center"/>
            <w:hideMark/>
          </w:tcPr>
          <w:p w14:paraId="7EBE7C7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1923.51 (3462.9)</w:t>
            </w:r>
          </w:p>
        </w:tc>
        <w:tc>
          <w:tcPr>
            <w:tcW w:w="1399" w:type="dxa"/>
            <w:noWrap/>
            <w:vAlign w:val="center"/>
            <w:hideMark/>
          </w:tcPr>
          <w:p w14:paraId="6CBAF25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40BE0997" w14:textId="77777777" w:rsidTr="0015692D">
        <w:trPr>
          <w:trHeight w:val="320"/>
        </w:trPr>
        <w:tc>
          <w:tcPr>
            <w:tcW w:w="2616" w:type="dxa"/>
            <w:noWrap/>
            <w:vAlign w:val="center"/>
            <w:hideMark/>
          </w:tcPr>
          <w:p w14:paraId="21C7D5C5"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Daily Caloric Intake (kcal)</w:t>
            </w:r>
          </w:p>
        </w:tc>
        <w:tc>
          <w:tcPr>
            <w:tcW w:w="2284" w:type="dxa"/>
            <w:noWrap/>
            <w:vAlign w:val="center"/>
            <w:hideMark/>
          </w:tcPr>
          <w:p w14:paraId="0A60A70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1900.17 (679.88)</w:t>
            </w:r>
          </w:p>
        </w:tc>
        <w:tc>
          <w:tcPr>
            <w:tcW w:w="1899" w:type="dxa"/>
            <w:noWrap/>
            <w:vAlign w:val="center"/>
            <w:hideMark/>
          </w:tcPr>
          <w:p w14:paraId="38F3B34C"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1751 (791.25)</w:t>
            </w:r>
          </w:p>
        </w:tc>
        <w:tc>
          <w:tcPr>
            <w:tcW w:w="1871" w:type="dxa"/>
            <w:noWrap/>
            <w:vAlign w:val="center"/>
            <w:hideMark/>
          </w:tcPr>
          <w:p w14:paraId="78322D98"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1916.65 (664.54)</w:t>
            </w:r>
          </w:p>
        </w:tc>
        <w:tc>
          <w:tcPr>
            <w:tcW w:w="1399" w:type="dxa"/>
            <w:noWrap/>
            <w:vAlign w:val="center"/>
            <w:hideMark/>
          </w:tcPr>
          <w:p w14:paraId="380C08E5"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0.02</w:t>
            </w:r>
          </w:p>
        </w:tc>
      </w:tr>
      <w:tr w:rsidR="00B717EF" w:rsidRPr="00B717EF" w14:paraId="1CCAD091" w14:textId="77777777" w:rsidTr="0015692D">
        <w:trPr>
          <w:trHeight w:val="320"/>
        </w:trPr>
        <w:tc>
          <w:tcPr>
            <w:tcW w:w="2616" w:type="dxa"/>
            <w:noWrap/>
            <w:vAlign w:val="center"/>
            <w:hideMark/>
          </w:tcPr>
          <w:p w14:paraId="5582BBDF"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Charlson Comorbidity Index</w:t>
            </w:r>
          </w:p>
        </w:tc>
        <w:tc>
          <w:tcPr>
            <w:tcW w:w="2284" w:type="dxa"/>
            <w:noWrap/>
            <w:vAlign w:val="center"/>
            <w:hideMark/>
          </w:tcPr>
          <w:p w14:paraId="136E47EF"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2.98 (1.35)</w:t>
            </w:r>
          </w:p>
        </w:tc>
        <w:tc>
          <w:tcPr>
            <w:tcW w:w="1899" w:type="dxa"/>
            <w:noWrap/>
            <w:vAlign w:val="center"/>
            <w:hideMark/>
          </w:tcPr>
          <w:p w14:paraId="08CA6136"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3.36 (1.71)</w:t>
            </w:r>
          </w:p>
        </w:tc>
        <w:tc>
          <w:tcPr>
            <w:tcW w:w="1871" w:type="dxa"/>
            <w:noWrap/>
            <w:vAlign w:val="center"/>
            <w:hideMark/>
          </w:tcPr>
          <w:p w14:paraId="57000FBC"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2.94 (1.3)</w:t>
            </w:r>
          </w:p>
        </w:tc>
        <w:tc>
          <w:tcPr>
            <w:tcW w:w="1399" w:type="dxa"/>
            <w:noWrap/>
            <w:vAlign w:val="center"/>
            <w:hideMark/>
          </w:tcPr>
          <w:p w14:paraId="38688533"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193FAAE6" w14:textId="77777777" w:rsidTr="0015692D">
        <w:trPr>
          <w:trHeight w:val="320"/>
        </w:trPr>
        <w:tc>
          <w:tcPr>
            <w:tcW w:w="2616" w:type="dxa"/>
            <w:tcBorders>
              <w:bottom w:val="single" w:sz="4" w:space="0" w:color="auto"/>
            </w:tcBorders>
            <w:noWrap/>
            <w:vAlign w:val="center"/>
            <w:hideMark/>
          </w:tcPr>
          <w:p w14:paraId="2BB018C1"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SNAP Benefits</w:t>
            </w:r>
          </w:p>
        </w:tc>
        <w:tc>
          <w:tcPr>
            <w:tcW w:w="2284" w:type="dxa"/>
            <w:tcBorders>
              <w:bottom w:val="single" w:sz="4" w:space="0" w:color="auto"/>
            </w:tcBorders>
            <w:noWrap/>
            <w:vAlign w:val="center"/>
            <w:hideMark/>
          </w:tcPr>
          <w:p w14:paraId="1DB261EE" w14:textId="77777777" w:rsidR="00B717EF" w:rsidRPr="00B717EF" w:rsidRDefault="00B717EF" w:rsidP="00B717EF">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5F63BBAE" w14:textId="77777777" w:rsidR="00B717EF" w:rsidRPr="00B717EF" w:rsidRDefault="00B717EF" w:rsidP="00B717EF">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1023E259" w14:textId="77777777" w:rsidR="00B717EF" w:rsidRPr="00B717EF" w:rsidRDefault="00B717EF" w:rsidP="00B717EF">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4BAF2588"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6843879E" w14:textId="77777777" w:rsidTr="0015692D">
        <w:trPr>
          <w:trHeight w:val="320"/>
        </w:trPr>
        <w:tc>
          <w:tcPr>
            <w:tcW w:w="2616" w:type="dxa"/>
            <w:tcBorders>
              <w:top w:val="nil"/>
            </w:tcBorders>
            <w:noWrap/>
            <w:vAlign w:val="center"/>
            <w:hideMark/>
          </w:tcPr>
          <w:p w14:paraId="3A8C00E3"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Receiving</w:t>
            </w:r>
          </w:p>
        </w:tc>
        <w:tc>
          <w:tcPr>
            <w:tcW w:w="2284" w:type="dxa"/>
            <w:tcBorders>
              <w:top w:val="nil"/>
            </w:tcBorders>
            <w:noWrap/>
            <w:vAlign w:val="center"/>
            <w:hideMark/>
          </w:tcPr>
          <w:p w14:paraId="280ADB4F"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347 (11.2)</w:t>
            </w:r>
          </w:p>
        </w:tc>
        <w:tc>
          <w:tcPr>
            <w:tcW w:w="1899" w:type="dxa"/>
            <w:tcBorders>
              <w:top w:val="nil"/>
            </w:tcBorders>
            <w:noWrap/>
            <w:vAlign w:val="center"/>
            <w:hideMark/>
          </w:tcPr>
          <w:p w14:paraId="438C2D2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158 (55.6)</w:t>
            </w:r>
          </w:p>
        </w:tc>
        <w:tc>
          <w:tcPr>
            <w:tcW w:w="1871" w:type="dxa"/>
            <w:tcBorders>
              <w:top w:val="nil"/>
            </w:tcBorders>
            <w:noWrap/>
            <w:vAlign w:val="center"/>
            <w:hideMark/>
          </w:tcPr>
          <w:p w14:paraId="73AE227D"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189 (6.3)</w:t>
            </w:r>
          </w:p>
        </w:tc>
        <w:tc>
          <w:tcPr>
            <w:tcW w:w="1399" w:type="dxa"/>
            <w:tcBorders>
              <w:top w:val="nil"/>
            </w:tcBorders>
            <w:noWrap/>
            <w:vAlign w:val="center"/>
            <w:hideMark/>
          </w:tcPr>
          <w:p w14:paraId="7A6DFB02"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413DD9EC" w14:textId="77777777" w:rsidTr="0015692D">
        <w:trPr>
          <w:trHeight w:val="320"/>
        </w:trPr>
        <w:tc>
          <w:tcPr>
            <w:tcW w:w="2616" w:type="dxa"/>
            <w:noWrap/>
            <w:vAlign w:val="center"/>
            <w:hideMark/>
          </w:tcPr>
          <w:p w14:paraId="01B69709"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Years Since Diagnosis</w:t>
            </w:r>
          </w:p>
        </w:tc>
        <w:tc>
          <w:tcPr>
            <w:tcW w:w="2284" w:type="dxa"/>
            <w:noWrap/>
            <w:vAlign w:val="center"/>
            <w:hideMark/>
          </w:tcPr>
          <w:p w14:paraId="54CCF78E" w14:textId="77777777" w:rsidR="00B717EF" w:rsidRPr="00B717EF" w:rsidRDefault="00B717EF" w:rsidP="00B717EF">
            <w:pPr>
              <w:ind w:firstLine="720"/>
              <w:jc w:val="center"/>
              <w:rPr>
                <w:rFonts w:ascii="Times New Roman" w:hAnsi="Times New Roman" w:cs="Times New Roman"/>
                <w:sz w:val="20"/>
                <w:szCs w:val="20"/>
              </w:rPr>
            </w:pPr>
          </w:p>
        </w:tc>
        <w:tc>
          <w:tcPr>
            <w:tcW w:w="1899" w:type="dxa"/>
            <w:noWrap/>
            <w:vAlign w:val="center"/>
            <w:hideMark/>
          </w:tcPr>
          <w:p w14:paraId="5641E0C6" w14:textId="77777777" w:rsidR="00B717EF" w:rsidRPr="00B717EF" w:rsidRDefault="00B717EF" w:rsidP="00B717EF">
            <w:pPr>
              <w:ind w:firstLine="720"/>
              <w:jc w:val="center"/>
              <w:rPr>
                <w:rFonts w:ascii="Times New Roman" w:hAnsi="Times New Roman" w:cs="Times New Roman"/>
                <w:sz w:val="20"/>
                <w:szCs w:val="20"/>
              </w:rPr>
            </w:pPr>
          </w:p>
        </w:tc>
        <w:tc>
          <w:tcPr>
            <w:tcW w:w="1871" w:type="dxa"/>
            <w:noWrap/>
            <w:vAlign w:val="center"/>
            <w:hideMark/>
          </w:tcPr>
          <w:p w14:paraId="3858E2C6" w14:textId="77777777" w:rsidR="00B717EF" w:rsidRPr="00B717EF" w:rsidRDefault="00B717EF" w:rsidP="00B717EF">
            <w:pPr>
              <w:ind w:firstLine="720"/>
              <w:jc w:val="center"/>
              <w:rPr>
                <w:rFonts w:ascii="Times New Roman" w:hAnsi="Times New Roman" w:cs="Times New Roman"/>
                <w:sz w:val="20"/>
                <w:szCs w:val="20"/>
              </w:rPr>
            </w:pPr>
          </w:p>
        </w:tc>
        <w:tc>
          <w:tcPr>
            <w:tcW w:w="1399" w:type="dxa"/>
            <w:noWrap/>
            <w:vAlign w:val="center"/>
            <w:hideMark/>
          </w:tcPr>
          <w:p w14:paraId="45008D69"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0.62</w:t>
            </w:r>
          </w:p>
        </w:tc>
      </w:tr>
      <w:tr w:rsidR="00B717EF" w:rsidRPr="00B717EF" w14:paraId="3F5D4F80" w14:textId="77777777" w:rsidTr="0015692D">
        <w:trPr>
          <w:trHeight w:val="320"/>
        </w:trPr>
        <w:tc>
          <w:tcPr>
            <w:tcW w:w="2616" w:type="dxa"/>
            <w:noWrap/>
            <w:vAlign w:val="bottom"/>
            <w:hideMark/>
          </w:tcPr>
          <w:p w14:paraId="7CDE1855"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color w:val="000000"/>
                <w:sz w:val="20"/>
                <w:szCs w:val="20"/>
              </w:rPr>
              <w:sym w:font="Symbol" w:char="F0A3"/>
            </w:r>
            <w:r w:rsidRPr="00B717EF">
              <w:rPr>
                <w:rFonts w:ascii="Times New Roman" w:hAnsi="Times New Roman" w:cs="Times New Roman"/>
                <w:color w:val="000000"/>
                <w:sz w:val="20"/>
                <w:szCs w:val="20"/>
              </w:rPr>
              <w:t xml:space="preserve"> 5 years</w:t>
            </w:r>
          </w:p>
        </w:tc>
        <w:tc>
          <w:tcPr>
            <w:tcW w:w="2284" w:type="dxa"/>
            <w:noWrap/>
            <w:vAlign w:val="center"/>
            <w:hideMark/>
          </w:tcPr>
          <w:p w14:paraId="6F5880C4"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color w:val="000000"/>
                <w:sz w:val="20"/>
                <w:szCs w:val="20"/>
              </w:rPr>
              <w:t>894 (32.0)</w:t>
            </w:r>
          </w:p>
        </w:tc>
        <w:tc>
          <w:tcPr>
            <w:tcW w:w="1899" w:type="dxa"/>
            <w:noWrap/>
            <w:vAlign w:val="center"/>
            <w:hideMark/>
          </w:tcPr>
          <w:p w14:paraId="3150E434"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color w:val="000000"/>
                <w:sz w:val="20"/>
                <w:szCs w:val="20"/>
              </w:rPr>
              <w:t>119 (30.2)</w:t>
            </w:r>
          </w:p>
        </w:tc>
        <w:tc>
          <w:tcPr>
            <w:tcW w:w="1871" w:type="dxa"/>
            <w:noWrap/>
            <w:vAlign w:val="center"/>
            <w:hideMark/>
          </w:tcPr>
          <w:p w14:paraId="074F6241"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color w:val="000000"/>
                <w:sz w:val="20"/>
                <w:szCs w:val="20"/>
              </w:rPr>
              <w:t>775 (32.2)</w:t>
            </w:r>
          </w:p>
        </w:tc>
        <w:tc>
          <w:tcPr>
            <w:tcW w:w="1399" w:type="dxa"/>
            <w:noWrap/>
            <w:vAlign w:val="center"/>
            <w:hideMark/>
          </w:tcPr>
          <w:p w14:paraId="0B791668"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29557EF6" w14:textId="77777777" w:rsidTr="0015692D">
        <w:trPr>
          <w:trHeight w:val="320"/>
        </w:trPr>
        <w:tc>
          <w:tcPr>
            <w:tcW w:w="2616" w:type="dxa"/>
            <w:noWrap/>
            <w:vAlign w:val="bottom"/>
            <w:hideMark/>
          </w:tcPr>
          <w:p w14:paraId="79BFB26B"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color w:val="000000"/>
                <w:sz w:val="20"/>
                <w:szCs w:val="20"/>
              </w:rPr>
              <w:t>&gt; 5 years</w:t>
            </w:r>
          </w:p>
        </w:tc>
        <w:tc>
          <w:tcPr>
            <w:tcW w:w="2284" w:type="dxa"/>
            <w:noWrap/>
            <w:vAlign w:val="center"/>
            <w:hideMark/>
          </w:tcPr>
          <w:p w14:paraId="4A2CB9AB"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color w:val="000000"/>
                <w:sz w:val="20"/>
                <w:szCs w:val="20"/>
              </w:rPr>
              <w:t>1599 (68.0)</w:t>
            </w:r>
          </w:p>
        </w:tc>
        <w:tc>
          <w:tcPr>
            <w:tcW w:w="1899" w:type="dxa"/>
            <w:noWrap/>
            <w:vAlign w:val="center"/>
            <w:hideMark/>
          </w:tcPr>
          <w:p w14:paraId="30DBA645"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color w:val="000000"/>
                <w:sz w:val="20"/>
                <w:szCs w:val="20"/>
              </w:rPr>
              <w:t>198 (69.8)</w:t>
            </w:r>
          </w:p>
        </w:tc>
        <w:tc>
          <w:tcPr>
            <w:tcW w:w="1871" w:type="dxa"/>
            <w:noWrap/>
            <w:vAlign w:val="center"/>
            <w:hideMark/>
          </w:tcPr>
          <w:p w14:paraId="7586740A"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color w:val="000000"/>
                <w:sz w:val="20"/>
                <w:szCs w:val="20"/>
              </w:rPr>
              <w:t>1401 (67.8)</w:t>
            </w:r>
          </w:p>
        </w:tc>
        <w:tc>
          <w:tcPr>
            <w:tcW w:w="1399" w:type="dxa"/>
            <w:noWrap/>
            <w:vAlign w:val="center"/>
            <w:hideMark/>
          </w:tcPr>
          <w:p w14:paraId="421E8EB5"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37D2EBCD" w14:textId="77777777" w:rsidTr="0015692D">
        <w:trPr>
          <w:trHeight w:val="320"/>
        </w:trPr>
        <w:tc>
          <w:tcPr>
            <w:tcW w:w="2616" w:type="dxa"/>
            <w:tcBorders>
              <w:bottom w:val="single" w:sz="4" w:space="0" w:color="auto"/>
            </w:tcBorders>
            <w:noWrap/>
            <w:vAlign w:val="center"/>
            <w:hideMark/>
          </w:tcPr>
          <w:p w14:paraId="4FF4689A"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Smoking Status</w:t>
            </w:r>
          </w:p>
        </w:tc>
        <w:tc>
          <w:tcPr>
            <w:tcW w:w="2284" w:type="dxa"/>
            <w:tcBorders>
              <w:bottom w:val="single" w:sz="4" w:space="0" w:color="auto"/>
            </w:tcBorders>
            <w:noWrap/>
            <w:vAlign w:val="center"/>
            <w:hideMark/>
          </w:tcPr>
          <w:p w14:paraId="6E5DAF7D" w14:textId="77777777" w:rsidR="00B717EF" w:rsidRPr="00B717EF" w:rsidRDefault="00B717EF" w:rsidP="00B717EF">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1B223C8F" w14:textId="77777777" w:rsidR="00B717EF" w:rsidRPr="00B717EF" w:rsidRDefault="00B717EF" w:rsidP="00B717EF">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0B79EDE1" w14:textId="77777777" w:rsidR="00B717EF" w:rsidRPr="00B717EF" w:rsidRDefault="00B717EF" w:rsidP="00B717EF">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5FA77F7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561F70C3" w14:textId="77777777" w:rsidTr="0015692D">
        <w:trPr>
          <w:trHeight w:val="320"/>
        </w:trPr>
        <w:tc>
          <w:tcPr>
            <w:tcW w:w="2616" w:type="dxa"/>
            <w:tcBorders>
              <w:bottom w:val="nil"/>
            </w:tcBorders>
            <w:noWrap/>
            <w:vAlign w:val="center"/>
            <w:hideMark/>
          </w:tcPr>
          <w:p w14:paraId="31ACE7F2"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Current</w:t>
            </w:r>
          </w:p>
        </w:tc>
        <w:tc>
          <w:tcPr>
            <w:tcW w:w="2284" w:type="dxa"/>
            <w:tcBorders>
              <w:bottom w:val="nil"/>
            </w:tcBorders>
            <w:noWrap/>
            <w:vAlign w:val="center"/>
            <w:hideMark/>
          </w:tcPr>
          <w:p w14:paraId="514B0BE6"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393 (16.9)</w:t>
            </w:r>
          </w:p>
        </w:tc>
        <w:tc>
          <w:tcPr>
            <w:tcW w:w="1899" w:type="dxa"/>
            <w:tcBorders>
              <w:bottom w:val="nil"/>
            </w:tcBorders>
            <w:noWrap/>
            <w:vAlign w:val="center"/>
            <w:hideMark/>
          </w:tcPr>
          <w:p w14:paraId="4714605A"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107 (39.2)</w:t>
            </w:r>
          </w:p>
        </w:tc>
        <w:tc>
          <w:tcPr>
            <w:tcW w:w="1871" w:type="dxa"/>
            <w:tcBorders>
              <w:bottom w:val="nil"/>
            </w:tcBorders>
            <w:noWrap/>
            <w:vAlign w:val="center"/>
            <w:hideMark/>
          </w:tcPr>
          <w:p w14:paraId="73C148D0"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286 (14.4)</w:t>
            </w:r>
          </w:p>
        </w:tc>
        <w:tc>
          <w:tcPr>
            <w:tcW w:w="1399" w:type="dxa"/>
            <w:tcBorders>
              <w:bottom w:val="nil"/>
            </w:tcBorders>
            <w:noWrap/>
            <w:vAlign w:val="center"/>
            <w:hideMark/>
          </w:tcPr>
          <w:p w14:paraId="591357E2"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05BDAF42" w14:textId="77777777" w:rsidTr="0015692D">
        <w:trPr>
          <w:trHeight w:val="320"/>
        </w:trPr>
        <w:tc>
          <w:tcPr>
            <w:tcW w:w="2616" w:type="dxa"/>
            <w:tcBorders>
              <w:top w:val="nil"/>
              <w:bottom w:val="nil"/>
            </w:tcBorders>
            <w:noWrap/>
            <w:vAlign w:val="center"/>
            <w:hideMark/>
          </w:tcPr>
          <w:p w14:paraId="0F35C5C1"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Former</w:t>
            </w:r>
          </w:p>
        </w:tc>
        <w:tc>
          <w:tcPr>
            <w:tcW w:w="2284" w:type="dxa"/>
            <w:tcBorders>
              <w:top w:val="nil"/>
              <w:bottom w:val="nil"/>
            </w:tcBorders>
            <w:noWrap/>
            <w:vAlign w:val="center"/>
            <w:hideMark/>
          </w:tcPr>
          <w:p w14:paraId="1CF03995"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1021 (39.4)</w:t>
            </w:r>
          </w:p>
        </w:tc>
        <w:tc>
          <w:tcPr>
            <w:tcW w:w="1899" w:type="dxa"/>
            <w:tcBorders>
              <w:top w:val="nil"/>
              <w:bottom w:val="nil"/>
            </w:tcBorders>
            <w:noWrap/>
            <w:vAlign w:val="center"/>
            <w:hideMark/>
          </w:tcPr>
          <w:p w14:paraId="46DDD30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79 (21.9)</w:t>
            </w:r>
          </w:p>
        </w:tc>
        <w:tc>
          <w:tcPr>
            <w:tcW w:w="1871" w:type="dxa"/>
            <w:tcBorders>
              <w:top w:val="nil"/>
              <w:bottom w:val="nil"/>
            </w:tcBorders>
            <w:noWrap/>
            <w:vAlign w:val="center"/>
            <w:hideMark/>
          </w:tcPr>
          <w:p w14:paraId="46F4D150"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942 (41.3)</w:t>
            </w:r>
          </w:p>
        </w:tc>
        <w:tc>
          <w:tcPr>
            <w:tcW w:w="1399" w:type="dxa"/>
            <w:tcBorders>
              <w:top w:val="nil"/>
              <w:bottom w:val="nil"/>
            </w:tcBorders>
            <w:noWrap/>
            <w:vAlign w:val="center"/>
            <w:hideMark/>
          </w:tcPr>
          <w:p w14:paraId="390EBEE2"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64005D82" w14:textId="77777777" w:rsidTr="0015692D">
        <w:trPr>
          <w:trHeight w:val="320"/>
        </w:trPr>
        <w:tc>
          <w:tcPr>
            <w:tcW w:w="2616" w:type="dxa"/>
            <w:tcBorders>
              <w:top w:val="nil"/>
            </w:tcBorders>
            <w:noWrap/>
            <w:vAlign w:val="center"/>
            <w:hideMark/>
          </w:tcPr>
          <w:p w14:paraId="58F93192"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Never</w:t>
            </w:r>
          </w:p>
        </w:tc>
        <w:tc>
          <w:tcPr>
            <w:tcW w:w="2284" w:type="dxa"/>
            <w:tcBorders>
              <w:top w:val="nil"/>
            </w:tcBorders>
            <w:noWrap/>
            <w:vAlign w:val="center"/>
            <w:hideMark/>
          </w:tcPr>
          <w:p w14:paraId="6AEF8986"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1079 (43.7)</w:t>
            </w:r>
          </w:p>
        </w:tc>
        <w:tc>
          <w:tcPr>
            <w:tcW w:w="1899" w:type="dxa"/>
            <w:tcBorders>
              <w:top w:val="nil"/>
            </w:tcBorders>
            <w:noWrap/>
            <w:vAlign w:val="center"/>
            <w:hideMark/>
          </w:tcPr>
          <w:p w14:paraId="027BD19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131 (38.9)</w:t>
            </w:r>
          </w:p>
        </w:tc>
        <w:tc>
          <w:tcPr>
            <w:tcW w:w="1871" w:type="dxa"/>
            <w:tcBorders>
              <w:top w:val="nil"/>
            </w:tcBorders>
            <w:noWrap/>
            <w:vAlign w:val="center"/>
            <w:hideMark/>
          </w:tcPr>
          <w:p w14:paraId="63237320"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948 (44.2)</w:t>
            </w:r>
          </w:p>
        </w:tc>
        <w:tc>
          <w:tcPr>
            <w:tcW w:w="1399" w:type="dxa"/>
            <w:tcBorders>
              <w:top w:val="nil"/>
            </w:tcBorders>
            <w:noWrap/>
            <w:vAlign w:val="center"/>
            <w:hideMark/>
          </w:tcPr>
          <w:p w14:paraId="62048F75"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0209F871" w14:textId="77777777" w:rsidTr="0015692D">
        <w:trPr>
          <w:trHeight w:val="320"/>
        </w:trPr>
        <w:tc>
          <w:tcPr>
            <w:tcW w:w="2616" w:type="dxa"/>
            <w:tcBorders>
              <w:bottom w:val="single" w:sz="4" w:space="0" w:color="auto"/>
            </w:tcBorders>
            <w:noWrap/>
            <w:vAlign w:val="center"/>
            <w:hideMark/>
          </w:tcPr>
          <w:p w14:paraId="7D10348A"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Alcohol Use</w:t>
            </w:r>
          </w:p>
        </w:tc>
        <w:tc>
          <w:tcPr>
            <w:tcW w:w="2284" w:type="dxa"/>
            <w:tcBorders>
              <w:bottom w:val="single" w:sz="4" w:space="0" w:color="auto"/>
            </w:tcBorders>
            <w:noWrap/>
            <w:vAlign w:val="center"/>
            <w:hideMark/>
          </w:tcPr>
          <w:p w14:paraId="71BC9D0C" w14:textId="77777777" w:rsidR="00B717EF" w:rsidRPr="00B717EF" w:rsidRDefault="00B717EF" w:rsidP="00B717EF">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6BE1CC6B" w14:textId="77777777" w:rsidR="00B717EF" w:rsidRPr="00B717EF" w:rsidRDefault="00B717EF" w:rsidP="00B717EF">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506C16D6" w14:textId="77777777" w:rsidR="00B717EF" w:rsidRPr="00B717EF" w:rsidRDefault="00B717EF" w:rsidP="00B717EF">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5DB4F438"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0.05</w:t>
            </w:r>
          </w:p>
        </w:tc>
      </w:tr>
      <w:tr w:rsidR="00B717EF" w:rsidRPr="00B717EF" w14:paraId="1C926AF6" w14:textId="77777777" w:rsidTr="0015692D">
        <w:trPr>
          <w:trHeight w:val="320"/>
        </w:trPr>
        <w:tc>
          <w:tcPr>
            <w:tcW w:w="2616" w:type="dxa"/>
            <w:tcBorders>
              <w:bottom w:val="nil"/>
            </w:tcBorders>
            <w:noWrap/>
            <w:vAlign w:val="center"/>
            <w:hideMark/>
          </w:tcPr>
          <w:p w14:paraId="538CB056"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Heavy</w:t>
            </w:r>
          </w:p>
        </w:tc>
        <w:tc>
          <w:tcPr>
            <w:tcW w:w="2284" w:type="dxa"/>
            <w:tcBorders>
              <w:bottom w:val="nil"/>
            </w:tcBorders>
            <w:noWrap/>
            <w:vAlign w:val="center"/>
            <w:hideMark/>
          </w:tcPr>
          <w:p w14:paraId="5755B04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268 (13.8)</w:t>
            </w:r>
          </w:p>
        </w:tc>
        <w:tc>
          <w:tcPr>
            <w:tcW w:w="1899" w:type="dxa"/>
            <w:tcBorders>
              <w:bottom w:val="nil"/>
            </w:tcBorders>
            <w:noWrap/>
            <w:vAlign w:val="center"/>
            <w:hideMark/>
          </w:tcPr>
          <w:p w14:paraId="0D5981BF"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23 (4.6)</w:t>
            </w:r>
          </w:p>
        </w:tc>
        <w:tc>
          <w:tcPr>
            <w:tcW w:w="1871" w:type="dxa"/>
            <w:tcBorders>
              <w:bottom w:val="nil"/>
            </w:tcBorders>
            <w:noWrap/>
            <w:vAlign w:val="center"/>
            <w:hideMark/>
          </w:tcPr>
          <w:p w14:paraId="3DD334F5"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245 (14.9)</w:t>
            </w:r>
          </w:p>
        </w:tc>
        <w:tc>
          <w:tcPr>
            <w:tcW w:w="1399" w:type="dxa"/>
            <w:tcBorders>
              <w:bottom w:val="nil"/>
            </w:tcBorders>
            <w:noWrap/>
            <w:vAlign w:val="center"/>
            <w:hideMark/>
          </w:tcPr>
          <w:p w14:paraId="6AA37A29"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5FC060AA" w14:textId="77777777" w:rsidTr="0015692D">
        <w:trPr>
          <w:trHeight w:val="320"/>
        </w:trPr>
        <w:tc>
          <w:tcPr>
            <w:tcW w:w="2616" w:type="dxa"/>
            <w:tcBorders>
              <w:top w:val="nil"/>
              <w:bottom w:val="nil"/>
            </w:tcBorders>
            <w:noWrap/>
            <w:vAlign w:val="center"/>
            <w:hideMark/>
          </w:tcPr>
          <w:p w14:paraId="381E20B5"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lastRenderedPageBreak/>
              <w:t>Moderate</w:t>
            </w:r>
          </w:p>
        </w:tc>
        <w:tc>
          <w:tcPr>
            <w:tcW w:w="2284" w:type="dxa"/>
            <w:tcBorders>
              <w:top w:val="nil"/>
              <w:bottom w:val="nil"/>
            </w:tcBorders>
            <w:noWrap/>
            <w:vAlign w:val="center"/>
            <w:hideMark/>
          </w:tcPr>
          <w:p w14:paraId="76D98236"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381 (15.9)</w:t>
            </w:r>
          </w:p>
        </w:tc>
        <w:tc>
          <w:tcPr>
            <w:tcW w:w="1899" w:type="dxa"/>
            <w:tcBorders>
              <w:top w:val="nil"/>
              <w:bottom w:val="nil"/>
            </w:tcBorders>
            <w:noWrap/>
            <w:vAlign w:val="center"/>
            <w:hideMark/>
          </w:tcPr>
          <w:p w14:paraId="1165563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32 (16.1)</w:t>
            </w:r>
          </w:p>
        </w:tc>
        <w:tc>
          <w:tcPr>
            <w:tcW w:w="1871" w:type="dxa"/>
            <w:tcBorders>
              <w:top w:val="nil"/>
              <w:bottom w:val="nil"/>
            </w:tcBorders>
            <w:noWrap/>
            <w:vAlign w:val="center"/>
            <w:hideMark/>
          </w:tcPr>
          <w:p w14:paraId="77AA4F54"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349 (15.9)</w:t>
            </w:r>
          </w:p>
        </w:tc>
        <w:tc>
          <w:tcPr>
            <w:tcW w:w="1399" w:type="dxa"/>
            <w:tcBorders>
              <w:top w:val="nil"/>
              <w:bottom w:val="nil"/>
            </w:tcBorders>
            <w:noWrap/>
            <w:vAlign w:val="center"/>
            <w:hideMark/>
          </w:tcPr>
          <w:p w14:paraId="5BB23C4E"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2DECD25C" w14:textId="77777777" w:rsidTr="0015692D">
        <w:trPr>
          <w:trHeight w:val="320"/>
        </w:trPr>
        <w:tc>
          <w:tcPr>
            <w:tcW w:w="2616" w:type="dxa"/>
            <w:tcBorders>
              <w:top w:val="nil"/>
            </w:tcBorders>
            <w:noWrap/>
            <w:vAlign w:val="center"/>
            <w:hideMark/>
          </w:tcPr>
          <w:p w14:paraId="72493BE9"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None</w:t>
            </w:r>
          </w:p>
        </w:tc>
        <w:tc>
          <w:tcPr>
            <w:tcW w:w="2284" w:type="dxa"/>
            <w:tcBorders>
              <w:top w:val="nil"/>
            </w:tcBorders>
            <w:noWrap/>
            <w:vAlign w:val="center"/>
            <w:hideMark/>
          </w:tcPr>
          <w:p w14:paraId="7E8C57E5"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1844 (70.3)</w:t>
            </w:r>
          </w:p>
        </w:tc>
        <w:tc>
          <w:tcPr>
            <w:tcW w:w="1899" w:type="dxa"/>
            <w:tcBorders>
              <w:top w:val="nil"/>
            </w:tcBorders>
            <w:noWrap/>
            <w:vAlign w:val="center"/>
            <w:hideMark/>
          </w:tcPr>
          <w:p w14:paraId="6914EEF0"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262 (79.3)</w:t>
            </w:r>
          </w:p>
        </w:tc>
        <w:tc>
          <w:tcPr>
            <w:tcW w:w="1871" w:type="dxa"/>
            <w:tcBorders>
              <w:top w:val="nil"/>
            </w:tcBorders>
            <w:noWrap/>
            <w:vAlign w:val="center"/>
            <w:hideMark/>
          </w:tcPr>
          <w:p w14:paraId="631F6C0A"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1582 (69.3)</w:t>
            </w:r>
          </w:p>
        </w:tc>
        <w:tc>
          <w:tcPr>
            <w:tcW w:w="1399" w:type="dxa"/>
            <w:tcBorders>
              <w:top w:val="nil"/>
            </w:tcBorders>
            <w:noWrap/>
            <w:vAlign w:val="center"/>
            <w:hideMark/>
          </w:tcPr>
          <w:p w14:paraId="4780A954"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27E9820D" w14:textId="77777777" w:rsidTr="0015692D">
        <w:trPr>
          <w:trHeight w:val="320"/>
        </w:trPr>
        <w:tc>
          <w:tcPr>
            <w:tcW w:w="2616" w:type="dxa"/>
            <w:tcBorders>
              <w:bottom w:val="single" w:sz="4" w:space="0" w:color="auto"/>
            </w:tcBorders>
            <w:noWrap/>
            <w:vAlign w:val="center"/>
            <w:hideMark/>
          </w:tcPr>
          <w:p w14:paraId="714EDAE7"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Cause of Death</w:t>
            </w:r>
          </w:p>
        </w:tc>
        <w:tc>
          <w:tcPr>
            <w:tcW w:w="2284" w:type="dxa"/>
            <w:tcBorders>
              <w:bottom w:val="single" w:sz="4" w:space="0" w:color="auto"/>
            </w:tcBorders>
            <w:noWrap/>
            <w:vAlign w:val="center"/>
            <w:hideMark/>
          </w:tcPr>
          <w:p w14:paraId="7930B4B2" w14:textId="77777777" w:rsidR="00B717EF" w:rsidRPr="00B717EF" w:rsidRDefault="00B717EF" w:rsidP="00B717EF">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5C90F657" w14:textId="77777777" w:rsidR="00B717EF" w:rsidRPr="00B717EF" w:rsidRDefault="00B717EF" w:rsidP="00B717EF">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4047542D" w14:textId="77777777" w:rsidR="00B717EF" w:rsidRPr="00B717EF" w:rsidRDefault="00B717EF" w:rsidP="00B717EF">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0B7523C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0.42</w:t>
            </w:r>
          </w:p>
        </w:tc>
      </w:tr>
      <w:tr w:rsidR="00B717EF" w:rsidRPr="00B717EF" w14:paraId="536D8693" w14:textId="77777777" w:rsidTr="0015692D">
        <w:trPr>
          <w:trHeight w:val="320"/>
        </w:trPr>
        <w:tc>
          <w:tcPr>
            <w:tcW w:w="2616" w:type="dxa"/>
            <w:tcBorders>
              <w:bottom w:val="nil"/>
            </w:tcBorders>
            <w:noWrap/>
            <w:vAlign w:val="center"/>
            <w:hideMark/>
          </w:tcPr>
          <w:p w14:paraId="442EE585"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Cancer</w:t>
            </w:r>
          </w:p>
        </w:tc>
        <w:tc>
          <w:tcPr>
            <w:tcW w:w="2284" w:type="dxa"/>
            <w:tcBorders>
              <w:bottom w:val="nil"/>
            </w:tcBorders>
            <w:noWrap/>
            <w:vAlign w:val="center"/>
            <w:hideMark/>
          </w:tcPr>
          <w:p w14:paraId="5627ED04"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343 (36.4)</w:t>
            </w:r>
          </w:p>
        </w:tc>
        <w:tc>
          <w:tcPr>
            <w:tcW w:w="1899" w:type="dxa"/>
            <w:tcBorders>
              <w:bottom w:val="nil"/>
            </w:tcBorders>
            <w:noWrap/>
            <w:vAlign w:val="center"/>
            <w:hideMark/>
          </w:tcPr>
          <w:p w14:paraId="54BC9A27"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30 (31.9)</w:t>
            </w:r>
          </w:p>
        </w:tc>
        <w:tc>
          <w:tcPr>
            <w:tcW w:w="1871" w:type="dxa"/>
            <w:tcBorders>
              <w:bottom w:val="nil"/>
            </w:tcBorders>
            <w:noWrap/>
            <w:vAlign w:val="center"/>
            <w:hideMark/>
          </w:tcPr>
          <w:p w14:paraId="6272B2F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313 (36.7)</w:t>
            </w:r>
          </w:p>
        </w:tc>
        <w:tc>
          <w:tcPr>
            <w:tcW w:w="1399" w:type="dxa"/>
            <w:tcBorders>
              <w:bottom w:val="nil"/>
            </w:tcBorders>
            <w:noWrap/>
            <w:vAlign w:val="center"/>
            <w:hideMark/>
          </w:tcPr>
          <w:p w14:paraId="65499888"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5DCB213F" w14:textId="77777777" w:rsidTr="0015692D">
        <w:trPr>
          <w:trHeight w:val="320"/>
        </w:trPr>
        <w:tc>
          <w:tcPr>
            <w:tcW w:w="2616" w:type="dxa"/>
            <w:tcBorders>
              <w:top w:val="nil"/>
              <w:bottom w:val="nil"/>
            </w:tcBorders>
            <w:noWrap/>
            <w:vAlign w:val="center"/>
            <w:hideMark/>
          </w:tcPr>
          <w:p w14:paraId="2BD0A832"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Cardiovascular Dis.</w:t>
            </w:r>
          </w:p>
        </w:tc>
        <w:tc>
          <w:tcPr>
            <w:tcW w:w="2284" w:type="dxa"/>
            <w:tcBorders>
              <w:top w:val="nil"/>
              <w:bottom w:val="nil"/>
            </w:tcBorders>
            <w:noWrap/>
            <w:vAlign w:val="center"/>
            <w:hideMark/>
          </w:tcPr>
          <w:p w14:paraId="7ED14420"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235 (25.6)</w:t>
            </w:r>
          </w:p>
        </w:tc>
        <w:tc>
          <w:tcPr>
            <w:tcW w:w="1899" w:type="dxa"/>
            <w:tcBorders>
              <w:top w:val="nil"/>
              <w:bottom w:val="nil"/>
            </w:tcBorders>
            <w:noWrap/>
            <w:vAlign w:val="center"/>
            <w:hideMark/>
          </w:tcPr>
          <w:p w14:paraId="3D2F8825"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11 (20.4)</w:t>
            </w:r>
          </w:p>
        </w:tc>
        <w:tc>
          <w:tcPr>
            <w:tcW w:w="1871" w:type="dxa"/>
            <w:tcBorders>
              <w:top w:val="nil"/>
              <w:bottom w:val="nil"/>
            </w:tcBorders>
            <w:noWrap/>
            <w:vAlign w:val="center"/>
            <w:hideMark/>
          </w:tcPr>
          <w:p w14:paraId="6386CB55"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224 (25.9)</w:t>
            </w:r>
          </w:p>
        </w:tc>
        <w:tc>
          <w:tcPr>
            <w:tcW w:w="1399" w:type="dxa"/>
            <w:tcBorders>
              <w:top w:val="nil"/>
              <w:bottom w:val="nil"/>
            </w:tcBorders>
            <w:noWrap/>
            <w:vAlign w:val="center"/>
            <w:hideMark/>
          </w:tcPr>
          <w:p w14:paraId="45335831"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5FA227E8" w14:textId="77777777" w:rsidTr="0015692D">
        <w:trPr>
          <w:trHeight w:val="320"/>
        </w:trPr>
        <w:tc>
          <w:tcPr>
            <w:tcW w:w="2616" w:type="dxa"/>
            <w:tcBorders>
              <w:top w:val="nil"/>
              <w:bottom w:val="single" w:sz="4" w:space="0" w:color="auto"/>
            </w:tcBorders>
            <w:noWrap/>
            <w:vAlign w:val="center"/>
            <w:hideMark/>
          </w:tcPr>
          <w:p w14:paraId="54C758BC" w14:textId="77777777" w:rsidR="00B717EF" w:rsidRPr="00B717EF" w:rsidRDefault="00B717EF" w:rsidP="00B717EF">
            <w:pPr>
              <w:ind w:firstLine="720"/>
              <w:rPr>
                <w:rFonts w:ascii="Times New Roman" w:hAnsi="Times New Roman" w:cs="Times New Roman"/>
                <w:sz w:val="20"/>
                <w:szCs w:val="20"/>
              </w:rPr>
            </w:pPr>
            <w:commentRangeStart w:id="55"/>
            <w:r w:rsidRPr="00B717EF">
              <w:rPr>
                <w:rFonts w:ascii="Times New Roman" w:hAnsi="Times New Roman" w:cs="Times New Roman"/>
                <w:sz w:val="20"/>
                <w:szCs w:val="20"/>
              </w:rPr>
              <w:t>Other</w:t>
            </w:r>
          </w:p>
        </w:tc>
        <w:tc>
          <w:tcPr>
            <w:tcW w:w="2284" w:type="dxa"/>
            <w:tcBorders>
              <w:top w:val="nil"/>
              <w:bottom w:val="single" w:sz="4" w:space="0" w:color="auto"/>
            </w:tcBorders>
            <w:noWrap/>
            <w:vAlign w:val="center"/>
            <w:hideMark/>
          </w:tcPr>
          <w:p w14:paraId="7EA3FEE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403 (38.0)</w:t>
            </w:r>
          </w:p>
        </w:tc>
        <w:tc>
          <w:tcPr>
            <w:tcW w:w="1899" w:type="dxa"/>
            <w:tcBorders>
              <w:top w:val="nil"/>
              <w:bottom w:val="single" w:sz="4" w:space="0" w:color="auto"/>
            </w:tcBorders>
            <w:noWrap/>
            <w:vAlign w:val="center"/>
            <w:hideMark/>
          </w:tcPr>
          <w:p w14:paraId="74761517"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41 (47.7)</w:t>
            </w:r>
          </w:p>
        </w:tc>
        <w:tc>
          <w:tcPr>
            <w:tcW w:w="1871" w:type="dxa"/>
            <w:tcBorders>
              <w:top w:val="nil"/>
              <w:bottom w:val="single" w:sz="4" w:space="0" w:color="auto"/>
            </w:tcBorders>
            <w:noWrap/>
            <w:vAlign w:val="center"/>
            <w:hideMark/>
          </w:tcPr>
          <w:p w14:paraId="7114104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362 (37.4)</w:t>
            </w:r>
            <w:commentRangeEnd w:id="55"/>
            <w:r w:rsidR="0003299C">
              <w:rPr>
                <w:rStyle w:val="CommentReference"/>
              </w:rPr>
              <w:commentReference w:id="55"/>
            </w:r>
          </w:p>
        </w:tc>
        <w:tc>
          <w:tcPr>
            <w:tcW w:w="1399" w:type="dxa"/>
            <w:tcBorders>
              <w:top w:val="nil"/>
              <w:bottom w:val="single" w:sz="4" w:space="0" w:color="auto"/>
            </w:tcBorders>
            <w:noWrap/>
            <w:vAlign w:val="center"/>
            <w:hideMark/>
          </w:tcPr>
          <w:p w14:paraId="29C0AC63"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4B7114A3" w14:textId="77777777" w:rsidTr="0015692D">
        <w:trPr>
          <w:trHeight w:val="320"/>
        </w:trPr>
        <w:tc>
          <w:tcPr>
            <w:tcW w:w="10069" w:type="dxa"/>
            <w:gridSpan w:val="5"/>
            <w:tcBorders>
              <w:top w:val="single" w:sz="4" w:space="0" w:color="auto"/>
              <w:left w:val="nil"/>
              <w:bottom w:val="nil"/>
              <w:right w:val="nil"/>
            </w:tcBorders>
            <w:noWrap/>
          </w:tcPr>
          <w:p w14:paraId="6AE1D63B" w14:textId="77777777" w:rsidR="00B717EF" w:rsidRPr="00B717EF" w:rsidRDefault="00B717EF" w:rsidP="00B717EF">
            <w:pPr>
              <w:rPr>
                <w:rFonts w:ascii="Times New Roman" w:eastAsia="Calibri" w:hAnsi="Times New Roman" w:cs="Times New Roman"/>
                <w:sz w:val="20"/>
                <w:szCs w:val="20"/>
              </w:rPr>
            </w:pPr>
            <w:r w:rsidRPr="00B717EF">
              <w:rPr>
                <w:rFonts w:ascii="Times New Roman" w:eastAsia="Calibri" w:hAnsi="Times New Roman" w:cs="Times New Roman"/>
                <w:sz w:val="20"/>
                <w:szCs w:val="20"/>
              </w:rPr>
              <w:t>Percentages may not add to 100% given rounding.</w:t>
            </w:r>
          </w:p>
          <w:p w14:paraId="74E4854C" w14:textId="77777777" w:rsidR="00B717EF" w:rsidRPr="00B717EF" w:rsidRDefault="00B717EF" w:rsidP="00B717EF">
            <w:pPr>
              <w:rPr>
                <w:rFonts w:ascii="Times New Roman" w:eastAsia="+mn-ea" w:hAnsi="Times New Roman" w:cs="Times New Roman"/>
                <w:sz w:val="20"/>
                <w:szCs w:val="20"/>
              </w:rPr>
            </w:pPr>
            <w:r w:rsidRPr="00B717EF">
              <w:rPr>
                <w:rFonts w:ascii="Times New Roman" w:eastAsia="+mn-ea" w:hAnsi="Times New Roman" w:cs="Times New Roman"/>
                <w:i/>
                <w:iCs/>
                <w:sz w:val="20"/>
                <w:szCs w:val="20"/>
              </w:rPr>
              <w:t>p-</w:t>
            </w:r>
            <w:r w:rsidRPr="00B717EF">
              <w:rPr>
                <w:rFonts w:ascii="Times New Roman" w:eastAsia="+mn-ea" w:hAnsi="Times New Roman" w:cs="Times New Roman"/>
                <w:sz w:val="20"/>
                <w:szCs w:val="20"/>
              </w:rPr>
              <w:t xml:space="preserve">values are from </w:t>
            </w:r>
            <m:oMath>
              <m:sSup>
                <m:sSupPr>
                  <m:ctrlPr>
                    <w:rPr>
                      <w:rFonts w:ascii="Cambria Math" w:eastAsia="+mn-ea" w:hAnsi="Cambria Math" w:cs="Times New Roman"/>
                      <w:i/>
                      <w:sz w:val="20"/>
                      <w:szCs w:val="20"/>
                    </w:rPr>
                  </m:ctrlPr>
                </m:sSupPr>
                <m:e>
                  <m:r>
                    <w:rPr>
                      <w:rFonts w:ascii="Cambria Math" w:eastAsia="+mn-ea" w:hAnsi="Cambria Math" w:cs="Times New Roman"/>
                      <w:sz w:val="20"/>
                      <w:szCs w:val="20"/>
                    </w:rPr>
                    <m:t>χ</m:t>
                  </m:r>
                </m:e>
                <m:sup>
                  <m:r>
                    <w:rPr>
                      <w:rFonts w:ascii="Cambria Math" w:eastAsia="+mn-ea" w:hAnsi="Cambria Math" w:cs="Times New Roman"/>
                      <w:sz w:val="20"/>
                      <w:szCs w:val="20"/>
                    </w:rPr>
                    <m:t>2</m:t>
                  </m:r>
                </m:sup>
              </m:sSup>
              <m:r>
                <w:rPr>
                  <w:rFonts w:ascii="Cambria Math" w:eastAsia="+mn-ea" w:hAnsi="Cambria Math" w:cs="Times New Roman"/>
                  <w:sz w:val="20"/>
                  <w:szCs w:val="20"/>
                </w:rPr>
                <m:t xml:space="preserve"> </m:t>
              </m:r>
            </m:oMath>
            <w:r w:rsidRPr="00B717EF">
              <w:rPr>
                <w:rFonts w:ascii="Times New Roman" w:eastAsia="+mn-ea" w:hAnsi="Times New Roman" w:cs="Times New Roman"/>
                <w:sz w:val="20"/>
                <w:szCs w:val="20"/>
              </w:rPr>
              <w:t xml:space="preserve">tests for categorical variables and </w:t>
            </w:r>
            <w:r w:rsidRPr="00B717EF">
              <w:rPr>
                <w:rFonts w:ascii="Times New Roman" w:eastAsia="+mn-ea" w:hAnsi="Times New Roman" w:cs="Times New Roman"/>
                <w:i/>
                <w:iCs/>
                <w:sz w:val="20"/>
                <w:szCs w:val="20"/>
              </w:rPr>
              <w:t>t</w:t>
            </w:r>
            <w:r w:rsidRPr="00B717EF">
              <w:rPr>
                <w:rFonts w:ascii="Times New Roman" w:eastAsia="+mn-ea" w:hAnsi="Times New Roman" w:cs="Times New Roman"/>
                <w:sz w:val="20"/>
                <w:szCs w:val="20"/>
              </w:rPr>
              <w:t>-tests for continuous variables.</w:t>
            </w:r>
          </w:p>
          <w:p w14:paraId="7DDABC27"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Subjects were weighted, and the analysis was performed according to NCHS guidelines.</w:t>
            </w:r>
          </w:p>
        </w:tc>
      </w:tr>
    </w:tbl>
    <w:p w14:paraId="1C780668" w14:textId="77777777" w:rsidR="00B717EF" w:rsidRPr="00C90B6F" w:rsidRDefault="00B717EF" w:rsidP="00CA04BD">
      <w:pPr>
        <w:spacing w:line="360" w:lineRule="auto"/>
        <w:ind w:firstLine="720"/>
        <w:rPr>
          <w:rFonts w:ascii="Times New Roman" w:hAnsi="Times New Roman" w:cs="Times New Roman"/>
        </w:rPr>
      </w:pPr>
    </w:p>
    <w:p w14:paraId="17F3A47B" w14:textId="77777777" w:rsidR="00CA04BD"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Table 2 and Figure 2 present weighted Pearson correlation coefficients between the extracted dietary patterns and the individual food groups comprising them. The Food Insecurity (FI) and Food Assistance (SNAP) patterns suggested “unhealthy” dietary intake behavior. Within the sample of all cancer survivors, the FI pattern was characterized by negative correlations with fruits, vegetables, nuts, and whole grains, a high correlation with added sugars, and a weak-to-moderate positive correlation with meat consumption. The SNAP pattern was negatively correlated with fruit and vegetable intake and positively correlated with added sugar consumption, similar to the FI pattern (</w:t>
      </w:r>
      <w:r w:rsidRPr="00C90B6F">
        <w:rPr>
          <w:rFonts w:ascii="Times New Roman" w:hAnsi="Times New Roman" w:cs="Times New Roman"/>
          <w:i/>
          <w:iCs/>
        </w:rPr>
        <w:t>r </w:t>
      </w:r>
      <w:r w:rsidRPr="00C90B6F">
        <w:rPr>
          <w:rFonts w:ascii="Times New Roman" w:hAnsi="Times New Roman" w:cs="Times New Roman"/>
        </w:rPr>
        <w:t>= 0.81). The pattern of correlation coefficients for the Household Size pattern was also similar to those from the FI and SNAP patterns and shared a moderate correlation with FI (</w:t>
      </w:r>
      <w:r w:rsidRPr="00C90B6F">
        <w:rPr>
          <w:rFonts w:ascii="Times New Roman" w:hAnsi="Times New Roman" w:cs="Times New Roman"/>
          <w:i/>
          <w:iCs/>
        </w:rPr>
        <w:t xml:space="preserve">r </w:t>
      </w:r>
      <w:r w:rsidRPr="00C90B6F">
        <w:rPr>
          <w:rFonts w:ascii="Times New Roman" w:hAnsi="Times New Roman" w:cs="Times New Roman"/>
        </w:rPr>
        <w:t>= 0.63) and SNAP (</w:t>
      </w:r>
      <w:r w:rsidRPr="00C90B6F">
        <w:rPr>
          <w:rFonts w:ascii="Times New Roman" w:hAnsi="Times New Roman" w:cs="Times New Roman"/>
          <w:i/>
          <w:iCs/>
        </w:rPr>
        <w:t xml:space="preserve">r </w:t>
      </w:r>
      <w:r w:rsidRPr="00C90B6F">
        <w:rPr>
          <w:rFonts w:ascii="Times New Roman" w:hAnsi="Times New Roman" w:cs="Times New Roman"/>
        </w:rPr>
        <w:t xml:space="preserve">= 0.60) patterns. The two patterns extracted with PCA, in general, appeared to reflect “prudent” patterns emphasizing fruit and vegetable intake while de-emphasizing added sugars and were negatively correlated with the FI, SNAP, and Household Size patterns. Finally, the HEI-2015 was loaded positively by several fruit and vegetable categories, nuts, and whole grains and negatively by several meat categories, refined grains, and added sugars. HEI-2015 was positively and moderately correlated with the Age and Prudent #2 patterns and negatively correlated with the FI, SNAP, and Household Size patterns. On average, food-insecure subjects had significantly higher scores on the FI and SNAP patterns, with a smaller effect size noted for the household size pattern, and lower scores on the Age, Prudent #1, and Prudent #2 patterns compared to food-secure subjects (Table </w:t>
      </w:r>
      <w:r>
        <w:rPr>
          <w:rFonts w:ascii="Times New Roman" w:hAnsi="Times New Roman" w:cs="Times New Roman"/>
        </w:rPr>
        <w:t>3</w:t>
      </w:r>
      <w:r w:rsidRPr="00C90B6F">
        <w:rPr>
          <w:rFonts w:ascii="Times New Roman" w:hAnsi="Times New Roman" w:cs="Times New Roman"/>
        </w:rPr>
        <w:t>). Food-insecure survivors also had significantly lower HEI-2015 scores compared to food-secure survivors.</w:t>
      </w:r>
    </w:p>
    <w:p w14:paraId="3408F7BE" w14:textId="3300BB8A" w:rsidR="00B717EF" w:rsidRDefault="009C5C82" w:rsidP="00CA04BD">
      <w:pPr>
        <w:spacing w:line="360" w:lineRule="auto"/>
        <w:ind w:firstLine="720"/>
        <w:rPr>
          <w:rFonts w:ascii="Times New Roman" w:hAnsi="Times New Roman" w:cs="Times New Roman"/>
        </w:rPr>
      </w:pPr>
      <w:ins w:id="56" w:author="Maino Vieytes, Christian (NIH/NIA/IRP) [F]" w:date="2023-11-15T15:37:00Z">
        <w:r>
          <w:rPr>
            <w:rFonts w:ascii="Times New Roman" w:hAnsi="Times New Roman" w:cs="Times New Roman"/>
            <w:noProof/>
          </w:rPr>
          <w:lastRenderedPageBreak/>
          <w:drawing>
            <wp:anchor distT="0" distB="0" distL="114300" distR="114300" simplePos="0" relativeHeight="251684864" behindDoc="0" locked="0" layoutInCell="1" allowOverlap="1" wp14:anchorId="5703064E" wp14:editId="2AE90A7F">
              <wp:simplePos x="0" y="0"/>
              <wp:positionH relativeFrom="column">
                <wp:posOffset>1319530</wp:posOffset>
              </wp:positionH>
              <wp:positionV relativeFrom="paragraph">
                <wp:posOffset>0</wp:posOffset>
              </wp:positionV>
              <wp:extent cx="5084445" cy="4110355"/>
              <wp:effectExtent l="0" t="0" r="0" b="4445"/>
              <wp:wrapSquare wrapText="bothSides"/>
              <wp:docPr id="1482512881" name="Picture 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12881" name="Picture 1" descr="Chart, radar chart&#10;&#10;Description automatically generated"/>
                      <pic:cNvPicPr/>
                    </pic:nvPicPr>
                    <pic:blipFill rotWithShape="1">
                      <a:blip r:embed="rId19" cstate="print">
                        <a:extLst>
                          <a:ext uri="{28A0092B-C50C-407E-A947-70E740481C1C}">
                            <a14:useLocalDpi xmlns:a14="http://schemas.microsoft.com/office/drawing/2010/main" val="0"/>
                          </a:ext>
                        </a:extLst>
                      </a:blip>
                      <a:srcRect l="14448" b="13947"/>
                      <a:stretch/>
                    </pic:blipFill>
                    <pic:spPr bwMode="auto">
                      <a:xfrm>
                        <a:off x="0" y="0"/>
                        <a:ext cx="5084445" cy="4110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del w:id="57" w:author="Maino Vieytes, Christian (NIH/NIA/IRP) [F]" w:date="2023-11-15T15:37:00Z">
        <w:r w:rsidR="00B717EF" w:rsidDel="009C5C82">
          <w:rPr>
            <w:rFonts w:ascii="Times New Roman" w:hAnsi="Times New Roman" w:cs="Times New Roman"/>
            <w:noProof/>
          </w:rPr>
          <w:drawing>
            <wp:inline distT="0" distB="0" distL="0" distR="0" wp14:anchorId="60AB5612" wp14:editId="120D6B42">
              <wp:extent cx="5082151" cy="4146550"/>
              <wp:effectExtent l="0" t="0" r="0" b="0"/>
              <wp:docPr id="1238583224"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83224" name="Picture 2" descr="Chart, radar chart&#10;&#10;Description automatically generated"/>
                      <pic:cNvPicPr/>
                    </pic:nvPicPr>
                    <pic:blipFill rotWithShape="1">
                      <a:blip r:embed="rId20" cstate="print">
                        <a:extLst>
                          <a:ext uri="{28A0092B-C50C-407E-A947-70E740481C1C}">
                            <a14:useLocalDpi xmlns:a14="http://schemas.microsoft.com/office/drawing/2010/main" val="0"/>
                          </a:ext>
                        </a:extLst>
                      </a:blip>
                      <a:srcRect l="14490" b="13196"/>
                      <a:stretch/>
                    </pic:blipFill>
                    <pic:spPr bwMode="auto">
                      <a:xfrm>
                        <a:off x="0" y="0"/>
                        <a:ext cx="5082332" cy="4146698"/>
                      </a:xfrm>
                      <a:prstGeom prst="rect">
                        <a:avLst/>
                      </a:prstGeom>
                      <a:ln>
                        <a:noFill/>
                      </a:ln>
                      <a:extLst>
                        <a:ext uri="{53640926-AAD7-44D8-BBD7-CCE9431645EC}">
                          <a14:shadowObscured xmlns:a14="http://schemas.microsoft.com/office/drawing/2010/main"/>
                        </a:ext>
                      </a:extLst>
                    </pic:spPr>
                  </pic:pic>
                </a:graphicData>
              </a:graphic>
            </wp:inline>
          </w:drawing>
        </w:r>
      </w:del>
    </w:p>
    <w:p w14:paraId="769A1508" w14:textId="1468BDB7" w:rsidR="00B717EF" w:rsidRPr="00C90B6F" w:rsidRDefault="00B717EF" w:rsidP="00CA04BD">
      <w:pPr>
        <w:spacing w:line="360" w:lineRule="auto"/>
        <w:ind w:firstLine="720"/>
        <w:rPr>
          <w:rFonts w:ascii="Times New Roman" w:hAnsi="Times New Roman" w:cs="Times New Roman"/>
        </w:rPr>
      </w:pPr>
    </w:p>
    <w:p w14:paraId="296C8276" w14:textId="77777777" w:rsidR="00B717EF" w:rsidRDefault="00B717EF" w:rsidP="00CA04BD">
      <w:pPr>
        <w:spacing w:line="360" w:lineRule="auto"/>
        <w:ind w:firstLine="720"/>
        <w:rPr>
          <w:rFonts w:ascii="Times New Roman" w:hAnsi="Times New Roman" w:cs="Times New Roman"/>
        </w:rPr>
      </w:pPr>
    </w:p>
    <w:p w14:paraId="19AEC919" w14:textId="77777777" w:rsidR="00B717EF" w:rsidRDefault="00B717EF" w:rsidP="00CA04BD">
      <w:pPr>
        <w:spacing w:line="360" w:lineRule="auto"/>
        <w:ind w:firstLine="720"/>
        <w:rPr>
          <w:rFonts w:ascii="Times New Roman" w:hAnsi="Times New Roman" w:cs="Times New Roman"/>
        </w:rPr>
      </w:pPr>
    </w:p>
    <w:p w14:paraId="405F323C" w14:textId="77777777" w:rsidR="00B717EF" w:rsidRDefault="00B717EF" w:rsidP="00CA04BD">
      <w:pPr>
        <w:spacing w:line="360" w:lineRule="auto"/>
        <w:ind w:firstLine="720"/>
        <w:rPr>
          <w:rFonts w:ascii="Times New Roman" w:hAnsi="Times New Roman" w:cs="Times New Roman"/>
        </w:rPr>
      </w:pPr>
    </w:p>
    <w:p w14:paraId="383740BE" w14:textId="77777777" w:rsidR="00B717EF" w:rsidRDefault="00B717EF" w:rsidP="00CA04BD">
      <w:pPr>
        <w:spacing w:line="360" w:lineRule="auto"/>
        <w:ind w:firstLine="720"/>
        <w:rPr>
          <w:rFonts w:ascii="Times New Roman" w:hAnsi="Times New Roman" w:cs="Times New Roman"/>
        </w:rPr>
      </w:pPr>
    </w:p>
    <w:p w14:paraId="34A1CBFF" w14:textId="77777777" w:rsidR="00B717EF" w:rsidRDefault="00B717EF" w:rsidP="00CA04BD">
      <w:pPr>
        <w:spacing w:line="360" w:lineRule="auto"/>
        <w:ind w:firstLine="720"/>
        <w:rPr>
          <w:rFonts w:ascii="Times New Roman" w:hAnsi="Times New Roman" w:cs="Times New Roman"/>
        </w:rPr>
      </w:pPr>
    </w:p>
    <w:p w14:paraId="01DF4CE7" w14:textId="77777777" w:rsidR="00B717EF" w:rsidRDefault="00B717EF" w:rsidP="00CA04BD">
      <w:pPr>
        <w:spacing w:line="360" w:lineRule="auto"/>
        <w:ind w:firstLine="720"/>
        <w:rPr>
          <w:rFonts w:ascii="Times New Roman" w:hAnsi="Times New Roman" w:cs="Times New Roman"/>
        </w:rPr>
      </w:pPr>
    </w:p>
    <w:p w14:paraId="1C04A579" w14:textId="77777777" w:rsidR="00B717EF" w:rsidRDefault="00B717EF" w:rsidP="00CA04BD">
      <w:pPr>
        <w:spacing w:line="360" w:lineRule="auto"/>
        <w:ind w:firstLine="720"/>
        <w:rPr>
          <w:rFonts w:ascii="Times New Roman" w:hAnsi="Times New Roman" w:cs="Times New Roman"/>
        </w:rPr>
      </w:pPr>
    </w:p>
    <w:p w14:paraId="6BC42D48" w14:textId="77777777" w:rsidR="00B717EF" w:rsidRDefault="00B717EF" w:rsidP="00CA04BD">
      <w:pPr>
        <w:spacing w:line="360" w:lineRule="auto"/>
        <w:ind w:firstLine="720"/>
        <w:rPr>
          <w:rFonts w:ascii="Times New Roman" w:hAnsi="Times New Roman" w:cs="Times New Roman"/>
        </w:rPr>
      </w:pPr>
    </w:p>
    <w:p w14:paraId="65298FF3" w14:textId="77777777" w:rsidR="00B717EF" w:rsidRDefault="00B717EF" w:rsidP="00CA04BD">
      <w:pPr>
        <w:spacing w:line="360" w:lineRule="auto"/>
        <w:ind w:firstLine="720"/>
        <w:rPr>
          <w:rFonts w:ascii="Times New Roman" w:hAnsi="Times New Roman" w:cs="Times New Roman"/>
        </w:rPr>
      </w:pPr>
    </w:p>
    <w:p w14:paraId="48EF44C4" w14:textId="77777777" w:rsidR="00B717EF" w:rsidRDefault="00B717EF" w:rsidP="00CA04BD">
      <w:pPr>
        <w:spacing w:line="360" w:lineRule="auto"/>
        <w:ind w:firstLine="720"/>
        <w:rPr>
          <w:ins w:id="58" w:author="Maino Vieytes, Christian (NIH/NIA/IRP) [F]" w:date="2023-11-15T15:38:00Z"/>
          <w:rFonts w:ascii="Times New Roman" w:hAnsi="Times New Roman" w:cs="Times New Roman"/>
        </w:rPr>
      </w:pPr>
    </w:p>
    <w:p w14:paraId="59504851" w14:textId="77777777" w:rsidR="009C5C82" w:rsidRDefault="009C5C82" w:rsidP="00CA04BD">
      <w:pPr>
        <w:spacing w:line="360" w:lineRule="auto"/>
        <w:ind w:firstLine="720"/>
        <w:rPr>
          <w:ins w:id="59" w:author="Maino Vieytes, Christian (NIH/NIA/IRP) [F]" w:date="2023-11-15T15:38:00Z"/>
          <w:rFonts w:ascii="Times New Roman" w:hAnsi="Times New Roman" w:cs="Times New Roman"/>
        </w:rPr>
      </w:pPr>
    </w:p>
    <w:p w14:paraId="536399A9" w14:textId="77777777" w:rsidR="009C5C82" w:rsidRDefault="009C5C82" w:rsidP="00CA04BD">
      <w:pPr>
        <w:spacing w:line="360" w:lineRule="auto"/>
        <w:ind w:firstLine="720"/>
        <w:rPr>
          <w:ins w:id="60" w:author="Maino Vieytes, Christian (NIH/NIA/IRP) [F]" w:date="2023-11-15T15:38:00Z"/>
          <w:rFonts w:ascii="Times New Roman" w:hAnsi="Times New Roman" w:cs="Times New Roman"/>
        </w:rPr>
      </w:pPr>
    </w:p>
    <w:p w14:paraId="11B16EC8" w14:textId="77777777" w:rsidR="009C5C82" w:rsidRDefault="009C5C82" w:rsidP="00CA04BD">
      <w:pPr>
        <w:spacing w:line="360" w:lineRule="auto"/>
        <w:ind w:firstLine="720"/>
        <w:rPr>
          <w:ins w:id="61" w:author="Maino Vieytes, Christian (NIH/NIA/IRP) [F]" w:date="2023-11-15T15:38:00Z"/>
          <w:rFonts w:ascii="Times New Roman" w:hAnsi="Times New Roman" w:cs="Times New Roman"/>
        </w:rPr>
      </w:pPr>
    </w:p>
    <w:p w14:paraId="098B8607" w14:textId="3E2778D8" w:rsidR="009C5C82" w:rsidRDefault="009C5C82" w:rsidP="00CA04BD">
      <w:pPr>
        <w:spacing w:line="360" w:lineRule="auto"/>
        <w:ind w:firstLine="720"/>
        <w:rPr>
          <w:rFonts w:ascii="Times New Roman" w:hAnsi="Times New Roman" w:cs="Times New Roman"/>
        </w:rPr>
      </w:pPr>
      <w:r w:rsidRPr="00C90B6F">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4595B152" wp14:editId="099D4035">
                <wp:simplePos x="0" y="0"/>
                <wp:positionH relativeFrom="column">
                  <wp:posOffset>452755</wp:posOffset>
                </wp:positionH>
                <wp:positionV relativeFrom="paragraph">
                  <wp:posOffset>207645</wp:posOffset>
                </wp:positionV>
                <wp:extent cx="5095875" cy="1502410"/>
                <wp:effectExtent l="0" t="0" r="0" b="0"/>
                <wp:wrapSquare wrapText="bothSides"/>
                <wp:docPr id="1390552329" name="Text Box 1"/>
                <wp:cNvGraphicFramePr/>
                <a:graphic xmlns:a="http://schemas.openxmlformats.org/drawingml/2006/main">
                  <a:graphicData uri="http://schemas.microsoft.com/office/word/2010/wordprocessingShape">
                    <wps:wsp>
                      <wps:cNvSpPr txBox="1"/>
                      <wps:spPr>
                        <a:xfrm>
                          <a:off x="0" y="0"/>
                          <a:ext cx="5095875" cy="1502410"/>
                        </a:xfrm>
                        <a:prstGeom prst="rect">
                          <a:avLst/>
                        </a:prstGeom>
                        <a:solidFill>
                          <a:prstClr val="white"/>
                        </a:solidFill>
                        <a:ln>
                          <a:noFill/>
                        </a:ln>
                      </wps:spPr>
                      <wps:txbx>
                        <w:txbxContent>
                          <w:p w14:paraId="48F95436" w14:textId="77777777" w:rsidR="00B717EF" w:rsidRDefault="00B717EF" w:rsidP="00B717EF">
                            <w:pPr>
                              <w:pStyle w:val="Caption"/>
                              <w:spacing w:after="0"/>
                              <w:rPr>
                                <w:rFonts w:ascii="Times New Roman" w:hAnsi="Times New Roman" w:cs="Times New Roman"/>
                                <w:i w:val="0"/>
                                <w:iCs w:val="0"/>
                                <w:color w:val="auto"/>
                                <w:sz w:val="20"/>
                                <w:szCs w:val="20"/>
                              </w:rPr>
                            </w:pPr>
                            <w:r w:rsidRPr="00D90248">
                              <w:rPr>
                                <w:rFonts w:ascii="Times New Roman" w:hAnsi="Times New Roman" w:cs="Times New Roman"/>
                                <w:b/>
                                <w:bCs/>
                                <w:i w:val="0"/>
                                <w:iCs w:val="0"/>
                                <w:color w:val="auto"/>
                                <w:sz w:val="20"/>
                                <w:szCs w:val="20"/>
                              </w:rPr>
                              <w:t>Figure 2.</w:t>
                            </w:r>
                            <w:r>
                              <w:rPr>
                                <w:rFonts w:ascii="Times New Roman" w:hAnsi="Times New Roman" w:cs="Times New Roman"/>
                                <w:b/>
                                <w:bCs/>
                                <w:i w:val="0"/>
                                <w:iCs w:val="0"/>
                                <w:color w:val="auto"/>
                                <w:sz w:val="20"/>
                                <w:szCs w:val="20"/>
                              </w:rPr>
                              <w:t xml:space="preserve"> </w:t>
                            </w:r>
                            <w:r>
                              <w:rPr>
                                <w:rFonts w:ascii="Times New Roman" w:hAnsi="Times New Roman" w:cs="Times New Roman"/>
                                <w:i w:val="0"/>
                                <w:iCs w:val="0"/>
                                <w:color w:val="auto"/>
                                <w:sz w:val="20"/>
                                <w:szCs w:val="20"/>
                              </w:rPr>
                              <w:t xml:space="preserve">Radar chart with overlay of select dietary patterns and their correlations to the 26 food groups used in the dietary patterns extraction phase of the analysis. </w:t>
                            </w:r>
                          </w:p>
                          <w:p w14:paraId="2020765C" w14:textId="77777777" w:rsidR="00B717EF" w:rsidRDefault="00B717EF" w:rsidP="00B717EF">
                            <w:pPr>
                              <w:pStyle w:val="Caption"/>
                              <w:spacing w:after="0"/>
                              <w:rPr>
                                <w:rFonts w:ascii="Times New Roman" w:hAnsi="Times New Roman" w:cs="Times New Roman"/>
                                <w:i w:val="0"/>
                                <w:iCs w:val="0"/>
                                <w:color w:val="auto"/>
                                <w:sz w:val="20"/>
                                <w:szCs w:val="20"/>
                                <w:lang w:bidi="en-US"/>
                              </w:rPr>
                            </w:pPr>
                            <w:r w:rsidRPr="00DF1912">
                              <w:rPr>
                                <w:rFonts w:ascii="Times New Roman" w:hAnsi="Times New Roman" w:cs="Times New Roman"/>
                                <w:i w:val="0"/>
                                <w:iCs w:val="0"/>
                                <w:color w:val="auto"/>
                                <w:sz w:val="20"/>
                                <w:szCs w:val="20"/>
                                <w:lang w:bidi="en-US"/>
                              </w:rPr>
                              <w:t>† Dietary pattern obtained using penalized logistic regression</w:t>
                            </w:r>
                            <w:r>
                              <w:rPr>
                                <w:rFonts w:ascii="Times New Roman" w:hAnsi="Times New Roman" w:cs="Times New Roman"/>
                                <w:i w:val="0"/>
                                <w:iCs w:val="0"/>
                                <w:color w:val="auto"/>
                                <w:sz w:val="20"/>
                                <w:szCs w:val="20"/>
                                <w:lang w:bidi="en-US"/>
                              </w:rPr>
                              <w:t>;</w:t>
                            </w:r>
                            <w:r w:rsidRPr="00DF1912">
                              <w:rPr>
                                <w:rFonts w:ascii="Times New Roman" w:hAnsi="Times New Roman" w:cs="Times New Roman"/>
                                <w:i w:val="0"/>
                                <w:iCs w:val="0"/>
                                <w:color w:val="auto"/>
                                <w:sz w:val="20"/>
                                <w:szCs w:val="20"/>
                                <w:lang w:bidi="en-US"/>
                              </w:rPr>
                              <w:t xml:space="preserve"> ‡ Dietary pattern obtained using principal components analysis.</w:t>
                            </w:r>
                          </w:p>
                          <w:p w14:paraId="186959A0" w14:textId="52575908" w:rsidR="00B717EF" w:rsidRDefault="00B717EF" w:rsidP="00B717EF">
                            <w:pPr>
                              <w:rPr>
                                <w:ins w:id="62" w:author="Maino Vieytes, Christian (NIH/NIA/IRP) [F]" w:date="2023-11-15T15:40:00Z"/>
                                <w:rFonts w:ascii="Times New Roman" w:hAnsi="Times New Roman" w:cs="Times New Roman"/>
                                <w:sz w:val="20"/>
                                <w:szCs w:val="20"/>
                                <w:lang w:bidi="en-US"/>
                              </w:rPr>
                            </w:pPr>
                            <w:r w:rsidRPr="003A60E7">
                              <w:rPr>
                                <w:rFonts w:ascii="Times New Roman" w:hAnsi="Times New Roman" w:cs="Times New Roman"/>
                                <w:sz w:val="20"/>
                                <w:szCs w:val="20"/>
                                <w:lang w:bidi="en-US"/>
                              </w:rPr>
                              <w:t>Subjects were weighted, and the analysis was performed according to NCHS guidelines</w:t>
                            </w:r>
                            <w:ins w:id="63" w:author="Maino Vieytes, Christian (NIH/NIA/IRP) [F]" w:date="2023-11-15T14:41:00Z">
                              <w:r w:rsidR="008104EE">
                                <w:rPr>
                                  <w:rFonts w:ascii="Times New Roman" w:hAnsi="Times New Roman" w:cs="Times New Roman"/>
                                  <w:sz w:val="20"/>
                                  <w:szCs w:val="20"/>
                                  <w:lang w:bidi="en-US"/>
                                </w:rPr>
                                <w:t xml:space="preserve">. </w:t>
                              </w:r>
                            </w:ins>
                            <w:ins w:id="64" w:author="Maino Vieytes, Christian (NIH/NIA/IRP) [F]" w:date="2023-11-15T15:38:00Z">
                              <w:r w:rsidR="009C5C82">
                                <w:rPr>
                                  <w:rFonts w:ascii="Times New Roman" w:hAnsi="Times New Roman" w:cs="Times New Roman"/>
                                  <w:sz w:val="20"/>
                                  <w:szCs w:val="20"/>
                                  <w:lang w:bidi="en-US"/>
                                </w:rPr>
                                <w:t>The correlation a</w:t>
                              </w:r>
                            </w:ins>
                            <w:ins w:id="65" w:author="Maino Vieytes, Christian (NIH/NIA/IRP) [F]" w:date="2023-11-15T14:41:00Z">
                              <w:r w:rsidR="008104EE">
                                <w:rPr>
                                  <w:rFonts w:ascii="Times New Roman" w:hAnsi="Times New Roman" w:cs="Times New Roman"/>
                                  <w:sz w:val="20"/>
                                  <w:szCs w:val="20"/>
                                  <w:lang w:bidi="en-US"/>
                                </w:rPr>
                                <w:t>nalysis was performed on subjects from the testing</w:t>
                              </w:r>
                            </w:ins>
                            <w:ins w:id="66" w:author="Maino Vieytes, Christian (NIH/NIA/IRP) [F]" w:date="2023-11-15T15:38:00Z">
                              <w:r w:rsidR="009C5C82">
                                <w:rPr>
                                  <w:rFonts w:ascii="Times New Roman" w:hAnsi="Times New Roman" w:cs="Times New Roman"/>
                                  <w:sz w:val="20"/>
                                  <w:szCs w:val="20"/>
                                  <w:lang w:bidi="en-US"/>
                                </w:rPr>
                                <w:t xml:space="preserve"> sub</w:t>
                              </w:r>
                            </w:ins>
                            <w:ins w:id="67" w:author="Maino Vieytes, Christian (NIH/NIA/IRP) [F]" w:date="2023-11-15T14:41:00Z">
                              <w:r w:rsidR="008104EE">
                                <w:rPr>
                                  <w:rFonts w:ascii="Times New Roman" w:hAnsi="Times New Roman" w:cs="Times New Roman"/>
                                  <w:sz w:val="20"/>
                                  <w:szCs w:val="20"/>
                                  <w:lang w:bidi="en-US"/>
                                </w:rPr>
                                <w:t>sample</w:t>
                              </w:r>
                            </w:ins>
                            <w:ins w:id="68" w:author="Maino Vieytes, Christian (NIH/NIA/IRP) [F]" w:date="2023-11-15T15:38:00Z">
                              <w:r w:rsidR="009C5C82">
                                <w:rPr>
                                  <w:rFonts w:ascii="Times New Roman" w:hAnsi="Times New Roman" w:cs="Times New Roman"/>
                                  <w:sz w:val="20"/>
                                  <w:szCs w:val="20"/>
                                  <w:lang w:bidi="en-US"/>
                                </w:rPr>
                                <w:t xml:space="preserve"> described in the main text</w:t>
                              </w:r>
                            </w:ins>
                            <w:ins w:id="69" w:author="Maino Vieytes, Christian (NIH/NIA/IRP) [F]" w:date="2023-11-15T14:41:00Z">
                              <w:r w:rsidR="008104EE">
                                <w:rPr>
                                  <w:rFonts w:ascii="Times New Roman" w:hAnsi="Times New Roman" w:cs="Times New Roman"/>
                                  <w:sz w:val="20"/>
                                  <w:szCs w:val="20"/>
                                  <w:lang w:bidi="en-US"/>
                                </w:rPr>
                                <w:t xml:space="preserve"> (</w:t>
                              </w:r>
                              <w:r w:rsidR="008104EE">
                                <w:rPr>
                                  <w:rFonts w:ascii="Times New Roman" w:hAnsi="Times New Roman" w:cs="Times New Roman"/>
                                  <w:i/>
                                  <w:iCs/>
                                  <w:sz w:val="20"/>
                                  <w:szCs w:val="20"/>
                                  <w:lang w:bidi="en-US"/>
                                </w:rPr>
                                <w:t xml:space="preserve">n </w:t>
                              </w:r>
                              <w:r w:rsidR="008104EE">
                                <w:rPr>
                                  <w:rFonts w:ascii="Times New Roman" w:hAnsi="Times New Roman" w:cs="Times New Roman"/>
                                  <w:sz w:val="20"/>
                                  <w:szCs w:val="20"/>
                                  <w:lang w:bidi="en-US"/>
                                </w:rPr>
                                <w:t>= 1246)</w:t>
                              </w:r>
                            </w:ins>
                            <w:r w:rsidRPr="003A60E7">
                              <w:rPr>
                                <w:rFonts w:ascii="Times New Roman" w:hAnsi="Times New Roman" w:cs="Times New Roman"/>
                                <w:sz w:val="20"/>
                                <w:szCs w:val="20"/>
                                <w:lang w:bidi="en-US"/>
                              </w:rPr>
                              <w:t>.</w:t>
                            </w:r>
                            <w:ins w:id="70" w:author="Maino Vieytes, Christian (NIH/NIA/IRP) [F]" w:date="2023-11-15T15:39:00Z">
                              <w:r w:rsidR="009C5C82">
                                <w:rPr>
                                  <w:rFonts w:ascii="Times New Roman" w:hAnsi="Times New Roman" w:cs="Times New Roman"/>
                                  <w:sz w:val="20"/>
                                  <w:szCs w:val="20"/>
                                  <w:lang w:bidi="en-US"/>
                                </w:rPr>
                                <w:t xml:space="preserve"> </w:t>
                              </w:r>
                              <w:r w:rsidR="009C5C82">
                                <w:rPr>
                                  <w:rFonts w:ascii="Times New Roman" w:hAnsi="Times New Roman" w:cs="Times New Roman"/>
                                  <w:sz w:val="20"/>
                                  <w:szCs w:val="20"/>
                                  <w:lang w:bidi="en-US"/>
                                </w:rPr>
                                <w:t>All dietary patterns extraction procedures were performed on the training subsample described in the main text (</w:t>
                              </w:r>
                              <w:r w:rsidR="009C5C82">
                                <w:rPr>
                                  <w:rFonts w:ascii="Times New Roman" w:hAnsi="Times New Roman" w:cs="Times New Roman"/>
                                  <w:i/>
                                  <w:iCs/>
                                  <w:sz w:val="20"/>
                                  <w:szCs w:val="20"/>
                                  <w:lang w:bidi="en-US"/>
                                </w:rPr>
                                <w:t xml:space="preserve">n </w:t>
                              </w:r>
                              <w:r w:rsidR="009C5C82">
                                <w:rPr>
                                  <w:rFonts w:ascii="Times New Roman" w:hAnsi="Times New Roman" w:cs="Times New Roman"/>
                                  <w:sz w:val="20"/>
                                  <w:szCs w:val="20"/>
                                  <w:lang w:bidi="en-US"/>
                                </w:rPr>
                                <w:t>= 1247).</w:t>
                              </w:r>
                            </w:ins>
                          </w:p>
                          <w:p w14:paraId="04D23187" w14:textId="5B04205C" w:rsidR="009C5C82" w:rsidRPr="003A60E7" w:rsidRDefault="009C5C82" w:rsidP="00B717EF">
                            <w:pPr>
                              <w:rPr>
                                <w:rFonts w:ascii="Times New Roman" w:hAnsi="Times New Roman" w:cs="Times New Roman"/>
                                <w:sz w:val="20"/>
                                <w:szCs w:val="20"/>
                                <w:lang w:bidi="en-US"/>
                              </w:rPr>
                            </w:pPr>
                            <w:ins w:id="71" w:author="Maino Vieytes, Christian (NIH/NIA/IRP) [F]" w:date="2023-11-15T15:40:00Z">
                              <w:r>
                                <w:rPr>
                                  <w:rFonts w:ascii="Times New Roman" w:hAnsi="Times New Roman" w:cs="Times New Roman"/>
                                  <w:sz w:val="20"/>
                                  <w:szCs w:val="20"/>
                                  <w:lang w:bidi="en-US"/>
                                </w:rPr>
                                <w:t>HEI-2015 = Healthy Eating Index 2015</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5B152" id="_x0000_t202" coordsize="21600,21600" o:spt="202" path="m,l,21600r21600,l21600,xe">
                <v:stroke joinstyle="miter"/>
                <v:path gradientshapeok="t" o:connecttype="rect"/>
              </v:shapetype>
              <v:shape id="_x0000_s1027" type="#_x0000_t202" style="position:absolute;left:0;text-align:left;margin-left:35.65pt;margin-top:16.35pt;width:401.25pt;height:118.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" stroked="f">
                <v:textbox inset="0,0,0,0">
                  <w:txbxContent>
                    <w:p w14:paraId="48F95436" w14:textId="77777777" w:rsidR="00B717EF" w:rsidRDefault="00B717EF" w:rsidP="00B717EF">
                      <w:pPr>
                        <w:pStyle w:val="Caption"/>
                        <w:spacing w:after="0"/>
                        <w:rPr>
                          <w:rFonts w:ascii="Times New Roman" w:hAnsi="Times New Roman" w:cs="Times New Roman"/>
                          <w:i w:val="0"/>
                          <w:iCs w:val="0"/>
                          <w:color w:val="auto"/>
                          <w:sz w:val="20"/>
                          <w:szCs w:val="20"/>
                        </w:rPr>
                      </w:pPr>
                      <w:r w:rsidRPr="00D90248">
                        <w:rPr>
                          <w:rFonts w:ascii="Times New Roman" w:hAnsi="Times New Roman" w:cs="Times New Roman"/>
                          <w:b/>
                          <w:bCs/>
                          <w:i w:val="0"/>
                          <w:iCs w:val="0"/>
                          <w:color w:val="auto"/>
                          <w:sz w:val="20"/>
                          <w:szCs w:val="20"/>
                        </w:rPr>
                        <w:t>Figure 2.</w:t>
                      </w:r>
                      <w:r>
                        <w:rPr>
                          <w:rFonts w:ascii="Times New Roman" w:hAnsi="Times New Roman" w:cs="Times New Roman"/>
                          <w:b/>
                          <w:bCs/>
                          <w:i w:val="0"/>
                          <w:iCs w:val="0"/>
                          <w:color w:val="auto"/>
                          <w:sz w:val="20"/>
                          <w:szCs w:val="20"/>
                        </w:rPr>
                        <w:t xml:space="preserve"> </w:t>
                      </w:r>
                      <w:r>
                        <w:rPr>
                          <w:rFonts w:ascii="Times New Roman" w:hAnsi="Times New Roman" w:cs="Times New Roman"/>
                          <w:i w:val="0"/>
                          <w:iCs w:val="0"/>
                          <w:color w:val="auto"/>
                          <w:sz w:val="20"/>
                          <w:szCs w:val="20"/>
                        </w:rPr>
                        <w:t xml:space="preserve">Radar chart with overlay of select dietary patterns and their correlations to the 26 food groups used in the dietary patterns extraction phase of the analysis. </w:t>
                      </w:r>
                    </w:p>
                    <w:p w14:paraId="2020765C" w14:textId="77777777" w:rsidR="00B717EF" w:rsidRDefault="00B717EF" w:rsidP="00B717EF">
                      <w:pPr>
                        <w:pStyle w:val="Caption"/>
                        <w:spacing w:after="0"/>
                        <w:rPr>
                          <w:rFonts w:ascii="Times New Roman" w:hAnsi="Times New Roman" w:cs="Times New Roman"/>
                          <w:i w:val="0"/>
                          <w:iCs w:val="0"/>
                          <w:color w:val="auto"/>
                          <w:sz w:val="20"/>
                          <w:szCs w:val="20"/>
                          <w:lang w:bidi="en-US"/>
                        </w:rPr>
                      </w:pPr>
                      <w:r w:rsidRPr="00DF1912">
                        <w:rPr>
                          <w:rFonts w:ascii="Times New Roman" w:hAnsi="Times New Roman" w:cs="Times New Roman"/>
                          <w:i w:val="0"/>
                          <w:iCs w:val="0"/>
                          <w:color w:val="auto"/>
                          <w:sz w:val="20"/>
                          <w:szCs w:val="20"/>
                          <w:lang w:bidi="en-US"/>
                        </w:rPr>
                        <w:t>† Dietary pattern obtained using penalized logistic regression</w:t>
                      </w:r>
                      <w:r>
                        <w:rPr>
                          <w:rFonts w:ascii="Times New Roman" w:hAnsi="Times New Roman" w:cs="Times New Roman"/>
                          <w:i w:val="0"/>
                          <w:iCs w:val="0"/>
                          <w:color w:val="auto"/>
                          <w:sz w:val="20"/>
                          <w:szCs w:val="20"/>
                          <w:lang w:bidi="en-US"/>
                        </w:rPr>
                        <w:t>;</w:t>
                      </w:r>
                      <w:r w:rsidRPr="00DF1912">
                        <w:rPr>
                          <w:rFonts w:ascii="Times New Roman" w:hAnsi="Times New Roman" w:cs="Times New Roman"/>
                          <w:i w:val="0"/>
                          <w:iCs w:val="0"/>
                          <w:color w:val="auto"/>
                          <w:sz w:val="20"/>
                          <w:szCs w:val="20"/>
                          <w:lang w:bidi="en-US"/>
                        </w:rPr>
                        <w:t xml:space="preserve"> ‡ Dietary pattern obtained using principal components analysis.</w:t>
                      </w:r>
                    </w:p>
                    <w:p w14:paraId="186959A0" w14:textId="52575908" w:rsidR="00B717EF" w:rsidRDefault="00B717EF" w:rsidP="00B717EF">
                      <w:pPr>
                        <w:rPr>
                          <w:ins w:id="72" w:author="Maino Vieytes, Christian (NIH/NIA/IRP) [F]" w:date="2023-11-15T15:40:00Z"/>
                          <w:rFonts w:ascii="Times New Roman" w:hAnsi="Times New Roman" w:cs="Times New Roman"/>
                          <w:sz w:val="20"/>
                          <w:szCs w:val="20"/>
                          <w:lang w:bidi="en-US"/>
                        </w:rPr>
                      </w:pPr>
                      <w:r w:rsidRPr="003A60E7">
                        <w:rPr>
                          <w:rFonts w:ascii="Times New Roman" w:hAnsi="Times New Roman" w:cs="Times New Roman"/>
                          <w:sz w:val="20"/>
                          <w:szCs w:val="20"/>
                          <w:lang w:bidi="en-US"/>
                        </w:rPr>
                        <w:t>Subjects were weighted, and the analysis was performed according to NCHS guidelines</w:t>
                      </w:r>
                      <w:ins w:id="73" w:author="Maino Vieytes, Christian (NIH/NIA/IRP) [F]" w:date="2023-11-15T14:41:00Z">
                        <w:r w:rsidR="008104EE">
                          <w:rPr>
                            <w:rFonts w:ascii="Times New Roman" w:hAnsi="Times New Roman" w:cs="Times New Roman"/>
                            <w:sz w:val="20"/>
                            <w:szCs w:val="20"/>
                            <w:lang w:bidi="en-US"/>
                          </w:rPr>
                          <w:t xml:space="preserve">. </w:t>
                        </w:r>
                      </w:ins>
                      <w:ins w:id="74" w:author="Maino Vieytes, Christian (NIH/NIA/IRP) [F]" w:date="2023-11-15T15:38:00Z">
                        <w:r w:rsidR="009C5C82">
                          <w:rPr>
                            <w:rFonts w:ascii="Times New Roman" w:hAnsi="Times New Roman" w:cs="Times New Roman"/>
                            <w:sz w:val="20"/>
                            <w:szCs w:val="20"/>
                            <w:lang w:bidi="en-US"/>
                          </w:rPr>
                          <w:t>The correlation a</w:t>
                        </w:r>
                      </w:ins>
                      <w:ins w:id="75" w:author="Maino Vieytes, Christian (NIH/NIA/IRP) [F]" w:date="2023-11-15T14:41:00Z">
                        <w:r w:rsidR="008104EE">
                          <w:rPr>
                            <w:rFonts w:ascii="Times New Roman" w:hAnsi="Times New Roman" w:cs="Times New Roman"/>
                            <w:sz w:val="20"/>
                            <w:szCs w:val="20"/>
                            <w:lang w:bidi="en-US"/>
                          </w:rPr>
                          <w:t>nalysis was performed on subjects from the testing</w:t>
                        </w:r>
                      </w:ins>
                      <w:ins w:id="76" w:author="Maino Vieytes, Christian (NIH/NIA/IRP) [F]" w:date="2023-11-15T15:38:00Z">
                        <w:r w:rsidR="009C5C82">
                          <w:rPr>
                            <w:rFonts w:ascii="Times New Roman" w:hAnsi="Times New Roman" w:cs="Times New Roman"/>
                            <w:sz w:val="20"/>
                            <w:szCs w:val="20"/>
                            <w:lang w:bidi="en-US"/>
                          </w:rPr>
                          <w:t xml:space="preserve"> sub</w:t>
                        </w:r>
                      </w:ins>
                      <w:ins w:id="77" w:author="Maino Vieytes, Christian (NIH/NIA/IRP) [F]" w:date="2023-11-15T14:41:00Z">
                        <w:r w:rsidR="008104EE">
                          <w:rPr>
                            <w:rFonts w:ascii="Times New Roman" w:hAnsi="Times New Roman" w:cs="Times New Roman"/>
                            <w:sz w:val="20"/>
                            <w:szCs w:val="20"/>
                            <w:lang w:bidi="en-US"/>
                          </w:rPr>
                          <w:t>sample</w:t>
                        </w:r>
                      </w:ins>
                      <w:ins w:id="78" w:author="Maino Vieytes, Christian (NIH/NIA/IRP) [F]" w:date="2023-11-15T15:38:00Z">
                        <w:r w:rsidR="009C5C82">
                          <w:rPr>
                            <w:rFonts w:ascii="Times New Roman" w:hAnsi="Times New Roman" w:cs="Times New Roman"/>
                            <w:sz w:val="20"/>
                            <w:szCs w:val="20"/>
                            <w:lang w:bidi="en-US"/>
                          </w:rPr>
                          <w:t xml:space="preserve"> described in the main text</w:t>
                        </w:r>
                      </w:ins>
                      <w:ins w:id="79" w:author="Maino Vieytes, Christian (NIH/NIA/IRP) [F]" w:date="2023-11-15T14:41:00Z">
                        <w:r w:rsidR="008104EE">
                          <w:rPr>
                            <w:rFonts w:ascii="Times New Roman" w:hAnsi="Times New Roman" w:cs="Times New Roman"/>
                            <w:sz w:val="20"/>
                            <w:szCs w:val="20"/>
                            <w:lang w:bidi="en-US"/>
                          </w:rPr>
                          <w:t xml:space="preserve"> (</w:t>
                        </w:r>
                        <w:r w:rsidR="008104EE">
                          <w:rPr>
                            <w:rFonts w:ascii="Times New Roman" w:hAnsi="Times New Roman" w:cs="Times New Roman"/>
                            <w:i/>
                            <w:iCs/>
                            <w:sz w:val="20"/>
                            <w:szCs w:val="20"/>
                            <w:lang w:bidi="en-US"/>
                          </w:rPr>
                          <w:t xml:space="preserve">n </w:t>
                        </w:r>
                        <w:r w:rsidR="008104EE">
                          <w:rPr>
                            <w:rFonts w:ascii="Times New Roman" w:hAnsi="Times New Roman" w:cs="Times New Roman"/>
                            <w:sz w:val="20"/>
                            <w:szCs w:val="20"/>
                            <w:lang w:bidi="en-US"/>
                          </w:rPr>
                          <w:t>= 1246)</w:t>
                        </w:r>
                      </w:ins>
                      <w:r w:rsidRPr="003A60E7">
                        <w:rPr>
                          <w:rFonts w:ascii="Times New Roman" w:hAnsi="Times New Roman" w:cs="Times New Roman"/>
                          <w:sz w:val="20"/>
                          <w:szCs w:val="20"/>
                          <w:lang w:bidi="en-US"/>
                        </w:rPr>
                        <w:t>.</w:t>
                      </w:r>
                      <w:ins w:id="80" w:author="Maino Vieytes, Christian (NIH/NIA/IRP) [F]" w:date="2023-11-15T15:39:00Z">
                        <w:r w:rsidR="009C5C82">
                          <w:rPr>
                            <w:rFonts w:ascii="Times New Roman" w:hAnsi="Times New Roman" w:cs="Times New Roman"/>
                            <w:sz w:val="20"/>
                            <w:szCs w:val="20"/>
                            <w:lang w:bidi="en-US"/>
                          </w:rPr>
                          <w:t xml:space="preserve"> </w:t>
                        </w:r>
                        <w:r w:rsidR="009C5C82">
                          <w:rPr>
                            <w:rFonts w:ascii="Times New Roman" w:hAnsi="Times New Roman" w:cs="Times New Roman"/>
                            <w:sz w:val="20"/>
                            <w:szCs w:val="20"/>
                            <w:lang w:bidi="en-US"/>
                          </w:rPr>
                          <w:t>All dietary patterns extraction procedures were performed on the training subsample described in the main text (</w:t>
                        </w:r>
                        <w:r w:rsidR="009C5C82">
                          <w:rPr>
                            <w:rFonts w:ascii="Times New Roman" w:hAnsi="Times New Roman" w:cs="Times New Roman"/>
                            <w:i/>
                            <w:iCs/>
                            <w:sz w:val="20"/>
                            <w:szCs w:val="20"/>
                            <w:lang w:bidi="en-US"/>
                          </w:rPr>
                          <w:t xml:space="preserve">n </w:t>
                        </w:r>
                        <w:r w:rsidR="009C5C82">
                          <w:rPr>
                            <w:rFonts w:ascii="Times New Roman" w:hAnsi="Times New Roman" w:cs="Times New Roman"/>
                            <w:sz w:val="20"/>
                            <w:szCs w:val="20"/>
                            <w:lang w:bidi="en-US"/>
                          </w:rPr>
                          <w:t>= 1247).</w:t>
                        </w:r>
                      </w:ins>
                    </w:p>
                    <w:p w14:paraId="04D23187" w14:textId="5B04205C" w:rsidR="009C5C82" w:rsidRPr="003A60E7" w:rsidRDefault="009C5C82" w:rsidP="00B717EF">
                      <w:pPr>
                        <w:rPr>
                          <w:rFonts w:ascii="Times New Roman" w:hAnsi="Times New Roman" w:cs="Times New Roman"/>
                          <w:sz w:val="20"/>
                          <w:szCs w:val="20"/>
                          <w:lang w:bidi="en-US"/>
                        </w:rPr>
                      </w:pPr>
                      <w:ins w:id="81" w:author="Maino Vieytes, Christian (NIH/NIA/IRP) [F]" w:date="2023-11-15T15:40:00Z">
                        <w:r>
                          <w:rPr>
                            <w:rFonts w:ascii="Times New Roman" w:hAnsi="Times New Roman" w:cs="Times New Roman"/>
                            <w:sz w:val="20"/>
                            <w:szCs w:val="20"/>
                            <w:lang w:bidi="en-US"/>
                          </w:rPr>
                          <w:t>HEI-2015 = Healthy Eating Index 2015</w:t>
                        </w:r>
                      </w:ins>
                    </w:p>
                  </w:txbxContent>
                </v:textbox>
                <w10:wrap type="square"/>
              </v:shape>
            </w:pict>
          </mc:Fallback>
        </mc:AlternateContent>
      </w:r>
    </w:p>
    <w:p w14:paraId="70F5C0D8" w14:textId="2E47D2A5" w:rsidR="00B717EF" w:rsidRDefault="00B717EF" w:rsidP="00CA04BD">
      <w:pPr>
        <w:spacing w:line="360" w:lineRule="auto"/>
        <w:ind w:firstLine="720"/>
        <w:rPr>
          <w:ins w:id="82" w:author="Maino Vieytes, Christian (NIH/NIA/IRP) [F]" w:date="2023-11-15T15:39:00Z"/>
          <w:rFonts w:ascii="Times New Roman" w:hAnsi="Times New Roman" w:cs="Times New Roman"/>
        </w:rPr>
      </w:pPr>
    </w:p>
    <w:p w14:paraId="5B4C4988" w14:textId="77777777" w:rsidR="009C5C82" w:rsidRDefault="009C5C82" w:rsidP="00CA04BD">
      <w:pPr>
        <w:spacing w:line="360" w:lineRule="auto"/>
        <w:ind w:firstLine="720"/>
        <w:rPr>
          <w:ins w:id="83" w:author="Maino Vieytes, Christian (NIH/NIA/IRP) [F]" w:date="2023-11-15T15:39:00Z"/>
          <w:rFonts w:ascii="Times New Roman" w:hAnsi="Times New Roman" w:cs="Times New Roman"/>
        </w:rPr>
      </w:pPr>
    </w:p>
    <w:p w14:paraId="25BA0BD1" w14:textId="77777777" w:rsidR="009C5C82" w:rsidRDefault="009C5C82" w:rsidP="00CA04BD">
      <w:pPr>
        <w:spacing w:line="360" w:lineRule="auto"/>
        <w:ind w:firstLine="720"/>
        <w:rPr>
          <w:ins w:id="84" w:author="Maino Vieytes, Christian (NIH/NIA/IRP) [F]" w:date="2023-11-15T15:39:00Z"/>
          <w:rFonts w:ascii="Times New Roman" w:hAnsi="Times New Roman" w:cs="Times New Roman"/>
        </w:rPr>
      </w:pPr>
    </w:p>
    <w:p w14:paraId="212A953E" w14:textId="77777777" w:rsidR="009C5C82" w:rsidRDefault="009C5C82" w:rsidP="00CA04BD">
      <w:pPr>
        <w:spacing w:line="360" w:lineRule="auto"/>
        <w:ind w:firstLine="720"/>
        <w:rPr>
          <w:ins w:id="85" w:author="Maino Vieytes, Christian (NIH/NIA/IRP) [F]" w:date="2023-11-15T15:39:00Z"/>
          <w:rFonts w:ascii="Times New Roman" w:hAnsi="Times New Roman" w:cs="Times New Roman"/>
        </w:rPr>
      </w:pPr>
    </w:p>
    <w:p w14:paraId="5C9B243F" w14:textId="77777777" w:rsidR="009C5C82" w:rsidRDefault="009C5C82" w:rsidP="00CA04BD">
      <w:pPr>
        <w:spacing w:line="360" w:lineRule="auto"/>
        <w:ind w:firstLine="720"/>
        <w:rPr>
          <w:ins w:id="86" w:author="Maino Vieytes, Christian (NIH/NIA/IRP) [F]" w:date="2023-11-15T15:39:00Z"/>
          <w:rFonts w:ascii="Times New Roman" w:hAnsi="Times New Roman" w:cs="Times New Roman"/>
        </w:rPr>
      </w:pPr>
    </w:p>
    <w:p w14:paraId="02082B3B" w14:textId="77777777" w:rsidR="009C5C82" w:rsidRDefault="009C5C82" w:rsidP="00CA04BD">
      <w:pPr>
        <w:spacing w:line="360" w:lineRule="auto"/>
        <w:ind w:firstLine="720"/>
        <w:rPr>
          <w:ins w:id="87" w:author="Maino Vieytes, Christian (NIH/NIA/IRP) [F]" w:date="2023-11-15T15:39:00Z"/>
          <w:rFonts w:ascii="Times New Roman" w:hAnsi="Times New Roman" w:cs="Times New Roman"/>
        </w:rPr>
      </w:pPr>
    </w:p>
    <w:p w14:paraId="5B486E91" w14:textId="77777777" w:rsidR="009C5C82" w:rsidRDefault="009C5C82" w:rsidP="00CA04BD">
      <w:pPr>
        <w:spacing w:line="360" w:lineRule="auto"/>
        <w:ind w:firstLine="720"/>
        <w:rPr>
          <w:ins w:id="88" w:author="Maino Vieytes, Christian (NIH/NIA/IRP) [F]" w:date="2023-11-15T15:39:00Z"/>
          <w:rFonts w:ascii="Times New Roman" w:hAnsi="Times New Roman" w:cs="Times New Roman"/>
        </w:rPr>
      </w:pPr>
    </w:p>
    <w:p w14:paraId="7B9EA843" w14:textId="77777777" w:rsidR="009C5C82" w:rsidRDefault="009C5C82" w:rsidP="00CA04BD">
      <w:pPr>
        <w:spacing w:line="360" w:lineRule="auto"/>
        <w:ind w:firstLine="720"/>
        <w:rPr>
          <w:ins w:id="89" w:author="Maino Vieytes, Christian (NIH/NIA/IRP) [F]" w:date="2023-11-15T15:39:00Z"/>
          <w:rFonts w:ascii="Times New Roman" w:hAnsi="Times New Roman" w:cs="Times New Roman"/>
        </w:rPr>
      </w:pPr>
    </w:p>
    <w:p w14:paraId="63F5B9F0" w14:textId="77777777" w:rsidR="009C5C82" w:rsidRDefault="009C5C82" w:rsidP="00CA04BD">
      <w:pPr>
        <w:spacing w:line="360" w:lineRule="auto"/>
        <w:ind w:firstLine="720"/>
        <w:rPr>
          <w:ins w:id="90" w:author="Maino Vieytes, Christian (NIH/NIA/IRP) [F]" w:date="2023-11-15T15:39:00Z"/>
          <w:rFonts w:ascii="Times New Roman" w:hAnsi="Times New Roman" w:cs="Times New Roman"/>
        </w:rPr>
      </w:pPr>
    </w:p>
    <w:p w14:paraId="20A01491" w14:textId="77777777" w:rsidR="009C5C82" w:rsidRDefault="009C5C82" w:rsidP="00CA04BD">
      <w:pPr>
        <w:spacing w:line="360" w:lineRule="auto"/>
        <w:ind w:firstLine="720"/>
        <w:rPr>
          <w:ins w:id="91" w:author="Maino Vieytes, Christian (NIH/NIA/IRP) [F]" w:date="2023-11-15T15:39:00Z"/>
          <w:rFonts w:ascii="Times New Roman" w:hAnsi="Times New Roman" w:cs="Times New Roman"/>
        </w:rPr>
      </w:pPr>
    </w:p>
    <w:p w14:paraId="37AC1B9E" w14:textId="77777777" w:rsidR="009C5C82" w:rsidRDefault="009C5C82" w:rsidP="00CA04BD">
      <w:pPr>
        <w:spacing w:line="360" w:lineRule="auto"/>
        <w:ind w:firstLine="720"/>
        <w:rPr>
          <w:ins w:id="92" w:author="Maino Vieytes, Christian (NIH/NIA/IRP) [F]" w:date="2023-11-15T15:39:00Z"/>
          <w:rFonts w:ascii="Times New Roman" w:hAnsi="Times New Roman" w:cs="Times New Roman"/>
        </w:rPr>
      </w:pPr>
    </w:p>
    <w:p w14:paraId="4FD6C3ED" w14:textId="77777777" w:rsidR="009C5C82" w:rsidRDefault="009C5C82" w:rsidP="00CA04BD">
      <w:pPr>
        <w:spacing w:line="360" w:lineRule="auto"/>
        <w:ind w:firstLine="720"/>
        <w:rPr>
          <w:rFonts w:ascii="Times New Roman" w:hAnsi="Times New Roman" w:cs="Times New Roman"/>
        </w:rPr>
      </w:pPr>
    </w:p>
    <w:p w14:paraId="6C7825D7" w14:textId="539A779F" w:rsidR="00B717EF" w:rsidRDefault="008E210F" w:rsidP="00CA04BD">
      <w:pPr>
        <w:spacing w:line="360" w:lineRule="auto"/>
        <w:ind w:firstLine="720"/>
        <w:rPr>
          <w:rFonts w:ascii="Times New Roman" w:hAnsi="Times New Roman" w:cs="Times New Roman"/>
        </w:rPr>
      </w:pPr>
      <w:r w:rsidRPr="00C90B6F">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3D3F0EE4" wp14:editId="58390F69">
                <wp:simplePos x="0" y="0"/>
                <wp:positionH relativeFrom="column">
                  <wp:posOffset>128063</wp:posOffset>
                </wp:positionH>
                <wp:positionV relativeFrom="paragraph">
                  <wp:posOffset>-223240</wp:posOffset>
                </wp:positionV>
                <wp:extent cx="6539024" cy="8929992"/>
                <wp:effectExtent l="0" t="0" r="1905" b="0"/>
                <wp:wrapNone/>
                <wp:docPr id="1628357051" name="Text Box 1628357051"/>
                <wp:cNvGraphicFramePr/>
                <a:graphic xmlns:a="http://schemas.openxmlformats.org/drawingml/2006/main">
                  <a:graphicData uri="http://schemas.microsoft.com/office/word/2010/wordprocessingShape">
                    <wps:wsp>
                      <wps:cNvSpPr txBox="1"/>
                      <wps:spPr>
                        <a:xfrm>
                          <a:off x="0" y="0"/>
                          <a:ext cx="6539024" cy="8929992"/>
                        </a:xfrm>
                        <a:prstGeom prst="rect">
                          <a:avLst/>
                        </a:prstGeom>
                        <a:solidFill>
                          <a:schemeClr val="lt1"/>
                        </a:solidFill>
                        <a:ln w="6350">
                          <a:noFill/>
                        </a:ln>
                      </wps:spPr>
                      <wps:txbx>
                        <w:txbxContent>
                          <w:tbl>
                            <w:tblPr>
                              <w:tblStyle w:val="TableGrid"/>
                              <w:tblW w:w="6926" w:type="dxa"/>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350"/>
                              <w:gridCol w:w="837"/>
                              <w:gridCol w:w="1499"/>
                              <w:gridCol w:w="990"/>
                              <w:gridCol w:w="900"/>
                              <w:gridCol w:w="1350"/>
                              <w:tblGridChange w:id="93">
                                <w:tblGrid>
                                  <w:gridCol w:w="1350"/>
                                  <w:gridCol w:w="837"/>
                                  <w:gridCol w:w="1499"/>
                                  <w:gridCol w:w="990"/>
                                  <w:gridCol w:w="900"/>
                                  <w:gridCol w:w="1350"/>
                                </w:tblGrid>
                              </w:tblGridChange>
                            </w:tblGrid>
                            <w:tr w:rsidR="0003299C" w:rsidRPr="00972A4F" w14:paraId="7DC873B9" w14:textId="77777777" w:rsidTr="00375056">
                              <w:tc>
                                <w:tcPr>
                                  <w:tcW w:w="6926" w:type="dxa"/>
                                  <w:gridSpan w:val="6"/>
                                  <w:tcBorders>
                                    <w:top w:val="single" w:sz="8" w:space="0" w:color="auto"/>
                                    <w:left w:val="single" w:sz="4" w:space="0" w:color="auto"/>
                                    <w:bottom w:val="single" w:sz="4" w:space="0" w:color="auto"/>
                                    <w:right w:val="single" w:sz="4" w:space="0" w:color="auto"/>
                                  </w:tcBorders>
                                  <w:shd w:val="clear" w:color="auto" w:fill="auto"/>
                                  <w:vAlign w:val="center"/>
                                </w:tcPr>
                                <w:p w14:paraId="3E6D2F9D" w14:textId="77C7DA21" w:rsidR="0003299C" w:rsidRPr="00972A4F" w:rsidRDefault="0003299C" w:rsidP="0003299C">
                                  <w:pPr>
                                    <w:rPr>
                                      <w:rFonts w:ascii="Times New Roman" w:hAnsi="Times New Roman" w:cs="Times New Roman"/>
                                      <w:b/>
                                      <w:bCs/>
                                      <w:sz w:val="18"/>
                                      <w:szCs w:val="18"/>
                                      <w:rPrChange w:id="94" w:author="Maino Vieytes, Christian (NIH/NIA/IRP) [F]" w:date="2023-11-15T15:31:00Z">
                                        <w:rPr>
                                          <w:rFonts w:ascii="Times New Roman" w:hAnsi="Times New Roman" w:cs="Times New Roman"/>
                                          <w:b/>
                                          <w:bCs/>
                                          <w:sz w:val="20"/>
                                          <w:szCs w:val="20"/>
                                        </w:rPr>
                                      </w:rPrChange>
                                    </w:rPr>
                                    <w:pPrChange w:id="95" w:author="Maino Vieytes, Christian (NIH/NIA/IRP) [F]" w:date="2023-11-15T15:21:00Z">
                                      <w:pPr>
                                        <w:jc w:val="center"/>
                                      </w:pPr>
                                    </w:pPrChange>
                                  </w:pPr>
                                  <w:r w:rsidRPr="00972A4F">
                                    <w:rPr>
                                      <w:rFonts w:ascii="Times New Roman" w:hAnsi="Times New Roman" w:cs="Times New Roman"/>
                                      <w:b/>
                                      <w:bCs/>
                                      <w:sz w:val="18"/>
                                      <w:szCs w:val="18"/>
                                      <w:rPrChange w:id="96" w:author="Maino Vieytes, Christian (NIH/NIA/IRP) [F]" w:date="2023-11-15T15:31:00Z">
                                        <w:rPr>
                                          <w:rFonts w:ascii="Times New Roman" w:hAnsi="Times New Roman" w:cs="Times New Roman"/>
                                          <w:b/>
                                          <w:bCs/>
                                          <w:sz w:val="20"/>
                                          <w:szCs w:val="20"/>
                                        </w:rPr>
                                      </w:rPrChange>
                                    </w:rPr>
                                    <w:t>Table 2</w:t>
                                  </w:r>
                                  <w:r w:rsidRPr="00972A4F">
                                    <w:rPr>
                                      <w:rFonts w:ascii="Times New Roman" w:hAnsi="Times New Roman" w:cs="Times New Roman"/>
                                      <w:sz w:val="18"/>
                                      <w:szCs w:val="18"/>
                                      <w:rPrChange w:id="97" w:author="Maino Vieytes, Christian (NIH/NIA/IRP) [F]" w:date="2023-11-15T15:31:00Z">
                                        <w:rPr>
                                          <w:rFonts w:ascii="Times New Roman" w:hAnsi="Times New Roman" w:cs="Times New Roman"/>
                                          <w:b/>
                                          <w:bCs/>
                                          <w:sz w:val="20"/>
                                          <w:szCs w:val="20"/>
                                        </w:rPr>
                                      </w:rPrChange>
                                    </w:rPr>
                                    <w:t>. Pearson correlation coefficients showing the contributions of each food group to the extracted dietary patterns. Correlations amongst the dietary patterns themselves are included at the bottom of the table in the lower triangular matrix form.</w:t>
                                  </w:r>
                                </w:p>
                              </w:tc>
                            </w:tr>
                            <w:tr w:rsidR="0003299C" w:rsidRPr="00972A4F" w14:paraId="358DF121" w14:textId="77777777" w:rsidTr="0003299C">
                              <w:tc>
                                <w:tcPr>
                                  <w:tcW w:w="2187" w:type="dxa"/>
                                  <w:gridSpan w:val="2"/>
                                  <w:tcBorders>
                                    <w:top w:val="single" w:sz="8" w:space="0" w:color="auto"/>
                                    <w:left w:val="single" w:sz="4" w:space="0" w:color="auto"/>
                                    <w:bottom w:val="single" w:sz="4" w:space="0" w:color="auto"/>
                                  </w:tcBorders>
                                  <w:shd w:val="clear" w:color="auto" w:fill="auto"/>
                                  <w:vAlign w:val="center"/>
                                </w:tcPr>
                                <w:p w14:paraId="270E9C6E" w14:textId="77777777" w:rsidR="0003299C" w:rsidRPr="00972A4F" w:rsidRDefault="0003299C" w:rsidP="00061216">
                                  <w:pPr>
                                    <w:spacing w:line="360" w:lineRule="auto"/>
                                    <w:rPr>
                                      <w:rFonts w:ascii="Times New Roman" w:hAnsi="Times New Roman" w:cs="Times New Roman"/>
                                      <w:b/>
                                      <w:bCs/>
                                      <w:sz w:val="18"/>
                                      <w:szCs w:val="18"/>
                                      <w:rPrChange w:id="98"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99" w:author="Maino Vieytes, Christian (NIH/NIA/IRP) [F]" w:date="2023-11-15T15:31:00Z">
                                        <w:rPr>
                                          <w:rFonts w:ascii="Times New Roman" w:hAnsi="Times New Roman" w:cs="Times New Roman"/>
                                          <w:b/>
                                          <w:bCs/>
                                          <w:sz w:val="20"/>
                                          <w:szCs w:val="20"/>
                                        </w:rPr>
                                      </w:rPrChange>
                                    </w:rPr>
                                    <w:t>Pattern</w:t>
                                  </w:r>
                                </w:p>
                              </w:tc>
                              <w:tc>
                                <w:tcPr>
                                  <w:tcW w:w="1499" w:type="dxa"/>
                                  <w:vMerge w:val="restart"/>
                                  <w:tcBorders>
                                    <w:top w:val="single" w:sz="8" w:space="0" w:color="auto"/>
                                    <w:bottom w:val="single" w:sz="4" w:space="0" w:color="auto"/>
                                  </w:tcBorders>
                                  <w:shd w:val="clear" w:color="auto" w:fill="auto"/>
                                  <w:noWrap/>
                                  <w:vAlign w:val="center"/>
                                  <w:hideMark/>
                                </w:tcPr>
                                <w:p w14:paraId="7693FCED" w14:textId="77777777" w:rsidR="0003299C" w:rsidRPr="00972A4F" w:rsidRDefault="0003299C" w:rsidP="00061216">
                                  <w:pPr>
                                    <w:jc w:val="center"/>
                                    <w:rPr>
                                      <w:rFonts w:ascii="Times New Roman" w:hAnsi="Times New Roman" w:cs="Times New Roman"/>
                                      <w:b/>
                                      <w:sz w:val="18"/>
                                      <w:szCs w:val="18"/>
                                      <w:rPrChange w:id="100" w:author="Maino Vieytes, Christian (NIH/NIA/IRP) [F]" w:date="2023-11-15T15:31:00Z">
                                        <w:rPr>
                                          <w:rFonts w:ascii="Times New Roman" w:hAnsi="Times New Roman" w:cs="Times New Roman"/>
                                          <w:b/>
                                          <w:sz w:val="20"/>
                                          <w:szCs w:val="20"/>
                                        </w:rPr>
                                      </w:rPrChange>
                                    </w:rPr>
                                  </w:pPr>
                                  <w:r w:rsidRPr="00972A4F">
                                    <w:rPr>
                                      <w:rFonts w:ascii="Times New Roman" w:hAnsi="Times New Roman" w:cs="Times New Roman"/>
                                      <w:b/>
                                      <w:bCs/>
                                      <w:sz w:val="18"/>
                                      <w:szCs w:val="18"/>
                                      <w:rPrChange w:id="101" w:author="Maino Vieytes, Christian (NIH/NIA/IRP) [F]" w:date="2023-11-15T15:31:00Z">
                                        <w:rPr>
                                          <w:rFonts w:ascii="Times New Roman" w:hAnsi="Times New Roman" w:cs="Times New Roman"/>
                                          <w:b/>
                                          <w:bCs/>
                                          <w:sz w:val="20"/>
                                          <w:szCs w:val="20"/>
                                        </w:rPr>
                                      </w:rPrChange>
                                    </w:rPr>
                                    <w:t xml:space="preserve">Food Insecurity (FI) </w:t>
                                  </w:r>
                                  <w:r w:rsidRPr="00972A4F">
                                    <w:rPr>
                                      <w:rFonts w:ascii="Times New Roman" w:hAnsi="Times New Roman" w:cs="Times New Roman"/>
                                      <w:b/>
                                      <w:bCs/>
                                      <w:sz w:val="18"/>
                                      <w:szCs w:val="18"/>
                                      <w:vertAlign w:val="superscript"/>
                                      <w:rPrChange w:id="102" w:author="Maino Vieytes, Christian (NIH/NIA/IRP) [F]" w:date="2023-11-15T15:31:00Z">
                                        <w:rPr>
                                          <w:rFonts w:ascii="Times New Roman" w:hAnsi="Times New Roman" w:cs="Times New Roman"/>
                                          <w:b/>
                                          <w:bCs/>
                                          <w:sz w:val="20"/>
                                          <w:szCs w:val="20"/>
                                          <w:vertAlign w:val="superscript"/>
                                        </w:rPr>
                                      </w:rPrChange>
                                    </w:rPr>
                                    <w:t>†</w:t>
                                  </w:r>
                                </w:p>
                              </w:tc>
                              <w:tc>
                                <w:tcPr>
                                  <w:tcW w:w="990" w:type="dxa"/>
                                  <w:vMerge w:val="restart"/>
                                  <w:tcBorders>
                                    <w:top w:val="single" w:sz="8" w:space="0" w:color="auto"/>
                                    <w:bottom w:val="single" w:sz="4" w:space="0" w:color="auto"/>
                                  </w:tcBorders>
                                  <w:shd w:val="clear" w:color="auto" w:fill="auto"/>
                                  <w:noWrap/>
                                  <w:vAlign w:val="center"/>
                                  <w:hideMark/>
                                </w:tcPr>
                                <w:p w14:paraId="6C4D3F1A" w14:textId="77777777" w:rsidR="0003299C" w:rsidRPr="00972A4F" w:rsidRDefault="0003299C" w:rsidP="00061216">
                                  <w:pPr>
                                    <w:jc w:val="center"/>
                                    <w:rPr>
                                      <w:rFonts w:ascii="Times New Roman" w:hAnsi="Times New Roman" w:cs="Times New Roman"/>
                                      <w:b/>
                                      <w:bCs/>
                                      <w:sz w:val="18"/>
                                      <w:szCs w:val="18"/>
                                      <w:rPrChange w:id="103"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104" w:author="Maino Vieytes, Christian (NIH/NIA/IRP) [F]" w:date="2023-11-15T15:31:00Z">
                                        <w:rPr>
                                          <w:rFonts w:ascii="Times New Roman" w:hAnsi="Times New Roman" w:cs="Times New Roman"/>
                                          <w:b/>
                                          <w:bCs/>
                                          <w:sz w:val="20"/>
                                          <w:szCs w:val="20"/>
                                        </w:rPr>
                                      </w:rPrChange>
                                    </w:rPr>
                                    <w:t>Prudent</w:t>
                                  </w:r>
                                </w:p>
                                <w:p w14:paraId="1372FCF8" w14:textId="641A9EDC" w:rsidR="0003299C" w:rsidRPr="00972A4F" w:rsidRDefault="0003299C" w:rsidP="00061216">
                                  <w:pPr>
                                    <w:jc w:val="center"/>
                                    <w:rPr>
                                      <w:rFonts w:ascii="Times New Roman" w:hAnsi="Times New Roman" w:cs="Times New Roman"/>
                                      <w:b/>
                                      <w:bCs/>
                                      <w:sz w:val="18"/>
                                      <w:szCs w:val="18"/>
                                      <w:rPrChange w:id="105"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106" w:author="Maino Vieytes, Christian (NIH/NIA/IRP) [F]" w:date="2023-11-15T15:31:00Z">
                                        <w:rPr>
                                          <w:rFonts w:ascii="Times New Roman" w:hAnsi="Times New Roman" w:cs="Times New Roman"/>
                                          <w:b/>
                                          <w:bCs/>
                                          <w:sz w:val="20"/>
                                          <w:szCs w:val="20"/>
                                        </w:rPr>
                                      </w:rPrChange>
                                    </w:rPr>
                                    <w:t xml:space="preserve"> #1 </w:t>
                                  </w:r>
                                  <w:r w:rsidRPr="00972A4F">
                                    <w:rPr>
                                      <w:rFonts w:ascii="Times New Roman" w:hAnsi="Times New Roman" w:cs="Times New Roman"/>
                                      <w:b/>
                                      <w:bCs/>
                                      <w:sz w:val="18"/>
                                      <w:szCs w:val="18"/>
                                      <w:vertAlign w:val="superscript"/>
                                      <w:rPrChange w:id="107" w:author="Maino Vieytes, Christian (NIH/NIA/IRP) [F]" w:date="2023-11-15T15:31:00Z">
                                        <w:rPr>
                                          <w:rFonts w:ascii="Times New Roman" w:hAnsi="Times New Roman" w:cs="Times New Roman"/>
                                          <w:b/>
                                          <w:bCs/>
                                          <w:sz w:val="20"/>
                                          <w:szCs w:val="20"/>
                                          <w:vertAlign w:val="superscript"/>
                                        </w:rPr>
                                      </w:rPrChange>
                                    </w:rPr>
                                    <w:t>‡</w:t>
                                  </w:r>
                                </w:p>
                              </w:tc>
                              <w:tc>
                                <w:tcPr>
                                  <w:tcW w:w="900" w:type="dxa"/>
                                  <w:vMerge w:val="restart"/>
                                  <w:tcBorders>
                                    <w:top w:val="single" w:sz="8" w:space="0" w:color="auto"/>
                                    <w:bottom w:val="single" w:sz="4" w:space="0" w:color="auto"/>
                                    <w:right w:val="nil"/>
                                  </w:tcBorders>
                                  <w:shd w:val="clear" w:color="auto" w:fill="auto"/>
                                  <w:noWrap/>
                                  <w:vAlign w:val="center"/>
                                  <w:hideMark/>
                                </w:tcPr>
                                <w:p w14:paraId="3D5F7F13" w14:textId="77777777" w:rsidR="0003299C" w:rsidRPr="00972A4F" w:rsidRDefault="0003299C" w:rsidP="00061216">
                                  <w:pPr>
                                    <w:jc w:val="center"/>
                                    <w:rPr>
                                      <w:rFonts w:ascii="Times New Roman" w:hAnsi="Times New Roman" w:cs="Times New Roman"/>
                                      <w:b/>
                                      <w:bCs/>
                                      <w:sz w:val="18"/>
                                      <w:szCs w:val="18"/>
                                      <w:rPrChange w:id="108"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109" w:author="Maino Vieytes, Christian (NIH/NIA/IRP) [F]" w:date="2023-11-15T15:31:00Z">
                                        <w:rPr>
                                          <w:rFonts w:ascii="Times New Roman" w:hAnsi="Times New Roman" w:cs="Times New Roman"/>
                                          <w:b/>
                                          <w:bCs/>
                                          <w:sz w:val="20"/>
                                          <w:szCs w:val="20"/>
                                        </w:rPr>
                                      </w:rPrChange>
                                    </w:rPr>
                                    <w:t xml:space="preserve">Prudent #2 </w:t>
                                  </w:r>
                                  <w:r w:rsidRPr="00972A4F">
                                    <w:rPr>
                                      <w:rFonts w:ascii="Times New Roman" w:hAnsi="Times New Roman" w:cs="Times New Roman"/>
                                      <w:b/>
                                      <w:bCs/>
                                      <w:sz w:val="18"/>
                                      <w:szCs w:val="18"/>
                                      <w:vertAlign w:val="superscript"/>
                                      <w:rPrChange w:id="110" w:author="Maino Vieytes, Christian (NIH/NIA/IRP) [F]" w:date="2023-11-15T15:31:00Z">
                                        <w:rPr>
                                          <w:rFonts w:ascii="Times New Roman" w:hAnsi="Times New Roman" w:cs="Times New Roman"/>
                                          <w:b/>
                                          <w:bCs/>
                                          <w:sz w:val="20"/>
                                          <w:szCs w:val="20"/>
                                          <w:vertAlign w:val="superscript"/>
                                        </w:rPr>
                                      </w:rPrChange>
                                    </w:rPr>
                                    <w:t>‡</w:t>
                                  </w:r>
                                </w:p>
                              </w:tc>
                              <w:tc>
                                <w:tcPr>
                                  <w:tcW w:w="1350" w:type="dxa"/>
                                  <w:vMerge w:val="restart"/>
                                  <w:tcBorders>
                                    <w:top w:val="single" w:sz="8" w:space="0" w:color="auto"/>
                                    <w:left w:val="nil"/>
                                    <w:bottom w:val="single" w:sz="4" w:space="0" w:color="auto"/>
                                    <w:right w:val="single" w:sz="4" w:space="0" w:color="auto"/>
                                  </w:tcBorders>
                                  <w:vAlign w:val="center"/>
                                </w:tcPr>
                                <w:p w14:paraId="139AD299" w14:textId="77777777" w:rsidR="0003299C" w:rsidRPr="00972A4F" w:rsidRDefault="0003299C" w:rsidP="001A7F3A">
                                  <w:pPr>
                                    <w:jc w:val="center"/>
                                    <w:rPr>
                                      <w:rFonts w:ascii="Times New Roman" w:hAnsi="Times New Roman" w:cs="Times New Roman"/>
                                      <w:sz w:val="18"/>
                                      <w:szCs w:val="18"/>
                                      <w:vertAlign w:val="superscript"/>
                                      <w:rPrChange w:id="111" w:author="Maino Vieytes, Christian (NIH/NIA/IRP) [F]" w:date="2023-11-15T15:31:00Z">
                                        <w:rPr>
                                          <w:rFonts w:ascii="Times New Roman" w:hAnsi="Times New Roman" w:cs="Times New Roman"/>
                                          <w:sz w:val="20"/>
                                          <w:szCs w:val="20"/>
                                          <w:vertAlign w:val="superscript"/>
                                        </w:rPr>
                                      </w:rPrChange>
                                    </w:rPr>
                                  </w:pPr>
                                  <w:r w:rsidRPr="00972A4F">
                                    <w:rPr>
                                      <w:rFonts w:ascii="Times New Roman" w:hAnsi="Times New Roman" w:cs="Times New Roman"/>
                                      <w:b/>
                                      <w:bCs/>
                                      <w:sz w:val="18"/>
                                      <w:szCs w:val="18"/>
                                      <w:rPrChange w:id="112" w:author="Maino Vieytes, Christian (NIH/NIA/IRP) [F]" w:date="2023-11-15T15:31:00Z">
                                        <w:rPr>
                                          <w:rFonts w:ascii="Times New Roman" w:hAnsi="Times New Roman" w:cs="Times New Roman"/>
                                          <w:b/>
                                          <w:bCs/>
                                          <w:sz w:val="20"/>
                                          <w:szCs w:val="20"/>
                                        </w:rPr>
                                      </w:rPrChange>
                                    </w:rPr>
                                    <w:t>HEI-2015</w:t>
                                  </w:r>
                                  <w:r w:rsidRPr="00972A4F">
                                    <w:rPr>
                                      <w:rFonts w:ascii="Times New Roman" w:hAnsi="Times New Roman" w:cs="Times New Roman"/>
                                      <w:sz w:val="18"/>
                                      <w:szCs w:val="18"/>
                                      <w:vertAlign w:val="superscript"/>
                                      <w:rPrChange w:id="113" w:author="Maino Vieytes, Christian (NIH/NIA/IRP) [F]" w:date="2023-11-15T15:31:00Z">
                                        <w:rPr>
                                          <w:rFonts w:ascii="Times New Roman" w:hAnsi="Times New Roman" w:cs="Times New Roman"/>
                                          <w:sz w:val="20"/>
                                          <w:szCs w:val="20"/>
                                          <w:vertAlign w:val="superscript"/>
                                        </w:rPr>
                                      </w:rPrChange>
                                    </w:rPr>
                                    <w:t>a</w:t>
                                  </w:r>
                                </w:p>
                              </w:tc>
                            </w:tr>
                            <w:tr w:rsidR="0003299C" w:rsidRPr="00972A4F" w14:paraId="2C6BB583" w14:textId="77777777" w:rsidTr="0003299C">
                              <w:tc>
                                <w:tcPr>
                                  <w:tcW w:w="2187" w:type="dxa"/>
                                  <w:gridSpan w:val="2"/>
                                  <w:tcBorders>
                                    <w:top w:val="single" w:sz="4" w:space="0" w:color="auto"/>
                                    <w:left w:val="single" w:sz="4" w:space="0" w:color="auto"/>
                                    <w:bottom w:val="single" w:sz="4" w:space="0" w:color="auto"/>
                                  </w:tcBorders>
                                  <w:shd w:val="clear" w:color="auto" w:fill="auto"/>
                                  <w:vAlign w:val="center"/>
                                </w:tcPr>
                                <w:p w14:paraId="216845A6" w14:textId="77777777" w:rsidR="0003299C" w:rsidRPr="00972A4F" w:rsidRDefault="0003299C" w:rsidP="00061216">
                                  <w:pPr>
                                    <w:spacing w:line="360" w:lineRule="auto"/>
                                    <w:rPr>
                                      <w:rFonts w:ascii="Times New Roman" w:hAnsi="Times New Roman" w:cs="Times New Roman"/>
                                      <w:b/>
                                      <w:bCs/>
                                      <w:sz w:val="18"/>
                                      <w:szCs w:val="18"/>
                                      <w:rPrChange w:id="114"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115" w:author="Maino Vieytes, Christian (NIH/NIA/IRP) [F]" w:date="2023-11-15T15:31:00Z">
                                        <w:rPr>
                                          <w:rFonts w:ascii="Times New Roman" w:hAnsi="Times New Roman" w:cs="Times New Roman"/>
                                          <w:b/>
                                          <w:bCs/>
                                          <w:sz w:val="20"/>
                                          <w:szCs w:val="20"/>
                                        </w:rPr>
                                      </w:rPrChange>
                                    </w:rPr>
                                    <w:t>Food Groups</w:t>
                                  </w:r>
                                </w:p>
                              </w:tc>
                              <w:tc>
                                <w:tcPr>
                                  <w:tcW w:w="1499" w:type="dxa"/>
                                  <w:vMerge/>
                                  <w:tcBorders>
                                    <w:top w:val="single" w:sz="4" w:space="0" w:color="auto"/>
                                    <w:bottom w:val="single" w:sz="4" w:space="0" w:color="auto"/>
                                  </w:tcBorders>
                                  <w:shd w:val="clear" w:color="auto" w:fill="auto"/>
                                  <w:noWrap/>
                                  <w:vAlign w:val="center"/>
                                </w:tcPr>
                                <w:p w14:paraId="3844AFCC" w14:textId="77777777" w:rsidR="0003299C" w:rsidRPr="00972A4F" w:rsidRDefault="0003299C" w:rsidP="00061216">
                                  <w:pPr>
                                    <w:spacing w:line="360" w:lineRule="auto"/>
                                    <w:rPr>
                                      <w:rFonts w:ascii="Times New Roman" w:hAnsi="Times New Roman" w:cs="Times New Roman"/>
                                      <w:b/>
                                      <w:bCs/>
                                      <w:sz w:val="18"/>
                                      <w:szCs w:val="18"/>
                                      <w:rPrChange w:id="116" w:author="Maino Vieytes, Christian (NIH/NIA/IRP) [F]" w:date="2023-11-15T15:31:00Z">
                                        <w:rPr>
                                          <w:rFonts w:ascii="Times New Roman" w:hAnsi="Times New Roman" w:cs="Times New Roman"/>
                                          <w:b/>
                                          <w:bCs/>
                                          <w:sz w:val="20"/>
                                          <w:szCs w:val="20"/>
                                        </w:rPr>
                                      </w:rPrChange>
                                    </w:rPr>
                                  </w:pPr>
                                </w:p>
                              </w:tc>
                              <w:tc>
                                <w:tcPr>
                                  <w:tcW w:w="990" w:type="dxa"/>
                                  <w:vMerge/>
                                  <w:tcBorders>
                                    <w:top w:val="single" w:sz="4" w:space="0" w:color="auto"/>
                                    <w:bottom w:val="single" w:sz="4" w:space="0" w:color="auto"/>
                                  </w:tcBorders>
                                  <w:shd w:val="clear" w:color="auto" w:fill="auto"/>
                                  <w:noWrap/>
                                  <w:vAlign w:val="center"/>
                                </w:tcPr>
                                <w:p w14:paraId="3A06F939" w14:textId="77777777" w:rsidR="0003299C" w:rsidRPr="00972A4F" w:rsidRDefault="0003299C" w:rsidP="00061216">
                                  <w:pPr>
                                    <w:spacing w:line="360" w:lineRule="auto"/>
                                    <w:rPr>
                                      <w:rFonts w:ascii="Times New Roman" w:hAnsi="Times New Roman" w:cs="Times New Roman"/>
                                      <w:sz w:val="18"/>
                                      <w:szCs w:val="18"/>
                                      <w:rPrChange w:id="117" w:author="Maino Vieytes, Christian (NIH/NIA/IRP) [F]" w:date="2023-11-15T15:31:00Z">
                                        <w:rPr>
                                          <w:rFonts w:ascii="Times New Roman" w:hAnsi="Times New Roman" w:cs="Times New Roman"/>
                                          <w:sz w:val="20"/>
                                          <w:szCs w:val="20"/>
                                        </w:rPr>
                                      </w:rPrChange>
                                    </w:rPr>
                                  </w:pPr>
                                </w:p>
                              </w:tc>
                              <w:tc>
                                <w:tcPr>
                                  <w:tcW w:w="900" w:type="dxa"/>
                                  <w:vMerge/>
                                  <w:tcBorders>
                                    <w:top w:val="single" w:sz="4" w:space="0" w:color="auto"/>
                                    <w:bottom w:val="single" w:sz="4" w:space="0" w:color="auto"/>
                                    <w:right w:val="nil"/>
                                  </w:tcBorders>
                                  <w:shd w:val="clear" w:color="auto" w:fill="auto"/>
                                  <w:noWrap/>
                                  <w:vAlign w:val="center"/>
                                </w:tcPr>
                                <w:p w14:paraId="3893CD69" w14:textId="77777777" w:rsidR="0003299C" w:rsidRPr="00972A4F" w:rsidRDefault="0003299C" w:rsidP="00061216">
                                  <w:pPr>
                                    <w:spacing w:line="360" w:lineRule="auto"/>
                                    <w:rPr>
                                      <w:rFonts w:ascii="Times New Roman" w:hAnsi="Times New Roman" w:cs="Times New Roman"/>
                                      <w:sz w:val="18"/>
                                      <w:szCs w:val="18"/>
                                      <w:rPrChange w:id="118" w:author="Maino Vieytes, Christian (NIH/NIA/IRP) [F]" w:date="2023-11-15T15:31:00Z">
                                        <w:rPr>
                                          <w:rFonts w:ascii="Times New Roman" w:hAnsi="Times New Roman" w:cs="Times New Roman"/>
                                          <w:sz w:val="20"/>
                                          <w:szCs w:val="20"/>
                                        </w:rPr>
                                      </w:rPrChange>
                                    </w:rPr>
                                  </w:pPr>
                                </w:p>
                              </w:tc>
                              <w:tc>
                                <w:tcPr>
                                  <w:tcW w:w="1350" w:type="dxa"/>
                                  <w:vMerge/>
                                  <w:tcBorders>
                                    <w:top w:val="nil"/>
                                    <w:left w:val="nil"/>
                                    <w:bottom w:val="single" w:sz="4" w:space="0" w:color="auto"/>
                                    <w:right w:val="single" w:sz="4" w:space="0" w:color="auto"/>
                                  </w:tcBorders>
                                </w:tcPr>
                                <w:p w14:paraId="193BF67C" w14:textId="77777777" w:rsidR="0003299C" w:rsidRPr="00972A4F" w:rsidRDefault="0003299C" w:rsidP="00061216">
                                  <w:pPr>
                                    <w:spacing w:line="360" w:lineRule="auto"/>
                                    <w:rPr>
                                      <w:rFonts w:ascii="Times New Roman" w:hAnsi="Times New Roman" w:cs="Times New Roman"/>
                                      <w:sz w:val="18"/>
                                      <w:szCs w:val="18"/>
                                      <w:rPrChange w:id="119" w:author="Maino Vieytes, Christian (NIH/NIA/IRP) [F]" w:date="2023-11-15T15:31:00Z">
                                        <w:rPr>
                                          <w:rFonts w:ascii="Times New Roman" w:hAnsi="Times New Roman" w:cs="Times New Roman"/>
                                          <w:sz w:val="20"/>
                                          <w:szCs w:val="20"/>
                                        </w:rPr>
                                      </w:rPrChange>
                                    </w:rPr>
                                  </w:pPr>
                                </w:p>
                              </w:tc>
                            </w:tr>
                            <w:tr w:rsidR="0003299C" w:rsidRPr="00972A4F" w14:paraId="2F87F330" w14:textId="77777777" w:rsidTr="00972A4F">
                              <w:tc>
                                <w:tcPr>
                                  <w:tcW w:w="2187" w:type="dxa"/>
                                  <w:gridSpan w:val="2"/>
                                  <w:tcBorders>
                                    <w:top w:val="single" w:sz="4" w:space="0" w:color="auto"/>
                                    <w:left w:val="single" w:sz="4" w:space="0" w:color="auto"/>
                                    <w:bottom w:val="nil"/>
                                  </w:tcBorders>
                                  <w:shd w:val="clear" w:color="auto" w:fill="auto"/>
                                  <w:vAlign w:val="center"/>
                                </w:tcPr>
                                <w:p w14:paraId="3B1F1A7D" w14:textId="77777777" w:rsidR="0003299C" w:rsidRPr="00972A4F" w:rsidRDefault="0003299C" w:rsidP="0003299C">
                                  <w:pPr>
                                    <w:spacing w:line="360" w:lineRule="auto"/>
                                    <w:rPr>
                                      <w:rFonts w:ascii="Times New Roman" w:hAnsi="Times New Roman" w:cs="Times New Roman"/>
                                      <w:sz w:val="18"/>
                                      <w:szCs w:val="18"/>
                                      <w:rPrChange w:id="120"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21" w:author="Maino Vieytes, Christian (NIH/NIA/IRP) [F]" w:date="2023-11-15T15:31:00Z">
                                        <w:rPr>
                                          <w:rFonts w:ascii="Times New Roman" w:hAnsi="Times New Roman" w:cs="Times New Roman"/>
                                          <w:sz w:val="20"/>
                                          <w:szCs w:val="20"/>
                                        </w:rPr>
                                      </w:rPrChange>
                                    </w:rPr>
                                    <w:t>Processed Meats</w:t>
                                  </w:r>
                                </w:p>
                              </w:tc>
                              <w:tc>
                                <w:tcPr>
                                  <w:tcW w:w="1499" w:type="dxa"/>
                                  <w:tcBorders>
                                    <w:top w:val="single" w:sz="4" w:space="0" w:color="auto"/>
                                    <w:bottom w:val="nil"/>
                                  </w:tcBorders>
                                  <w:shd w:val="clear" w:color="auto" w:fill="auto"/>
                                  <w:noWrap/>
                                  <w:vAlign w:val="center"/>
                                  <w:hideMark/>
                                </w:tcPr>
                                <w:p w14:paraId="3347F438" w14:textId="2D1E4B50" w:rsidR="0003299C" w:rsidRPr="00972A4F" w:rsidRDefault="0003299C" w:rsidP="0003299C">
                                  <w:pPr>
                                    <w:spacing w:line="360" w:lineRule="auto"/>
                                    <w:jc w:val="center"/>
                                    <w:rPr>
                                      <w:rFonts w:ascii="Times New Roman" w:hAnsi="Times New Roman" w:cs="Times New Roman"/>
                                      <w:sz w:val="18"/>
                                      <w:szCs w:val="18"/>
                                      <w:rPrChange w:id="122" w:author="Maino Vieytes, Christian (NIH/NIA/IRP) [F]" w:date="2023-11-15T15:31:00Z">
                                        <w:rPr>
                                          <w:rFonts w:ascii="Times New Roman" w:hAnsi="Times New Roman" w:cs="Times New Roman"/>
                                          <w:sz w:val="20"/>
                                          <w:szCs w:val="20"/>
                                        </w:rPr>
                                      </w:rPrChange>
                                    </w:rPr>
                                  </w:pPr>
                                  <w:ins w:id="123" w:author="Maino Vieytes, Christian (NIH/NIA/IRP) [F]" w:date="2023-11-15T15:22:00Z">
                                    <w:r w:rsidRPr="00972A4F">
                                      <w:rPr>
                                        <w:rFonts w:ascii="Times New Roman" w:hAnsi="Times New Roman" w:cs="Times New Roman"/>
                                        <w:color w:val="000000"/>
                                        <w:sz w:val="18"/>
                                        <w:szCs w:val="18"/>
                                        <w:rPrChange w:id="124" w:author="Maino Vieytes, Christian (NIH/NIA/IRP) [F]" w:date="2023-11-15T15:31:00Z">
                                          <w:rPr>
                                            <w:rFonts w:ascii="Calibri" w:hAnsi="Calibri" w:cs="Calibri"/>
                                            <w:color w:val="000000"/>
                                          </w:rPr>
                                        </w:rPrChange>
                                      </w:rPr>
                                      <w:t>0.030</w:t>
                                    </w:r>
                                  </w:ins>
                                  <w:del w:id="125" w:author="Maino Vieytes, Christian (NIH/NIA/IRP) [F]" w:date="2023-11-15T15:22:00Z">
                                    <w:r w:rsidRPr="00972A4F" w:rsidDel="00C92AAD">
                                      <w:rPr>
                                        <w:rFonts w:ascii="Times New Roman" w:hAnsi="Times New Roman" w:cs="Times New Roman"/>
                                        <w:color w:val="000000"/>
                                        <w:sz w:val="18"/>
                                        <w:szCs w:val="18"/>
                                        <w:rPrChange w:id="126" w:author="Maino Vieytes, Christian (NIH/NIA/IRP) [F]" w:date="2023-11-15T15:31:00Z">
                                          <w:rPr>
                                            <w:rFonts w:ascii="Times New Roman" w:hAnsi="Times New Roman" w:cs="Times New Roman"/>
                                            <w:color w:val="000000"/>
                                            <w:sz w:val="20"/>
                                            <w:szCs w:val="20"/>
                                          </w:rPr>
                                        </w:rPrChange>
                                      </w:rPr>
                                      <w:delText>0.01</w:delText>
                                    </w:r>
                                  </w:del>
                                </w:p>
                              </w:tc>
                              <w:tc>
                                <w:tcPr>
                                  <w:tcW w:w="990" w:type="dxa"/>
                                  <w:tcBorders>
                                    <w:top w:val="single" w:sz="4" w:space="0" w:color="auto"/>
                                    <w:bottom w:val="nil"/>
                                  </w:tcBorders>
                                  <w:shd w:val="clear" w:color="auto" w:fill="auto"/>
                                  <w:noWrap/>
                                  <w:vAlign w:val="center"/>
                                  <w:hideMark/>
                                </w:tcPr>
                                <w:p w14:paraId="6D774A38" w14:textId="601BA7DE" w:rsidR="0003299C" w:rsidRPr="00972A4F" w:rsidRDefault="0003299C" w:rsidP="0003299C">
                                  <w:pPr>
                                    <w:spacing w:line="360" w:lineRule="auto"/>
                                    <w:jc w:val="center"/>
                                    <w:rPr>
                                      <w:rFonts w:ascii="Times New Roman" w:hAnsi="Times New Roman" w:cs="Times New Roman"/>
                                      <w:sz w:val="18"/>
                                      <w:szCs w:val="18"/>
                                      <w:rPrChange w:id="127" w:author="Maino Vieytes, Christian (NIH/NIA/IRP) [F]" w:date="2023-11-15T15:31:00Z">
                                        <w:rPr>
                                          <w:rFonts w:ascii="Times New Roman" w:hAnsi="Times New Roman" w:cs="Times New Roman"/>
                                          <w:sz w:val="20"/>
                                          <w:szCs w:val="20"/>
                                        </w:rPr>
                                      </w:rPrChange>
                                    </w:rPr>
                                  </w:pPr>
                                  <w:ins w:id="128" w:author="Maino Vieytes, Christian (NIH/NIA/IRP) [F]" w:date="2023-11-15T15:22:00Z">
                                    <w:r w:rsidRPr="00972A4F">
                                      <w:rPr>
                                        <w:rFonts w:ascii="Times New Roman" w:hAnsi="Times New Roman" w:cs="Times New Roman"/>
                                        <w:color w:val="000000"/>
                                        <w:sz w:val="18"/>
                                        <w:szCs w:val="18"/>
                                        <w:rPrChange w:id="129" w:author="Maino Vieytes, Christian (NIH/NIA/IRP) [F]" w:date="2023-11-15T15:31:00Z">
                                          <w:rPr>
                                            <w:rFonts w:ascii="Calibri" w:hAnsi="Calibri" w:cs="Calibri"/>
                                            <w:color w:val="000000"/>
                                          </w:rPr>
                                        </w:rPrChange>
                                      </w:rPr>
                                      <w:t>0.040</w:t>
                                    </w:r>
                                  </w:ins>
                                  <w:del w:id="130" w:author="Maino Vieytes, Christian (NIH/NIA/IRP) [F]" w:date="2023-11-15T15:22:00Z">
                                    <w:r w:rsidRPr="00972A4F" w:rsidDel="00C92AAD">
                                      <w:rPr>
                                        <w:rFonts w:ascii="Times New Roman" w:hAnsi="Times New Roman" w:cs="Times New Roman"/>
                                        <w:color w:val="000000"/>
                                        <w:sz w:val="18"/>
                                        <w:szCs w:val="18"/>
                                        <w:rPrChange w:id="131" w:author="Maino Vieytes, Christian (NIH/NIA/IRP) [F]" w:date="2023-11-15T15:31:00Z">
                                          <w:rPr>
                                            <w:rFonts w:ascii="Times New Roman" w:hAnsi="Times New Roman" w:cs="Times New Roman"/>
                                            <w:color w:val="000000"/>
                                            <w:sz w:val="20"/>
                                            <w:szCs w:val="20"/>
                                          </w:rPr>
                                        </w:rPrChange>
                                      </w:rPr>
                                      <w:delText>0.08</w:delText>
                                    </w:r>
                                  </w:del>
                                </w:p>
                              </w:tc>
                              <w:tc>
                                <w:tcPr>
                                  <w:tcW w:w="900" w:type="dxa"/>
                                  <w:tcBorders>
                                    <w:top w:val="single" w:sz="4" w:space="0" w:color="auto"/>
                                    <w:bottom w:val="nil"/>
                                    <w:right w:val="nil"/>
                                  </w:tcBorders>
                                  <w:shd w:val="clear" w:color="auto" w:fill="auto"/>
                                  <w:noWrap/>
                                  <w:vAlign w:val="center"/>
                                  <w:hideMark/>
                                </w:tcPr>
                                <w:p w14:paraId="14674906" w14:textId="4E387C5B" w:rsidR="0003299C" w:rsidRPr="00972A4F" w:rsidRDefault="0003299C" w:rsidP="0003299C">
                                  <w:pPr>
                                    <w:spacing w:line="360" w:lineRule="auto"/>
                                    <w:jc w:val="center"/>
                                    <w:rPr>
                                      <w:rFonts w:ascii="Times New Roman" w:hAnsi="Times New Roman" w:cs="Times New Roman"/>
                                      <w:sz w:val="18"/>
                                      <w:szCs w:val="18"/>
                                      <w:rPrChange w:id="132" w:author="Maino Vieytes, Christian (NIH/NIA/IRP) [F]" w:date="2023-11-15T15:31:00Z">
                                        <w:rPr>
                                          <w:rFonts w:ascii="Times New Roman" w:hAnsi="Times New Roman" w:cs="Times New Roman"/>
                                          <w:sz w:val="20"/>
                                          <w:szCs w:val="20"/>
                                        </w:rPr>
                                      </w:rPrChange>
                                    </w:rPr>
                                  </w:pPr>
                                  <w:ins w:id="133" w:author="Maino Vieytes, Christian (NIH/NIA/IRP) [F]" w:date="2023-11-15T15:22:00Z">
                                    <w:r w:rsidRPr="00972A4F">
                                      <w:rPr>
                                        <w:rFonts w:ascii="Times New Roman" w:hAnsi="Times New Roman" w:cs="Times New Roman"/>
                                        <w:color w:val="000000"/>
                                        <w:sz w:val="18"/>
                                        <w:szCs w:val="18"/>
                                        <w:rPrChange w:id="134" w:author="Maino Vieytes, Christian (NIH/NIA/IRP) [F]" w:date="2023-11-15T15:31:00Z">
                                          <w:rPr>
                                            <w:rFonts w:ascii="Calibri" w:hAnsi="Calibri" w:cs="Calibri"/>
                                            <w:color w:val="000000"/>
                                          </w:rPr>
                                        </w:rPrChange>
                                      </w:rPr>
                                      <w:t>-0.29</w:t>
                                    </w:r>
                                  </w:ins>
                                  <w:del w:id="135" w:author="Maino Vieytes, Christian (NIH/NIA/IRP) [F]" w:date="2023-11-15T15:22:00Z">
                                    <w:r w:rsidRPr="00972A4F" w:rsidDel="00C92AAD">
                                      <w:rPr>
                                        <w:rFonts w:ascii="Times New Roman" w:hAnsi="Times New Roman" w:cs="Times New Roman"/>
                                        <w:color w:val="000000"/>
                                        <w:sz w:val="18"/>
                                        <w:szCs w:val="18"/>
                                        <w:rPrChange w:id="136" w:author="Maino Vieytes, Christian (NIH/NIA/IRP) [F]" w:date="2023-11-15T15:31:00Z">
                                          <w:rPr>
                                            <w:rFonts w:ascii="Times New Roman" w:hAnsi="Times New Roman" w:cs="Times New Roman"/>
                                            <w:color w:val="000000"/>
                                            <w:sz w:val="20"/>
                                            <w:szCs w:val="20"/>
                                          </w:rPr>
                                        </w:rPrChange>
                                      </w:rPr>
                                      <w:delText>-0.25</w:delText>
                                    </w:r>
                                  </w:del>
                                </w:p>
                              </w:tc>
                              <w:tc>
                                <w:tcPr>
                                  <w:tcW w:w="1350" w:type="dxa"/>
                                  <w:tcBorders>
                                    <w:top w:val="single" w:sz="4" w:space="0" w:color="auto"/>
                                    <w:left w:val="nil"/>
                                    <w:bottom w:val="nil"/>
                                    <w:right w:val="single" w:sz="4" w:space="0" w:color="auto"/>
                                  </w:tcBorders>
                                  <w:vAlign w:val="center"/>
                                </w:tcPr>
                                <w:p w14:paraId="59691643" w14:textId="03C5751C" w:rsidR="0003299C" w:rsidRPr="00972A4F" w:rsidRDefault="0003299C" w:rsidP="0003299C">
                                  <w:pPr>
                                    <w:spacing w:line="360" w:lineRule="auto"/>
                                    <w:jc w:val="center"/>
                                    <w:rPr>
                                      <w:rFonts w:ascii="Times New Roman" w:hAnsi="Times New Roman" w:cs="Times New Roman"/>
                                      <w:color w:val="000000"/>
                                      <w:sz w:val="18"/>
                                      <w:szCs w:val="18"/>
                                      <w:rPrChange w:id="137" w:author="Maino Vieytes, Christian (NIH/NIA/IRP) [F]" w:date="2023-11-15T15:31:00Z">
                                        <w:rPr>
                                          <w:rFonts w:ascii="Times New Roman" w:hAnsi="Times New Roman" w:cs="Times New Roman"/>
                                          <w:color w:val="000000"/>
                                          <w:sz w:val="20"/>
                                          <w:szCs w:val="20"/>
                                        </w:rPr>
                                      </w:rPrChange>
                                    </w:rPr>
                                  </w:pPr>
                                  <w:ins w:id="138" w:author="Maino Vieytes, Christian (NIH/NIA/IRP) [F]" w:date="2023-11-15T15:22:00Z">
                                    <w:r w:rsidRPr="00972A4F">
                                      <w:rPr>
                                        <w:rFonts w:ascii="Times New Roman" w:hAnsi="Times New Roman" w:cs="Times New Roman"/>
                                        <w:color w:val="000000"/>
                                        <w:sz w:val="18"/>
                                        <w:szCs w:val="18"/>
                                        <w:rPrChange w:id="139" w:author="Maino Vieytes, Christian (NIH/NIA/IRP) [F]" w:date="2023-11-15T15:31:00Z">
                                          <w:rPr>
                                            <w:rFonts w:ascii="Calibri" w:hAnsi="Calibri" w:cs="Calibri"/>
                                            <w:color w:val="000000"/>
                                          </w:rPr>
                                        </w:rPrChange>
                                      </w:rPr>
                                      <w:t>-0.17</w:t>
                                    </w:r>
                                  </w:ins>
                                  <w:del w:id="140" w:author="Maino Vieytes, Christian (NIH/NIA/IRP) [F]" w:date="2023-11-15T15:22:00Z">
                                    <w:r w:rsidRPr="00972A4F" w:rsidDel="00C92AAD">
                                      <w:rPr>
                                        <w:rFonts w:ascii="Times New Roman" w:hAnsi="Times New Roman" w:cs="Times New Roman"/>
                                        <w:color w:val="000000"/>
                                        <w:sz w:val="18"/>
                                        <w:szCs w:val="18"/>
                                        <w:rPrChange w:id="141" w:author="Maino Vieytes, Christian (NIH/NIA/IRP) [F]" w:date="2023-11-15T15:31:00Z">
                                          <w:rPr>
                                            <w:rFonts w:ascii="Times New Roman" w:hAnsi="Times New Roman" w:cs="Times New Roman"/>
                                            <w:color w:val="000000"/>
                                            <w:sz w:val="20"/>
                                            <w:szCs w:val="20"/>
                                          </w:rPr>
                                        </w:rPrChange>
                                      </w:rPr>
                                      <w:delText>-0.22</w:delText>
                                    </w:r>
                                  </w:del>
                                </w:p>
                              </w:tc>
                            </w:tr>
                            <w:tr w:rsidR="0003299C" w:rsidRPr="00972A4F" w14:paraId="7623650D" w14:textId="77777777" w:rsidTr="00972A4F">
                              <w:tc>
                                <w:tcPr>
                                  <w:tcW w:w="2187" w:type="dxa"/>
                                  <w:gridSpan w:val="2"/>
                                  <w:tcBorders>
                                    <w:top w:val="nil"/>
                                    <w:left w:val="single" w:sz="4" w:space="0" w:color="auto"/>
                                    <w:bottom w:val="nil"/>
                                  </w:tcBorders>
                                  <w:shd w:val="clear" w:color="auto" w:fill="auto"/>
                                  <w:vAlign w:val="center"/>
                                </w:tcPr>
                                <w:p w14:paraId="0D895307" w14:textId="77777777" w:rsidR="0003299C" w:rsidRPr="00972A4F" w:rsidRDefault="0003299C" w:rsidP="0003299C">
                                  <w:pPr>
                                    <w:spacing w:line="360" w:lineRule="auto"/>
                                    <w:rPr>
                                      <w:rFonts w:ascii="Times New Roman" w:hAnsi="Times New Roman" w:cs="Times New Roman"/>
                                      <w:sz w:val="18"/>
                                      <w:szCs w:val="18"/>
                                      <w:rPrChange w:id="142"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43" w:author="Maino Vieytes, Christian (NIH/NIA/IRP) [F]" w:date="2023-11-15T15:31:00Z">
                                        <w:rPr>
                                          <w:rFonts w:ascii="Times New Roman" w:hAnsi="Times New Roman" w:cs="Times New Roman"/>
                                          <w:sz w:val="20"/>
                                          <w:szCs w:val="20"/>
                                        </w:rPr>
                                      </w:rPrChange>
                                    </w:rPr>
                                    <w:t>Meats</w:t>
                                  </w:r>
                                </w:p>
                              </w:tc>
                              <w:tc>
                                <w:tcPr>
                                  <w:tcW w:w="1499" w:type="dxa"/>
                                  <w:tcBorders>
                                    <w:top w:val="nil"/>
                                    <w:bottom w:val="nil"/>
                                  </w:tcBorders>
                                  <w:shd w:val="clear" w:color="auto" w:fill="auto"/>
                                  <w:noWrap/>
                                  <w:vAlign w:val="center"/>
                                  <w:hideMark/>
                                </w:tcPr>
                                <w:p w14:paraId="6842FE2B" w14:textId="7BE73202" w:rsidR="0003299C" w:rsidRPr="00972A4F" w:rsidRDefault="0003299C" w:rsidP="0003299C">
                                  <w:pPr>
                                    <w:spacing w:line="360" w:lineRule="auto"/>
                                    <w:jc w:val="center"/>
                                    <w:rPr>
                                      <w:rFonts w:ascii="Times New Roman" w:hAnsi="Times New Roman" w:cs="Times New Roman"/>
                                      <w:sz w:val="18"/>
                                      <w:szCs w:val="18"/>
                                      <w:rPrChange w:id="144" w:author="Maino Vieytes, Christian (NIH/NIA/IRP) [F]" w:date="2023-11-15T15:31:00Z">
                                        <w:rPr>
                                          <w:rFonts w:ascii="Times New Roman" w:hAnsi="Times New Roman" w:cs="Times New Roman"/>
                                          <w:sz w:val="20"/>
                                          <w:szCs w:val="20"/>
                                        </w:rPr>
                                      </w:rPrChange>
                                    </w:rPr>
                                  </w:pPr>
                                  <w:ins w:id="145" w:author="Maino Vieytes, Christian (NIH/NIA/IRP) [F]" w:date="2023-11-15T15:22:00Z">
                                    <w:r w:rsidRPr="00972A4F">
                                      <w:rPr>
                                        <w:rFonts w:ascii="Times New Roman" w:hAnsi="Times New Roman" w:cs="Times New Roman"/>
                                        <w:color w:val="000000"/>
                                        <w:sz w:val="18"/>
                                        <w:szCs w:val="18"/>
                                        <w:rPrChange w:id="146" w:author="Maino Vieytes, Christian (NIH/NIA/IRP) [F]" w:date="2023-11-15T15:31:00Z">
                                          <w:rPr>
                                            <w:rFonts w:ascii="Calibri" w:hAnsi="Calibri" w:cs="Calibri"/>
                                            <w:color w:val="000000"/>
                                          </w:rPr>
                                        </w:rPrChange>
                                      </w:rPr>
                                      <w:t>-0.080</w:t>
                                    </w:r>
                                  </w:ins>
                                  <w:del w:id="147" w:author="Maino Vieytes, Christian (NIH/NIA/IRP) [F]" w:date="2023-11-15T15:22:00Z">
                                    <w:r w:rsidRPr="00972A4F" w:rsidDel="00C92AAD">
                                      <w:rPr>
                                        <w:rFonts w:ascii="Times New Roman" w:hAnsi="Times New Roman" w:cs="Times New Roman"/>
                                        <w:color w:val="000000"/>
                                        <w:sz w:val="18"/>
                                        <w:szCs w:val="18"/>
                                        <w:rPrChange w:id="148" w:author="Maino Vieytes, Christian (NIH/NIA/IRP) [F]" w:date="2023-11-15T15:31:00Z">
                                          <w:rPr>
                                            <w:rFonts w:ascii="Times New Roman" w:hAnsi="Times New Roman" w:cs="Times New Roman"/>
                                            <w:color w:val="000000"/>
                                            <w:sz w:val="20"/>
                                            <w:szCs w:val="20"/>
                                          </w:rPr>
                                        </w:rPrChange>
                                      </w:rPr>
                                      <w:delText>0.22</w:delText>
                                    </w:r>
                                  </w:del>
                                </w:p>
                              </w:tc>
                              <w:tc>
                                <w:tcPr>
                                  <w:tcW w:w="990" w:type="dxa"/>
                                  <w:tcBorders>
                                    <w:top w:val="nil"/>
                                    <w:bottom w:val="nil"/>
                                  </w:tcBorders>
                                  <w:shd w:val="clear" w:color="auto" w:fill="auto"/>
                                  <w:noWrap/>
                                  <w:vAlign w:val="center"/>
                                  <w:hideMark/>
                                </w:tcPr>
                                <w:p w14:paraId="0529E1CE" w14:textId="2B36C2D1" w:rsidR="0003299C" w:rsidRPr="00972A4F" w:rsidRDefault="0003299C" w:rsidP="0003299C">
                                  <w:pPr>
                                    <w:spacing w:line="360" w:lineRule="auto"/>
                                    <w:jc w:val="center"/>
                                    <w:rPr>
                                      <w:rFonts w:ascii="Times New Roman" w:hAnsi="Times New Roman" w:cs="Times New Roman"/>
                                      <w:sz w:val="18"/>
                                      <w:szCs w:val="18"/>
                                      <w:rPrChange w:id="149" w:author="Maino Vieytes, Christian (NIH/NIA/IRP) [F]" w:date="2023-11-15T15:31:00Z">
                                        <w:rPr>
                                          <w:rFonts w:ascii="Times New Roman" w:hAnsi="Times New Roman" w:cs="Times New Roman"/>
                                          <w:sz w:val="20"/>
                                          <w:szCs w:val="20"/>
                                        </w:rPr>
                                      </w:rPrChange>
                                    </w:rPr>
                                  </w:pPr>
                                  <w:ins w:id="150" w:author="Maino Vieytes, Christian (NIH/NIA/IRP) [F]" w:date="2023-11-15T15:22:00Z">
                                    <w:r w:rsidRPr="00972A4F">
                                      <w:rPr>
                                        <w:rFonts w:ascii="Times New Roman" w:hAnsi="Times New Roman" w:cs="Times New Roman"/>
                                        <w:color w:val="000000"/>
                                        <w:sz w:val="18"/>
                                        <w:szCs w:val="18"/>
                                        <w:rPrChange w:id="151" w:author="Maino Vieytes, Christian (NIH/NIA/IRP) [F]" w:date="2023-11-15T15:31:00Z">
                                          <w:rPr>
                                            <w:rFonts w:ascii="Calibri" w:hAnsi="Calibri" w:cs="Calibri"/>
                                            <w:color w:val="000000"/>
                                          </w:rPr>
                                        </w:rPrChange>
                                      </w:rPr>
                                      <w:t>0.030</w:t>
                                    </w:r>
                                  </w:ins>
                                  <w:del w:id="152" w:author="Maino Vieytes, Christian (NIH/NIA/IRP) [F]" w:date="2023-11-15T15:22:00Z">
                                    <w:r w:rsidRPr="00972A4F" w:rsidDel="00C92AAD">
                                      <w:rPr>
                                        <w:rFonts w:ascii="Times New Roman" w:hAnsi="Times New Roman" w:cs="Times New Roman"/>
                                        <w:color w:val="000000"/>
                                        <w:sz w:val="18"/>
                                        <w:szCs w:val="18"/>
                                        <w:rPrChange w:id="153" w:author="Maino Vieytes, Christian (NIH/NIA/IRP) [F]" w:date="2023-11-15T15:31:00Z">
                                          <w:rPr>
                                            <w:rFonts w:ascii="Times New Roman" w:hAnsi="Times New Roman" w:cs="Times New Roman"/>
                                            <w:color w:val="000000"/>
                                            <w:sz w:val="20"/>
                                            <w:szCs w:val="20"/>
                                          </w:rPr>
                                        </w:rPrChange>
                                      </w:rPr>
                                      <w:delText>0.04</w:delText>
                                    </w:r>
                                  </w:del>
                                </w:p>
                              </w:tc>
                              <w:tc>
                                <w:tcPr>
                                  <w:tcW w:w="900" w:type="dxa"/>
                                  <w:tcBorders>
                                    <w:top w:val="nil"/>
                                    <w:bottom w:val="nil"/>
                                    <w:right w:val="nil"/>
                                  </w:tcBorders>
                                  <w:shd w:val="clear" w:color="auto" w:fill="auto"/>
                                  <w:noWrap/>
                                  <w:vAlign w:val="center"/>
                                  <w:hideMark/>
                                </w:tcPr>
                                <w:p w14:paraId="32C842BA" w14:textId="21406858" w:rsidR="0003299C" w:rsidRPr="00972A4F" w:rsidRDefault="0003299C" w:rsidP="0003299C">
                                  <w:pPr>
                                    <w:spacing w:line="360" w:lineRule="auto"/>
                                    <w:jc w:val="center"/>
                                    <w:rPr>
                                      <w:rFonts w:ascii="Times New Roman" w:hAnsi="Times New Roman" w:cs="Times New Roman"/>
                                      <w:sz w:val="18"/>
                                      <w:szCs w:val="18"/>
                                      <w:rPrChange w:id="154" w:author="Maino Vieytes, Christian (NIH/NIA/IRP) [F]" w:date="2023-11-15T15:31:00Z">
                                        <w:rPr>
                                          <w:rFonts w:ascii="Times New Roman" w:hAnsi="Times New Roman" w:cs="Times New Roman"/>
                                          <w:sz w:val="20"/>
                                          <w:szCs w:val="20"/>
                                        </w:rPr>
                                      </w:rPrChange>
                                    </w:rPr>
                                  </w:pPr>
                                  <w:ins w:id="155" w:author="Maino Vieytes, Christian (NIH/NIA/IRP) [F]" w:date="2023-11-15T15:22:00Z">
                                    <w:r w:rsidRPr="00972A4F">
                                      <w:rPr>
                                        <w:rFonts w:ascii="Times New Roman" w:hAnsi="Times New Roman" w:cs="Times New Roman"/>
                                        <w:color w:val="000000"/>
                                        <w:sz w:val="18"/>
                                        <w:szCs w:val="18"/>
                                        <w:rPrChange w:id="156" w:author="Maino Vieytes, Christian (NIH/NIA/IRP) [F]" w:date="2023-11-15T15:31:00Z">
                                          <w:rPr>
                                            <w:rFonts w:ascii="Calibri" w:hAnsi="Calibri" w:cs="Calibri"/>
                                            <w:color w:val="000000"/>
                                          </w:rPr>
                                        </w:rPrChange>
                                      </w:rPr>
                                      <w:t>0.010</w:t>
                                    </w:r>
                                  </w:ins>
                                  <w:del w:id="157" w:author="Maino Vieytes, Christian (NIH/NIA/IRP) [F]" w:date="2023-11-15T15:22:00Z">
                                    <w:r w:rsidRPr="00972A4F" w:rsidDel="00C92AAD">
                                      <w:rPr>
                                        <w:rFonts w:ascii="Times New Roman" w:hAnsi="Times New Roman" w:cs="Times New Roman"/>
                                        <w:color w:val="000000"/>
                                        <w:sz w:val="18"/>
                                        <w:szCs w:val="18"/>
                                        <w:rPrChange w:id="158" w:author="Maino Vieytes, Christian (NIH/NIA/IRP) [F]" w:date="2023-11-15T15:31:00Z">
                                          <w:rPr>
                                            <w:rFonts w:ascii="Times New Roman" w:hAnsi="Times New Roman" w:cs="Times New Roman"/>
                                            <w:color w:val="000000"/>
                                            <w:sz w:val="20"/>
                                            <w:szCs w:val="20"/>
                                          </w:rPr>
                                        </w:rPrChange>
                                      </w:rPr>
                                      <w:delText>-0.22</w:delText>
                                    </w:r>
                                  </w:del>
                                </w:p>
                              </w:tc>
                              <w:tc>
                                <w:tcPr>
                                  <w:tcW w:w="1350" w:type="dxa"/>
                                  <w:tcBorders>
                                    <w:top w:val="nil"/>
                                    <w:left w:val="nil"/>
                                    <w:bottom w:val="nil"/>
                                    <w:right w:val="single" w:sz="4" w:space="0" w:color="auto"/>
                                  </w:tcBorders>
                                  <w:vAlign w:val="center"/>
                                </w:tcPr>
                                <w:p w14:paraId="47B49776" w14:textId="0DA1EE4B" w:rsidR="0003299C" w:rsidRPr="00972A4F" w:rsidRDefault="0003299C" w:rsidP="0003299C">
                                  <w:pPr>
                                    <w:spacing w:line="360" w:lineRule="auto"/>
                                    <w:jc w:val="center"/>
                                    <w:rPr>
                                      <w:rFonts w:ascii="Times New Roman" w:hAnsi="Times New Roman" w:cs="Times New Roman"/>
                                      <w:color w:val="000000"/>
                                      <w:sz w:val="18"/>
                                      <w:szCs w:val="18"/>
                                      <w:rPrChange w:id="159" w:author="Maino Vieytes, Christian (NIH/NIA/IRP) [F]" w:date="2023-11-15T15:31:00Z">
                                        <w:rPr>
                                          <w:rFonts w:ascii="Times New Roman" w:hAnsi="Times New Roman" w:cs="Times New Roman"/>
                                          <w:color w:val="000000"/>
                                          <w:sz w:val="20"/>
                                          <w:szCs w:val="20"/>
                                        </w:rPr>
                                      </w:rPrChange>
                                    </w:rPr>
                                  </w:pPr>
                                  <w:ins w:id="160" w:author="Maino Vieytes, Christian (NIH/NIA/IRP) [F]" w:date="2023-11-15T15:22:00Z">
                                    <w:r w:rsidRPr="00972A4F">
                                      <w:rPr>
                                        <w:rFonts w:ascii="Times New Roman" w:hAnsi="Times New Roman" w:cs="Times New Roman"/>
                                        <w:color w:val="000000"/>
                                        <w:sz w:val="18"/>
                                        <w:szCs w:val="18"/>
                                        <w:rPrChange w:id="161" w:author="Maino Vieytes, Christian (NIH/NIA/IRP) [F]" w:date="2023-11-15T15:31:00Z">
                                          <w:rPr>
                                            <w:rFonts w:ascii="Calibri" w:hAnsi="Calibri" w:cs="Calibri"/>
                                            <w:color w:val="000000"/>
                                          </w:rPr>
                                        </w:rPrChange>
                                      </w:rPr>
                                      <w:t>-0.11</w:t>
                                    </w:r>
                                  </w:ins>
                                  <w:del w:id="162" w:author="Maino Vieytes, Christian (NIH/NIA/IRP) [F]" w:date="2023-11-15T15:22:00Z">
                                    <w:r w:rsidRPr="00972A4F" w:rsidDel="00C92AAD">
                                      <w:rPr>
                                        <w:rFonts w:ascii="Times New Roman" w:hAnsi="Times New Roman" w:cs="Times New Roman"/>
                                        <w:color w:val="000000"/>
                                        <w:sz w:val="18"/>
                                        <w:szCs w:val="18"/>
                                        <w:rPrChange w:id="163" w:author="Maino Vieytes, Christian (NIH/NIA/IRP) [F]" w:date="2023-11-15T15:31:00Z">
                                          <w:rPr>
                                            <w:rFonts w:ascii="Times New Roman" w:hAnsi="Times New Roman" w:cs="Times New Roman"/>
                                            <w:color w:val="000000"/>
                                            <w:sz w:val="20"/>
                                            <w:szCs w:val="20"/>
                                          </w:rPr>
                                        </w:rPrChange>
                                      </w:rPr>
                                      <w:delText>-0.12</w:delText>
                                    </w:r>
                                  </w:del>
                                </w:p>
                              </w:tc>
                            </w:tr>
                            <w:tr w:rsidR="0003299C" w:rsidRPr="00972A4F" w14:paraId="4394DC9D" w14:textId="77777777" w:rsidTr="00972A4F">
                              <w:tc>
                                <w:tcPr>
                                  <w:tcW w:w="2187" w:type="dxa"/>
                                  <w:gridSpan w:val="2"/>
                                  <w:tcBorders>
                                    <w:top w:val="nil"/>
                                    <w:left w:val="single" w:sz="4" w:space="0" w:color="auto"/>
                                    <w:bottom w:val="nil"/>
                                  </w:tcBorders>
                                  <w:shd w:val="clear" w:color="auto" w:fill="auto"/>
                                  <w:vAlign w:val="center"/>
                                </w:tcPr>
                                <w:p w14:paraId="46E8A619" w14:textId="77777777" w:rsidR="0003299C" w:rsidRPr="00972A4F" w:rsidRDefault="0003299C" w:rsidP="0003299C">
                                  <w:pPr>
                                    <w:spacing w:line="360" w:lineRule="auto"/>
                                    <w:rPr>
                                      <w:rFonts w:ascii="Times New Roman" w:hAnsi="Times New Roman" w:cs="Times New Roman"/>
                                      <w:sz w:val="18"/>
                                      <w:szCs w:val="18"/>
                                      <w:rPrChange w:id="164"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65" w:author="Maino Vieytes, Christian (NIH/NIA/IRP) [F]" w:date="2023-11-15T15:31:00Z">
                                        <w:rPr>
                                          <w:rFonts w:ascii="Times New Roman" w:hAnsi="Times New Roman" w:cs="Times New Roman"/>
                                          <w:sz w:val="20"/>
                                          <w:szCs w:val="20"/>
                                        </w:rPr>
                                      </w:rPrChange>
                                    </w:rPr>
                                    <w:t>Poultry</w:t>
                                  </w:r>
                                </w:p>
                              </w:tc>
                              <w:tc>
                                <w:tcPr>
                                  <w:tcW w:w="1499" w:type="dxa"/>
                                  <w:tcBorders>
                                    <w:top w:val="nil"/>
                                    <w:bottom w:val="nil"/>
                                  </w:tcBorders>
                                  <w:shd w:val="clear" w:color="auto" w:fill="auto"/>
                                  <w:noWrap/>
                                  <w:vAlign w:val="center"/>
                                  <w:hideMark/>
                                </w:tcPr>
                                <w:p w14:paraId="6638E904" w14:textId="549C4A23" w:rsidR="0003299C" w:rsidRPr="00972A4F" w:rsidRDefault="0003299C" w:rsidP="0003299C">
                                  <w:pPr>
                                    <w:spacing w:line="360" w:lineRule="auto"/>
                                    <w:jc w:val="center"/>
                                    <w:rPr>
                                      <w:rFonts w:ascii="Times New Roman" w:hAnsi="Times New Roman" w:cs="Times New Roman"/>
                                      <w:sz w:val="18"/>
                                      <w:szCs w:val="18"/>
                                      <w:rPrChange w:id="166" w:author="Maino Vieytes, Christian (NIH/NIA/IRP) [F]" w:date="2023-11-15T15:31:00Z">
                                        <w:rPr>
                                          <w:rFonts w:ascii="Times New Roman" w:hAnsi="Times New Roman" w:cs="Times New Roman"/>
                                          <w:sz w:val="20"/>
                                          <w:szCs w:val="20"/>
                                        </w:rPr>
                                      </w:rPrChange>
                                    </w:rPr>
                                  </w:pPr>
                                  <w:ins w:id="167" w:author="Maino Vieytes, Christian (NIH/NIA/IRP) [F]" w:date="2023-11-15T15:22:00Z">
                                    <w:r w:rsidRPr="00972A4F">
                                      <w:rPr>
                                        <w:rFonts w:ascii="Times New Roman" w:hAnsi="Times New Roman" w:cs="Times New Roman"/>
                                        <w:color w:val="000000"/>
                                        <w:sz w:val="18"/>
                                        <w:szCs w:val="18"/>
                                        <w:rPrChange w:id="168" w:author="Maino Vieytes, Christian (NIH/NIA/IRP) [F]" w:date="2023-11-15T15:31:00Z">
                                          <w:rPr>
                                            <w:rFonts w:ascii="Calibri" w:hAnsi="Calibri" w:cs="Calibri"/>
                                            <w:color w:val="000000"/>
                                          </w:rPr>
                                        </w:rPrChange>
                                      </w:rPr>
                                      <w:t>-0.050</w:t>
                                    </w:r>
                                  </w:ins>
                                  <w:del w:id="169" w:author="Maino Vieytes, Christian (NIH/NIA/IRP) [F]" w:date="2023-11-15T15:22:00Z">
                                    <w:r w:rsidRPr="00972A4F" w:rsidDel="00C92AAD">
                                      <w:rPr>
                                        <w:rFonts w:ascii="Times New Roman" w:hAnsi="Times New Roman" w:cs="Times New Roman"/>
                                        <w:color w:val="000000"/>
                                        <w:sz w:val="18"/>
                                        <w:szCs w:val="18"/>
                                        <w:rPrChange w:id="170" w:author="Maino Vieytes, Christian (NIH/NIA/IRP) [F]" w:date="2023-11-15T15:31:00Z">
                                          <w:rPr>
                                            <w:rFonts w:ascii="Times New Roman" w:hAnsi="Times New Roman" w:cs="Times New Roman"/>
                                            <w:color w:val="000000"/>
                                            <w:sz w:val="20"/>
                                            <w:szCs w:val="20"/>
                                          </w:rPr>
                                        </w:rPrChange>
                                      </w:rPr>
                                      <w:delText>0.02</w:delText>
                                    </w:r>
                                  </w:del>
                                </w:p>
                              </w:tc>
                              <w:tc>
                                <w:tcPr>
                                  <w:tcW w:w="990" w:type="dxa"/>
                                  <w:tcBorders>
                                    <w:top w:val="nil"/>
                                    <w:bottom w:val="nil"/>
                                  </w:tcBorders>
                                  <w:shd w:val="clear" w:color="auto" w:fill="auto"/>
                                  <w:noWrap/>
                                  <w:vAlign w:val="center"/>
                                  <w:hideMark/>
                                </w:tcPr>
                                <w:p w14:paraId="26C957B4" w14:textId="26217C55" w:rsidR="0003299C" w:rsidRPr="00972A4F" w:rsidRDefault="0003299C" w:rsidP="0003299C">
                                  <w:pPr>
                                    <w:spacing w:line="360" w:lineRule="auto"/>
                                    <w:jc w:val="center"/>
                                    <w:rPr>
                                      <w:rFonts w:ascii="Times New Roman" w:hAnsi="Times New Roman" w:cs="Times New Roman"/>
                                      <w:sz w:val="18"/>
                                      <w:szCs w:val="18"/>
                                      <w:rPrChange w:id="171" w:author="Maino Vieytes, Christian (NIH/NIA/IRP) [F]" w:date="2023-11-15T15:31:00Z">
                                        <w:rPr>
                                          <w:rFonts w:ascii="Times New Roman" w:hAnsi="Times New Roman" w:cs="Times New Roman"/>
                                          <w:sz w:val="20"/>
                                          <w:szCs w:val="20"/>
                                        </w:rPr>
                                      </w:rPrChange>
                                    </w:rPr>
                                  </w:pPr>
                                  <w:ins w:id="172" w:author="Maino Vieytes, Christian (NIH/NIA/IRP) [F]" w:date="2023-11-15T15:22:00Z">
                                    <w:r w:rsidRPr="00972A4F">
                                      <w:rPr>
                                        <w:rFonts w:ascii="Times New Roman" w:hAnsi="Times New Roman" w:cs="Times New Roman"/>
                                        <w:color w:val="000000"/>
                                        <w:sz w:val="18"/>
                                        <w:szCs w:val="18"/>
                                        <w:rPrChange w:id="173" w:author="Maino Vieytes, Christian (NIH/NIA/IRP) [F]" w:date="2023-11-15T15:31:00Z">
                                          <w:rPr>
                                            <w:rFonts w:ascii="Calibri" w:hAnsi="Calibri" w:cs="Calibri"/>
                                            <w:color w:val="000000"/>
                                          </w:rPr>
                                        </w:rPrChange>
                                      </w:rPr>
                                      <w:t>-0.040</w:t>
                                    </w:r>
                                  </w:ins>
                                  <w:del w:id="174" w:author="Maino Vieytes, Christian (NIH/NIA/IRP) [F]" w:date="2023-11-15T15:22:00Z">
                                    <w:r w:rsidRPr="00972A4F" w:rsidDel="00C92AAD">
                                      <w:rPr>
                                        <w:rFonts w:ascii="Times New Roman" w:hAnsi="Times New Roman" w:cs="Times New Roman"/>
                                        <w:color w:val="000000"/>
                                        <w:sz w:val="18"/>
                                        <w:szCs w:val="18"/>
                                        <w:rPrChange w:id="175" w:author="Maino Vieytes, Christian (NIH/NIA/IRP) [F]" w:date="2023-11-15T15:31:00Z">
                                          <w:rPr>
                                            <w:rFonts w:ascii="Times New Roman" w:hAnsi="Times New Roman" w:cs="Times New Roman"/>
                                            <w:color w:val="000000"/>
                                            <w:sz w:val="20"/>
                                            <w:szCs w:val="20"/>
                                          </w:rPr>
                                        </w:rPrChange>
                                      </w:rPr>
                                      <w:delText>-0.05</w:delText>
                                    </w:r>
                                  </w:del>
                                </w:p>
                              </w:tc>
                              <w:tc>
                                <w:tcPr>
                                  <w:tcW w:w="900" w:type="dxa"/>
                                  <w:tcBorders>
                                    <w:top w:val="nil"/>
                                    <w:bottom w:val="nil"/>
                                    <w:right w:val="nil"/>
                                  </w:tcBorders>
                                  <w:shd w:val="clear" w:color="auto" w:fill="auto"/>
                                  <w:noWrap/>
                                  <w:vAlign w:val="center"/>
                                  <w:hideMark/>
                                </w:tcPr>
                                <w:p w14:paraId="15365EDF" w14:textId="67C5B59B" w:rsidR="0003299C" w:rsidRPr="00972A4F" w:rsidRDefault="0003299C" w:rsidP="0003299C">
                                  <w:pPr>
                                    <w:spacing w:line="360" w:lineRule="auto"/>
                                    <w:jc w:val="center"/>
                                    <w:rPr>
                                      <w:rFonts w:ascii="Times New Roman" w:hAnsi="Times New Roman" w:cs="Times New Roman"/>
                                      <w:b/>
                                      <w:bCs/>
                                      <w:sz w:val="18"/>
                                      <w:szCs w:val="18"/>
                                      <w:rPrChange w:id="176" w:author="Maino Vieytes, Christian (NIH/NIA/IRP) [F]" w:date="2023-11-15T15:31:00Z">
                                        <w:rPr>
                                          <w:rFonts w:ascii="Times New Roman" w:hAnsi="Times New Roman" w:cs="Times New Roman"/>
                                          <w:b/>
                                          <w:bCs/>
                                          <w:sz w:val="20"/>
                                          <w:szCs w:val="20"/>
                                        </w:rPr>
                                      </w:rPrChange>
                                    </w:rPr>
                                  </w:pPr>
                                  <w:ins w:id="177" w:author="Maino Vieytes, Christian (NIH/NIA/IRP) [F]" w:date="2023-11-15T15:22:00Z">
                                    <w:r w:rsidRPr="00972A4F">
                                      <w:rPr>
                                        <w:rFonts w:ascii="Times New Roman" w:hAnsi="Times New Roman" w:cs="Times New Roman"/>
                                        <w:color w:val="000000"/>
                                        <w:sz w:val="18"/>
                                        <w:szCs w:val="18"/>
                                        <w:rPrChange w:id="178" w:author="Maino Vieytes, Christian (NIH/NIA/IRP) [F]" w:date="2023-11-15T15:31:00Z">
                                          <w:rPr>
                                            <w:rFonts w:ascii="Calibri" w:hAnsi="Calibri" w:cs="Calibri"/>
                                            <w:color w:val="000000"/>
                                          </w:rPr>
                                        </w:rPrChange>
                                      </w:rPr>
                                      <w:t>-0.040</w:t>
                                    </w:r>
                                  </w:ins>
                                  <w:del w:id="179" w:author="Maino Vieytes, Christian (NIH/NIA/IRP) [F]" w:date="2023-11-15T15:22:00Z">
                                    <w:r w:rsidRPr="00972A4F" w:rsidDel="00C92AAD">
                                      <w:rPr>
                                        <w:rFonts w:ascii="Times New Roman" w:hAnsi="Times New Roman" w:cs="Times New Roman"/>
                                        <w:color w:val="000000"/>
                                        <w:sz w:val="18"/>
                                        <w:szCs w:val="18"/>
                                        <w:rPrChange w:id="180" w:author="Maino Vieytes, Christian (NIH/NIA/IRP) [F]" w:date="2023-11-15T15:31:00Z">
                                          <w:rPr>
                                            <w:rFonts w:ascii="Times New Roman" w:hAnsi="Times New Roman" w:cs="Times New Roman"/>
                                            <w:color w:val="000000"/>
                                            <w:sz w:val="20"/>
                                            <w:szCs w:val="20"/>
                                          </w:rPr>
                                        </w:rPrChange>
                                      </w:rPr>
                                      <w:delText>0.23</w:delText>
                                    </w:r>
                                  </w:del>
                                </w:p>
                              </w:tc>
                              <w:tc>
                                <w:tcPr>
                                  <w:tcW w:w="1350" w:type="dxa"/>
                                  <w:tcBorders>
                                    <w:top w:val="nil"/>
                                    <w:left w:val="nil"/>
                                    <w:bottom w:val="nil"/>
                                    <w:right w:val="single" w:sz="4" w:space="0" w:color="auto"/>
                                  </w:tcBorders>
                                  <w:vAlign w:val="center"/>
                                </w:tcPr>
                                <w:p w14:paraId="61E2599E" w14:textId="5251B2D1" w:rsidR="0003299C" w:rsidRPr="00972A4F" w:rsidRDefault="0003299C" w:rsidP="0003299C">
                                  <w:pPr>
                                    <w:spacing w:line="360" w:lineRule="auto"/>
                                    <w:jc w:val="center"/>
                                    <w:rPr>
                                      <w:rFonts w:ascii="Times New Roman" w:hAnsi="Times New Roman" w:cs="Times New Roman"/>
                                      <w:color w:val="000000"/>
                                      <w:sz w:val="18"/>
                                      <w:szCs w:val="18"/>
                                      <w:rPrChange w:id="181" w:author="Maino Vieytes, Christian (NIH/NIA/IRP) [F]" w:date="2023-11-15T15:31:00Z">
                                        <w:rPr>
                                          <w:rFonts w:ascii="Times New Roman" w:hAnsi="Times New Roman" w:cs="Times New Roman"/>
                                          <w:color w:val="000000"/>
                                          <w:sz w:val="20"/>
                                          <w:szCs w:val="20"/>
                                        </w:rPr>
                                      </w:rPrChange>
                                    </w:rPr>
                                  </w:pPr>
                                  <w:ins w:id="182" w:author="Maino Vieytes, Christian (NIH/NIA/IRP) [F]" w:date="2023-11-15T15:22:00Z">
                                    <w:r w:rsidRPr="00972A4F">
                                      <w:rPr>
                                        <w:rFonts w:ascii="Times New Roman" w:hAnsi="Times New Roman" w:cs="Times New Roman"/>
                                        <w:color w:val="000000"/>
                                        <w:sz w:val="18"/>
                                        <w:szCs w:val="18"/>
                                        <w:rPrChange w:id="183" w:author="Maino Vieytes, Christian (NIH/NIA/IRP) [F]" w:date="2023-11-15T15:31:00Z">
                                          <w:rPr>
                                            <w:rFonts w:ascii="Calibri" w:hAnsi="Calibri" w:cs="Calibri"/>
                                            <w:color w:val="000000"/>
                                          </w:rPr>
                                        </w:rPrChange>
                                      </w:rPr>
                                      <w:t>0.090</w:t>
                                    </w:r>
                                  </w:ins>
                                  <w:del w:id="184" w:author="Maino Vieytes, Christian (NIH/NIA/IRP) [F]" w:date="2023-11-15T15:22:00Z">
                                    <w:r w:rsidRPr="00972A4F" w:rsidDel="00C92AAD">
                                      <w:rPr>
                                        <w:rFonts w:ascii="Times New Roman" w:hAnsi="Times New Roman" w:cs="Times New Roman"/>
                                        <w:color w:val="000000"/>
                                        <w:sz w:val="18"/>
                                        <w:szCs w:val="18"/>
                                        <w:rPrChange w:id="185" w:author="Maino Vieytes, Christian (NIH/NIA/IRP) [F]" w:date="2023-11-15T15:31:00Z">
                                          <w:rPr>
                                            <w:rFonts w:ascii="Times New Roman" w:hAnsi="Times New Roman" w:cs="Times New Roman"/>
                                            <w:color w:val="000000"/>
                                            <w:sz w:val="20"/>
                                            <w:szCs w:val="20"/>
                                          </w:rPr>
                                        </w:rPrChange>
                                      </w:rPr>
                                      <w:delText>0.070</w:delText>
                                    </w:r>
                                  </w:del>
                                </w:p>
                              </w:tc>
                            </w:tr>
                            <w:tr w:rsidR="0003299C" w:rsidRPr="00972A4F" w14:paraId="45A257BF" w14:textId="77777777" w:rsidTr="00972A4F">
                              <w:tc>
                                <w:tcPr>
                                  <w:tcW w:w="2187" w:type="dxa"/>
                                  <w:gridSpan w:val="2"/>
                                  <w:tcBorders>
                                    <w:top w:val="nil"/>
                                    <w:left w:val="single" w:sz="4" w:space="0" w:color="auto"/>
                                    <w:bottom w:val="nil"/>
                                  </w:tcBorders>
                                  <w:shd w:val="clear" w:color="auto" w:fill="auto"/>
                                  <w:vAlign w:val="center"/>
                                </w:tcPr>
                                <w:p w14:paraId="40E04130" w14:textId="77777777" w:rsidR="0003299C" w:rsidRPr="00972A4F" w:rsidRDefault="0003299C" w:rsidP="0003299C">
                                  <w:pPr>
                                    <w:spacing w:line="360" w:lineRule="auto"/>
                                    <w:rPr>
                                      <w:rFonts w:ascii="Times New Roman" w:hAnsi="Times New Roman" w:cs="Times New Roman"/>
                                      <w:sz w:val="18"/>
                                      <w:szCs w:val="18"/>
                                      <w:rPrChange w:id="18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87" w:author="Maino Vieytes, Christian (NIH/NIA/IRP) [F]" w:date="2023-11-15T15:31:00Z">
                                        <w:rPr>
                                          <w:rFonts w:ascii="Times New Roman" w:hAnsi="Times New Roman" w:cs="Times New Roman"/>
                                          <w:sz w:val="20"/>
                                          <w:szCs w:val="20"/>
                                        </w:rPr>
                                      </w:rPrChange>
                                    </w:rPr>
                                    <w:t>Seafood—High n-3</w:t>
                                  </w:r>
                                </w:p>
                              </w:tc>
                              <w:tc>
                                <w:tcPr>
                                  <w:tcW w:w="1499" w:type="dxa"/>
                                  <w:tcBorders>
                                    <w:top w:val="nil"/>
                                    <w:bottom w:val="nil"/>
                                  </w:tcBorders>
                                  <w:shd w:val="clear" w:color="auto" w:fill="auto"/>
                                  <w:noWrap/>
                                  <w:vAlign w:val="center"/>
                                  <w:hideMark/>
                                </w:tcPr>
                                <w:p w14:paraId="76319338" w14:textId="47A56334" w:rsidR="0003299C" w:rsidRPr="00972A4F" w:rsidRDefault="0003299C" w:rsidP="0003299C">
                                  <w:pPr>
                                    <w:spacing w:line="360" w:lineRule="auto"/>
                                    <w:jc w:val="center"/>
                                    <w:rPr>
                                      <w:rFonts w:ascii="Times New Roman" w:hAnsi="Times New Roman" w:cs="Times New Roman"/>
                                      <w:sz w:val="18"/>
                                      <w:szCs w:val="18"/>
                                      <w:rPrChange w:id="188" w:author="Maino Vieytes, Christian (NIH/NIA/IRP) [F]" w:date="2023-11-15T15:31:00Z">
                                        <w:rPr>
                                          <w:rFonts w:ascii="Times New Roman" w:hAnsi="Times New Roman" w:cs="Times New Roman"/>
                                          <w:sz w:val="20"/>
                                          <w:szCs w:val="20"/>
                                        </w:rPr>
                                      </w:rPrChange>
                                    </w:rPr>
                                  </w:pPr>
                                  <w:ins w:id="189" w:author="Maino Vieytes, Christian (NIH/NIA/IRP) [F]" w:date="2023-11-15T15:22:00Z">
                                    <w:r w:rsidRPr="00972A4F">
                                      <w:rPr>
                                        <w:rFonts w:ascii="Times New Roman" w:hAnsi="Times New Roman" w:cs="Times New Roman"/>
                                        <w:color w:val="000000"/>
                                        <w:sz w:val="18"/>
                                        <w:szCs w:val="18"/>
                                        <w:rPrChange w:id="190" w:author="Maino Vieytes, Christian (NIH/NIA/IRP) [F]" w:date="2023-11-15T15:31:00Z">
                                          <w:rPr>
                                            <w:rFonts w:ascii="Calibri" w:hAnsi="Calibri" w:cs="Calibri"/>
                                            <w:color w:val="000000"/>
                                          </w:rPr>
                                        </w:rPrChange>
                                      </w:rPr>
                                      <w:t>-0.13</w:t>
                                    </w:r>
                                  </w:ins>
                                  <w:del w:id="191" w:author="Maino Vieytes, Christian (NIH/NIA/IRP) [F]" w:date="2023-11-15T15:22:00Z">
                                    <w:r w:rsidRPr="00972A4F" w:rsidDel="00C92AAD">
                                      <w:rPr>
                                        <w:rFonts w:ascii="Times New Roman" w:hAnsi="Times New Roman" w:cs="Times New Roman"/>
                                        <w:color w:val="000000"/>
                                        <w:sz w:val="18"/>
                                        <w:szCs w:val="18"/>
                                        <w:rPrChange w:id="192" w:author="Maino Vieytes, Christian (NIH/NIA/IRP) [F]" w:date="2023-11-15T15:31:00Z">
                                          <w:rPr>
                                            <w:rFonts w:ascii="Times New Roman" w:hAnsi="Times New Roman" w:cs="Times New Roman"/>
                                            <w:color w:val="000000"/>
                                            <w:sz w:val="20"/>
                                            <w:szCs w:val="20"/>
                                          </w:rPr>
                                        </w:rPrChange>
                                      </w:rPr>
                                      <w:delText>-0.13</w:delText>
                                    </w:r>
                                  </w:del>
                                </w:p>
                              </w:tc>
                              <w:tc>
                                <w:tcPr>
                                  <w:tcW w:w="990" w:type="dxa"/>
                                  <w:tcBorders>
                                    <w:top w:val="nil"/>
                                    <w:bottom w:val="nil"/>
                                  </w:tcBorders>
                                  <w:shd w:val="clear" w:color="auto" w:fill="auto"/>
                                  <w:noWrap/>
                                  <w:vAlign w:val="center"/>
                                  <w:hideMark/>
                                </w:tcPr>
                                <w:p w14:paraId="15AD44DE" w14:textId="3C258D42" w:rsidR="0003299C" w:rsidRPr="00972A4F" w:rsidRDefault="0003299C" w:rsidP="0003299C">
                                  <w:pPr>
                                    <w:spacing w:line="360" w:lineRule="auto"/>
                                    <w:jc w:val="center"/>
                                    <w:rPr>
                                      <w:rFonts w:ascii="Times New Roman" w:hAnsi="Times New Roman" w:cs="Times New Roman"/>
                                      <w:sz w:val="18"/>
                                      <w:szCs w:val="18"/>
                                      <w:rPrChange w:id="193" w:author="Maino Vieytes, Christian (NIH/NIA/IRP) [F]" w:date="2023-11-15T15:31:00Z">
                                        <w:rPr>
                                          <w:rFonts w:ascii="Times New Roman" w:hAnsi="Times New Roman" w:cs="Times New Roman"/>
                                          <w:sz w:val="20"/>
                                          <w:szCs w:val="20"/>
                                        </w:rPr>
                                      </w:rPrChange>
                                    </w:rPr>
                                  </w:pPr>
                                  <w:ins w:id="194" w:author="Maino Vieytes, Christian (NIH/NIA/IRP) [F]" w:date="2023-11-15T15:22:00Z">
                                    <w:r w:rsidRPr="00972A4F">
                                      <w:rPr>
                                        <w:rFonts w:ascii="Times New Roman" w:hAnsi="Times New Roman" w:cs="Times New Roman"/>
                                        <w:color w:val="000000"/>
                                        <w:sz w:val="18"/>
                                        <w:szCs w:val="18"/>
                                        <w:rPrChange w:id="195" w:author="Maino Vieytes, Christian (NIH/NIA/IRP) [F]" w:date="2023-11-15T15:31:00Z">
                                          <w:rPr>
                                            <w:rFonts w:ascii="Calibri" w:hAnsi="Calibri" w:cs="Calibri"/>
                                            <w:color w:val="000000"/>
                                          </w:rPr>
                                        </w:rPrChange>
                                      </w:rPr>
                                      <w:t>0.070</w:t>
                                    </w:r>
                                  </w:ins>
                                  <w:del w:id="196" w:author="Maino Vieytes, Christian (NIH/NIA/IRP) [F]" w:date="2023-11-15T15:22:00Z">
                                    <w:r w:rsidRPr="00972A4F" w:rsidDel="00C92AAD">
                                      <w:rPr>
                                        <w:rFonts w:ascii="Times New Roman" w:hAnsi="Times New Roman" w:cs="Times New Roman"/>
                                        <w:color w:val="000000"/>
                                        <w:sz w:val="18"/>
                                        <w:szCs w:val="18"/>
                                        <w:rPrChange w:id="197" w:author="Maino Vieytes, Christian (NIH/NIA/IRP) [F]" w:date="2023-11-15T15:31:00Z">
                                          <w:rPr>
                                            <w:rFonts w:ascii="Times New Roman" w:hAnsi="Times New Roman" w:cs="Times New Roman"/>
                                            <w:color w:val="000000"/>
                                            <w:sz w:val="20"/>
                                            <w:szCs w:val="20"/>
                                          </w:rPr>
                                        </w:rPrChange>
                                      </w:rPr>
                                      <w:delText>-0.05</w:delText>
                                    </w:r>
                                  </w:del>
                                </w:p>
                              </w:tc>
                              <w:tc>
                                <w:tcPr>
                                  <w:tcW w:w="900" w:type="dxa"/>
                                  <w:tcBorders>
                                    <w:top w:val="nil"/>
                                    <w:bottom w:val="nil"/>
                                    <w:right w:val="nil"/>
                                  </w:tcBorders>
                                  <w:shd w:val="clear" w:color="auto" w:fill="auto"/>
                                  <w:noWrap/>
                                  <w:vAlign w:val="center"/>
                                  <w:hideMark/>
                                </w:tcPr>
                                <w:p w14:paraId="3337C23B" w14:textId="77AFC5FE" w:rsidR="0003299C" w:rsidRPr="00972A4F" w:rsidRDefault="0003299C" w:rsidP="0003299C">
                                  <w:pPr>
                                    <w:spacing w:line="360" w:lineRule="auto"/>
                                    <w:jc w:val="center"/>
                                    <w:rPr>
                                      <w:rFonts w:ascii="Times New Roman" w:hAnsi="Times New Roman" w:cs="Times New Roman"/>
                                      <w:b/>
                                      <w:bCs/>
                                      <w:sz w:val="18"/>
                                      <w:szCs w:val="18"/>
                                      <w:rPrChange w:id="198" w:author="Maino Vieytes, Christian (NIH/NIA/IRP) [F]" w:date="2023-11-15T15:31:00Z">
                                        <w:rPr>
                                          <w:rFonts w:ascii="Times New Roman" w:hAnsi="Times New Roman" w:cs="Times New Roman"/>
                                          <w:b/>
                                          <w:bCs/>
                                          <w:sz w:val="20"/>
                                          <w:szCs w:val="20"/>
                                        </w:rPr>
                                      </w:rPrChange>
                                    </w:rPr>
                                  </w:pPr>
                                  <w:ins w:id="199" w:author="Maino Vieytes, Christian (NIH/NIA/IRP) [F]" w:date="2023-11-15T15:22:00Z">
                                    <w:r w:rsidRPr="00972A4F">
                                      <w:rPr>
                                        <w:rFonts w:ascii="Times New Roman" w:hAnsi="Times New Roman" w:cs="Times New Roman"/>
                                        <w:color w:val="000000"/>
                                        <w:sz w:val="18"/>
                                        <w:szCs w:val="18"/>
                                        <w:rPrChange w:id="200" w:author="Maino Vieytes, Christian (NIH/NIA/IRP) [F]" w:date="2023-11-15T15:31:00Z">
                                          <w:rPr>
                                            <w:rFonts w:ascii="Calibri" w:hAnsi="Calibri" w:cs="Calibri"/>
                                            <w:color w:val="000000"/>
                                          </w:rPr>
                                        </w:rPrChange>
                                      </w:rPr>
                                      <w:t>0.20</w:t>
                                    </w:r>
                                  </w:ins>
                                  <w:del w:id="201" w:author="Maino Vieytes, Christian (NIH/NIA/IRP) [F]" w:date="2023-11-15T15:22:00Z">
                                    <w:r w:rsidRPr="00972A4F" w:rsidDel="00C92AAD">
                                      <w:rPr>
                                        <w:rFonts w:ascii="Times New Roman" w:hAnsi="Times New Roman" w:cs="Times New Roman"/>
                                        <w:color w:val="000000"/>
                                        <w:sz w:val="18"/>
                                        <w:szCs w:val="18"/>
                                        <w:rPrChange w:id="202" w:author="Maino Vieytes, Christian (NIH/NIA/IRP) [F]" w:date="2023-11-15T15:31:00Z">
                                          <w:rPr>
                                            <w:rFonts w:ascii="Times New Roman" w:hAnsi="Times New Roman" w:cs="Times New Roman"/>
                                            <w:color w:val="000000"/>
                                            <w:sz w:val="20"/>
                                            <w:szCs w:val="20"/>
                                          </w:rPr>
                                        </w:rPrChange>
                                      </w:rPr>
                                      <w:delText>0.27</w:delText>
                                    </w:r>
                                  </w:del>
                                </w:p>
                              </w:tc>
                              <w:tc>
                                <w:tcPr>
                                  <w:tcW w:w="1350" w:type="dxa"/>
                                  <w:tcBorders>
                                    <w:top w:val="nil"/>
                                    <w:left w:val="nil"/>
                                    <w:bottom w:val="nil"/>
                                    <w:right w:val="single" w:sz="4" w:space="0" w:color="auto"/>
                                  </w:tcBorders>
                                  <w:vAlign w:val="center"/>
                                </w:tcPr>
                                <w:p w14:paraId="7D231324" w14:textId="476DAEDD" w:rsidR="0003299C" w:rsidRPr="00972A4F" w:rsidRDefault="0003299C" w:rsidP="0003299C">
                                  <w:pPr>
                                    <w:spacing w:line="360" w:lineRule="auto"/>
                                    <w:jc w:val="center"/>
                                    <w:rPr>
                                      <w:rFonts w:ascii="Times New Roman" w:hAnsi="Times New Roman" w:cs="Times New Roman"/>
                                      <w:color w:val="000000"/>
                                      <w:sz w:val="18"/>
                                      <w:szCs w:val="18"/>
                                      <w:rPrChange w:id="203" w:author="Maino Vieytes, Christian (NIH/NIA/IRP) [F]" w:date="2023-11-15T15:31:00Z">
                                        <w:rPr>
                                          <w:rFonts w:ascii="Times New Roman" w:hAnsi="Times New Roman" w:cs="Times New Roman"/>
                                          <w:color w:val="000000"/>
                                          <w:sz w:val="20"/>
                                          <w:szCs w:val="20"/>
                                        </w:rPr>
                                      </w:rPrChange>
                                    </w:rPr>
                                  </w:pPr>
                                  <w:ins w:id="204" w:author="Maino Vieytes, Christian (NIH/NIA/IRP) [F]" w:date="2023-11-15T15:22:00Z">
                                    <w:r w:rsidRPr="00972A4F">
                                      <w:rPr>
                                        <w:rFonts w:ascii="Times New Roman" w:hAnsi="Times New Roman" w:cs="Times New Roman"/>
                                        <w:color w:val="000000"/>
                                        <w:sz w:val="18"/>
                                        <w:szCs w:val="18"/>
                                        <w:rPrChange w:id="205" w:author="Maino Vieytes, Christian (NIH/NIA/IRP) [F]" w:date="2023-11-15T15:31:00Z">
                                          <w:rPr>
                                            <w:rFonts w:ascii="Calibri" w:hAnsi="Calibri" w:cs="Calibri"/>
                                            <w:color w:val="000000"/>
                                          </w:rPr>
                                        </w:rPrChange>
                                      </w:rPr>
                                      <w:t>0.23</w:t>
                                    </w:r>
                                  </w:ins>
                                  <w:del w:id="206" w:author="Maino Vieytes, Christian (NIH/NIA/IRP) [F]" w:date="2023-11-15T15:22:00Z">
                                    <w:r w:rsidRPr="00972A4F" w:rsidDel="00C92AAD">
                                      <w:rPr>
                                        <w:rFonts w:ascii="Times New Roman" w:hAnsi="Times New Roman" w:cs="Times New Roman"/>
                                        <w:color w:val="000000"/>
                                        <w:sz w:val="18"/>
                                        <w:szCs w:val="18"/>
                                        <w:rPrChange w:id="207" w:author="Maino Vieytes, Christian (NIH/NIA/IRP) [F]" w:date="2023-11-15T15:31:00Z">
                                          <w:rPr>
                                            <w:rFonts w:ascii="Times New Roman" w:hAnsi="Times New Roman" w:cs="Times New Roman"/>
                                            <w:color w:val="000000"/>
                                            <w:sz w:val="20"/>
                                            <w:szCs w:val="20"/>
                                          </w:rPr>
                                        </w:rPrChange>
                                      </w:rPr>
                                      <w:delText>0.22</w:delText>
                                    </w:r>
                                  </w:del>
                                </w:p>
                              </w:tc>
                            </w:tr>
                            <w:tr w:rsidR="0003299C" w:rsidRPr="00972A4F" w14:paraId="7688DE50" w14:textId="77777777" w:rsidTr="00972A4F">
                              <w:tc>
                                <w:tcPr>
                                  <w:tcW w:w="2187" w:type="dxa"/>
                                  <w:gridSpan w:val="2"/>
                                  <w:tcBorders>
                                    <w:top w:val="nil"/>
                                    <w:left w:val="single" w:sz="4" w:space="0" w:color="auto"/>
                                    <w:bottom w:val="nil"/>
                                  </w:tcBorders>
                                  <w:shd w:val="clear" w:color="auto" w:fill="auto"/>
                                  <w:vAlign w:val="center"/>
                                </w:tcPr>
                                <w:p w14:paraId="000D040C" w14:textId="77777777" w:rsidR="0003299C" w:rsidRPr="00972A4F" w:rsidRDefault="0003299C" w:rsidP="0003299C">
                                  <w:pPr>
                                    <w:spacing w:line="360" w:lineRule="auto"/>
                                    <w:rPr>
                                      <w:rFonts w:ascii="Times New Roman" w:hAnsi="Times New Roman" w:cs="Times New Roman"/>
                                      <w:sz w:val="18"/>
                                      <w:szCs w:val="18"/>
                                      <w:rPrChange w:id="208"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09" w:author="Maino Vieytes, Christian (NIH/NIA/IRP) [F]" w:date="2023-11-15T15:31:00Z">
                                        <w:rPr>
                                          <w:rFonts w:ascii="Times New Roman" w:hAnsi="Times New Roman" w:cs="Times New Roman"/>
                                          <w:sz w:val="20"/>
                                          <w:szCs w:val="20"/>
                                        </w:rPr>
                                      </w:rPrChange>
                                    </w:rPr>
                                    <w:t>Seafood—Low n-3</w:t>
                                  </w:r>
                                </w:p>
                              </w:tc>
                              <w:tc>
                                <w:tcPr>
                                  <w:tcW w:w="1499" w:type="dxa"/>
                                  <w:tcBorders>
                                    <w:top w:val="nil"/>
                                    <w:bottom w:val="nil"/>
                                  </w:tcBorders>
                                  <w:shd w:val="clear" w:color="auto" w:fill="auto"/>
                                  <w:noWrap/>
                                  <w:vAlign w:val="center"/>
                                  <w:hideMark/>
                                </w:tcPr>
                                <w:p w14:paraId="0E60E2AE" w14:textId="2DC97791" w:rsidR="0003299C" w:rsidRPr="00972A4F" w:rsidRDefault="0003299C" w:rsidP="0003299C">
                                  <w:pPr>
                                    <w:spacing w:line="360" w:lineRule="auto"/>
                                    <w:jc w:val="center"/>
                                    <w:rPr>
                                      <w:rFonts w:ascii="Times New Roman" w:hAnsi="Times New Roman" w:cs="Times New Roman"/>
                                      <w:sz w:val="18"/>
                                      <w:szCs w:val="18"/>
                                      <w:rPrChange w:id="210" w:author="Maino Vieytes, Christian (NIH/NIA/IRP) [F]" w:date="2023-11-15T15:31:00Z">
                                        <w:rPr>
                                          <w:rFonts w:ascii="Times New Roman" w:hAnsi="Times New Roman" w:cs="Times New Roman"/>
                                          <w:sz w:val="20"/>
                                          <w:szCs w:val="20"/>
                                        </w:rPr>
                                      </w:rPrChange>
                                    </w:rPr>
                                  </w:pPr>
                                  <w:ins w:id="211" w:author="Maino Vieytes, Christian (NIH/NIA/IRP) [F]" w:date="2023-11-15T15:22:00Z">
                                    <w:r w:rsidRPr="00972A4F">
                                      <w:rPr>
                                        <w:rFonts w:ascii="Times New Roman" w:hAnsi="Times New Roman" w:cs="Times New Roman"/>
                                        <w:color w:val="000000"/>
                                        <w:sz w:val="18"/>
                                        <w:szCs w:val="18"/>
                                        <w:rPrChange w:id="212" w:author="Maino Vieytes, Christian (NIH/NIA/IRP) [F]" w:date="2023-11-15T15:31:00Z">
                                          <w:rPr>
                                            <w:rFonts w:ascii="Calibri" w:hAnsi="Calibri" w:cs="Calibri"/>
                                            <w:color w:val="000000"/>
                                          </w:rPr>
                                        </w:rPrChange>
                                      </w:rPr>
                                      <w:t>-0.010</w:t>
                                    </w:r>
                                  </w:ins>
                                  <w:del w:id="213" w:author="Maino Vieytes, Christian (NIH/NIA/IRP) [F]" w:date="2023-11-15T15:22:00Z">
                                    <w:r w:rsidRPr="00972A4F" w:rsidDel="00C92AAD">
                                      <w:rPr>
                                        <w:rFonts w:ascii="Times New Roman" w:hAnsi="Times New Roman" w:cs="Times New Roman"/>
                                        <w:color w:val="000000"/>
                                        <w:sz w:val="18"/>
                                        <w:szCs w:val="18"/>
                                        <w:rPrChange w:id="214" w:author="Maino Vieytes, Christian (NIH/NIA/IRP) [F]" w:date="2023-11-15T15:31:00Z">
                                          <w:rPr>
                                            <w:rFonts w:ascii="Times New Roman" w:hAnsi="Times New Roman" w:cs="Times New Roman"/>
                                            <w:color w:val="000000"/>
                                            <w:sz w:val="20"/>
                                            <w:szCs w:val="20"/>
                                          </w:rPr>
                                        </w:rPrChange>
                                      </w:rPr>
                                      <w:delText>-0.12</w:delText>
                                    </w:r>
                                  </w:del>
                                </w:p>
                              </w:tc>
                              <w:tc>
                                <w:tcPr>
                                  <w:tcW w:w="990" w:type="dxa"/>
                                  <w:tcBorders>
                                    <w:top w:val="nil"/>
                                    <w:bottom w:val="nil"/>
                                  </w:tcBorders>
                                  <w:shd w:val="clear" w:color="auto" w:fill="auto"/>
                                  <w:noWrap/>
                                  <w:vAlign w:val="center"/>
                                  <w:hideMark/>
                                </w:tcPr>
                                <w:p w14:paraId="6915FD83" w14:textId="0F02CB8A" w:rsidR="0003299C" w:rsidRPr="00972A4F" w:rsidRDefault="0003299C" w:rsidP="0003299C">
                                  <w:pPr>
                                    <w:spacing w:line="360" w:lineRule="auto"/>
                                    <w:jc w:val="center"/>
                                    <w:rPr>
                                      <w:rFonts w:ascii="Times New Roman" w:hAnsi="Times New Roman" w:cs="Times New Roman"/>
                                      <w:sz w:val="18"/>
                                      <w:szCs w:val="18"/>
                                      <w:rPrChange w:id="215" w:author="Maino Vieytes, Christian (NIH/NIA/IRP) [F]" w:date="2023-11-15T15:31:00Z">
                                        <w:rPr>
                                          <w:rFonts w:ascii="Times New Roman" w:hAnsi="Times New Roman" w:cs="Times New Roman"/>
                                          <w:sz w:val="20"/>
                                          <w:szCs w:val="20"/>
                                        </w:rPr>
                                      </w:rPrChange>
                                    </w:rPr>
                                  </w:pPr>
                                  <w:ins w:id="216" w:author="Maino Vieytes, Christian (NIH/NIA/IRP) [F]" w:date="2023-11-15T15:22:00Z">
                                    <w:r w:rsidRPr="00972A4F">
                                      <w:rPr>
                                        <w:rFonts w:ascii="Times New Roman" w:hAnsi="Times New Roman" w:cs="Times New Roman"/>
                                        <w:color w:val="000000"/>
                                        <w:sz w:val="18"/>
                                        <w:szCs w:val="18"/>
                                        <w:rPrChange w:id="217" w:author="Maino Vieytes, Christian (NIH/NIA/IRP) [F]" w:date="2023-11-15T15:31:00Z">
                                          <w:rPr>
                                            <w:rFonts w:ascii="Calibri" w:hAnsi="Calibri" w:cs="Calibri"/>
                                            <w:color w:val="000000"/>
                                          </w:rPr>
                                        </w:rPrChange>
                                      </w:rPr>
                                      <w:t>-0.060</w:t>
                                    </w:r>
                                  </w:ins>
                                  <w:del w:id="218" w:author="Maino Vieytes, Christian (NIH/NIA/IRP) [F]" w:date="2023-11-15T15:22:00Z">
                                    <w:r w:rsidRPr="00972A4F" w:rsidDel="00C92AAD">
                                      <w:rPr>
                                        <w:rFonts w:ascii="Times New Roman" w:hAnsi="Times New Roman" w:cs="Times New Roman"/>
                                        <w:color w:val="000000"/>
                                        <w:sz w:val="18"/>
                                        <w:szCs w:val="18"/>
                                        <w:rPrChange w:id="219" w:author="Maino Vieytes, Christian (NIH/NIA/IRP) [F]" w:date="2023-11-15T15:31:00Z">
                                          <w:rPr>
                                            <w:rFonts w:ascii="Times New Roman" w:hAnsi="Times New Roman" w:cs="Times New Roman"/>
                                            <w:color w:val="000000"/>
                                            <w:sz w:val="20"/>
                                            <w:szCs w:val="20"/>
                                          </w:rPr>
                                        </w:rPrChange>
                                      </w:rPr>
                                      <w:delText>-0.05</w:delText>
                                    </w:r>
                                  </w:del>
                                </w:p>
                              </w:tc>
                              <w:tc>
                                <w:tcPr>
                                  <w:tcW w:w="900" w:type="dxa"/>
                                  <w:tcBorders>
                                    <w:top w:val="nil"/>
                                    <w:bottom w:val="nil"/>
                                    <w:right w:val="nil"/>
                                  </w:tcBorders>
                                  <w:shd w:val="clear" w:color="auto" w:fill="auto"/>
                                  <w:noWrap/>
                                  <w:vAlign w:val="center"/>
                                  <w:hideMark/>
                                </w:tcPr>
                                <w:p w14:paraId="0BAB7F1B" w14:textId="36C988B8" w:rsidR="0003299C" w:rsidRPr="00972A4F" w:rsidRDefault="0003299C" w:rsidP="0003299C">
                                  <w:pPr>
                                    <w:spacing w:line="360" w:lineRule="auto"/>
                                    <w:jc w:val="center"/>
                                    <w:rPr>
                                      <w:rFonts w:ascii="Times New Roman" w:hAnsi="Times New Roman" w:cs="Times New Roman"/>
                                      <w:sz w:val="18"/>
                                      <w:szCs w:val="18"/>
                                      <w:rPrChange w:id="220" w:author="Maino Vieytes, Christian (NIH/NIA/IRP) [F]" w:date="2023-11-15T15:31:00Z">
                                        <w:rPr>
                                          <w:rFonts w:ascii="Times New Roman" w:hAnsi="Times New Roman" w:cs="Times New Roman"/>
                                          <w:sz w:val="20"/>
                                          <w:szCs w:val="20"/>
                                        </w:rPr>
                                      </w:rPrChange>
                                    </w:rPr>
                                  </w:pPr>
                                  <w:ins w:id="221" w:author="Maino Vieytes, Christian (NIH/NIA/IRP) [F]" w:date="2023-11-15T15:22:00Z">
                                    <w:r w:rsidRPr="00972A4F">
                                      <w:rPr>
                                        <w:rFonts w:ascii="Times New Roman" w:hAnsi="Times New Roman" w:cs="Times New Roman"/>
                                        <w:color w:val="000000"/>
                                        <w:sz w:val="18"/>
                                        <w:szCs w:val="18"/>
                                        <w:rPrChange w:id="222" w:author="Maino Vieytes, Christian (NIH/NIA/IRP) [F]" w:date="2023-11-15T15:31:00Z">
                                          <w:rPr>
                                            <w:rFonts w:ascii="Calibri" w:hAnsi="Calibri" w:cs="Calibri"/>
                                            <w:color w:val="000000"/>
                                          </w:rPr>
                                        </w:rPrChange>
                                      </w:rPr>
                                      <w:t>0.26</w:t>
                                    </w:r>
                                  </w:ins>
                                  <w:del w:id="223" w:author="Maino Vieytes, Christian (NIH/NIA/IRP) [F]" w:date="2023-11-15T15:22:00Z">
                                    <w:r w:rsidRPr="00972A4F" w:rsidDel="00C92AAD">
                                      <w:rPr>
                                        <w:rFonts w:ascii="Times New Roman" w:hAnsi="Times New Roman" w:cs="Times New Roman"/>
                                        <w:color w:val="000000"/>
                                        <w:sz w:val="18"/>
                                        <w:szCs w:val="18"/>
                                        <w:rPrChange w:id="224" w:author="Maino Vieytes, Christian (NIH/NIA/IRP) [F]" w:date="2023-11-15T15:31:00Z">
                                          <w:rPr>
                                            <w:rFonts w:ascii="Times New Roman" w:hAnsi="Times New Roman" w:cs="Times New Roman"/>
                                            <w:color w:val="000000"/>
                                            <w:sz w:val="20"/>
                                            <w:szCs w:val="20"/>
                                          </w:rPr>
                                        </w:rPrChange>
                                      </w:rPr>
                                      <w:delText>0.03</w:delText>
                                    </w:r>
                                  </w:del>
                                </w:p>
                              </w:tc>
                              <w:tc>
                                <w:tcPr>
                                  <w:tcW w:w="1350" w:type="dxa"/>
                                  <w:tcBorders>
                                    <w:top w:val="nil"/>
                                    <w:left w:val="nil"/>
                                    <w:bottom w:val="nil"/>
                                    <w:right w:val="single" w:sz="4" w:space="0" w:color="auto"/>
                                  </w:tcBorders>
                                  <w:vAlign w:val="center"/>
                                </w:tcPr>
                                <w:p w14:paraId="4D37F398" w14:textId="3C0F6B71" w:rsidR="0003299C" w:rsidRPr="00972A4F" w:rsidRDefault="0003299C" w:rsidP="0003299C">
                                  <w:pPr>
                                    <w:spacing w:line="360" w:lineRule="auto"/>
                                    <w:jc w:val="center"/>
                                    <w:rPr>
                                      <w:rFonts w:ascii="Times New Roman" w:hAnsi="Times New Roman" w:cs="Times New Roman"/>
                                      <w:color w:val="000000"/>
                                      <w:sz w:val="18"/>
                                      <w:szCs w:val="18"/>
                                      <w:rPrChange w:id="225" w:author="Maino Vieytes, Christian (NIH/NIA/IRP) [F]" w:date="2023-11-15T15:31:00Z">
                                        <w:rPr>
                                          <w:rFonts w:ascii="Times New Roman" w:hAnsi="Times New Roman" w:cs="Times New Roman"/>
                                          <w:color w:val="000000"/>
                                          <w:sz w:val="20"/>
                                          <w:szCs w:val="20"/>
                                        </w:rPr>
                                      </w:rPrChange>
                                    </w:rPr>
                                  </w:pPr>
                                  <w:ins w:id="226" w:author="Maino Vieytes, Christian (NIH/NIA/IRP) [F]" w:date="2023-11-15T15:22:00Z">
                                    <w:r w:rsidRPr="00972A4F">
                                      <w:rPr>
                                        <w:rFonts w:ascii="Times New Roman" w:hAnsi="Times New Roman" w:cs="Times New Roman"/>
                                        <w:color w:val="000000"/>
                                        <w:sz w:val="18"/>
                                        <w:szCs w:val="18"/>
                                        <w:rPrChange w:id="227" w:author="Maino Vieytes, Christian (NIH/NIA/IRP) [F]" w:date="2023-11-15T15:31:00Z">
                                          <w:rPr>
                                            <w:rFonts w:ascii="Calibri" w:hAnsi="Calibri" w:cs="Calibri"/>
                                            <w:color w:val="000000"/>
                                          </w:rPr>
                                        </w:rPrChange>
                                      </w:rPr>
                                      <w:t>0.13</w:t>
                                    </w:r>
                                  </w:ins>
                                  <w:del w:id="228" w:author="Maino Vieytes, Christian (NIH/NIA/IRP) [F]" w:date="2023-11-15T15:22:00Z">
                                    <w:r w:rsidRPr="00972A4F" w:rsidDel="00C92AAD">
                                      <w:rPr>
                                        <w:rFonts w:ascii="Times New Roman" w:hAnsi="Times New Roman" w:cs="Times New Roman"/>
                                        <w:color w:val="000000"/>
                                        <w:sz w:val="18"/>
                                        <w:szCs w:val="18"/>
                                        <w:rPrChange w:id="229" w:author="Maino Vieytes, Christian (NIH/NIA/IRP) [F]" w:date="2023-11-15T15:31:00Z">
                                          <w:rPr>
                                            <w:rFonts w:ascii="Times New Roman" w:hAnsi="Times New Roman" w:cs="Times New Roman"/>
                                            <w:color w:val="000000"/>
                                            <w:sz w:val="20"/>
                                            <w:szCs w:val="20"/>
                                          </w:rPr>
                                        </w:rPrChange>
                                      </w:rPr>
                                      <w:delText>0.13</w:delText>
                                    </w:r>
                                  </w:del>
                                </w:p>
                              </w:tc>
                            </w:tr>
                            <w:tr w:rsidR="0003299C" w:rsidRPr="00972A4F" w14:paraId="791C8D5A" w14:textId="77777777" w:rsidTr="00972A4F">
                              <w:tc>
                                <w:tcPr>
                                  <w:tcW w:w="2187" w:type="dxa"/>
                                  <w:gridSpan w:val="2"/>
                                  <w:tcBorders>
                                    <w:top w:val="nil"/>
                                    <w:left w:val="single" w:sz="4" w:space="0" w:color="auto"/>
                                    <w:bottom w:val="nil"/>
                                  </w:tcBorders>
                                  <w:shd w:val="clear" w:color="auto" w:fill="auto"/>
                                  <w:vAlign w:val="center"/>
                                </w:tcPr>
                                <w:p w14:paraId="7BC5A9EE" w14:textId="77777777" w:rsidR="0003299C" w:rsidRPr="00972A4F" w:rsidRDefault="0003299C" w:rsidP="0003299C">
                                  <w:pPr>
                                    <w:spacing w:line="360" w:lineRule="auto"/>
                                    <w:rPr>
                                      <w:rFonts w:ascii="Times New Roman" w:hAnsi="Times New Roman" w:cs="Times New Roman"/>
                                      <w:sz w:val="18"/>
                                      <w:szCs w:val="18"/>
                                      <w:rPrChange w:id="230"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31" w:author="Maino Vieytes, Christian (NIH/NIA/IRP) [F]" w:date="2023-11-15T15:31:00Z">
                                        <w:rPr>
                                          <w:rFonts w:ascii="Times New Roman" w:hAnsi="Times New Roman" w:cs="Times New Roman"/>
                                          <w:sz w:val="20"/>
                                          <w:szCs w:val="20"/>
                                        </w:rPr>
                                      </w:rPrChange>
                                    </w:rPr>
                                    <w:t>Eggs</w:t>
                                  </w:r>
                                </w:p>
                              </w:tc>
                              <w:tc>
                                <w:tcPr>
                                  <w:tcW w:w="1499" w:type="dxa"/>
                                  <w:tcBorders>
                                    <w:top w:val="nil"/>
                                    <w:bottom w:val="nil"/>
                                  </w:tcBorders>
                                  <w:shd w:val="clear" w:color="auto" w:fill="auto"/>
                                  <w:noWrap/>
                                  <w:vAlign w:val="center"/>
                                  <w:hideMark/>
                                </w:tcPr>
                                <w:p w14:paraId="69150DDD" w14:textId="3C60CED1" w:rsidR="0003299C" w:rsidRPr="00972A4F" w:rsidRDefault="0003299C" w:rsidP="0003299C">
                                  <w:pPr>
                                    <w:spacing w:line="360" w:lineRule="auto"/>
                                    <w:jc w:val="center"/>
                                    <w:rPr>
                                      <w:rFonts w:ascii="Times New Roman" w:hAnsi="Times New Roman" w:cs="Times New Roman"/>
                                      <w:sz w:val="18"/>
                                      <w:szCs w:val="18"/>
                                      <w:rPrChange w:id="232" w:author="Maino Vieytes, Christian (NIH/NIA/IRP) [F]" w:date="2023-11-15T15:31:00Z">
                                        <w:rPr>
                                          <w:rFonts w:ascii="Times New Roman" w:hAnsi="Times New Roman" w:cs="Times New Roman"/>
                                          <w:sz w:val="20"/>
                                          <w:szCs w:val="20"/>
                                        </w:rPr>
                                      </w:rPrChange>
                                    </w:rPr>
                                  </w:pPr>
                                  <w:ins w:id="233" w:author="Maino Vieytes, Christian (NIH/NIA/IRP) [F]" w:date="2023-11-15T15:22:00Z">
                                    <w:r w:rsidRPr="00972A4F">
                                      <w:rPr>
                                        <w:rFonts w:ascii="Times New Roman" w:hAnsi="Times New Roman" w:cs="Times New Roman"/>
                                        <w:color w:val="000000"/>
                                        <w:sz w:val="18"/>
                                        <w:szCs w:val="18"/>
                                        <w:rPrChange w:id="234" w:author="Maino Vieytes, Christian (NIH/NIA/IRP) [F]" w:date="2023-11-15T15:31:00Z">
                                          <w:rPr>
                                            <w:rFonts w:ascii="Calibri" w:hAnsi="Calibri" w:cs="Calibri"/>
                                            <w:color w:val="000000"/>
                                          </w:rPr>
                                        </w:rPrChange>
                                      </w:rPr>
                                      <w:t>-0.11</w:t>
                                    </w:r>
                                  </w:ins>
                                  <w:del w:id="235" w:author="Maino Vieytes, Christian (NIH/NIA/IRP) [F]" w:date="2023-11-15T15:22:00Z">
                                    <w:r w:rsidRPr="00972A4F" w:rsidDel="00C92AAD">
                                      <w:rPr>
                                        <w:rFonts w:ascii="Times New Roman" w:hAnsi="Times New Roman" w:cs="Times New Roman"/>
                                        <w:color w:val="000000"/>
                                        <w:sz w:val="18"/>
                                        <w:szCs w:val="18"/>
                                        <w:rPrChange w:id="236" w:author="Maino Vieytes, Christian (NIH/NIA/IRP) [F]" w:date="2023-11-15T15:31:00Z">
                                          <w:rPr>
                                            <w:rFonts w:ascii="Times New Roman" w:hAnsi="Times New Roman" w:cs="Times New Roman"/>
                                            <w:color w:val="000000"/>
                                            <w:sz w:val="20"/>
                                            <w:szCs w:val="20"/>
                                          </w:rPr>
                                        </w:rPrChange>
                                      </w:rPr>
                                      <w:delText>0.10</w:delText>
                                    </w:r>
                                  </w:del>
                                </w:p>
                              </w:tc>
                              <w:tc>
                                <w:tcPr>
                                  <w:tcW w:w="990" w:type="dxa"/>
                                  <w:tcBorders>
                                    <w:top w:val="nil"/>
                                    <w:bottom w:val="nil"/>
                                  </w:tcBorders>
                                  <w:shd w:val="clear" w:color="auto" w:fill="auto"/>
                                  <w:noWrap/>
                                  <w:vAlign w:val="center"/>
                                  <w:hideMark/>
                                </w:tcPr>
                                <w:p w14:paraId="024B9DD6" w14:textId="18A4656A" w:rsidR="0003299C" w:rsidRPr="00972A4F" w:rsidRDefault="0003299C" w:rsidP="0003299C">
                                  <w:pPr>
                                    <w:spacing w:line="360" w:lineRule="auto"/>
                                    <w:jc w:val="center"/>
                                    <w:rPr>
                                      <w:rFonts w:ascii="Times New Roman" w:hAnsi="Times New Roman" w:cs="Times New Roman"/>
                                      <w:sz w:val="18"/>
                                      <w:szCs w:val="18"/>
                                      <w:rPrChange w:id="237" w:author="Maino Vieytes, Christian (NIH/NIA/IRP) [F]" w:date="2023-11-15T15:31:00Z">
                                        <w:rPr>
                                          <w:rFonts w:ascii="Times New Roman" w:hAnsi="Times New Roman" w:cs="Times New Roman"/>
                                          <w:sz w:val="20"/>
                                          <w:szCs w:val="20"/>
                                        </w:rPr>
                                      </w:rPrChange>
                                    </w:rPr>
                                  </w:pPr>
                                  <w:ins w:id="238" w:author="Maino Vieytes, Christian (NIH/NIA/IRP) [F]" w:date="2023-11-15T15:22:00Z">
                                    <w:r w:rsidRPr="00972A4F">
                                      <w:rPr>
                                        <w:rFonts w:ascii="Times New Roman" w:hAnsi="Times New Roman" w:cs="Times New Roman"/>
                                        <w:color w:val="000000"/>
                                        <w:sz w:val="18"/>
                                        <w:szCs w:val="18"/>
                                        <w:rPrChange w:id="239" w:author="Maino Vieytes, Christian (NIH/NIA/IRP) [F]" w:date="2023-11-15T15:31:00Z">
                                          <w:rPr>
                                            <w:rFonts w:ascii="Calibri" w:hAnsi="Calibri" w:cs="Calibri"/>
                                            <w:color w:val="000000"/>
                                          </w:rPr>
                                        </w:rPrChange>
                                      </w:rPr>
                                      <w:t>0.060</w:t>
                                    </w:r>
                                  </w:ins>
                                  <w:del w:id="240" w:author="Maino Vieytes, Christian (NIH/NIA/IRP) [F]" w:date="2023-11-15T15:22:00Z">
                                    <w:r w:rsidRPr="00972A4F" w:rsidDel="00C92AAD">
                                      <w:rPr>
                                        <w:rFonts w:ascii="Times New Roman" w:hAnsi="Times New Roman" w:cs="Times New Roman"/>
                                        <w:color w:val="000000"/>
                                        <w:sz w:val="18"/>
                                        <w:szCs w:val="18"/>
                                        <w:rPrChange w:id="241" w:author="Maino Vieytes, Christian (NIH/NIA/IRP) [F]" w:date="2023-11-15T15:31:00Z">
                                          <w:rPr>
                                            <w:rFonts w:ascii="Times New Roman" w:hAnsi="Times New Roman" w:cs="Times New Roman"/>
                                            <w:color w:val="000000"/>
                                            <w:sz w:val="20"/>
                                            <w:szCs w:val="20"/>
                                          </w:rPr>
                                        </w:rPrChange>
                                      </w:rPr>
                                      <w:delText>0.16</w:delText>
                                    </w:r>
                                  </w:del>
                                </w:p>
                              </w:tc>
                              <w:tc>
                                <w:tcPr>
                                  <w:tcW w:w="900" w:type="dxa"/>
                                  <w:tcBorders>
                                    <w:top w:val="nil"/>
                                    <w:bottom w:val="nil"/>
                                    <w:right w:val="nil"/>
                                  </w:tcBorders>
                                  <w:shd w:val="clear" w:color="auto" w:fill="auto"/>
                                  <w:noWrap/>
                                  <w:vAlign w:val="center"/>
                                  <w:hideMark/>
                                </w:tcPr>
                                <w:p w14:paraId="29F2DF01" w14:textId="48705F86" w:rsidR="0003299C" w:rsidRPr="00972A4F" w:rsidRDefault="0003299C" w:rsidP="0003299C">
                                  <w:pPr>
                                    <w:spacing w:line="360" w:lineRule="auto"/>
                                    <w:jc w:val="center"/>
                                    <w:rPr>
                                      <w:rFonts w:ascii="Times New Roman" w:hAnsi="Times New Roman" w:cs="Times New Roman"/>
                                      <w:sz w:val="18"/>
                                      <w:szCs w:val="18"/>
                                      <w:rPrChange w:id="242" w:author="Maino Vieytes, Christian (NIH/NIA/IRP) [F]" w:date="2023-11-15T15:31:00Z">
                                        <w:rPr>
                                          <w:rFonts w:ascii="Times New Roman" w:hAnsi="Times New Roman" w:cs="Times New Roman"/>
                                          <w:sz w:val="20"/>
                                          <w:szCs w:val="20"/>
                                        </w:rPr>
                                      </w:rPrChange>
                                    </w:rPr>
                                  </w:pPr>
                                  <w:ins w:id="243" w:author="Maino Vieytes, Christian (NIH/NIA/IRP) [F]" w:date="2023-11-15T15:22:00Z">
                                    <w:r w:rsidRPr="00972A4F">
                                      <w:rPr>
                                        <w:rFonts w:ascii="Times New Roman" w:hAnsi="Times New Roman" w:cs="Times New Roman"/>
                                        <w:color w:val="000000"/>
                                        <w:sz w:val="18"/>
                                        <w:szCs w:val="18"/>
                                        <w:rPrChange w:id="244" w:author="Maino Vieytes, Christian (NIH/NIA/IRP) [F]" w:date="2023-11-15T15:31:00Z">
                                          <w:rPr>
                                            <w:rFonts w:ascii="Calibri" w:hAnsi="Calibri" w:cs="Calibri"/>
                                            <w:color w:val="000000"/>
                                          </w:rPr>
                                        </w:rPrChange>
                                      </w:rPr>
                                      <w:t>-0.030</w:t>
                                    </w:r>
                                  </w:ins>
                                  <w:del w:id="245" w:author="Maino Vieytes, Christian (NIH/NIA/IRP) [F]" w:date="2023-11-15T15:22:00Z">
                                    <w:r w:rsidRPr="00972A4F" w:rsidDel="00C92AAD">
                                      <w:rPr>
                                        <w:rFonts w:ascii="Times New Roman" w:hAnsi="Times New Roman" w:cs="Times New Roman"/>
                                        <w:color w:val="000000"/>
                                        <w:sz w:val="18"/>
                                        <w:szCs w:val="18"/>
                                        <w:rPrChange w:id="246" w:author="Maino Vieytes, Christian (NIH/NIA/IRP) [F]" w:date="2023-11-15T15:31:00Z">
                                          <w:rPr>
                                            <w:rFonts w:ascii="Times New Roman" w:hAnsi="Times New Roman" w:cs="Times New Roman"/>
                                            <w:color w:val="000000"/>
                                            <w:sz w:val="20"/>
                                            <w:szCs w:val="20"/>
                                          </w:rPr>
                                        </w:rPrChange>
                                      </w:rPr>
                                      <w:delText>-0.02</w:delText>
                                    </w:r>
                                  </w:del>
                                </w:p>
                              </w:tc>
                              <w:tc>
                                <w:tcPr>
                                  <w:tcW w:w="1350" w:type="dxa"/>
                                  <w:tcBorders>
                                    <w:top w:val="nil"/>
                                    <w:left w:val="nil"/>
                                    <w:bottom w:val="nil"/>
                                    <w:right w:val="single" w:sz="4" w:space="0" w:color="auto"/>
                                  </w:tcBorders>
                                  <w:vAlign w:val="center"/>
                                </w:tcPr>
                                <w:p w14:paraId="6561EF0C" w14:textId="12C2B63B" w:rsidR="0003299C" w:rsidRPr="00972A4F" w:rsidRDefault="0003299C" w:rsidP="0003299C">
                                  <w:pPr>
                                    <w:spacing w:line="360" w:lineRule="auto"/>
                                    <w:jc w:val="center"/>
                                    <w:rPr>
                                      <w:rFonts w:ascii="Times New Roman" w:hAnsi="Times New Roman" w:cs="Times New Roman"/>
                                      <w:color w:val="000000"/>
                                      <w:sz w:val="18"/>
                                      <w:szCs w:val="18"/>
                                      <w:rPrChange w:id="247" w:author="Maino Vieytes, Christian (NIH/NIA/IRP) [F]" w:date="2023-11-15T15:31:00Z">
                                        <w:rPr>
                                          <w:rFonts w:ascii="Times New Roman" w:hAnsi="Times New Roman" w:cs="Times New Roman"/>
                                          <w:color w:val="000000"/>
                                          <w:sz w:val="20"/>
                                          <w:szCs w:val="20"/>
                                        </w:rPr>
                                      </w:rPrChange>
                                    </w:rPr>
                                  </w:pPr>
                                  <w:ins w:id="248" w:author="Maino Vieytes, Christian (NIH/NIA/IRP) [F]" w:date="2023-11-15T15:22:00Z">
                                    <w:r w:rsidRPr="00972A4F">
                                      <w:rPr>
                                        <w:rFonts w:ascii="Times New Roman" w:hAnsi="Times New Roman" w:cs="Times New Roman"/>
                                        <w:color w:val="000000"/>
                                        <w:sz w:val="18"/>
                                        <w:szCs w:val="18"/>
                                        <w:rPrChange w:id="249" w:author="Maino Vieytes, Christian (NIH/NIA/IRP) [F]" w:date="2023-11-15T15:31:00Z">
                                          <w:rPr>
                                            <w:rFonts w:ascii="Calibri" w:hAnsi="Calibri" w:cs="Calibri"/>
                                            <w:color w:val="000000"/>
                                          </w:rPr>
                                        </w:rPrChange>
                                      </w:rPr>
                                      <w:t>-0.080</w:t>
                                    </w:r>
                                  </w:ins>
                                  <w:del w:id="250" w:author="Maino Vieytes, Christian (NIH/NIA/IRP) [F]" w:date="2023-11-15T15:22:00Z">
                                    <w:r w:rsidRPr="00972A4F" w:rsidDel="00C92AAD">
                                      <w:rPr>
                                        <w:rFonts w:ascii="Times New Roman" w:hAnsi="Times New Roman" w:cs="Times New Roman"/>
                                        <w:color w:val="000000"/>
                                        <w:sz w:val="18"/>
                                        <w:szCs w:val="18"/>
                                        <w:rPrChange w:id="251" w:author="Maino Vieytes, Christian (NIH/NIA/IRP) [F]" w:date="2023-11-15T15:31:00Z">
                                          <w:rPr>
                                            <w:rFonts w:ascii="Times New Roman" w:hAnsi="Times New Roman" w:cs="Times New Roman"/>
                                            <w:color w:val="000000"/>
                                            <w:sz w:val="20"/>
                                            <w:szCs w:val="20"/>
                                          </w:rPr>
                                        </w:rPrChange>
                                      </w:rPr>
                                      <w:delText>-0.050</w:delText>
                                    </w:r>
                                  </w:del>
                                </w:p>
                              </w:tc>
                            </w:tr>
                            <w:tr w:rsidR="0003299C" w:rsidRPr="00972A4F" w14:paraId="28725377" w14:textId="77777777" w:rsidTr="00972A4F">
                              <w:tc>
                                <w:tcPr>
                                  <w:tcW w:w="2187" w:type="dxa"/>
                                  <w:gridSpan w:val="2"/>
                                  <w:tcBorders>
                                    <w:top w:val="nil"/>
                                    <w:left w:val="single" w:sz="4" w:space="0" w:color="auto"/>
                                    <w:bottom w:val="nil"/>
                                  </w:tcBorders>
                                  <w:shd w:val="clear" w:color="auto" w:fill="auto"/>
                                  <w:vAlign w:val="center"/>
                                </w:tcPr>
                                <w:p w14:paraId="5767A869" w14:textId="77777777" w:rsidR="0003299C" w:rsidRPr="00972A4F" w:rsidRDefault="0003299C" w:rsidP="0003299C">
                                  <w:pPr>
                                    <w:spacing w:line="360" w:lineRule="auto"/>
                                    <w:rPr>
                                      <w:rFonts w:ascii="Times New Roman" w:hAnsi="Times New Roman" w:cs="Times New Roman"/>
                                      <w:sz w:val="18"/>
                                      <w:szCs w:val="18"/>
                                      <w:rPrChange w:id="252"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53" w:author="Maino Vieytes, Christian (NIH/NIA/IRP) [F]" w:date="2023-11-15T15:31:00Z">
                                        <w:rPr>
                                          <w:rFonts w:ascii="Times New Roman" w:hAnsi="Times New Roman" w:cs="Times New Roman"/>
                                          <w:sz w:val="20"/>
                                          <w:szCs w:val="20"/>
                                        </w:rPr>
                                      </w:rPrChange>
                                    </w:rPr>
                                    <w:t>Solid Fats</w:t>
                                  </w:r>
                                </w:p>
                              </w:tc>
                              <w:tc>
                                <w:tcPr>
                                  <w:tcW w:w="1499" w:type="dxa"/>
                                  <w:tcBorders>
                                    <w:top w:val="nil"/>
                                    <w:bottom w:val="nil"/>
                                  </w:tcBorders>
                                  <w:shd w:val="clear" w:color="auto" w:fill="auto"/>
                                  <w:noWrap/>
                                  <w:vAlign w:val="center"/>
                                  <w:hideMark/>
                                </w:tcPr>
                                <w:p w14:paraId="3EB4A195" w14:textId="6A367EE2" w:rsidR="0003299C" w:rsidRPr="00972A4F" w:rsidRDefault="0003299C" w:rsidP="0003299C">
                                  <w:pPr>
                                    <w:spacing w:line="360" w:lineRule="auto"/>
                                    <w:jc w:val="center"/>
                                    <w:rPr>
                                      <w:rFonts w:ascii="Times New Roman" w:hAnsi="Times New Roman" w:cs="Times New Roman"/>
                                      <w:sz w:val="18"/>
                                      <w:szCs w:val="18"/>
                                      <w:rPrChange w:id="254" w:author="Maino Vieytes, Christian (NIH/NIA/IRP) [F]" w:date="2023-11-15T15:31:00Z">
                                        <w:rPr>
                                          <w:rFonts w:ascii="Times New Roman" w:hAnsi="Times New Roman" w:cs="Times New Roman"/>
                                          <w:sz w:val="20"/>
                                          <w:szCs w:val="20"/>
                                        </w:rPr>
                                      </w:rPrChange>
                                    </w:rPr>
                                  </w:pPr>
                                  <w:ins w:id="255" w:author="Maino Vieytes, Christian (NIH/NIA/IRP) [F]" w:date="2023-11-15T15:22:00Z">
                                    <w:r w:rsidRPr="00972A4F">
                                      <w:rPr>
                                        <w:rFonts w:ascii="Times New Roman" w:hAnsi="Times New Roman" w:cs="Times New Roman"/>
                                        <w:color w:val="000000"/>
                                        <w:sz w:val="18"/>
                                        <w:szCs w:val="18"/>
                                        <w:rPrChange w:id="256" w:author="Maino Vieytes, Christian (NIH/NIA/IRP) [F]" w:date="2023-11-15T15:31:00Z">
                                          <w:rPr>
                                            <w:rFonts w:ascii="Calibri" w:hAnsi="Calibri" w:cs="Calibri"/>
                                            <w:color w:val="000000"/>
                                          </w:rPr>
                                        </w:rPrChange>
                                      </w:rPr>
                                      <w:t>-0.070</w:t>
                                    </w:r>
                                  </w:ins>
                                  <w:del w:id="257" w:author="Maino Vieytes, Christian (NIH/NIA/IRP) [F]" w:date="2023-11-15T15:22:00Z">
                                    <w:r w:rsidRPr="00972A4F" w:rsidDel="00C92AAD">
                                      <w:rPr>
                                        <w:rFonts w:ascii="Times New Roman" w:hAnsi="Times New Roman" w:cs="Times New Roman"/>
                                        <w:color w:val="000000"/>
                                        <w:sz w:val="18"/>
                                        <w:szCs w:val="18"/>
                                        <w:rPrChange w:id="258" w:author="Maino Vieytes, Christian (NIH/NIA/IRP) [F]" w:date="2023-11-15T15:31:00Z">
                                          <w:rPr>
                                            <w:rFonts w:ascii="Times New Roman" w:hAnsi="Times New Roman" w:cs="Times New Roman"/>
                                            <w:color w:val="000000"/>
                                            <w:sz w:val="20"/>
                                            <w:szCs w:val="20"/>
                                          </w:rPr>
                                        </w:rPrChange>
                                      </w:rPr>
                                      <w:delText>0.13</w:delText>
                                    </w:r>
                                  </w:del>
                                </w:p>
                              </w:tc>
                              <w:tc>
                                <w:tcPr>
                                  <w:tcW w:w="990" w:type="dxa"/>
                                  <w:tcBorders>
                                    <w:top w:val="nil"/>
                                    <w:bottom w:val="nil"/>
                                  </w:tcBorders>
                                  <w:shd w:val="clear" w:color="auto" w:fill="auto"/>
                                  <w:noWrap/>
                                  <w:vAlign w:val="center"/>
                                  <w:hideMark/>
                                </w:tcPr>
                                <w:p w14:paraId="19020F26" w14:textId="0EDFB8AC" w:rsidR="0003299C" w:rsidRPr="00972A4F" w:rsidRDefault="0003299C" w:rsidP="0003299C">
                                  <w:pPr>
                                    <w:spacing w:line="360" w:lineRule="auto"/>
                                    <w:jc w:val="center"/>
                                    <w:rPr>
                                      <w:rFonts w:ascii="Times New Roman" w:hAnsi="Times New Roman" w:cs="Times New Roman"/>
                                      <w:sz w:val="18"/>
                                      <w:szCs w:val="18"/>
                                      <w:rPrChange w:id="259" w:author="Maino Vieytes, Christian (NIH/NIA/IRP) [F]" w:date="2023-11-15T15:31:00Z">
                                        <w:rPr>
                                          <w:rFonts w:ascii="Times New Roman" w:hAnsi="Times New Roman" w:cs="Times New Roman"/>
                                          <w:sz w:val="20"/>
                                          <w:szCs w:val="20"/>
                                        </w:rPr>
                                      </w:rPrChange>
                                    </w:rPr>
                                  </w:pPr>
                                  <w:ins w:id="260" w:author="Maino Vieytes, Christian (NIH/NIA/IRP) [F]" w:date="2023-11-15T15:22:00Z">
                                    <w:r w:rsidRPr="00972A4F">
                                      <w:rPr>
                                        <w:rFonts w:ascii="Times New Roman" w:hAnsi="Times New Roman" w:cs="Times New Roman"/>
                                        <w:color w:val="000000"/>
                                        <w:sz w:val="18"/>
                                        <w:szCs w:val="18"/>
                                        <w:rPrChange w:id="261" w:author="Maino Vieytes, Christian (NIH/NIA/IRP) [F]" w:date="2023-11-15T15:31:00Z">
                                          <w:rPr>
                                            <w:rFonts w:ascii="Calibri" w:hAnsi="Calibri" w:cs="Calibri"/>
                                            <w:color w:val="000000"/>
                                          </w:rPr>
                                        </w:rPrChange>
                                      </w:rPr>
                                      <w:t>-0.010</w:t>
                                    </w:r>
                                  </w:ins>
                                  <w:del w:id="262" w:author="Maino Vieytes, Christian (NIH/NIA/IRP) [F]" w:date="2023-11-15T15:22:00Z">
                                    <w:r w:rsidRPr="00972A4F" w:rsidDel="00C92AAD">
                                      <w:rPr>
                                        <w:rFonts w:ascii="Times New Roman" w:hAnsi="Times New Roman" w:cs="Times New Roman"/>
                                        <w:color w:val="000000"/>
                                        <w:sz w:val="18"/>
                                        <w:szCs w:val="18"/>
                                        <w:rPrChange w:id="263" w:author="Maino Vieytes, Christian (NIH/NIA/IRP) [F]" w:date="2023-11-15T15:31:00Z">
                                          <w:rPr>
                                            <w:rFonts w:ascii="Times New Roman" w:hAnsi="Times New Roman" w:cs="Times New Roman"/>
                                            <w:color w:val="000000"/>
                                            <w:sz w:val="20"/>
                                            <w:szCs w:val="20"/>
                                          </w:rPr>
                                        </w:rPrChange>
                                      </w:rPr>
                                      <w:delText>0.13</w:delText>
                                    </w:r>
                                  </w:del>
                                </w:p>
                              </w:tc>
                              <w:tc>
                                <w:tcPr>
                                  <w:tcW w:w="900" w:type="dxa"/>
                                  <w:tcBorders>
                                    <w:top w:val="nil"/>
                                    <w:bottom w:val="nil"/>
                                    <w:right w:val="nil"/>
                                  </w:tcBorders>
                                  <w:shd w:val="clear" w:color="auto" w:fill="auto"/>
                                  <w:noWrap/>
                                  <w:vAlign w:val="center"/>
                                  <w:hideMark/>
                                </w:tcPr>
                                <w:p w14:paraId="7F0BD2CF" w14:textId="4D596AC8" w:rsidR="0003299C" w:rsidRPr="00972A4F" w:rsidRDefault="0003299C" w:rsidP="0003299C">
                                  <w:pPr>
                                    <w:spacing w:line="360" w:lineRule="auto"/>
                                    <w:jc w:val="center"/>
                                    <w:rPr>
                                      <w:rFonts w:ascii="Times New Roman" w:hAnsi="Times New Roman" w:cs="Times New Roman"/>
                                      <w:b/>
                                      <w:bCs/>
                                      <w:sz w:val="18"/>
                                      <w:szCs w:val="18"/>
                                      <w:rPrChange w:id="264" w:author="Maino Vieytes, Christian (NIH/NIA/IRP) [F]" w:date="2023-11-15T15:31:00Z">
                                        <w:rPr>
                                          <w:rFonts w:ascii="Times New Roman" w:hAnsi="Times New Roman" w:cs="Times New Roman"/>
                                          <w:b/>
                                          <w:bCs/>
                                          <w:sz w:val="20"/>
                                          <w:szCs w:val="20"/>
                                        </w:rPr>
                                      </w:rPrChange>
                                    </w:rPr>
                                  </w:pPr>
                                  <w:ins w:id="265" w:author="Maino Vieytes, Christian (NIH/NIA/IRP) [F]" w:date="2023-11-15T15:22:00Z">
                                    <w:r w:rsidRPr="00972A4F">
                                      <w:rPr>
                                        <w:rFonts w:ascii="Times New Roman" w:hAnsi="Times New Roman" w:cs="Times New Roman"/>
                                        <w:color w:val="000000"/>
                                        <w:sz w:val="18"/>
                                        <w:szCs w:val="18"/>
                                        <w:rPrChange w:id="266" w:author="Maino Vieytes, Christian (NIH/NIA/IRP) [F]" w:date="2023-11-15T15:31:00Z">
                                          <w:rPr>
                                            <w:rFonts w:ascii="Calibri" w:hAnsi="Calibri" w:cs="Calibri"/>
                                            <w:color w:val="000000"/>
                                          </w:rPr>
                                        </w:rPrChange>
                                      </w:rPr>
                                      <w:t>-0.080</w:t>
                                    </w:r>
                                  </w:ins>
                                  <w:del w:id="267" w:author="Maino Vieytes, Christian (NIH/NIA/IRP) [F]" w:date="2023-11-15T15:22:00Z">
                                    <w:r w:rsidRPr="00972A4F" w:rsidDel="00C92AAD">
                                      <w:rPr>
                                        <w:rFonts w:ascii="Times New Roman" w:hAnsi="Times New Roman" w:cs="Times New Roman"/>
                                        <w:b/>
                                        <w:bCs/>
                                        <w:color w:val="000000"/>
                                        <w:sz w:val="18"/>
                                        <w:szCs w:val="18"/>
                                        <w:rPrChange w:id="268" w:author="Maino Vieytes, Christian (NIH/NIA/IRP) [F]" w:date="2023-11-15T15:31:00Z">
                                          <w:rPr>
                                            <w:rFonts w:ascii="Times New Roman" w:hAnsi="Times New Roman" w:cs="Times New Roman"/>
                                            <w:b/>
                                            <w:bCs/>
                                            <w:color w:val="000000"/>
                                            <w:sz w:val="20"/>
                                            <w:szCs w:val="20"/>
                                          </w:rPr>
                                        </w:rPrChange>
                                      </w:rPr>
                                      <w:delText>-0.46</w:delText>
                                    </w:r>
                                  </w:del>
                                </w:p>
                              </w:tc>
                              <w:tc>
                                <w:tcPr>
                                  <w:tcW w:w="1350" w:type="dxa"/>
                                  <w:tcBorders>
                                    <w:top w:val="nil"/>
                                    <w:left w:val="nil"/>
                                    <w:bottom w:val="nil"/>
                                    <w:right w:val="single" w:sz="4" w:space="0" w:color="auto"/>
                                  </w:tcBorders>
                                  <w:vAlign w:val="center"/>
                                </w:tcPr>
                                <w:p w14:paraId="03A33D46" w14:textId="2AA94E4B" w:rsidR="0003299C" w:rsidRPr="00972A4F" w:rsidRDefault="0003299C" w:rsidP="0003299C">
                                  <w:pPr>
                                    <w:spacing w:line="360" w:lineRule="auto"/>
                                    <w:jc w:val="center"/>
                                    <w:rPr>
                                      <w:rFonts w:ascii="Times New Roman" w:hAnsi="Times New Roman" w:cs="Times New Roman"/>
                                      <w:b/>
                                      <w:bCs/>
                                      <w:color w:val="000000"/>
                                      <w:sz w:val="18"/>
                                      <w:szCs w:val="18"/>
                                      <w:rPrChange w:id="269" w:author="Maino Vieytes, Christian (NIH/NIA/IRP) [F]" w:date="2023-11-15T15:31:00Z">
                                        <w:rPr>
                                          <w:rFonts w:ascii="Times New Roman" w:hAnsi="Times New Roman" w:cs="Times New Roman"/>
                                          <w:b/>
                                          <w:bCs/>
                                          <w:color w:val="000000"/>
                                          <w:sz w:val="20"/>
                                          <w:szCs w:val="20"/>
                                        </w:rPr>
                                      </w:rPrChange>
                                    </w:rPr>
                                  </w:pPr>
                                  <w:ins w:id="270" w:author="Maino Vieytes, Christian (NIH/NIA/IRP) [F]" w:date="2023-11-15T15:22:00Z">
                                    <w:r w:rsidRPr="00972A4F">
                                      <w:rPr>
                                        <w:rFonts w:ascii="Times New Roman" w:hAnsi="Times New Roman" w:cs="Times New Roman"/>
                                        <w:b/>
                                        <w:bCs/>
                                        <w:color w:val="000000"/>
                                        <w:sz w:val="18"/>
                                        <w:szCs w:val="18"/>
                                        <w:rPrChange w:id="271" w:author="Maino Vieytes, Christian (NIH/NIA/IRP) [F]" w:date="2023-11-15T15:31:00Z">
                                          <w:rPr>
                                            <w:rFonts w:ascii="Calibri" w:hAnsi="Calibri" w:cs="Calibri"/>
                                            <w:color w:val="000000"/>
                                          </w:rPr>
                                        </w:rPrChange>
                                      </w:rPr>
                                      <w:t>-0.45</w:t>
                                    </w:r>
                                  </w:ins>
                                  <w:del w:id="272" w:author="Maino Vieytes, Christian (NIH/NIA/IRP) [F]" w:date="2023-11-15T15:22:00Z">
                                    <w:r w:rsidRPr="00972A4F" w:rsidDel="00C92AAD">
                                      <w:rPr>
                                        <w:rFonts w:ascii="Times New Roman" w:hAnsi="Times New Roman" w:cs="Times New Roman"/>
                                        <w:b/>
                                        <w:bCs/>
                                        <w:color w:val="000000"/>
                                        <w:sz w:val="18"/>
                                        <w:szCs w:val="18"/>
                                        <w:rPrChange w:id="273" w:author="Maino Vieytes, Christian (NIH/NIA/IRP) [F]" w:date="2023-11-15T15:31:00Z">
                                          <w:rPr>
                                            <w:rFonts w:ascii="Times New Roman" w:hAnsi="Times New Roman" w:cs="Times New Roman"/>
                                            <w:b/>
                                            <w:bCs/>
                                            <w:color w:val="000000"/>
                                            <w:sz w:val="20"/>
                                            <w:szCs w:val="20"/>
                                          </w:rPr>
                                        </w:rPrChange>
                                      </w:rPr>
                                      <w:delText>-0.45</w:delText>
                                    </w:r>
                                  </w:del>
                                </w:p>
                              </w:tc>
                            </w:tr>
                            <w:tr w:rsidR="0003299C" w:rsidRPr="00972A4F" w14:paraId="28BDB3F7" w14:textId="77777777" w:rsidTr="00972A4F">
                              <w:tc>
                                <w:tcPr>
                                  <w:tcW w:w="2187" w:type="dxa"/>
                                  <w:gridSpan w:val="2"/>
                                  <w:tcBorders>
                                    <w:top w:val="nil"/>
                                    <w:left w:val="single" w:sz="4" w:space="0" w:color="auto"/>
                                    <w:bottom w:val="nil"/>
                                  </w:tcBorders>
                                  <w:shd w:val="clear" w:color="auto" w:fill="auto"/>
                                  <w:vAlign w:val="center"/>
                                </w:tcPr>
                                <w:p w14:paraId="44F8B613" w14:textId="77777777" w:rsidR="0003299C" w:rsidRPr="00972A4F" w:rsidRDefault="0003299C" w:rsidP="0003299C">
                                  <w:pPr>
                                    <w:spacing w:line="360" w:lineRule="auto"/>
                                    <w:rPr>
                                      <w:rFonts w:ascii="Times New Roman" w:hAnsi="Times New Roman" w:cs="Times New Roman"/>
                                      <w:sz w:val="18"/>
                                      <w:szCs w:val="18"/>
                                      <w:rPrChange w:id="274"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75" w:author="Maino Vieytes, Christian (NIH/NIA/IRP) [F]" w:date="2023-11-15T15:31:00Z">
                                        <w:rPr>
                                          <w:rFonts w:ascii="Times New Roman" w:hAnsi="Times New Roman" w:cs="Times New Roman"/>
                                          <w:sz w:val="20"/>
                                          <w:szCs w:val="20"/>
                                        </w:rPr>
                                      </w:rPrChange>
                                    </w:rPr>
                                    <w:t>Oils</w:t>
                                  </w:r>
                                </w:p>
                              </w:tc>
                              <w:tc>
                                <w:tcPr>
                                  <w:tcW w:w="1499" w:type="dxa"/>
                                  <w:tcBorders>
                                    <w:top w:val="nil"/>
                                    <w:bottom w:val="nil"/>
                                  </w:tcBorders>
                                  <w:shd w:val="clear" w:color="auto" w:fill="auto"/>
                                  <w:noWrap/>
                                  <w:vAlign w:val="center"/>
                                  <w:hideMark/>
                                </w:tcPr>
                                <w:p w14:paraId="146DD970" w14:textId="30947228" w:rsidR="0003299C" w:rsidRPr="00972A4F" w:rsidRDefault="0003299C" w:rsidP="0003299C">
                                  <w:pPr>
                                    <w:spacing w:line="360" w:lineRule="auto"/>
                                    <w:jc w:val="center"/>
                                    <w:rPr>
                                      <w:rFonts w:ascii="Times New Roman" w:hAnsi="Times New Roman" w:cs="Times New Roman"/>
                                      <w:sz w:val="18"/>
                                      <w:szCs w:val="18"/>
                                      <w:rPrChange w:id="276" w:author="Maino Vieytes, Christian (NIH/NIA/IRP) [F]" w:date="2023-11-15T15:31:00Z">
                                        <w:rPr>
                                          <w:rFonts w:ascii="Times New Roman" w:hAnsi="Times New Roman" w:cs="Times New Roman"/>
                                          <w:sz w:val="20"/>
                                          <w:szCs w:val="20"/>
                                        </w:rPr>
                                      </w:rPrChange>
                                    </w:rPr>
                                  </w:pPr>
                                  <w:ins w:id="277" w:author="Maino Vieytes, Christian (NIH/NIA/IRP) [F]" w:date="2023-11-15T15:22:00Z">
                                    <w:r w:rsidRPr="00972A4F">
                                      <w:rPr>
                                        <w:rFonts w:ascii="Times New Roman" w:hAnsi="Times New Roman" w:cs="Times New Roman"/>
                                        <w:color w:val="000000"/>
                                        <w:sz w:val="18"/>
                                        <w:szCs w:val="18"/>
                                        <w:rPrChange w:id="278" w:author="Maino Vieytes, Christian (NIH/NIA/IRP) [F]" w:date="2023-11-15T15:31:00Z">
                                          <w:rPr>
                                            <w:rFonts w:ascii="Calibri" w:hAnsi="Calibri" w:cs="Calibri"/>
                                            <w:color w:val="000000"/>
                                          </w:rPr>
                                        </w:rPrChange>
                                      </w:rPr>
                                      <w:t>-0.14</w:t>
                                    </w:r>
                                  </w:ins>
                                  <w:del w:id="279" w:author="Maino Vieytes, Christian (NIH/NIA/IRP) [F]" w:date="2023-11-15T15:22:00Z">
                                    <w:r w:rsidRPr="00972A4F" w:rsidDel="00C92AAD">
                                      <w:rPr>
                                        <w:rFonts w:ascii="Times New Roman" w:hAnsi="Times New Roman" w:cs="Times New Roman"/>
                                        <w:color w:val="000000"/>
                                        <w:sz w:val="18"/>
                                        <w:szCs w:val="18"/>
                                        <w:rPrChange w:id="280" w:author="Maino Vieytes, Christian (NIH/NIA/IRP) [F]" w:date="2023-11-15T15:31:00Z">
                                          <w:rPr>
                                            <w:rFonts w:ascii="Times New Roman" w:hAnsi="Times New Roman" w:cs="Times New Roman"/>
                                            <w:color w:val="000000"/>
                                            <w:sz w:val="20"/>
                                            <w:szCs w:val="20"/>
                                          </w:rPr>
                                        </w:rPrChange>
                                      </w:rPr>
                                      <w:delText>-0.11</w:delText>
                                    </w:r>
                                  </w:del>
                                </w:p>
                              </w:tc>
                              <w:tc>
                                <w:tcPr>
                                  <w:tcW w:w="990" w:type="dxa"/>
                                  <w:tcBorders>
                                    <w:top w:val="nil"/>
                                    <w:bottom w:val="nil"/>
                                  </w:tcBorders>
                                  <w:shd w:val="clear" w:color="auto" w:fill="auto"/>
                                  <w:noWrap/>
                                  <w:vAlign w:val="center"/>
                                  <w:hideMark/>
                                </w:tcPr>
                                <w:p w14:paraId="4499C29E" w14:textId="044B6FC3" w:rsidR="0003299C" w:rsidRPr="00972A4F" w:rsidRDefault="0003299C" w:rsidP="0003299C">
                                  <w:pPr>
                                    <w:spacing w:line="360" w:lineRule="auto"/>
                                    <w:jc w:val="center"/>
                                    <w:rPr>
                                      <w:rFonts w:ascii="Times New Roman" w:hAnsi="Times New Roman" w:cs="Times New Roman"/>
                                      <w:b/>
                                      <w:bCs/>
                                      <w:sz w:val="18"/>
                                      <w:szCs w:val="18"/>
                                      <w:rPrChange w:id="281" w:author="Maino Vieytes, Christian (NIH/NIA/IRP) [F]" w:date="2023-11-15T15:31:00Z">
                                        <w:rPr>
                                          <w:rFonts w:ascii="Times New Roman" w:hAnsi="Times New Roman" w:cs="Times New Roman"/>
                                          <w:b/>
                                          <w:bCs/>
                                          <w:sz w:val="20"/>
                                          <w:szCs w:val="20"/>
                                        </w:rPr>
                                      </w:rPrChange>
                                    </w:rPr>
                                  </w:pPr>
                                  <w:ins w:id="282" w:author="Maino Vieytes, Christian (NIH/NIA/IRP) [F]" w:date="2023-11-15T15:22:00Z">
                                    <w:r w:rsidRPr="00972A4F">
                                      <w:rPr>
                                        <w:rFonts w:ascii="Times New Roman" w:hAnsi="Times New Roman" w:cs="Times New Roman"/>
                                        <w:b/>
                                        <w:bCs/>
                                        <w:color w:val="000000"/>
                                        <w:sz w:val="18"/>
                                        <w:szCs w:val="18"/>
                                        <w:rPrChange w:id="283" w:author="Maino Vieytes, Christian (NIH/NIA/IRP) [F]" w:date="2023-11-15T15:31:00Z">
                                          <w:rPr>
                                            <w:rFonts w:ascii="Calibri" w:hAnsi="Calibri" w:cs="Calibri"/>
                                            <w:color w:val="000000"/>
                                          </w:rPr>
                                        </w:rPrChange>
                                      </w:rPr>
                                      <w:t>0.31</w:t>
                                    </w:r>
                                  </w:ins>
                                  <w:del w:id="284" w:author="Maino Vieytes, Christian (NIH/NIA/IRP) [F]" w:date="2023-11-15T15:22:00Z">
                                    <w:r w:rsidRPr="00972A4F" w:rsidDel="00C92AAD">
                                      <w:rPr>
                                        <w:rFonts w:ascii="Times New Roman" w:hAnsi="Times New Roman" w:cs="Times New Roman"/>
                                        <w:b/>
                                        <w:bCs/>
                                        <w:color w:val="000000"/>
                                        <w:sz w:val="18"/>
                                        <w:szCs w:val="18"/>
                                        <w:rPrChange w:id="285" w:author="Maino Vieytes, Christian (NIH/NIA/IRP) [F]" w:date="2023-11-15T15:31:00Z">
                                          <w:rPr>
                                            <w:rFonts w:ascii="Times New Roman" w:hAnsi="Times New Roman" w:cs="Times New Roman"/>
                                            <w:color w:val="000000"/>
                                            <w:sz w:val="20"/>
                                            <w:szCs w:val="20"/>
                                          </w:rPr>
                                        </w:rPrChange>
                                      </w:rPr>
                                      <w:delText>0.24</w:delText>
                                    </w:r>
                                  </w:del>
                                </w:p>
                              </w:tc>
                              <w:tc>
                                <w:tcPr>
                                  <w:tcW w:w="900" w:type="dxa"/>
                                  <w:tcBorders>
                                    <w:top w:val="nil"/>
                                    <w:bottom w:val="nil"/>
                                    <w:right w:val="nil"/>
                                  </w:tcBorders>
                                  <w:shd w:val="clear" w:color="auto" w:fill="auto"/>
                                  <w:noWrap/>
                                  <w:vAlign w:val="center"/>
                                  <w:hideMark/>
                                </w:tcPr>
                                <w:p w14:paraId="59CC0E20" w14:textId="12B9E16A" w:rsidR="0003299C" w:rsidRPr="00972A4F" w:rsidRDefault="0003299C" w:rsidP="0003299C">
                                  <w:pPr>
                                    <w:spacing w:line="360" w:lineRule="auto"/>
                                    <w:jc w:val="center"/>
                                    <w:rPr>
                                      <w:rFonts w:ascii="Times New Roman" w:hAnsi="Times New Roman" w:cs="Times New Roman"/>
                                      <w:sz w:val="18"/>
                                      <w:szCs w:val="18"/>
                                      <w:rPrChange w:id="286" w:author="Maino Vieytes, Christian (NIH/NIA/IRP) [F]" w:date="2023-11-15T15:31:00Z">
                                        <w:rPr>
                                          <w:rFonts w:ascii="Times New Roman" w:hAnsi="Times New Roman" w:cs="Times New Roman"/>
                                          <w:sz w:val="20"/>
                                          <w:szCs w:val="20"/>
                                        </w:rPr>
                                      </w:rPrChange>
                                    </w:rPr>
                                  </w:pPr>
                                  <w:ins w:id="287" w:author="Maino Vieytes, Christian (NIH/NIA/IRP) [F]" w:date="2023-11-15T15:22:00Z">
                                    <w:r w:rsidRPr="00972A4F">
                                      <w:rPr>
                                        <w:rFonts w:ascii="Times New Roman" w:hAnsi="Times New Roman" w:cs="Times New Roman"/>
                                        <w:color w:val="000000"/>
                                        <w:sz w:val="18"/>
                                        <w:szCs w:val="18"/>
                                        <w:rPrChange w:id="288" w:author="Maino Vieytes, Christian (NIH/NIA/IRP) [F]" w:date="2023-11-15T15:31:00Z">
                                          <w:rPr>
                                            <w:rFonts w:ascii="Calibri" w:hAnsi="Calibri" w:cs="Calibri"/>
                                            <w:color w:val="000000"/>
                                          </w:rPr>
                                        </w:rPrChange>
                                      </w:rPr>
                                      <w:t>-0.18</w:t>
                                    </w:r>
                                  </w:ins>
                                  <w:del w:id="289" w:author="Maino Vieytes, Christian (NIH/NIA/IRP) [F]" w:date="2023-11-15T15:22:00Z">
                                    <w:r w:rsidRPr="00972A4F" w:rsidDel="00C92AAD">
                                      <w:rPr>
                                        <w:rFonts w:ascii="Times New Roman" w:hAnsi="Times New Roman" w:cs="Times New Roman"/>
                                        <w:color w:val="000000"/>
                                        <w:sz w:val="18"/>
                                        <w:szCs w:val="18"/>
                                        <w:rPrChange w:id="290" w:author="Maino Vieytes, Christian (NIH/NIA/IRP) [F]" w:date="2023-11-15T15:31:00Z">
                                          <w:rPr>
                                            <w:rFonts w:ascii="Times New Roman" w:hAnsi="Times New Roman" w:cs="Times New Roman"/>
                                            <w:color w:val="000000"/>
                                            <w:sz w:val="20"/>
                                            <w:szCs w:val="20"/>
                                          </w:rPr>
                                        </w:rPrChange>
                                      </w:rPr>
                                      <w:delText>-0.05</w:delText>
                                    </w:r>
                                  </w:del>
                                </w:p>
                              </w:tc>
                              <w:tc>
                                <w:tcPr>
                                  <w:tcW w:w="1350" w:type="dxa"/>
                                  <w:tcBorders>
                                    <w:top w:val="nil"/>
                                    <w:left w:val="nil"/>
                                    <w:bottom w:val="nil"/>
                                    <w:right w:val="single" w:sz="4" w:space="0" w:color="auto"/>
                                  </w:tcBorders>
                                  <w:vAlign w:val="center"/>
                                </w:tcPr>
                                <w:p w14:paraId="0446BC98" w14:textId="7F293194" w:rsidR="0003299C" w:rsidRPr="00972A4F" w:rsidRDefault="0003299C" w:rsidP="0003299C">
                                  <w:pPr>
                                    <w:spacing w:line="360" w:lineRule="auto"/>
                                    <w:jc w:val="center"/>
                                    <w:rPr>
                                      <w:rFonts w:ascii="Times New Roman" w:hAnsi="Times New Roman" w:cs="Times New Roman"/>
                                      <w:color w:val="000000"/>
                                      <w:sz w:val="18"/>
                                      <w:szCs w:val="18"/>
                                      <w:rPrChange w:id="291" w:author="Maino Vieytes, Christian (NIH/NIA/IRP) [F]" w:date="2023-11-15T15:31:00Z">
                                        <w:rPr>
                                          <w:rFonts w:ascii="Times New Roman" w:hAnsi="Times New Roman" w:cs="Times New Roman"/>
                                          <w:color w:val="000000"/>
                                          <w:sz w:val="20"/>
                                          <w:szCs w:val="20"/>
                                        </w:rPr>
                                      </w:rPrChange>
                                    </w:rPr>
                                  </w:pPr>
                                  <w:ins w:id="292" w:author="Maino Vieytes, Christian (NIH/NIA/IRP) [F]" w:date="2023-11-15T15:22:00Z">
                                    <w:r w:rsidRPr="00972A4F">
                                      <w:rPr>
                                        <w:rFonts w:ascii="Times New Roman" w:hAnsi="Times New Roman" w:cs="Times New Roman"/>
                                        <w:color w:val="000000"/>
                                        <w:sz w:val="18"/>
                                        <w:szCs w:val="18"/>
                                        <w:rPrChange w:id="293" w:author="Maino Vieytes, Christian (NIH/NIA/IRP) [F]" w:date="2023-11-15T15:31:00Z">
                                          <w:rPr>
                                            <w:rFonts w:ascii="Calibri" w:hAnsi="Calibri" w:cs="Calibri"/>
                                            <w:color w:val="000000"/>
                                          </w:rPr>
                                        </w:rPrChange>
                                      </w:rPr>
                                      <w:t>0.26</w:t>
                                    </w:r>
                                  </w:ins>
                                  <w:del w:id="294" w:author="Maino Vieytes, Christian (NIH/NIA/IRP) [F]" w:date="2023-11-15T15:22:00Z">
                                    <w:r w:rsidRPr="00972A4F" w:rsidDel="00C92AAD">
                                      <w:rPr>
                                        <w:rFonts w:ascii="Times New Roman" w:hAnsi="Times New Roman" w:cs="Times New Roman"/>
                                        <w:color w:val="000000"/>
                                        <w:sz w:val="18"/>
                                        <w:szCs w:val="18"/>
                                        <w:rPrChange w:id="295" w:author="Maino Vieytes, Christian (NIH/NIA/IRP) [F]" w:date="2023-11-15T15:31:00Z">
                                          <w:rPr>
                                            <w:rFonts w:ascii="Times New Roman" w:hAnsi="Times New Roman" w:cs="Times New Roman"/>
                                            <w:color w:val="000000"/>
                                            <w:sz w:val="20"/>
                                            <w:szCs w:val="20"/>
                                          </w:rPr>
                                        </w:rPrChange>
                                      </w:rPr>
                                      <w:delText>0.24</w:delText>
                                    </w:r>
                                  </w:del>
                                </w:p>
                              </w:tc>
                            </w:tr>
                            <w:tr w:rsidR="0003299C" w:rsidRPr="00972A4F" w14:paraId="5B88C4A0" w14:textId="77777777" w:rsidTr="00972A4F">
                              <w:tc>
                                <w:tcPr>
                                  <w:tcW w:w="2187" w:type="dxa"/>
                                  <w:gridSpan w:val="2"/>
                                  <w:tcBorders>
                                    <w:top w:val="nil"/>
                                    <w:left w:val="single" w:sz="4" w:space="0" w:color="auto"/>
                                    <w:bottom w:val="nil"/>
                                  </w:tcBorders>
                                  <w:shd w:val="clear" w:color="auto" w:fill="auto"/>
                                  <w:vAlign w:val="center"/>
                                </w:tcPr>
                                <w:p w14:paraId="10ADCCAC" w14:textId="77777777" w:rsidR="0003299C" w:rsidRPr="00972A4F" w:rsidRDefault="0003299C" w:rsidP="0003299C">
                                  <w:pPr>
                                    <w:spacing w:line="360" w:lineRule="auto"/>
                                    <w:rPr>
                                      <w:rFonts w:ascii="Times New Roman" w:hAnsi="Times New Roman" w:cs="Times New Roman"/>
                                      <w:sz w:val="18"/>
                                      <w:szCs w:val="18"/>
                                      <w:rPrChange w:id="29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97" w:author="Maino Vieytes, Christian (NIH/NIA/IRP) [F]" w:date="2023-11-15T15:31:00Z">
                                        <w:rPr>
                                          <w:rFonts w:ascii="Times New Roman" w:hAnsi="Times New Roman" w:cs="Times New Roman"/>
                                          <w:sz w:val="20"/>
                                          <w:szCs w:val="20"/>
                                        </w:rPr>
                                      </w:rPrChange>
                                    </w:rPr>
                                    <w:t>Milk</w:t>
                                  </w:r>
                                </w:p>
                              </w:tc>
                              <w:tc>
                                <w:tcPr>
                                  <w:tcW w:w="1499" w:type="dxa"/>
                                  <w:tcBorders>
                                    <w:top w:val="nil"/>
                                    <w:bottom w:val="nil"/>
                                  </w:tcBorders>
                                  <w:shd w:val="clear" w:color="auto" w:fill="auto"/>
                                  <w:noWrap/>
                                  <w:vAlign w:val="center"/>
                                  <w:hideMark/>
                                </w:tcPr>
                                <w:p w14:paraId="76918FF6" w14:textId="00904B72" w:rsidR="0003299C" w:rsidRPr="00972A4F" w:rsidRDefault="0003299C" w:rsidP="0003299C">
                                  <w:pPr>
                                    <w:spacing w:line="360" w:lineRule="auto"/>
                                    <w:jc w:val="center"/>
                                    <w:rPr>
                                      <w:rFonts w:ascii="Times New Roman" w:hAnsi="Times New Roman" w:cs="Times New Roman"/>
                                      <w:sz w:val="18"/>
                                      <w:szCs w:val="18"/>
                                      <w:rPrChange w:id="298" w:author="Maino Vieytes, Christian (NIH/NIA/IRP) [F]" w:date="2023-11-15T15:31:00Z">
                                        <w:rPr>
                                          <w:rFonts w:ascii="Times New Roman" w:hAnsi="Times New Roman" w:cs="Times New Roman"/>
                                          <w:sz w:val="20"/>
                                          <w:szCs w:val="20"/>
                                        </w:rPr>
                                      </w:rPrChange>
                                    </w:rPr>
                                  </w:pPr>
                                  <w:ins w:id="299" w:author="Maino Vieytes, Christian (NIH/NIA/IRP) [F]" w:date="2023-11-15T15:22:00Z">
                                    <w:r w:rsidRPr="00972A4F">
                                      <w:rPr>
                                        <w:rFonts w:ascii="Times New Roman" w:hAnsi="Times New Roman" w:cs="Times New Roman"/>
                                        <w:color w:val="000000"/>
                                        <w:sz w:val="18"/>
                                        <w:szCs w:val="18"/>
                                        <w:rPrChange w:id="300" w:author="Maino Vieytes, Christian (NIH/NIA/IRP) [F]" w:date="2023-11-15T15:31:00Z">
                                          <w:rPr>
                                            <w:rFonts w:ascii="Calibri" w:hAnsi="Calibri" w:cs="Calibri"/>
                                            <w:color w:val="000000"/>
                                          </w:rPr>
                                        </w:rPrChange>
                                      </w:rPr>
                                      <w:t>-0.070</w:t>
                                    </w:r>
                                  </w:ins>
                                  <w:del w:id="301" w:author="Maino Vieytes, Christian (NIH/NIA/IRP) [F]" w:date="2023-11-15T15:22:00Z">
                                    <w:r w:rsidRPr="00972A4F" w:rsidDel="00C92AAD">
                                      <w:rPr>
                                        <w:rFonts w:ascii="Times New Roman" w:hAnsi="Times New Roman" w:cs="Times New Roman"/>
                                        <w:color w:val="000000"/>
                                        <w:sz w:val="18"/>
                                        <w:szCs w:val="18"/>
                                        <w:rPrChange w:id="302" w:author="Maino Vieytes, Christian (NIH/NIA/IRP) [F]" w:date="2023-11-15T15:31:00Z">
                                          <w:rPr>
                                            <w:rFonts w:ascii="Times New Roman" w:hAnsi="Times New Roman" w:cs="Times New Roman"/>
                                            <w:color w:val="000000"/>
                                            <w:sz w:val="20"/>
                                            <w:szCs w:val="20"/>
                                          </w:rPr>
                                        </w:rPrChange>
                                      </w:rPr>
                                      <w:delText>-0.04</w:delText>
                                    </w:r>
                                  </w:del>
                                </w:p>
                              </w:tc>
                              <w:tc>
                                <w:tcPr>
                                  <w:tcW w:w="990" w:type="dxa"/>
                                  <w:tcBorders>
                                    <w:top w:val="nil"/>
                                    <w:bottom w:val="nil"/>
                                  </w:tcBorders>
                                  <w:shd w:val="clear" w:color="auto" w:fill="auto"/>
                                  <w:noWrap/>
                                  <w:vAlign w:val="center"/>
                                  <w:hideMark/>
                                </w:tcPr>
                                <w:p w14:paraId="38026904" w14:textId="4DD36D94" w:rsidR="0003299C" w:rsidRPr="00972A4F" w:rsidRDefault="0003299C" w:rsidP="0003299C">
                                  <w:pPr>
                                    <w:spacing w:line="360" w:lineRule="auto"/>
                                    <w:jc w:val="center"/>
                                    <w:rPr>
                                      <w:rFonts w:ascii="Times New Roman" w:hAnsi="Times New Roman" w:cs="Times New Roman"/>
                                      <w:sz w:val="18"/>
                                      <w:szCs w:val="18"/>
                                      <w:rPrChange w:id="303" w:author="Maino Vieytes, Christian (NIH/NIA/IRP) [F]" w:date="2023-11-15T15:31:00Z">
                                        <w:rPr>
                                          <w:rFonts w:ascii="Times New Roman" w:hAnsi="Times New Roman" w:cs="Times New Roman"/>
                                          <w:sz w:val="20"/>
                                          <w:szCs w:val="20"/>
                                        </w:rPr>
                                      </w:rPrChange>
                                    </w:rPr>
                                  </w:pPr>
                                  <w:ins w:id="304" w:author="Maino Vieytes, Christian (NIH/NIA/IRP) [F]" w:date="2023-11-15T15:22:00Z">
                                    <w:r w:rsidRPr="00972A4F">
                                      <w:rPr>
                                        <w:rFonts w:ascii="Times New Roman" w:hAnsi="Times New Roman" w:cs="Times New Roman"/>
                                        <w:color w:val="000000"/>
                                        <w:sz w:val="18"/>
                                        <w:szCs w:val="18"/>
                                        <w:rPrChange w:id="305" w:author="Maino Vieytes, Christian (NIH/NIA/IRP) [F]" w:date="2023-11-15T15:31:00Z">
                                          <w:rPr>
                                            <w:rFonts w:ascii="Calibri" w:hAnsi="Calibri" w:cs="Calibri"/>
                                            <w:color w:val="000000"/>
                                          </w:rPr>
                                        </w:rPrChange>
                                      </w:rPr>
                                      <w:t>0.090</w:t>
                                    </w:r>
                                  </w:ins>
                                  <w:del w:id="306" w:author="Maino Vieytes, Christian (NIH/NIA/IRP) [F]" w:date="2023-11-15T15:22:00Z">
                                    <w:r w:rsidRPr="00972A4F" w:rsidDel="00C92AAD">
                                      <w:rPr>
                                        <w:rFonts w:ascii="Times New Roman" w:hAnsi="Times New Roman" w:cs="Times New Roman"/>
                                        <w:color w:val="000000"/>
                                        <w:sz w:val="18"/>
                                        <w:szCs w:val="18"/>
                                        <w:rPrChange w:id="307" w:author="Maino Vieytes, Christian (NIH/NIA/IRP) [F]" w:date="2023-11-15T15:31:00Z">
                                          <w:rPr>
                                            <w:rFonts w:ascii="Times New Roman" w:hAnsi="Times New Roman" w:cs="Times New Roman"/>
                                            <w:color w:val="000000"/>
                                            <w:sz w:val="20"/>
                                            <w:szCs w:val="20"/>
                                          </w:rPr>
                                        </w:rPrChange>
                                      </w:rPr>
                                      <w:delText>-0.06</w:delText>
                                    </w:r>
                                  </w:del>
                                </w:p>
                              </w:tc>
                              <w:tc>
                                <w:tcPr>
                                  <w:tcW w:w="900" w:type="dxa"/>
                                  <w:tcBorders>
                                    <w:top w:val="nil"/>
                                    <w:bottom w:val="nil"/>
                                    <w:right w:val="nil"/>
                                  </w:tcBorders>
                                  <w:shd w:val="clear" w:color="auto" w:fill="auto"/>
                                  <w:noWrap/>
                                  <w:vAlign w:val="center"/>
                                  <w:hideMark/>
                                </w:tcPr>
                                <w:p w14:paraId="4F83894E" w14:textId="314F95BD" w:rsidR="0003299C" w:rsidRPr="00972A4F" w:rsidRDefault="0003299C" w:rsidP="0003299C">
                                  <w:pPr>
                                    <w:spacing w:line="360" w:lineRule="auto"/>
                                    <w:jc w:val="center"/>
                                    <w:rPr>
                                      <w:rFonts w:ascii="Times New Roman" w:hAnsi="Times New Roman" w:cs="Times New Roman"/>
                                      <w:b/>
                                      <w:bCs/>
                                      <w:sz w:val="18"/>
                                      <w:szCs w:val="18"/>
                                      <w:rPrChange w:id="308" w:author="Maino Vieytes, Christian (NIH/NIA/IRP) [F]" w:date="2023-11-15T15:31:00Z">
                                        <w:rPr>
                                          <w:rFonts w:ascii="Times New Roman" w:hAnsi="Times New Roman" w:cs="Times New Roman"/>
                                          <w:sz w:val="20"/>
                                          <w:szCs w:val="20"/>
                                        </w:rPr>
                                      </w:rPrChange>
                                    </w:rPr>
                                  </w:pPr>
                                  <w:ins w:id="309" w:author="Maino Vieytes, Christian (NIH/NIA/IRP) [F]" w:date="2023-11-15T15:22:00Z">
                                    <w:r w:rsidRPr="00972A4F">
                                      <w:rPr>
                                        <w:rFonts w:ascii="Times New Roman" w:hAnsi="Times New Roman" w:cs="Times New Roman"/>
                                        <w:b/>
                                        <w:bCs/>
                                        <w:color w:val="000000"/>
                                        <w:sz w:val="18"/>
                                        <w:szCs w:val="18"/>
                                        <w:rPrChange w:id="310" w:author="Maino Vieytes, Christian (NIH/NIA/IRP) [F]" w:date="2023-11-15T15:31:00Z">
                                          <w:rPr>
                                            <w:rFonts w:ascii="Calibri" w:hAnsi="Calibri" w:cs="Calibri"/>
                                            <w:color w:val="000000"/>
                                          </w:rPr>
                                        </w:rPrChange>
                                      </w:rPr>
                                      <w:t>0.45</w:t>
                                    </w:r>
                                  </w:ins>
                                  <w:del w:id="311" w:author="Maino Vieytes, Christian (NIH/NIA/IRP) [F]" w:date="2023-11-15T15:22:00Z">
                                    <w:r w:rsidRPr="00972A4F" w:rsidDel="00C92AAD">
                                      <w:rPr>
                                        <w:rFonts w:ascii="Times New Roman" w:hAnsi="Times New Roman" w:cs="Times New Roman"/>
                                        <w:b/>
                                        <w:bCs/>
                                        <w:color w:val="000000"/>
                                        <w:sz w:val="18"/>
                                        <w:szCs w:val="18"/>
                                        <w:rPrChange w:id="312" w:author="Maino Vieytes, Christian (NIH/NIA/IRP) [F]" w:date="2023-11-15T15:31:00Z">
                                          <w:rPr>
                                            <w:rFonts w:ascii="Times New Roman" w:hAnsi="Times New Roman" w:cs="Times New Roman"/>
                                            <w:color w:val="000000"/>
                                            <w:sz w:val="20"/>
                                            <w:szCs w:val="20"/>
                                          </w:rPr>
                                        </w:rPrChange>
                                      </w:rPr>
                                      <w:delText>0.02</w:delText>
                                    </w:r>
                                  </w:del>
                                </w:p>
                              </w:tc>
                              <w:tc>
                                <w:tcPr>
                                  <w:tcW w:w="1350" w:type="dxa"/>
                                  <w:tcBorders>
                                    <w:top w:val="nil"/>
                                    <w:left w:val="nil"/>
                                    <w:bottom w:val="nil"/>
                                    <w:right w:val="single" w:sz="4" w:space="0" w:color="auto"/>
                                  </w:tcBorders>
                                  <w:vAlign w:val="center"/>
                                </w:tcPr>
                                <w:p w14:paraId="043760C9" w14:textId="364B5981" w:rsidR="0003299C" w:rsidRPr="00972A4F" w:rsidRDefault="0003299C" w:rsidP="0003299C">
                                  <w:pPr>
                                    <w:spacing w:line="360" w:lineRule="auto"/>
                                    <w:jc w:val="center"/>
                                    <w:rPr>
                                      <w:rFonts w:ascii="Times New Roman" w:hAnsi="Times New Roman" w:cs="Times New Roman"/>
                                      <w:color w:val="000000"/>
                                      <w:sz w:val="18"/>
                                      <w:szCs w:val="18"/>
                                      <w:rPrChange w:id="313" w:author="Maino Vieytes, Christian (NIH/NIA/IRP) [F]" w:date="2023-11-15T15:31:00Z">
                                        <w:rPr>
                                          <w:rFonts w:ascii="Times New Roman" w:hAnsi="Times New Roman" w:cs="Times New Roman"/>
                                          <w:color w:val="000000"/>
                                          <w:sz w:val="20"/>
                                          <w:szCs w:val="20"/>
                                        </w:rPr>
                                      </w:rPrChange>
                                    </w:rPr>
                                  </w:pPr>
                                  <w:ins w:id="314" w:author="Maino Vieytes, Christian (NIH/NIA/IRP) [F]" w:date="2023-11-15T15:22:00Z">
                                    <w:r w:rsidRPr="00972A4F">
                                      <w:rPr>
                                        <w:rFonts w:ascii="Times New Roman" w:hAnsi="Times New Roman" w:cs="Times New Roman"/>
                                        <w:color w:val="000000"/>
                                        <w:sz w:val="18"/>
                                        <w:szCs w:val="18"/>
                                        <w:rPrChange w:id="315" w:author="Maino Vieytes, Christian (NIH/NIA/IRP) [F]" w:date="2023-11-15T15:31:00Z">
                                          <w:rPr>
                                            <w:rFonts w:ascii="Calibri" w:hAnsi="Calibri" w:cs="Calibri"/>
                                            <w:color w:val="000000"/>
                                          </w:rPr>
                                        </w:rPrChange>
                                      </w:rPr>
                                      <w:t>0.16</w:t>
                                    </w:r>
                                  </w:ins>
                                  <w:del w:id="316" w:author="Maino Vieytes, Christian (NIH/NIA/IRP) [F]" w:date="2023-11-15T15:22:00Z">
                                    <w:r w:rsidRPr="00972A4F" w:rsidDel="00C92AAD">
                                      <w:rPr>
                                        <w:rFonts w:ascii="Times New Roman" w:hAnsi="Times New Roman" w:cs="Times New Roman"/>
                                        <w:color w:val="000000"/>
                                        <w:sz w:val="18"/>
                                        <w:szCs w:val="18"/>
                                        <w:rPrChange w:id="317" w:author="Maino Vieytes, Christian (NIH/NIA/IRP) [F]" w:date="2023-11-15T15:31:00Z">
                                          <w:rPr>
                                            <w:rFonts w:ascii="Times New Roman" w:hAnsi="Times New Roman" w:cs="Times New Roman"/>
                                            <w:color w:val="000000"/>
                                            <w:sz w:val="20"/>
                                            <w:szCs w:val="20"/>
                                          </w:rPr>
                                        </w:rPrChange>
                                      </w:rPr>
                                      <w:delText>0.16</w:delText>
                                    </w:r>
                                  </w:del>
                                </w:p>
                              </w:tc>
                            </w:tr>
                            <w:tr w:rsidR="0003299C" w:rsidRPr="00972A4F" w14:paraId="2F9E7980" w14:textId="77777777" w:rsidTr="00972A4F">
                              <w:tc>
                                <w:tcPr>
                                  <w:tcW w:w="2187" w:type="dxa"/>
                                  <w:gridSpan w:val="2"/>
                                  <w:tcBorders>
                                    <w:top w:val="nil"/>
                                    <w:left w:val="single" w:sz="4" w:space="0" w:color="auto"/>
                                    <w:bottom w:val="nil"/>
                                  </w:tcBorders>
                                  <w:shd w:val="clear" w:color="auto" w:fill="auto"/>
                                  <w:vAlign w:val="center"/>
                                </w:tcPr>
                                <w:p w14:paraId="28EC2483" w14:textId="77777777" w:rsidR="0003299C" w:rsidRPr="00972A4F" w:rsidRDefault="0003299C" w:rsidP="0003299C">
                                  <w:pPr>
                                    <w:spacing w:line="360" w:lineRule="auto"/>
                                    <w:rPr>
                                      <w:rFonts w:ascii="Times New Roman" w:hAnsi="Times New Roman" w:cs="Times New Roman"/>
                                      <w:sz w:val="18"/>
                                      <w:szCs w:val="18"/>
                                      <w:rPrChange w:id="318"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319" w:author="Maino Vieytes, Christian (NIH/NIA/IRP) [F]" w:date="2023-11-15T15:31:00Z">
                                        <w:rPr>
                                          <w:rFonts w:ascii="Times New Roman" w:hAnsi="Times New Roman" w:cs="Times New Roman"/>
                                          <w:sz w:val="20"/>
                                          <w:szCs w:val="20"/>
                                        </w:rPr>
                                      </w:rPrChange>
                                    </w:rPr>
                                    <w:t>Yogurt</w:t>
                                  </w:r>
                                </w:p>
                              </w:tc>
                              <w:tc>
                                <w:tcPr>
                                  <w:tcW w:w="1499" w:type="dxa"/>
                                  <w:tcBorders>
                                    <w:top w:val="nil"/>
                                    <w:bottom w:val="nil"/>
                                  </w:tcBorders>
                                  <w:shd w:val="clear" w:color="auto" w:fill="auto"/>
                                  <w:noWrap/>
                                  <w:vAlign w:val="center"/>
                                  <w:hideMark/>
                                </w:tcPr>
                                <w:p w14:paraId="06418F22" w14:textId="64A46C68" w:rsidR="0003299C" w:rsidRPr="00972A4F" w:rsidRDefault="0003299C" w:rsidP="0003299C">
                                  <w:pPr>
                                    <w:spacing w:line="360" w:lineRule="auto"/>
                                    <w:jc w:val="center"/>
                                    <w:rPr>
                                      <w:rFonts w:ascii="Times New Roman" w:hAnsi="Times New Roman" w:cs="Times New Roman"/>
                                      <w:b/>
                                      <w:bCs/>
                                      <w:sz w:val="18"/>
                                      <w:szCs w:val="18"/>
                                      <w:rPrChange w:id="320" w:author="Maino Vieytes, Christian (NIH/NIA/IRP) [F]" w:date="2023-11-15T15:31:00Z">
                                        <w:rPr>
                                          <w:rFonts w:ascii="Times New Roman" w:hAnsi="Times New Roman" w:cs="Times New Roman"/>
                                          <w:sz w:val="20"/>
                                          <w:szCs w:val="20"/>
                                        </w:rPr>
                                      </w:rPrChange>
                                    </w:rPr>
                                  </w:pPr>
                                  <w:ins w:id="321" w:author="Maino Vieytes, Christian (NIH/NIA/IRP) [F]" w:date="2023-11-15T15:22:00Z">
                                    <w:r w:rsidRPr="00972A4F">
                                      <w:rPr>
                                        <w:rFonts w:ascii="Times New Roman" w:hAnsi="Times New Roman" w:cs="Times New Roman"/>
                                        <w:b/>
                                        <w:bCs/>
                                        <w:color w:val="000000"/>
                                        <w:sz w:val="18"/>
                                        <w:szCs w:val="18"/>
                                        <w:rPrChange w:id="322" w:author="Maino Vieytes, Christian (NIH/NIA/IRP) [F]" w:date="2023-11-15T15:31:00Z">
                                          <w:rPr>
                                            <w:rFonts w:ascii="Calibri" w:hAnsi="Calibri" w:cs="Calibri"/>
                                            <w:color w:val="000000"/>
                                          </w:rPr>
                                        </w:rPrChange>
                                      </w:rPr>
                                      <w:t>-0.31</w:t>
                                    </w:r>
                                  </w:ins>
                                  <w:del w:id="323" w:author="Maino Vieytes, Christian (NIH/NIA/IRP) [F]" w:date="2023-11-15T15:22:00Z">
                                    <w:r w:rsidRPr="00972A4F" w:rsidDel="00C92AAD">
                                      <w:rPr>
                                        <w:rFonts w:ascii="Times New Roman" w:hAnsi="Times New Roman" w:cs="Times New Roman"/>
                                        <w:b/>
                                        <w:bCs/>
                                        <w:color w:val="000000"/>
                                        <w:sz w:val="18"/>
                                        <w:szCs w:val="18"/>
                                        <w:rPrChange w:id="324" w:author="Maino Vieytes, Christian (NIH/NIA/IRP) [F]" w:date="2023-11-15T15:31:00Z">
                                          <w:rPr>
                                            <w:rFonts w:ascii="Times New Roman" w:hAnsi="Times New Roman" w:cs="Times New Roman"/>
                                            <w:color w:val="000000"/>
                                            <w:sz w:val="20"/>
                                            <w:szCs w:val="20"/>
                                          </w:rPr>
                                        </w:rPrChange>
                                      </w:rPr>
                                      <w:delText>-0.09</w:delText>
                                    </w:r>
                                  </w:del>
                                </w:p>
                              </w:tc>
                              <w:tc>
                                <w:tcPr>
                                  <w:tcW w:w="990" w:type="dxa"/>
                                  <w:tcBorders>
                                    <w:top w:val="nil"/>
                                    <w:bottom w:val="nil"/>
                                  </w:tcBorders>
                                  <w:shd w:val="clear" w:color="auto" w:fill="auto"/>
                                  <w:noWrap/>
                                  <w:vAlign w:val="center"/>
                                  <w:hideMark/>
                                </w:tcPr>
                                <w:p w14:paraId="76CC4C06" w14:textId="2D205DE5" w:rsidR="0003299C" w:rsidRPr="00972A4F" w:rsidRDefault="0003299C" w:rsidP="0003299C">
                                  <w:pPr>
                                    <w:spacing w:line="360" w:lineRule="auto"/>
                                    <w:jc w:val="center"/>
                                    <w:rPr>
                                      <w:rFonts w:ascii="Times New Roman" w:hAnsi="Times New Roman" w:cs="Times New Roman"/>
                                      <w:sz w:val="18"/>
                                      <w:szCs w:val="18"/>
                                      <w:rPrChange w:id="325" w:author="Maino Vieytes, Christian (NIH/NIA/IRP) [F]" w:date="2023-11-15T15:31:00Z">
                                        <w:rPr>
                                          <w:rFonts w:ascii="Times New Roman" w:hAnsi="Times New Roman" w:cs="Times New Roman"/>
                                          <w:sz w:val="20"/>
                                          <w:szCs w:val="20"/>
                                        </w:rPr>
                                      </w:rPrChange>
                                    </w:rPr>
                                  </w:pPr>
                                  <w:ins w:id="326" w:author="Maino Vieytes, Christian (NIH/NIA/IRP) [F]" w:date="2023-11-15T15:22:00Z">
                                    <w:r w:rsidRPr="00972A4F">
                                      <w:rPr>
                                        <w:rFonts w:ascii="Times New Roman" w:hAnsi="Times New Roman" w:cs="Times New Roman"/>
                                        <w:color w:val="000000"/>
                                        <w:sz w:val="18"/>
                                        <w:szCs w:val="18"/>
                                        <w:rPrChange w:id="327" w:author="Maino Vieytes, Christian (NIH/NIA/IRP) [F]" w:date="2023-11-15T15:31:00Z">
                                          <w:rPr>
                                            <w:rFonts w:ascii="Calibri" w:hAnsi="Calibri" w:cs="Calibri"/>
                                            <w:color w:val="000000"/>
                                          </w:rPr>
                                        </w:rPrChange>
                                      </w:rPr>
                                      <w:t>-0.060</w:t>
                                    </w:r>
                                  </w:ins>
                                  <w:del w:id="328" w:author="Maino Vieytes, Christian (NIH/NIA/IRP) [F]" w:date="2023-11-15T15:22:00Z">
                                    <w:r w:rsidRPr="00972A4F" w:rsidDel="00C92AAD">
                                      <w:rPr>
                                        <w:rFonts w:ascii="Times New Roman" w:hAnsi="Times New Roman" w:cs="Times New Roman"/>
                                        <w:color w:val="000000"/>
                                        <w:sz w:val="18"/>
                                        <w:szCs w:val="18"/>
                                        <w:rPrChange w:id="329" w:author="Maino Vieytes, Christian (NIH/NIA/IRP) [F]" w:date="2023-11-15T15:31:00Z">
                                          <w:rPr>
                                            <w:rFonts w:ascii="Times New Roman" w:hAnsi="Times New Roman" w:cs="Times New Roman"/>
                                            <w:color w:val="000000"/>
                                            <w:sz w:val="20"/>
                                            <w:szCs w:val="20"/>
                                          </w:rPr>
                                        </w:rPrChange>
                                      </w:rPr>
                                      <w:delText>0.04</w:delText>
                                    </w:r>
                                  </w:del>
                                </w:p>
                              </w:tc>
                              <w:tc>
                                <w:tcPr>
                                  <w:tcW w:w="900" w:type="dxa"/>
                                  <w:tcBorders>
                                    <w:top w:val="nil"/>
                                    <w:bottom w:val="nil"/>
                                    <w:right w:val="nil"/>
                                  </w:tcBorders>
                                  <w:shd w:val="clear" w:color="auto" w:fill="auto"/>
                                  <w:noWrap/>
                                  <w:vAlign w:val="center"/>
                                  <w:hideMark/>
                                </w:tcPr>
                                <w:p w14:paraId="168D7A4B" w14:textId="31822A22" w:rsidR="0003299C" w:rsidRPr="00972A4F" w:rsidRDefault="0003299C" w:rsidP="0003299C">
                                  <w:pPr>
                                    <w:spacing w:line="360" w:lineRule="auto"/>
                                    <w:jc w:val="center"/>
                                    <w:rPr>
                                      <w:rFonts w:ascii="Times New Roman" w:hAnsi="Times New Roman" w:cs="Times New Roman"/>
                                      <w:b/>
                                      <w:bCs/>
                                      <w:sz w:val="18"/>
                                      <w:szCs w:val="18"/>
                                      <w:rPrChange w:id="330" w:author="Maino Vieytes, Christian (NIH/NIA/IRP) [F]" w:date="2023-11-15T15:31:00Z">
                                        <w:rPr>
                                          <w:rFonts w:ascii="Times New Roman" w:hAnsi="Times New Roman" w:cs="Times New Roman"/>
                                          <w:b/>
                                          <w:bCs/>
                                          <w:sz w:val="20"/>
                                          <w:szCs w:val="20"/>
                                        </w:rPr>
                                      </w:rPrChange>
                                    </w:rPr>
                                  </w:pPr>
                                  <w:ins w:id="331" w:author="Maino Vieytes, Christian (NIH/NIA/IRP) [F]" w:date="2023-11-15T15:22:00Z">
                                    <w:r w:rsidRPr="00972A4F">
                                      <w:rPr>
                                        <w:rFonts w:ascii="Times New Roman" w:hAnsi="Times New Roman" w:cs="Times New Roman"/>
                                        <w:color w:val="000000"/>
                                        <w:sz w:val="18"/>
                                        <w:szCs w:val="18"/>
                                        <w:rPrChange w:id="332" w:author="Maino Vieytes, Christian (NIH/NIA/IRP) [F]" w:date="2023-11-15T15:31:00Z">
                                          <w:rPr>
                                            <w:rFonts w:ascii="Calibri" w:hAnsi="Calibri" w:cs="Calibri"/>
                                            <w:color w:val="000000"/>
                                          </w:rPr>
                                        </w:rPrChange>
                                      </w:rPr>
                                      <w:t>0.040</w:t>
                                    </w:r>
                                  </w:ins>
                                  <w:del w:id="333" w:author="Maino Vieytes, Christian (NIH/NIA/IRP) [F]" w:date="2023-11-15T15:22:00Z">
                                    <w:r w:rsidRPr="00972A4F" w:rsidDel="00C92AAD">
                                      <w:rPr>
                                        <w:rFonts w:ascii="Times New Roman" w:hAnsi="Times New Roman" w:cs="Times New Roman"/>
                                        <w:b/>
                                        <w:bCs/>
                                        <w:color w:val="000000"/>
                                        <w:sz w:val="18"/>
                                        <w:szCs w:val="18"/>
                                        <w:rPrChange w:id="334" w:author="Maino Vieytes, Christian (NIH/NIA/IRP) [F]" w:date="2023-11-15T15:31:00Z">
                                          <w:rPr>
                                            <w:rFonts w:ascii="Times New Roman" w:hAnsi="Times New Roman" w:cs="Times New Roman"/>
                                            <w:b/>
                                            <w:bCs/>
                                            <w:color w:val="000000"/>
                                            <w:sz w:val="20"/>
                                            <w:szCs w:val="20"/>
                                          </w:rPr>
                                        </w:rPrChange>
                                      </w:rPr>
                                      <w:delText>0.31</w:delText>
                                    </w:r>
                                  </w:del>
                                </w:p>
                              </w:tc>
                              <w:tc>
                                <w:tcPr>
                                  <w:tcW w:w="1350" w:type="dxa"/>
                                  <w:tcBorders>
                                    <w:top w:val="nil"/>
                                    <w:left w:val="nil"/>
                                    <w:bottom w:val="nil"/>
                                    <w:right w:val="single" w:sz="4" w:space="0" w:color="auto"/>
                                  </w:tcBorders>
                                  <w:vAlign w:val="center"/>
                                </w:tcPr>
                                <w:p w14:paraId="4C994951" w14:textId="64927D52" w:rsidR="0003299C" w:rsidRPr="00972A4F" w:rsidRDefault="0003299C" w:rsidP="0003299C">
                                  <w:pPr>
                                    <w:spacing w:line="360" w:lineRule="auto"/>
                                    <w:jc w:val="center"/>
                                    <w:rPr>
                                      <w:rFonts w:ascii="Times New Roman" w:hAnsi="Times New Roman" w:cs="Times New Roman"/>
                                      <w:b/>
                                      <w:bCs/>
                                      <w:color w:val="000000"/>
                                      <w:sz w:val="18"/>
                                      <w:szCs w:val="18"/>
                                      <w:rPrChange w:id="335" w:author="Maino Vieytes, Christian (NIH/NIA/IRP) [F]" w:date="2023-11-15T15:31:00Z">
                                        <w:rPr>
                                          <w:rFonts w:ascii="Times New Roman" w:hAnsi="Times New Roman" w:cs="Times New Roman"/>
                                          <w:b/>
                                          <w:bCs/>
                                          <w:color w:val="000000"/>
                                          <w:sz w:val="20"/>
                                          <w:szCs w:val="20"/>
                                        </w:rPr>
                                      </w:rPrChange>
                                    </w:rPr>
                                  </w:pPr>
                                  <w:ins w:id="336" w:author="Maino Vieytes, Christian (NIH/NIA/IRP) [F]" w:date="2023-11-15T15:22:00Z">
                                    <w:r w:rsidRPr="00972A4F">
                                      <w:rPr>
                                        <w:rFonts w:ascii="Times New Roman" w:hAnsi="Times New Roman" w:cs="Times New Roman"/>
                                        <w:color w:val="000000"/>
                                        <w:sz w:val="18"/>
                                        <w:szCs w:val="18"/>
                                        <w:rPrChange w:id="337" w:author="Maino Vieytes, Christian (NIH/NIA/IRP) [F]" w:date="2023-11-15T15:31:00Z">
                                          <w:rPr>
                                            <w:rFonts w:ascii="Calibri" w:hAnsi="Calibri" w:cs="Calibri"/>
                                            <w:color w:val="000000"/>
                                          </w:rPr>
                                        </w:rPrChange>
                                      </w:rPr>
                                      <w:t>0.17</w:t>
                                    </w:r>
                                  </w:ins>
                                  <w:del w:id="338" w:author="Maino Vieytes, Christian (NIH/NIA/IRP) [F]" w:date="2023-11-15T15:22:00Z">
                                    <w:r w:rsidRPr="00972A4F" w:rsidDel="00C92AAD">
                                      <w:rPr>
                                        <w:rFonts w:ascii="Times New Roman" w:hAnsi="Times New Roman" w:cs="Times New Roman"/>
                                        <w:color w:val="000000"/>
                                        <w:sz w:val="18"/>
                                        <w:szCs w:val="18"/>
                                        <w:rPrChange w:id="339" w:author="Maino Vieytes, Christian (NIH/NIA/IRP) [F]" w:date="2023-11-15T15:31:00Z">
                                          <w:rPr>
                                            <w:rFonts w:ascii="Times New Roman" w:hAnsi="Times New Roman" w:cs="Times New Roman"/>
                                            <w:color w:val="000000"/>
                                            <w:sz w:val="20"/>
                                            <w:szCs w:val="20"/>
                                          </w:rPr>
                                        </w:rPrChange>
                                      </w:rPr>
                                      <w:delText>0.20</w:delText>
                                    </w:r>
                                  </w:del>
                                </w:p>
                              </w:tc>
                            </w:tr>
                            <w:tr w:rsidR="0003299C" w:rsidRPr="00972A4F" w14:paraId="1853DC42" w14:textId="77777777" w:rsidTr="00972A4F">
                              <w:tc>
                                <w:tcPr>
                                  <w:tcW w:w="2187" w:type="dxa"/>
                                  <w:gridSpan w:val="2"/>
                                  <w:tcBorders>
                                    <w:top w:val="nil"/>
                                    <w:left w:val="single" w:sz="4" w:space="0" w:color="auto"/>
                                    <w:bottom w:val="nil"/>
                                  </w:tcBorders>
                                  <w:shd w:val="clear" w:color="auto" w:fill="auto"/>
                                  <w:vAlign w:val="center"/>
                                </w:tcPr>
                                <w:p w14:paraId="6DA7EB81" w14:textId="77777777" w:rsidR="0003299C" w:rsidRPr="00972A4F" w:rsidRDefault="0003299C" w:rsidP="0003299C">
                                  <w:pPr>
                                    <w:spacing w:line="360" w:lineRule="auto"/>
                                    <w:rPr>
                                      <w:rFonts w:ascii="Times New Roman" w:hAnsi="Times New Roman" w:cs="Times New Roman"/>
                                      <w:sz w:val="18"/>
                                      <w:szCs w:val="18"/>
                                      <w:rPrChange w:id="340"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341" w:author="Maino Vieytes, Christian (NIH/NIA/IRP) [F]" w:date="2023-11-15T15:31:00Z">
                                        <w:rPr>
                                          <w:rFonts w:ascii="Times New Roman" w:hAnsi="Times New Roman" w:cs="Times New Roman"/>
                                          <w:sz w:val="20"/>
                                          <w:szCs w:val="20"/>
                                        </w:rPr>
                                      </w:rPrChange>
                                    </w:rPr>
                                    <w:t>Cheese</w:t>
                                  </w:r>
                                </w:p>
                              </w:tc>
                              <w:tc>
                                <w:tcPr>
                                  <w:tcW w:w="1499" w:type="dxa"/>
                                  <w:tcBorders>
                                    <w:top w:val="nil"/>
                                    <w:bottom w:val="nil"/>
                                  </w:tcBorders>
                                  <w:shd w:val="clear" w:color="auto" w:fill="auto"/>
                                  <w:noWrap/>
                                  <w:vAlign w:val="center"/>
                                  <w:hideMark/>
                                </w:tcPr>
                                <w:p w14:paraId="5E02A30E" w14:textId="12FE9D89" w:rsidR="0003299C" w:rsidRPr="00972A4F" w:rsidRDefault="0003299C" w:rsidP="0003299C">
                                  <w:pPr>
                                    <w:spacing w:line="360" w:lineRule="auto"/>
                                    <w:jc w:val="center"/>
                                    <w:rPr>
                                      <w:rFonts w:ascii="Times New Roman" w:hAnsi="Times New Roman" w:cs="Times New Roman"/>
                                      <w:sz w:val="18"/>
                                      <w:szCs w:val="18"/>
                                      <w:rPrChange w:id="342" w:author="Maino Vieytes, Christian (NIH/NIA/IRP) [F]" w:date="2023-11-15T15:31:00Z">
                                        <w:rPr>
                                          <w:rFonts w:ascii="Times New Roman" w:hAnsi="Times New Roman" w:cs="Times New Roman"/>
                                          <w:sz w:val="20"/>
                                          <w:szCs w:val="20"/>
                                        </w:rPr>
                                      </w:rPrChange>
                                    </w:rPr>
                                  </w:pPr>
                                  <w:ins w:id="343" w:author="Maino Vieytes, Christian (NIH/NIA/IRP) [F]" w:date="2023-11-15T15:22:00Z">
                                    <w:r w:rsidRPr="00972A4F">
                                      <w:rPr>
                                        <w:rFonts w:ascii="Times New Roman" w:hAnsi="Times New Roman" w:cs="Times New Roman"/>
                                        <w:color w:val="000000"/>
                                        <w:sz w:val="18"/>
                                        <w:szCs w:val="18"/>
                                        <w:rPrChange w:id="344" w:author="Maino Vieytes, Christian (NIH/NIA/IRP) [F]" w:date="2023-11-15T15:31:00Z">
                                          <w:rPr>
                                            <w:rFonts w:ascii="Calibri" w:hAnsi="Calibri" w:cs="Calibri"/>
                                            <w:color w:val="000000"/>
                                          </w:rPr>
                                        </w:rPrChange>
                                      </w:rPr>
                                      <w:t>-0.030</w:t>
                                    </w:r>
                                  </w:ins>
                                  <w:del w:id="345" w:author="Maino Vieytes, Christian (NIH/NIA/IRP) [F]" w:date="2023-11-15T15:22:00Z">
                                    <w:r w:rsidRPr="00972A4F" w:rsidDel="00C92AAD">
                                      <w:rPr>
                                        <w:rFonts w:ascii="Times New Roman" w:hAnsi="Times New Roman" w:cs="Times New Roman"/>
                                        <w:color w:val="000000"/>
                                        <w:sz w:val="18"/>
                                        <w:szCs w:val="18"/>
                                        <w:rPrChange w:id="346" w:author="Maino Vieytes, Christian (NIH/NIA/IRP) [F]" w:date="2023-11-15T15:31:00Z">
                                          <w:rPr>
                                            <w:rFonts w:ascii="Times New Roman" w:hAnsi="Times New Roman" w:cs="Times New Roman"/>
                                            <w:color w:val="000000"/>
                                            <w:sz w:val="20"/>
                                            <w:szCs w:val="20"/>
                                          </w:rPr>
                                        </w:rPrChange>
                                      </w:rPr>
                                      <w:delText>-0.04</w:delText>
                                    </w:r>
                                  </w:del>
                                </w:p>
                              </w:tc>
                              <w:tc>
                                <w:tcPr>
                                  <w:tcW w:w="990" w:type="dxa"/>
                                  <w:tcBorders>
                                    <w:top w:val="nil"/>
                                    <w:bottom w:val="nil"/>
                                  </w:tcBorders>
                                  <w:shd w:val="clear" w:color="auto" w:fill="auto"/>
                                  <w:noWrap/>
                                  <w:vAlign w:val="center"/>
                                  <w:hideMark/>
                                </w:tcPr>
                                <w:p w14:paraId="38FD2ED1" w14:textId="6F2C8EFB" w:rsidR="0003299C" w:rsidRPr="00972A4F" w:rsidRDefault="0003299C" w:rsidP="0003299C">
                                  <w:pPr>
                                    <w:spacing w:line="360" w:lineRule="auto"/>
                                    <w:jc w:val="center"/>
                                    <w:rPr>
                                      <w:rFonts w:ascii="Times New Roman" w:hAnsi="Times New Roman" w:cs="Times New Roman"/>
                                      <w:b/>
                                      <w:bCs/>
                                      <w:sz w:val="18"/>
                                      <w:szCs w:val="18"/>
                                      <w:rPrChange w:id="347" w:author="Maino Vieytes, Christian (NIH/NIA/IRP) [F]" w:date="2023-11-15T15:31:00Z">
                                        <w:rPr>
                                          <w:rFonts w:ascii="Times New Roman" w:hAnsi="Times New Roman" w:cs="Times New Roman"/>
                                          <w:b/>
                                          <w:bCs/>
                                          <w:sz w:val="20"/>
                                          <w:szCs w:val="20"/>
                                        </w:rPr>
                                      </w:rPrChange>
                                    </w:rPr>
                                  </w:pPr>
                                  <w:ins w:id="348" w:author="Maino Vieytes, Christian (NIH/NIA/IRP) [F]" w:date="2023-11-15T15:22:00Z">
                                    <w:r w:rsidRPr="00972A4F">
                                      <w:rPr>
                                        <w:rFonts w:ascii="Times New Roman" w:hAnsi="Times New Roman" w:cs="Times New Roman"/>
                                        <w:color w:val="000000"/>
                                        <w:sz w:val="18"/>
                                        <w:szCs w:val="18"/>
                                        <w:rPrChange w:id="349" w:author="Maino Vieytes, Christian (NIH/NIA/IRP) [F]" w:date="2023-11-15T15:31:00Z">
                                          <w:rPr>
                                            <w:rFonts w:ascii="Calibri" w:hAnsi="Calibri" w:cs="Calibri"/>
                                            <w:color w:val="000000"/>
                                          </w:rPr>
                                        </w:rPrChange>
                                      </w:rPr>
                                      <w:t>0.20</w:t>
                                    </w:r>
                                  </w:ins>
                                  <w:del w:id="350" w:author="Maino Vieytes, Christian (NIH/NIA/IRP) [F]" w:date="2023-11-15T15:22:00Z">
                                    <w:r w:rsidRPr="00972A4F" w:rsidDel="00C92AAD">
                                      <w:rPr>
                                        <w:rFonts w:ascii="Times New Roman" w:hAnsi="Times New Roman" w:cs="Times New Roman"/>
                                        <w:b/>
                                        <w:bCs/>
                                        <w:color w:val="000000"/>
                                        <w:sz w:val="18"/>
                                        <w:szCs w:val="18"/>
                                        <w:rPrChange w:id="351" w:author="Maino Vieytes, Christian (NIH/NIA/IRP) [F]" w:date="2023-11-15T15:31:00Z">
                                          <w:rPr>
                                            <w:rFonts w:ascii="Times New Roman" w:hAnsi="Times New Roman" w:cs="Times New Roman"/>
                                            <w:b/>
                                            <w:bCs/>
                                            <w:color w:val="000000"/>
                                            <w:sz w:val="20"/>
                                            <w:szCs w:val="20"/>
                                          </w:rPr>
                                        </w:rPrChange>
                                      </w:rPr>
                                      <w:delText>0.31</w:delText>
                                    </w:r>
                                  </w:del>
                                </w:p>
                              </w:tc>
                              <w:tc>
                                <w:tcPr>
                                  <w:tcW w:w="900" w:type="dxa"/>
                                  <w:tcBorders>
                                    <w:top w:val="nil"/>
                                    <w:bottom w:val="nil"/>
                                    <w:right w:val="nil"/>
                                  </w:tcBorders>
                                  <w:shd w:val="clear" w:color="auto" w:fill="auto"/>
                                  <w:noWrap/>
                                  <w:vAlign w:val="center"/>
                                  <w:hideMark/>
                                </w:tcPr>
                                <w:p w14:paraId="63F9D0FB" w14:textId="214AA6F4" w:rsidR="0003299C" w:rsidRPr="00972A4F" w:rsidRDefault="0003299C" w:rsidP="0003299C">
                                  <w:pPr>
                                    <w:spacing w:line="360" w:lineRule="auto"/>
                                    <w:jc w:val="center"/>
                                    <w:rPr>
                                      <w:rFonts w:ascii="Times New Roman" w:hAnsi="Times New Roman" w:cs="Times New Roman"/>
                                      <w:b/>
                                      <w:bCs/>
                                      <w:sz w:val="18"/>
                                      <w:szCs w:val="18"/>
                                      <w:rPrChange w:id="352" w:author="Maino Vieytes, Christian (NIH/NIA/IRP) [F]" w:date="2023-11-15T15:31:00Z">
                                        <w:rPr>
                                          <w:rFonts w:ascii="Times New Roman" w:hAnsi="Times New Roman" w:cs="Times New Roman"/>
                                          <w:b/>
                                          <w:bCs/>
                                          <w:sz w:val="20"/>
                                          <w:szCs w:val="20"/>
                                        </w:rPr>
                                      </w:rPrChange>
                                    </w:rPr>
                                  </w:pPr>
                                  <w:ins w:id="353" w:author="Maino Vieytes, Christian (NIH/NIA/IRP) [F]" w:date="2023-11-15T15:22:00Z">
                                    <w:r w:rsidRPr="00972A4F">
                                      <w:rPr>
                                        <w:rFonts w:ascii="Times New Roman" w:hAnsi="Times New Roman" w:cs="Times New Roman"/>
                                        <w:b/>
                                        <w:bCs/>
                                        <w:color w:val="000000"/>
                                        <w:sz w:val="18"/>
                                        <w:szCs w:val="18"/>
                                        <w:rPrChange w:id="354" w:author="Maino Vieytes, Christian (NIH/NIA/IRP) [F]" w:date="2023-11-15T15:31:00Z">
                                          <w:rPr>
                                            <w:rFonts w:ascii="Calibri" w:hAnsi="Calibri" w:cs="Calibri"/>
                                            <w:color w:val="000000"/>
                                          </w:rPr>
                                        </w:rPrChange>
                                      </w:rPr>
                                      <w:t>-0.35</w:t>
                                    </w:r>
                                  </w:ins>
                                  <w:del w:id="355" w:author="Maino Vieytes, Christian (NIH/NIA/IRP) [F]" w:date="2023-11-15T15:22:00Z">
                                    <w:r w:rsidRPr="00972A4F" w:rsidDel="00C92AAD">
                                      <w:rPr>
                                        <w:rFonts w:ascii="Times New Roman" w:hAnsi="Times New Roman" w:cs="Times New Roman"/>
                                        <w:b/>
                                        <w:bCs/>
                                        <w:color w:val="000000"/>
                                        <w:sz w:val="18"/>
                                        <w:szCs w:val="18"/>
                                        <w:rPrChange w:id="356" w:author="Maino Vieytes, Christian (NIH/NIA/IRP) [F]" w:date="2023-11-15T15:31:00Z">
                                          <w:rPr>
                                            <w:rFonts w:ascii="Times New Roman" w:hAnsi="Times New Roman" w:cs="Times New Roman"/>
                                            <w:b/>
                                            <w:bCs/>
                                            <w:color w:val="000000"/>
                                            <w:sz w:val="20"/>
                                            <w:szCs w:val="20"/>
                                          </w:rPr>
                                        </w:rPrChange>
                                      </w:rPr>
                                      <w:delText>-0.31</w:delText>
                                    </w:r>
                                  </w:del>
                                </w:p>
                              </w:tc>
                              <w:tc>
                                <w:tcPr>
                                  <w:tcW w:w="1350" w:type="dxa"/>
                                  <w:tcBorders>
                                    <w:top w:val="nil"/>
                                    <w:left w:val="nil"/>
                                    <w:bottom w:val="nil"/>
                                    <w:right w:val="single" w:sz="4" w:space="0" w:color="auto"/>
                                  </w:tcBorders>
                                  <w:vAlign w:val="center"/>
                                </w:tcPr>
                                <w:p w14:paraId="01D30AD9" w14:textId="6A63CA97" w:rsidR="0003299C" w:rsidRPr="00972A4F" w:rsidRDefault="0003299C" w:rsidP="0003299C">
                                  <w:pPr>
                                    <w:spacing w:line="360" w:lineRule="auto"/>
                                    <w:jc w:val="center"/>
                                    <w:rPr>
                                      <w:rFonts w:ascii="Times New Roman" w:hAnsi="Times New Roman" w:cs="Times New Roman"/>
                                      <w:b/>
                                      <w:bCs/>
                                      <w:color w:val="000000"/>
                                      <w:sz w:val="18"/>
                                      <w:szCs w:val="18"/>
                                      <w:rPrChange w:id="357" w:author="Maino Vieytes, Christian (NIH/NIA/IRP) [F]" w:date="2023-11-15T15:31:00Z">
                                        <w:rPr>
                                          <w:rFonts w:ascii="Times New Roman" w:hAnsi="Times New Roman" w:cs="Times New Roman"/>
                                          <w:b/>
                                          <w:bCs/>
                                          <w:color w:val="000000"/>
                                          <w:sz w:val="20"/>
                                          <w:szCs w:val="20"/>
                                        </w:rPr>
                                      </w:rPrChange>
                                    </w:rPr>
                                  </w:pPr>
                                  <w:ins w:id="358" w:author="Maino Vieytes, Christian (NIH/NIA/IRP) [F]" w:date="2023-11-15T15:22:00Z">
                                    <w:r w:rsidRPr="00972A4F">
                                      <w:rPr>
                                        <w:rFonts w:ascii="Times New Roman" w:hAnsi="Times New Roman" w:cs="Times New Roman"/>
                                        <w:color w:val="000000"/>
                                        <w:sz w:val="18"/>
                                        <w:szCs w:val="18"/>
                                        <w:rPrChange w:id="359" w:author="Maino Vieytes, Christian (NIH/NIA/IRP) [F]" w:date="2023-11-15T15:31:00Z">
                                          <w:rPr>
                                            <w:rFonts w:ascii="Calibri" w:hAnsi="Calibri" w:cs="Calibri"/>
                                            <w:color w:val="000000"/>
                                          </w:rPr>
                                        </w:rPrChange>
                                      </w:rPr>
                                      <w:t>-0.13</w:t>
                                    </w:r>
                                  </w:ins>
                                  <w:del w:id="360" w:author="Maino Vieytes, Christian (NIH/NIA/IRP) [F]" w:date="2023-11-15T15:22:00Z">
                                    <w:r w:rsidRPr="00972A4F" w:rsidDel="00C92AAD">
                                      <w:rPr>
                                        <w:rFonts w:ascii="Times New Roman" w:hAnsi="Times New Roman" w:cs="Times New Roman"/>
                                        <w:color w:val="000000"/>
                                        <w:sz w:val="18"/>
                                        <w:szCs w:val="18"/>
                                        <w:rPrChange w:id="361" w:author="Maino Vieytes, Christian (NIH/NIA/IRP) [F]" w:date="2023-11-15T15:31:00Z">
                                          <w:rPr>
                                            <w:rFonts w:ascii="Times New Roman" w:hAnsi="Times New Roman" w:cs="Times New Roman"/>
                                            <w:color w:val="000000"/>
                                            <w:sz w:val="20"/>
                                            <w:szCs w:val="20"/>
                                          </w:rPr>
                                        </w:rPrChange>
                                      </w:rPr>
                                      <w:delText>-0.15</w:delText>
                                    </w:r>
                                  </w:del>
                                </w:p>
                              </w:tc>
                            </w:tr>
                            <w:tr w:rsidR="0003299C" w:rsidRPr="00972A4F" w14:paraId="7CD93BFB" w14:textId="77777777" w:rsidTr="00972A4F">
                              <w:tc>
                                <w:tcPr>
                                  <w:tcW w:w="2187" w:type="dxa"/>
                                  <w:gridSpan w:val="2"/>
                                  <w:tcBorders>
                                    <w:top w:val="nil"/>
                                    <w:left w:val="single" w:sz="4" w:space="0" w:color="auto"/>
                                    <w:bottom w:val="nil"/>
                                  </w:tcBorders>
                                  <w:shd w:val="clear" w:color="auto" w:fill="auto"/>
                                  <w:vAlign w:val="center"/>
                                </w:tcPr>
                                <w:p w14:paraId="64359702" w14:textId="77777777" w:rsidR="0003299C" w:rsidRPr="00972A4F" w:rsidRDefault="0003299C" w:rsidP="0003299C">
                                  <w:pPr>
                                    <w:spacing w:line="360" w:lineRule="auto"/>
                                    <w:rPr>
                                      <w:rFonts w:ascii="Times New Roman" w:hAnsi="Times New Roman" w:cs="Times New Roman"/>
                                      <w:sz w:val="18"/>
                                      <w:szCs w:val="18"/>
                                      <w:rPrChange w:id="362"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363" w:author="Maino Vieytes, Christian (NIH/NIA/IRP) [F]" w:date="2023-11-15T15:31:00Z">
                                        <w:rPr>
                                          <w:rFonts w:ascii="Times New Roman" w:hAnsi="Times New Roman" w:cs="Times New Roman"/>
                                          <w:sz w:val="20"/>
                                          <w:szCs w:val="20"/>
                                        </w:rPr>
                                      </w:rPrChange>
                                    </w:rPr>
                                    <w:t>Alcohol</w:t>
                                  </w:r>
                                </w:p>
                              </w:tc>
                              <w:tc>
                                <w:tcPr>
                                  <w:tcW w:w="1499" w:type="dxa"/>
                                  <w:tcBorders>
                                    <w:top w:val="nil"/>
                                    <w:bottom w:val="nil"/>
                                  </w:tcBorders>
                                  <w:shd w:val="clear" w:color="auto" w:fill="auto"/>
                                  <w:noWrap/>
                                  <w:vAlign w:val="center"/>
                                  <w:hideMark/>
                                </w:tcPr>
                                <w:p w14:paraId="76EF200F" w14:textId="2668C16A" w:rsidR="0003299C" w:rsidRPr="00972A4F" w:rsidRDefault="0003299C" w:rsidP="0003299C">
                                  <w:pPr>
                                    <w:spacing w:line="360" w:lineRule="auto"/>
                                    <w:jc w:val="center"/>
                                    <w:rPr>
                                      <w:rFonts w:ascii="Times New Roman" w:hAnsi="Times New Roman" w:cs="Times New Roman"/>
                                      <w:sz w:val="18"/>
                                      <w:szCs w:val="18"/>
                                      <w:rPrChange w:id="364" w:author="Maino Vieytes, Christian (NIH/NIA/IRP) [F]" w:date="2023-11-15T15:31:00Z">
                                        <w:rPr>
                                          <w:rFonts w:ascii="Times New Roman" w:hAnsi="Times New Roman" w:cs="Times New Roman"/>
                                          <w:sz w:val="20"/>
                                          <w:szCs w:val="20"/>
                                        </w:rPr>
                                      </w:rPrChange>
                                    </w:rPr>
                                  </w:pPr>
                                  <w:ins w:id="365" w:author="Maino Vieytes, Christian (NIH/NIA/IRP) [F]" w:date="2023-11-15T15:22:00Z">
                                    <w:r w:rsidRPr="00972A4F">
                                      <w:rPr>
                                        <w:rFonts w:ascii="Times New Roman" w:hAnsi="Times New Roman" w:cs="Times New Roman"/>
                                        <w:color w:val="000000"/>
                                        <w:sz w:val="18"/>
                                        <w:szCs w:val="18"/>
                                        <w:rPrChange w:id="366" w:author="Maino Vieytes, Christian (NIH/NIA/IRP) [F]" w:date="2023-11-15T15:31:00Z">
                                          <w:rPr>
                                            <w:rFonts w:ascii="Calibri" w:hAnsi="Calibri" w:cs="Calibri"/>
                                            <w:color w:val="000000"/>
                                          </w:rPr>
                                        </w:rPrChange>
                                      </w:rPr>
                                      <w:t>-0.11</w:t>
                                    </w:r>
                                  </w:ins>
                                  <w:del w:id="367" w:author="Maino Vieytes, Christian (NIH/NIA/IRP) [F]" w:date="2023-11-15T15:22:00Z">
                                    <w:r w:rsidRPr="00972A4F" w:rsidDel="00C92AAD">
                                      <w:rPr>
                                        <w:rFonts w:ascii="Times New Roman" w:hAnsi="Times New Roman" w:cs="Times New Roman"/>
                                        <w:color w:val="000000"/>
                                        <w:sz w:val="18"/>
                                        <w:szCs w:val="18"/>
                                        <w:rPrChange w:id="368" w:author="Maino Vieytes, Christian (NIH/NIA/IRP) [F]" w:date="2023-11-15T15:31:00Z">
                                          <w:rPr>
                                            <w:rFonts w:ascii="Times New Roman" w:hAnsi="Times New Roman" w:cs="Times New Roman"/>
                                            <w:color w:val="000000"/>
                                            <w:sz w:val="20"/>
                                            <w:szCs w:val="20"/>
                                          </w:rPr>
                                        </w:rPrChange>
                                      </w:rPr>
                                      <w:delText>-0.17</w:delText>
                                    </w:r>
                                  </w:del>
                                </w:p>
                              </w:tc>
                              <w:tc>
                                <w:tcPr>
                                  <w:tcW w:w="990" w:type="dxa"/>
                                  <w:tcBorders>
                                    <w:top w:val="nil"/>
                                    <w:bottom w:val="nil"/>
                                  </w:tcBorders>
                                  <w:shd w:val="clear" w:color="auto" w:fill="auto"/>
                                  <w:noWrap/>
                                  <w:vAlign w:val="center"/>
                                  <w:hideMark/>
                                </w:tcPr>
                                <w:p w14:paraId="6DB2BE25" w14:textId="33BF3912" w:rsidR="0003299C" w:rsidRPr="00972A4F" w:rsidRDefault="0003299C" w:rsidP="0003299C">
                                  <w:pPr>
                                    <w:spacing w:line="360" w:lineRule="auto"/>
                                    <w:jc w:val="center"/>
                                    <w:rPr>
                                      <w:rFonts w:ascii="Times New Roman" w:hAnsi="Times New Roman" w:cs="Times New Roman"/>
                                      <w:b/>
                                      <w:bCs/>
                                      <w:sz w:val="18"/>
                                      <w:szCs w:val="18"/>
                                      <w:rPrChange w:id="369" w:author="Maino Vieytes, Christian (NIH/NIA/IRP) [F]" w:date="2023-11-15T15:31:00Z">
                                        <w:rPr>
                                          <w:rFonts w:ascii="Times New Roman" w:hAnsi="Times New Roman" w:cs="Times New Roman"/>
                                          <w:b/>
                                          <w:bCs/>
                                          <w:sz w:val="20"/>
                                          <w:szCs w:val="20"/>
                                        </w:rPr>
                                      </w:rPrChange>
                                    </w:rPr>
                                  </w:pPr>
                                  <w:ins w:id="370" w:author="Maino Vieytes, Christian (NIH/NIA/IRP) [F]" w:date="2023-11-15T15:22:00Z">
                                    <w:r w:rsidRPr="00972A4F">
                                      <w:rPr>
                                        <w:rFonts w:ascii="Times New Roman" w:hAnsi="Times New Roman" w:cs="Times New Roman"/>
                                        <w:b/>
                                        <w:bCs/>
                                        <w:color w:val="000000"/>
                                        <w:sz w:val="18"/>
                                        <w:szCs w:val="18"/>
                                        <w:rPrChange w:id="371" w:author="Maino Vieytes, Christian (NIH/NIA/IRP) [F]" w:date="2023-11-15T15:31:00Z">
                                          <w:rPr>
                                            <w:rFonts w:ascii="Calibri" w:hAnsi="Calibri" w:cs="Calibri"/>
                                            <w:color w:val="000000"/>
                                          </w:rPr>
                                        </w:rPrChange>
                                      </w:rPr>
                                      <w:t>-0.36</w:t>
                                    </w:r>
                                  </w:ins>
                                  <w:del w:id="372" w:author="Maino Vieytes, Christian (NIH/NIA/IRP) [F]" w:date="2023-11-15T15:22:00Z">
                                    <w:r w:rsidRPr="00972A4F" w:rsidDel="00C92AAD">
                                      <w:rPr>
                                        <w:rFonts w:ascii="Times New Roman" w:hAnsi="Times New Roman" w:cs="Times New Roman"/>
                                        <w:b/>
                                        <w:bCs/>
                                        <w:color w:val="000000"/>
                                        <w:sz w:val="18"/>
                                        <w:szCs w:val="18"/>
                                        <w:rPrChange w:id="373" w:author="Maino Vieytes, Christian (NIH/NIA/IRP) [F]" w:date="2023-11-15T15:31:00Z">
                                          <w:rPr>
                                            <w:rFonts w:ascii="Times New Roman" w:hAnsi="Times New Roman" w:cs="Times New Roman"/>
                                            <w:b/>
                                            <w:bCs/>
                                            <w:color w:val="000000"/>
                                            <w:sz w:val="20"/>
                                            <w:szCs w:val="20"/>
                                          </w:rPr>
                                        </w:rPrChange>
                                      </w:rPr>
                                      <w:delText>-0.38</w:delText>
                                    </w:r>
                                  </w:del>
                                </w:p>
                              </w:tc>
                              <w:tc>
                                <w:tcPr>
                                  <w:tcW w:w="900" w:type="dxa"/>
                                  <w:tcBorders>
                                    <w:top w:val="nil"/>
                                    <w:bottom w:val="nil"/>
                                    <w:right w:val="nil"/>
                                  </w:tcBorders>
                                  <w:shd w:val="clear" w:color="auto" w:fill="auto"/>
                                  <w:noWrap/>
                                  <w:vAlign w:val="center"/>
                                  <w:hideMark/>
                                </w:tcPr>
                                <w:p w14:paraId="7D35935D" w14:textId="0FBA0657" w:rsidR="0003299C" w:rsidRPr="00972A4F" w:rsidRDefault="0003299C" w:rsidP="0003299C">
                                  <w:pPr>
                                    <w:spacing w:line="360" w:lineRule="auto"/>
                                    <w:jc w:val="center"/>
                                    <w:rPr>
                                      <w:rFonts w:ascii="Times New Roman" w:hAnsi="Times New Roman" w:cs="Times New Roman"/>
                                      <w:sz w:val="18"/>
                                      <w:szCs w:val="18"/>
                                      <w:rPrChange w:id="374" w:author="Maino Vieytes, Christian (NIH/NIA/IRP) [F]" w:date="2023-11-15T15:31:00Z">
                                        <w:rPr>
                                          <w:rFonts w:ascii="Times New Roman" w:hAnsi="Times New Roman" w:cs="Times New Roman"/>
                                          <w:sz w:val="20"/>
                                          <w:szCs w:val="20"/>
                                        </w:rPr>
                                      </w:rPrChange>
                                    </w:rPr>
                                  </w:pPr>
                                  <w:ins w:id="375" w:author="Maino Vieytes, Christian (NIH/NIA/IRP) [F]" w:date="2023-11-15T15:22:00Z">
                                    <w:r w:rsidRPr="00972A4F">
                                      <w:rPr>
                                        <w:rFonts w:ascii="Times New Roman" w:hAnsi="Times New Roman" w:cs="Times New Roman"/>
                                        <w:color w:val="000000"/>
                                        <w:sz w:val="18"/>
                                        <w:szCs w:val="18"/>
                                        <w:rPrChange w:id="376" w:author="Maino Vieytes, Christian (NIH/NIA/IRP) [F]" w:date="2023-11-15T15:31:00Z">
                                          <w:rPr>
                                            <w:rFonts w:ascii="Calibri" w:hAnsi="Calibri" w:cs="Calibri"/>
                                            <w:color w:val="000000"/>
                                          </w:rPr>
                                        </w:rPrChange>
                                      </w:rPr>
                                      <w:t>0.020</w:t>
                                    </w:r>
                                  </w:ins>
                                  <w:del w:id="377" w:author="Maino Vieytes, Christian (NIH/NIA/IRP) [F]" w:date="2023-11-15T15:22:00Z">
                                    <w:r w:rsidRPr="00972A4F" w:rsidDel="00C92AAD">
                                      <w:rPr>
                                        <w:rFonts w:ascii="Times New Roman" w:hAnsi="Times New Roman" w:cs="Times New Roman"/>
                                        <w:color w:val="000000"/>
                                        <w:sz w:val="18"/>
                                        <w:szCs w:val="18"/>
                                        <w:rPrChange w:id="378" w:author="Maino Vieytes, Christian (NIH/NIA/IRP) [F]" w:date="2023-11-15T15:31:00Z">
                                          <w:rPr>
                                            <w:rFonts w:ascii="Times New Roman" w:hAnsi="Times New Roman" w:cs="Times New Roman"/>
                                            <w:color w:val="000000"/>
                                            <w:sz w:val="20"/>
                                            <w:szCs w:val="20"/>
                                          </w:rPr>
                                        </w:rPrChange>
                                      </w:rPr>
                                      <w:delText>-0.15</w:delText>
                                    </w:r>
                                  </w:del>
                                </w:p>
                              </w:tc>
                              <w:tc>
                                <w:tcPr>
                                  <w:tcW w:w="1350" w:type="dxa"/>
                                  <w:tcBorders>
                                    <w:top w:val="nil"/>
                                    <w:left w:val="nil"/>
                                    <w:bottom w:val="nil"/>
                                    <w:right w:val="single" w:sz="4" w:space="0" w:color="auto"/>
                                  </w:tcBorders>
                                  <w:vAlign w:val="center"/>
                                </w:tcPr>
                                <w:p w14:paraId="0B6355A4" w14:textId="7221D1B3" w:rsidR="0003299C" w:rsidRPr="00972A4F" w:rsidRDefault="0003299C" w:rsidP="0003299C">
                                  <w:pPr>
                                    <w:spacing w:line="360" w:lineRule="auto"/>
                                    <w:jc w:val="center"/>
                                    <w:rPr>
                                      <w:rFonts w:ascii="Times New Roman" w:hAnsi="Times New Roman" w:cs="Times New Roman"/>
                                      <w:color w:val="000000"/>
                                      <w:sz w:val="18"/>
                                      <w:szCs w:val="18"/>
                                      <w:rPrChange w:id="379" w:author="Maino Vieytes, Christian (NIH/NIA/IRP) [F]" w:date="2023-11-15T15:31:00Z">
                                        <w:rPr>
                                          <w:rFonts w:ascii="Times New Roman" w:hAnsi="Times New Roman" w:cs="Times New Roman"/>
                                          <w:color w:val="000000"/>
                                          <w:sz w:val="20"/>
                                          <w:szCs w:val="20"/>
                                        </w:rPr>
                                      </w:rPrChange>
                                    </w:rPr>
                                  </w:pPr>
                                  <w:ins w:id="380" w:author="Maino Vieytes, Christian (NIH/NIA/IRP) [F]" w:date="2023-11-15T15:22:00Z">
                                    <w:r w:rsidRPr="00972A4F">
                                      <w:rPr>
                                        <w:rFonts w:ascii="Times New Roman" w:hAnsi="Times New Roman" w:cs="Times New Roman"/>
                                        <w:color w:val="000000"/>
                                        <w:sz w:val="18"/>
                                        <w:szCs w:val="18"/>
                                        <w:rPrChange w:id="381" w:author="Maino Vieytes, Christian (NIH/NIA/IRP) [F]" w:date="2023-11-15T15:31:00Z">
                                          <w:rPr>
                                            <w:rFonts w:ascii="Calibri" w:hAnsi="Calibri" w:cs="Calibri"/>
                                            <w:color w:val="000000"/>
                                          </w:rPr>
                                        </w:rPrChange>
                                      </w:rPr>
                                      <w:t>0.010</w:t>
                                    </w:r>
                                  </w:ins>
                                  <w:del w:id="382" w:author="Maino Vieytes, Christian (NIH/NIA/IRP) [F]" w:date="2023-11-15T15:22:00Z">
                                    <w:r w:rsidRPr="00972A4F" w:rsidDel="00C92AAD">
                                      <w:rPr>
                                        <w:rFonts w:ascii="Times New Roman" w:hAnsi="Times New Roman" w:cs="Times New Roman"/>
                                        <w:color w:val="000000"/>
                                        <w:sz w:val="18"/>
                                        <w:szCs w:val="18"/>
                                        <w:rPrChange w:id="383" w:author="Maino Vieytes, Christian (NIH/NIA/IRP) [F]" w:date="2023-11-15T15:31:00Z">
                                          <w:rPr>
                                            <w:rFonts w:ascii="Times New Roman" w:hAnsi="Times New Roman" w:cs="Times New Roman"/>
                                            <w:color w:val="000000"/>
                                            <w:sz w:val="20"/>
                                            <w:szCs w:val="20"/>
                                          </w:rPr>
                                        </w:rPrChange>
                                      </w:rPr>
                                      <w:delText>-0.020</w:delText>
                                    </w:r>
                                  </w:del>
                                </w:p>
                              </w:tc>
                            </w:tr>
                            <w:tr w:rsidR="0003299C" w:rsidRPr="00972A4F" w14:paraId="25B213DD" w14:textId="77777777" w:rsidTr="00972A4F">
                              <w:tc>
                                <w:tcPr>
                                  <w:tcW w:w="2187" w:type="dxa"/>
                                  <w:gridSpan w:val="2"/>
                                  <w:tcBorders>
                                    <w:top w:val="nil"/>
                                    <w:left w:val="single" w:sz="4" w:space="0" w:color="auto"/>
                                    <w:bottom w:val="nil"/>
                                  </w:tcBorders>
                                  <w:shd w:val="clear" w:color="auto" w:fill="auto"/>
                                  <w:vAlign w:val="center"/>
                                </w:tcPr>
                                <w:p w14:paraId="34DF105C" w14:textId="77777777" w:rsidR="0003299C" w:rsidRPr="00972A4F" w:rsidRDefault="0003299C" w:rsidP="0003299C">
                                  <w:pPr>
                                    <w:spacing w:line="360" w:lineRule="auto"/>
                                    <w:rPr>
                                      <w:rFonts w:ascii="Times New Roman" w:hAnsi="Times New Roman" w:cs="Times New Roman"/>
                                      <w:sz w:val="18"/>
                                      <w:szCs w:val="18"/>
                                      <w:rPrChange w:id="384"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385" w:author="Maino Vieytes, Christian (NIH/NIA/IRP) [F]" w:date="2023-11-15T15:31:00Z">
                                        <w:rPr>
                                          <w:rFonts w:ascii="Times New Roman" w:hAnsi="Times New Roman" w:cs="Times New Roman"/>
                                          <w:sz w:val="20"/>
                                          <w:szCs w:val="20"/>
                                        </w:rPr>
                                      </w:rPrChange>
                                    </w:rPr>
                                    <w:t>Fruit—Other</w:t>
                                  </w:r>
                                </w:p>
                              </w:tc>
                              <w:tc>
                                <w:tcPr>
                                  <w:tcW w:w="1499" w:type="dxa"/>
                                  <w:tcBorders>
                                    <w:top w:val="nil"/>
                                    <w:bottom w:val="nil"/>
                                  </w:tcBorders>
                                  <w:shd w:val="clear" w:color="auto" w:fill="auto"/>
                                  <w:noWrap/>
                                  <w:vAlign w:val="center"/>
                                  <w:hideMark/>
                                </w:tcPr>
                                <w:p w14:paraId="6C835CC8" w14:textId="625DC456" w:rsidR="0003299C" w:rsidRPr="00972A4F" w:rsidRDefault="0003299C" w:rsidP="0003299C">
                                  <w:pPr>
                                    <w:spacing w:line="360" w:lineRule="auto"/>
                                    <w:jc w:val="center"/>
                                    <w:rPr>
                                      <w:rFonts w:ascii="Times New Roman" w:hAnsi="Times New Roman" w:cs="Times New Roman"/>
                                      <w:b/>
                                      <w:bCs/>
                                      <w:sz w:val="18"/>
                                      <w:szCs w:val="18"/>
                                      <w:rPrChange w:id="386" w:author="Maino Vieytes, Christian (NIH/NIA/IRP) [F]" w:date="2023-11-15T15:31:00Z">
                                        <w:rPr>
                                          <w:rFonts w:ascii="Times New Roman" w:hAnsi="Times New Roman" w:cs="Times New Roman"/>
                                          <w:sz w:val="20"/>
                                          <w:szCs w:val="20"/>
                                        </w:rPr>
                                      </w:rPrChange>
                                    </w:rPr>
                                  </w:pPr>
                                  <w:ins w:id="387" w:author="Maino Vieytes, Christian (NIH/NIA/IRP) [F]" w:date="2023-11-15T15:22:00Z">
                                    <w:r w:rsidRPr="00972A4F">
                                      <w:rPr>
                                        <w:rFonts w:ascii="Times New Roman" w:hAnsi="Times New Roman" w:cs="Times New Roman"/>
                                        <w:b/>
                                        <w:bCs/>
                                        <w:color w:val="000000"/>
                                        <w:sz w:val="18"/>
                                        <w:szCs w:val="18"/>
                                        <w:rPrChange w:id="388" w:author="Maino Vieytes, Christian (NIH/NIA/IRP) [F]" w:date="2023-11-15T15:31:00Z">
                                          <w:rPr>
                                            <w:rFonts w:ascii="Calibri" w:hAnsi="Calibri" w:cs="Calibri"/>
                                            <w:color w:val="000000"/>
                                          </w:rPr>
                                        </w:rPrChange>
                                      </w:rPr>
                                      <w:t>-0.37</w:t>
                                    </w:r>
                                  </w:ins>
                                  <w:del w:id="389" w:author="Maino Vieytes, Christian (NIH/NIA/IRP) [F]" w:date="2023-11-15T15:22:00Z">
                                    <w:r w:rsidRPr="00972A4F" w:rsidDel="00C92AAD">
                                      <w:rPr>
                                        <w:rFonts w:ascii="Times New Roman" w:hAnsi="Times New Roman" w:cs="Times New Roman"/>
                                        <w:b/>
                                        <w:bCs/>
                                        <w:color w:val="000000"/>
                                        <w:sz w:val="18"/>
                                        <w:szCs w:val="18"/>
                                        <w:rPrChange w:id="390" w:author="Maino Vieytes, Christian (NIH/NIA/IRP) [F]" w:date="2023-11-15T15:31:00Z">
                                          <w:rPr>
                                            <w:rFonts w:ascii="Times New Roman" w:hAnsi="Times New Roman" w:cs="Times New Roman"/>
                                            <w:color w:val="000000"/>
                                            <w:sz w:val="20"/>
                                            <w:szCs w:val="20"/>
                                          </w:rPr>
                                        </w:rPrChange>
                                      </w:rPr>
                                      <w:delText>-0.18</w:delText>
                                    </w:r>
                                  </w:del>
                                </w:p>
                              </w:tc>
                              <w:tc>
                                <w:tcPr>
                                  <w:tcW w:w="990" w:type="dxa"/>
                                  <w:tcBorders>
                                    <w:top w:val="nil"/>
                                    <w:bottom w:val="nil"/>
                                  </w:tcBorders>
                                  <w:shd w:val="clear" w:color="auto" w:fill="auto"/>
                                  <w:noWrap/>
                                  <w:vAlign w:val="center"/>
                                  <w:hideMark/>
                                </w:tcPr>
                                <w:p w14:paraId="2868FAB3" w14:textId="7AFAB40F" w:rsidR="0003299C" w:rsidRPr="00972A4F" w:rsidRDefault="0003299C" w:rsidP="0003299C">
                                  <w:pPr>
                                    <w:spacing w:line="360" w:lineRule="auto"/>
                                    <w:jc w:val="center"/>
                                    <w:rPr>
                                      <w:rFonts w:ascii="Times New Roman" w:hAnsi="Times New Roman" w:cs="Times New Roman"/>
                                      <w:sz w:val="18"/>
                                      <w:szCs w:val="18"/>
                                      <w:rPrChange w:id="391" w:author="Maino Vieytes, Christian (NIH/NIA/IRP) [F]" w:date="2023-11-15T15:31:00Z">
                                        <w:rPr>
                                          <w:rFonts w:ascii="Times New Roman" w:hAnsi="Times New Roman" w:cs="Times New Roman"/>
                                          <w:sz w:val="20"/>
                                          <w:szCs w:val="20"/>
                                        </w:rPr>
                                      </w:rPrChange>
                                    </w:rPr>
                                  </w:pPr>
                                  <w:ins w:id="392" w:author="Maino Vieytes, Christian (NIH/NIA/IRP) [F]" w:date="2023-11-15T15:22:00Z">
                                    <w:r w:rsidRPr="00972A4F">
                                      <w:rPr>
                                        <w:rFonts w:ascii="Times New Roman" w:hAnsi="Times New Roman" w:cs="Times New Roman"/>
                                        <w:color w:val="000000"/>
                                        <w:sz w:val="18"/>
                                        <w:szCs w:val="18"/>
                                        <w:rPrChange w:id="393" w:author="Maino Vieytes, Christian (NIH/NIA/IRP) [F]" w:date="2023-11-15T15:31:00Z">
                                          <w:rPr>
                                            <w:rFonts w:ascii="Calibri" w:hAnsi="Calibri" w:cs="Calibri"/>
                                            <w:color w:val="000000"/>
                                          </w:rPr>
                                        </w:rPrChange>
                                      </w:rPr>
                                      <w:t>0.16</w:t>
                                    </w:r>
                                  </w:ins>
                                  <w:del w:id="394" w:author="Maino Vieytes, Christian (NIH/NIA/IRP) [F]" w:date="2023-11-15T15:22:00Z">
                                    <w:r w:rsidRPr="00972A4F" w:rsidDel="00C92AAD">
                                      <w:rPr>
                                        <w:rFonts w:ascii="Times New Roman" w:hAnsi="Times New Roman" w:cs="Times New Roman"/>
                                        <w:color w:val="000000"/>
                                        <w:sz w:val="18"/>
                                        <w:szCs w:val="18"/>
                                        <w:rPrChange w:id="395" w:author="Maino Vieytes, Christian (NIH/NIA/IRP) [F]" w:date="2023-11-15T15:31:00Z">
                                          <w:rPr>
                                            <w:rFonts w:ascii="Times New Roman" w:hAnsi="Times New Roman" w:cs="Times New Roman"/>
                                            <w:color w:val="000000"/>
                                            <w:sz w:val="20"/>
                                            <w:szCs w:val="20"/>
                                          </w:rPr>
                                        </w:rPrChange>
                                      </w:rPr>
                                      <w:delText>0.01</w:delText>
                                    </w:r>
                                  </w:del>
                                </w:p>
                              </w:tc>
                              <w:tc>
                                <w:tcPr>
                                  <w:tcW w:w="900" w:type="dxa"/>
                                  <w:tcBorders>
                                    <w:top w:val="nil"/>
                                    <w:bottom w:val="nil"/>
                                    <w:right w:val="nil"/>
                                  </w:tcBorders>
                                  <w:shd w:val="clear" w:color="auto" w:fill="auto"/>
                                  <w:noWrap/>
                                  <w:vAlign w:val="center"/>
                                  <w:hideMark/>
                                </w:tcPr>
                                <w:p w14:paraId="5E66762C" w14:textId="244F34CB" w:rsidR="0003299C" w:rsidRPr="00972A4F" w:rsidRDefault="0003299C" w:rsidP="0003299C">
                                  <w:pPr>
                                    <w:spacing w:line="360" w:lineRule="auto"/>
                                    <w:jc w:val="center"/>
                                    <w:rPr>
                                      <w:rFonts w:ascii="Times New Roman" w:hAnsi="Times New Roman" w:cs="Times New Roman"/>
                                      <w:b/>
                                      <w:bCs/>
                                      <w:sz w:val="18"/>
                                      <w:szCs w:val="18"/>
                                      <w:rPrChange w:id="396" w:author="Maino Vieytes, Christian (NIH/NIA/IRP) [F]" w:date="2023-11-15T15:31:00Z">
                                        <w:rPr>
                                          <w:rFonts w:ascii="Times New Roman" w:hAnsi="Times New Roman" w:cs="Times New Roman"/>
                                          <w:b/>
                                          <w:bCs/>
                                          <w:sz w:val="20"/>
                                          <w:szCs w:val="20"/>
                                        </w:rPr>
                                      </w:rPrChange>
                                    </w:rPr>
                                  </w:pPr>
                                  <w:ins w:id="397" w:author="Maino Vieytes, Christian (NIH/NIA/IRP) [F]" w:date="2023-11-15T15:22:00Z">
                                    <w:r w:rsidRPr="00972A4F">
                                      <w:rPr>
                                        <w:rFonts w:ascii="Times New Roman" w:hAnsi="Times New Roman" w:cs="Times New Roman"/>
                                        <w:color w:val="000000"/>
                                        <w:sz w:val="18"/>
                                        <w:szCs w:val="18"/>
                                        <w:rPrChange w:id="398" w:author="Maino Vieytes, Christian (NIH/NIA/IRP) [F]" w:date="2023-11-15T15:31:00Z">
                                          <w:rPr>
                                            <w:rFonts w:ascii="Calibri" w:hAnsi="Calibri" w:cs="Calibri"/>
                                            <w:color w:val="000000"/>
                                          </w:rPr>
                                        </w:rPrChange>
                                      </w:rPr>
                                      <w:t>0.14</w:t>
                                    </w:r>
                                  </w:ins>
                                  <w:del w:id="399" w:author="Maino Vieytes, Christian (NIH/NIA/IRP) [F]" w:date="2023-11-15T15:22:00Z">
                                    <w:r w:rsidRPr="00972A4F" w:rsidDel="00C92AAD">
                                      <w:rPr>
                                        <w:rFonts w:ascii="Times New Roman" w:hAnsi="Times New Roman" w:cs="Times New Roman"/>
                                        <w:b/>
                                        <w:bCs/>
                                        <w:color w:val="000000"/>
                                        <w:sz w:val="18"/>
                                        <w:szCs w:val="18"/>
                                        <w:rPrChange w:id="400" w:author="Maino Vieytes, Christian (NIH/NIA/IRP) [F]" w:date="2023-11-15T15:31:00Z">
                                          <w:rPr>
                                            <w:rFonts w:ascii="Times New Roman" w:hAnsi="Times New Roman" w:cs="Times New Roman"/>
                                            <w:b/>
                                            <w:bCs/>
                                            <w:color w:val="000000"/>
                                            <w:sz w:val="20"/>
                                            <w:szCs w:val="20"/>
                                          </w:rPr>
                                        </w:rPrChange>
                                      </w:rPr>
                                      <w:delText>0.35</w:delText>
                                    </w:r>
                                  </w:del>
                                </w:p>
                              </w:tc>
                              <w:tc>
                                <w:tcPr>
                                  <w:tcW w:w="1350" w:type="dxa"/>
                                  <w:tcBorders>
                                    <w:top w:val="nil"/>
                                    <w:left w:val="nil"/>
                                    <w:bottom w:val="nil"/>
                                    <w:right w:val="single" w:sz="4" w:space="0" w:color="auto"/>
                                  </w:tcBorders>
                                  <w:vAlign w:val="center"/>
                                </w:tcPr>
                                <w:p w14:paraId="1BD06B53" w14:textId="2C48C134" w:rsidR="0003299C" w:rsidRPr="00972A4F" w:rsidRDefault="0003299C" w:rsidP="0003299C">
                                  <w:pPr>
                                    <w:spacing w:line="360" w:lineRule="auto"/>
                                    <w:jc w:val="center"/>
                                    <w:rPr>
                                      <w:rFonts w:ascii="Times New Roman" w:hAnsi="Times New Roman" w:cs="Times New Roman"/>
                                      <w:b/>
                                      <w:bCs/>
                                      <w:color w:val="000000"/>
                                      <w:sz w:val="18"/>
                                      <w:szCs w:val="18"/>
                                      <w:rPrChange w:id="401" w:author="Maino Vieytes, Christian (NIH/NIA/IRP) [F]" w:date="2023-11-15T15:31:00Z">
                                        <w:rPr>
                                          <w:rFonts w:ascii="Times New Roman" w:hAnsi="Times New Roman" w:cs="Times New Roman"/>
                                          <w:b/>
                                          <w:bCs/>
                                          <w:color w:val="000000"/>
                                          <w:sz w:val="20"/>
                                          <w:szCs w:val="20"/>
                                        </w:rPr>
                                      </w:rPrChange>
                                    </w:rPr>
                                  </w:pPr>
                                  <w:ins w:id="402" w:author="Maino Vieytes, Christian (NIH/NIA/IRP) [F]" w:date="2023-11-15T15:22:00Z">
                                    <w:r w:rsidRPr="00972A4F">
                                      <w:rPr>
                                        <w:rFonts w:ascii="Times New Roman" w:hAnsi="Times New Roman" w:cs="Times New Roman"/>
                                        <w:b/>
                                        <w:bCs/>
                                        <w:color w:val="000000"/>
                                        <w:sz w:val="18"/>
                                        <w:szCs w:val="18"/>
                                        <w:rPrChange w:id="403" w:author="Maino Vieytes, Christian (NIH/NIA/IRP) [F]" w:date="2023-11-15T15:31:00Z">
                                          <w:rPr>
                                            <w:rFonts w:ascii="Calibri" w:hAnsi="Calibri" w:cs="Calibri"/>
                                            <w:color w:val="000000"/>
                                          </w:rPr>
                                        </w:rPrChange>
                                      </w:rPr>
                                      <w:t>0.32</w:t>
                                    </w:r>
                                  </w:ins>
                                  <w:del w:id="404" w:author="Maino Vieytes, Christian (NIH/NIA/IRP) [F]" w:date="2023-11-15T15:22:00Z">
                                    <w:r w:rsidRPr="00972A4F" w:rsidDel="00C92AAD">
                                      <w:rPr>
                                        <w:rFonts w:ascii="Times New Roman" w:hAnsi="Times New Roman" w:cs="Times New Roman"/>
                                        <w:b/>
                                        <w:bCs/>
                                        <w:color w:val="000000"/>
                                        <w:sz w:val="18"/>
                                        <w:szCs w:val="18"/>
                                        <w:rPrChange w:id="405" w:author="Maino Vieytes, Christian (NIH/NIA/IRP) [F]" w:date="2023-11-15T15:31:00Z">
                                          <w:rPr>
                                            <w:rFonts w:ascii="Times New Roman" w:hAnsi="Times New Roman" w:cs="Times New Roman"/>
                                            <w:b/>
                                            <w:bCs/>
                                            <w:color w:val="000000"/>
                                            <w:sz w:val="20"/>
                                            <w:szCs w:val="20"/>
                                          </w:rPr>
                                        </w:rPrChange>
                                      </w:rPr>
                                      <w:delText>0.38</w:delText>
                                    </w:r>
                                  </w:del>
                                </w:p>
                              </w:tc>
                            </w:tr>
                            <w:tr w:rsidR="0003299C" w:rsidRPr="00972A4F" w14:paraId="6DBDEAA2" w14:textId="77777777" w:rsidTr="00972A4F">
                              <w:tc>
                                <w:tcPr>
                                  <w:tcW w:w="2187" w:type="dxa"/>
                                  <w:gridSpan w:val="2"/>
                                  <w:tcBorders>
                                    <w:top w:val="nil"/>
                                    <w:left w:val="single" w:sz="4" w:space="0" w:color="auto"/>
                                    <w:bottom w:val="nil"/>
                                  </w:tcBorders>
                                  <w:shd w:val="clear" w:color="auto" w:fill="auto"/>
                                  <w:vAlign w:val="center"/>
                                </w:tcPr>
                                <w:p w14:paraId="3BB0CE6A" w14:textId="77777777" w:rsidR="0003299C" w:rsidRPr="00972A4F" w:rsidRDefault="0003299C" w:rsidP="0003299C">
                                  <w:pPr>
                                    <w:spacing w:line="360" w:lineRule="auto"/>
                                    <w:rPr>
                                      <w:rFonts w:ascii="Times New Roman" w:hAnsi="Times New Roman" w:cs="Times New Roman"/>
                                      <w:sz w:val="18"/>
                                      <w:szCs w:val="18"/>
                                      <w:rPrChange w:id="40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407" w:author="Maino Vieytes, Christian (NIH/NIA/IRP) [F]" w:date="2023-11-15T15:31:00Z">
                                        <w:rPr>
                                          <w:rFonts w:ascii="Times New Roman" w:hAnsi="Times New Roman" w:cs="Times New Roman"/>
                                          <w:sz w:val="20"/>
                                          <w:szCs w:val="20"/>
                                        </w:rPr>
                                      </w:rPrChange>
                                    </w:rPr>
                                    <w:t>Fruit—Citrus, melons, and berries</w:t>
                                  </w:r>
                                </w:p>
                              </w:tc>
                              <w:tc>
                                <w:tcPr>
                                  <w:tcW w:w="1499" w:type="dxa"/>
                                  <w:tcBorders>
                                    <w:top w:val="nil"/>
                                    <w:bottom w:val="nil"/>
                                  </w:tcBorders>
                                  <w:shd w:val="clear" w:color="auto" w:fill="auto"/>
                                  <w:noWrap/>
                                  <w:vAlign w:val="center"/>
                                  <w:hideMark/>
                                </w:tcPr>
                                <w:p w14:paraId="08EB9D24" w14:textId="78A36262" w:rsidR="0003299C" w:rsidRPr="00972A4F" w:rsidRDefault="0003299C" w:rsidP="0003299C">
                                  <w:pPr>
                                    <w:spacing w:line="360" w:lineRule="auto"/>
                                    <w:jc w:val="center"/>
                                    <w:rPr>
                                      <w:rFonts w:ascii="Times New Roman" w:hAnsi="Times New Roman" w:cs="Times New Roman"/>
                                      <w:sz w:val="18"/>
                                      <w:szCs w:val="18"/>
                                      <w:rPrChange w:id="408" w:author="Maino Vieytes, Christian (NIH/NIA/IRP) [F]" w:date="2023-11-15T15:31:00Z">
                                        <w:rPr>
                                          <w:rFonts w:ascii="Times New Roman" w:hAnsi="Times New Roman" w:cs="Times New Roman"/>
                                          <w:sz w:val="20"/>
                                          <w:szCs w:val="20"/>
                                        </w:rPr>
                                      </w:rPrChange>
                                    </w:rPr>
                                  </w:pPr>
                                  <w:ins w:id="409" w:author="Maino Vieytes, Christian (NIH/NIA/IRP) [F]" w:date="2023-11-15T15:22:00Z">
                                    <w:r w:rsidRPr="00972A4F">
                                      <w:rPr>
                                        <w:rFonts w:ascii="Times New Roman" w:hAnsi="Times New Roman" w:cs="Times New Roman"/>
                                        <w:color w:val="000000"/>
                                        <w:sz w:val="18"/>
                                        <w:szCs w:val="18"/>
                                        <w:rPrChange w:id="410" w:author="Maino Vieytes, Christian (NIH/NIA/IRP) [F]" w:date="2023-11-15T15:31:00Z">
                                          <w:rPr>
                                            <w:rFonts w:ascii="Calibri" w:hAnsi="Calibri" w:cs="Calibri"/>
                                            <w:color w:val="000000"/>
                                          </w:rPr>
                                        </w:rPrChange>
                                      </w:rPr>
                                      <w:t>-0.22</w:t>
                                    </w:r>
                                  </w:ins>
                                  <w:del w:id="411" w:author="Maino Vieytes, Christian (NIH/NIA/IRP) [F]" w:date="2023-11-15T15:22:00Z">
                                    <w:r w:rsidRPr="00972A4F" w:rsidDel="00C92AAD">
                                      <w:rPr>
                                        <w:rFonts w:ascii="Times New Roman" w:hAnsi="Times New Roman" w:cs="Times New Roman"/>
                                        <w:color w:val="000000"/>
                                        <w:sz w:val="18"/>
                                        <w:szCs w:val="18"/>
                                        <w:rPrChange w:id="412" w:author="Maino Vieytes, Christian (NIH/NIA/IRP) [F]" w:date="2023-11-15T15:31:00Z">
                                          <w:rPr>
                                            <w:rFonts w:ascii="Times New Roman" w:hAnsi="Times New Roman" w:cs="Times New Roman"/>
                                            <w:color w:val="000000"/>
                                            <w:sz w:val="20"/>
                                            <w:szCs w:val="20"/>
                                          </w:rPr>
                                        </w:rPrChange>
                                      </w:rPr>
                                      <w:delText>-0.21</w:delText>
                                    </w:r>
                                  </w:del>
                                </w:p>
                              </w:tc>
                              <w:tc>
                                <w:tcPr>
                                  <w:tcW w:w="990" w:type="dxa"/>
                                  <w:tcBorders>
                                    <w:top w:val="nil"/>
                                    <w:bottom w:val="nil"/>
                                  </w:tcBorders>
                                  <w:shd w:val="clear" w:color="auto" w:fill="auto"/>
                                  <w:noWrap/>
                                  <w:vAlign w:val="center"/>
                                  <w:hideMark/>
                                </w:tcPr>
                                <w:p w14:paraId="3AA1BD7E" w14:textId="05ED348D" w:rsidR="0003299C" w:rsidRPr="00972A4F" w:rsidRDefault="0003299C" w:rsidP="0003299C">
                                  <w:pPr>
                                    <w:spacing w:line="360" w:lineRule="auto"/>
                                    <w:jc w:val="center"/>
                                    <w:rPr>
                                      <w:rFonts w:ascii="Times New Roman" w:hAnsi="Times New Roman" w:cs="Times New Roman"/>
                                      <w:sz w:val="18"/>
                                      <w:szCs w:val="18"/>
                                      <w:rPrChange w:id="413" w:author="Maino Vieytes, Christian (NIH/NIA/IRP) [F]" w:date="2023-11-15T15:31:00Z">
                                        <w:rPr>
                                          <w:rFonts w:ascii="Times New Roman" w:hAnsi="Times New Roman" w:cs="Times New Roman"/>
                                          <w:sz w:val="20"/>
                                          <w:szCs w:val="20"/>
                                        </w:rPr>
                                      </w:rPrChange>
                                    </w:rPr>
                                  </w:pPr>
                                  <w:ins w:id="414" w:author="Maino Vieytes, Christian (NIH/NIA/IRP) [F]" w:date="2023-11-15T15:22:00Z">
                                    <w:r w:rsidRPr="00972A4F">
                                      <w:rPr>
                                        <w:rFonts w:ascii="Times New Roman" w:hAnsi="Times New Roman" w:cs="Times New Roman"/>
                                        <w:color w:val="000000"/>
                                        <w:sz w:val="18"/>
                                        <w:szCs w:val="18"/>
                                        <w:rPrChange w:id="415" w:author="Maino Vieytes, Christian (NIH/NIA/IRP) [F]" w:date="2023-11-15T15:31:00Z">
                                          <w:rPr>
                                            <w:rFonts w:ascii="Calibri" w:hAnsi="Calibri" w:cs="Calibri"/>
                                            <w:color w:val="000000"/>
                                          </w:rPr>
                                        </w:rPrChange>
                                      </w:rPr>
                                      <w:t>0.18</w:t>
                                    </w:r>
                                  </w:ins>
                                  <w:del w:id="416" w:author="Maino Vieytes, Christian (NIH/NIA/IRP) [F]" w:date="2023-11-15T15:22:00Z">
                                    <w:r w:rsidRPr="00972A4F" w:rsidDel="00C92AAD">
                                      <w:rPr>
                                        <w:rFonts w:ascii="Times New Roman" w:hAnsi="Times New Roman" w:cs="Times New Roman"/>
                                        <w:color w:val="000000"/>
                                        <w:sz w:val="18"/>
                                        <w:szCs w:val="18"/>
                                        <w:rPrChange w:id="417" w:author="Maino Vieytes, Christian (NIH/NIA/IRP) [F]" w:date="2023-11-15T15:31:00Z">
                                          <w:rPr>
                                            <w:rFonts w:ascii="Times New Roman" w:hAnsi="Times New Roman" w:cs="Times New Roman"/>
                                            <w:color w:val="000000"/>
                                            <w:sz w:val="20"/>
                                            <w:szCs w:val="20"/>
                                          </w:rPr>
                                        </w:rPrChange>
                                      </w:rPr>
                                      <w:delText>0.03</w:delText>
                                    </w:r>
                                  </w:del>
                                </w:p>
                              </w:tc>
                              <w:tc>
                                <w:tcPr>
                                  <w:tcW w:w="900" w:type="dxa"/>
                                  <w:tcBorders>
                                    <w:top w:val="nil"/>
                                    <w:bottom w:val="nil"/>
                                    <w:right w:val="nil"/>
                                  </w:tcBorders>
                                  <w:shd w:val="clear" w:color="auto" w:fill="auto"/>
                                  <w:noWrap/>
                                  <w:vAlign w:val="center"/>
                                  <w:hideMark/>
                                </w:tcPr>
                                <w:p w14:paraId="69EF6FED" w14:textId="10548824" w:rsidR="0003299C" w:rsidRPr="00972A4F" w:rsidRDefault="0003299C" w:rsidP="0003299C">
                                  <w:pPr>
                                    <w:spacing w:line="360" w:lineRule="auto"/>
                                    <w:jc w:val="center"/>
                                    <w:rPr>
                                      <w:rFonts w:ascii="Times New Roman" w:hAnsi="Times New Roman" w:cs="Times New Roman"/>
                                      <w:b/>
                                      <w:bCs/>
                                      <w:sz w:val="18"/>
                                      <w:szCs w:val="18"/>
                                      <w:rPrChange w:id="418" w:author="Maino Vieytes, Christian (NIH/NIA/IRP) [F]" w:date="2023-11-15T15:31:00Z">
                                        <w:rPr>
                                          <w:rFonts w:ascii="Times New Roman" w:hAnsi="Times New Roman" w:cs="Times New Roman"/>
                                          <w:b/>
                                          <w:bCs/>
                                          <w:sz w:val="20"/>
                                          <w:szCs w:val="20"/>
                                        </w:rPr>
                                      </w:rPrChange>
                                    </w:rPr>
                                  </w:pPr>
                                  <w:ins w:id="419" w:author="Maino Vieytes, Christian (NIH/NIA/IRP) [F]" w:date="2023-11-15T15:22:00Z">
                                    <w:r w:rsidRPr="00972A4F">
                                      <w:rPr>
                                        <w:rFonts w:ascii="Times New Roman" w:hAnsi="Times New Roman" w:cs="Times New Roman"/>
                                        <w:b/>
                                        <w:bCs/>
                                        <w:color w:val="000000"/>
                                        <w:sz w:val="18"/>
                                        <w:szCs w:val="18"/>
                                        <w:rPrChange w:id="420" w:author="Maino Vieytes, Christian (NIH/NIA/IRP) [F]" w:date="2023-11-15T15:31:00Z">
                                          <w:rPr>
                                            <w:rFonts w:ascii="Calibri" w:hAnsi="Calibri" w:cs="Calibri"/>
                                            <w:color w:val="000000"/>
                                          </w:rPr>
                                        </w:rPrChange>
                                      </w:rPr>
                                      <w:t>0.47</w:t>
                                    </w:r>
                                  </w:ins>
                                  <w:del w:id="421" w:author="Maino Vieytes, Christian (NIH/NIA/IRP) [F]" w:date="2023-11-15T15:22:00Z">
                                    <w:r w:rsidRPr="00972A4F" w:rsidDel="00C92AAD">
                                      <w:rPr>
                                        <w:rFonts w:ascii="Times New Roman" w:hAnsi="Times New Roman" w:cs="Times New Roman"/>
                                        <w:b/>
                                        <w:bCs/>
                                        <w:color w:val="000000"/>
                                        <w:sz w:val="18"/>
                                        <w:szCs w:val="18"/>
                                        <w:rPrChange w:id="422" w:author="Maino Vieytes, Christian (NIH/NIA/IRP) [F]" w:date="2023-11-15T15:31:00Z">
                                          <w:rPr>
                                            <w:rFonts w:ascii="Times New Roman" w:hAnsi="Times New Roman" w:cs="Times New Roman"/>
                                            <w:b/>
                                            <w:bCs/>
                                            <w:color w:val="000000"/>
                                            <w:sz w:val="20"/>
                                            <w:szCs w:val="20"/>
                                          </w:rPr>
                                        </w:rPrChange>
                                      </w:rPr>
                                      <w:delText>0.44</w:delText>
                                    </w:r>
                                  </w:del>
                                </w:p>
                              </w:tc>
                              <w:tc>
                                <w:tcPr>
                                  <w:tcW w:w="1350" w:type="dxa"/>
                                  <w:tcBorders>
                                    <w:top w:val="nil"/>
                                    <w:left w:val="nil"/>
                                    <w:bottom w:val="nil"/>
                                    <w:right w:val="single" w:sz="4" w:space="0" w:color="auto"/>
                                  </w:tcBorders>
                                  <w:vAlign w:val="center"/>
                                </w:tcPr>
                                <w:p w14:paraId="21A5B92E" w14:textId="52875F35" w:rsidR="0003299C" w:rsidRPr="00972A4F" w:rsidRDefault="0003299C" w:rsidP="0003299C">
                                  <w:pPr>
                                    <w:spacing w:line="360" w:lineRule="auto"/>
                                    <w:jc w:val="center"/>
                                    <w:rPr>
                                      <w:rFonts w:ascii="Times New Roman" w:hAnsi="Times New Roman" w:cs="Times New Roman"/>
                                      <w:b/>
                                      <w:bCs/>
                                      <w:color w:val="000000"/>
                                      <w:sz w:val="18"/>
                                      <w:szCs w:val="18"/>
                                      <w:rPrChange w:id="423" w:author="Maino Vieytes, Christian (NIH/NIA/IRP) [F]" w:date="2023-11-15T15:31:00Z">
                                        <w:rPr>
                                          <w:rFonts w:ascii="Times New Roman" w:hAnsi="Times New Roman" w:cs="Times New Roman"/>
                                          <w:b/>
                                          <w:bCs/>
                                          <w:color w:val="000000"/>
                                          <w:sz w:val="20"/>
                                          <w:szCs w:val="20"/>
                                        </w:rPr>
                                      </w:rPrChange>
                                    </w:rPr>
                                  </w:pPr>
                                  <w:ins w:id="424" w:author="Maino Vieytes, Christian (NIH/NIA/IRP) [F]" w:date="2023-11-15T15:22:00Z">
                                    <w:r w:rsidRPr="00972A4F">
                                      <w:rPr>
                                        <w:rFonts w:ascii="Times New Roman" w:hAnsi="Times New Roman" w:cs="Times New Roman"/>
                                        <w:b/>
                                        <w:bCs/>
                                        <w:color w:val="000000"/>
                                        <w:sz w:val="18"/>
                                        <w:szCs w:val="18"/>
                                        <w:rPrChange w:id="425" w:author="Maino Vieytes, Christian (NIH/NIA/IRP) [F]" w:date="2023-11-15T15:31:00Z">
                                          <w:rPr>
                                            <w:rFonts w:ascii="Calibri" w:hAnsi="Calibri" w:cs="Calibri"/>
                                            <w:color w:val="000000"/>
                                          </w:rPr>
                                        </w:rPrChange>
                                      </w:rPr>
                                      <w:t>0.30</w:t>
                                    </w:r>
                                  </w:ins>
                                  <w:del w:id="426" w:author="Maino Vieytes, Christian (NIH/NIA/IRP) [F]" w:date="2023-11-15T15:22:00Z">
                                    <w:r w:rsidRPr="00972A4F" w:rsidDel="00C92AAD">
                                      <w:rPr>
                                        <w:rFonts w:ascii="Times New Roman" w:hAnsi="Times New Roman" w:cs="Times New Roman"/>
                                        <w:b/>
                                        <w:bCs/>
                                        <w:color w:val="000000"/>
                                        <w:sz w:val="18"/>
                                        <w:szCs w:val="18"/>
                                        <w:rPrChange w:id="427" w:author="Maino Vieytes, Christian (NIH/NIA/IRP) [F]" w:date="2023-11-15T15:31:00Z">
                                          <w:rPr>
                                            <w:rFonts w:ascii="Times New Roman" w:hAnsi="Times New Roman" w:cs="Times New Roman"/>
                                            <w:b/>
                                            <w:bCs/>
                                            <w:color w:val="000000"/>
                                            <w:sz w:val="20"/>
                                            <w:szCs w:val="20"/>
                                          </w:rPr>
                                        </w:rPrChange>
                                      </w:rPr>
                                      <w:delText>0.30</w:delText>
                                    </w:r>
                                  </w:del>
                                </w:p>
                              </w:tc>
                            </w:tr>
                            <w:tr w:rsidR="0003299C" w:rsidRPr="00972A4F" w14:paraId="322C98E0" w14:textId="77777777" w:rsidTr="00972A4F">
                              <w:tc>
                                <w:tcPr>
                                  <w:tcW w:w="2187" w:type="dxa"/>
                                  <w:gridSpan w:val="2"/>
                                  <w:tcBorders>
                                    <w:top w:val="nil"/>
                                    <w:left w:val="single" w:sz="4" w:space="0" w:color="auto"/>
                                    <w:bottom w:val="nil"/>
                                  </w:tcBorders>
                                  <w:shd w:val="clear" w:color="auto" w:fill="auto"/>
                                  <w:vAlign w:val="center"/>
                                </w:tcPr>
                                <w:p w14:paraId="29DF2949" w14:textId="77777777" w:rsidR="0003299C" w:rsidRPr="00972A4F" w:rsidRDefault="0003299C" w:rsidP="0003299C">
                                  <w:pPr>
                                    <w:spacing w:line="360" w:lineRule="auto"/>
                                    <w:rPr>
                                      <w:rFonts w:ascii="Times New Roman" w:hAnsi="Times New Roman" w:cs="Times New Roman"/>
                                      <w:sz w:val="18"/>
                                      <w:szCs w:val="18"/>
                                      <w:rPrChange w:id="428"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429" w:author="Maino Vieytes, Christian (NIH/NIA/IRP) [F]" w:date="2023-11-15T15:31:00Z">
                                        <w:rPr>
                                          <w:rFonts w:ascii="Times New Roman" w:hAnsi="Times New Roman" w:cs="Times New Roman"/>
                                          <w:sz w:val="20"/>
                                          <w:szCs w:val="20"/>
                                        </w:rPr>
                                      </w:rPrChange>
                                    </w:rPr>
                                    <w:t>Tomatoes</w:t>
                                  </w:r>
                                </w:p>
                              </w:tc>
                              <w:tc>
                                <w:tcPr>
                                  <w:tcW w:w="1499" w:type="dxa"/>
                                  <w:tcBorders>
                                    <w:top w:val="nil"/>
                                    <w:bottom w:val="nil"/>
                                  </w:tcBorders>
                                  <w:shd w:val="clear" w:color="auto" w:fill="auto"/>
                                  <w:noWrap/>
                                  <w:vAlign w:val="center"/>
                                  <w:hideMark/>
                                </w:tcPr>
                                <w:p w14:paraId="713FA6AA" w14:textId="25C5450C" w:rsidR="0003299C" w:rsidRPr="00972A4F" w:rsidRDefault="0003299C" w:rsidP="0003299C">
                                  <w:pPr>
                                    <w:spacing w:line="360" w:lineRule="auto"/>
                                    <w:jc w:val="center"/>
                                    <w:rPr>
                                      <w:rFonts w:ascii="Times New Roman" w:hAnsi="Times New Roman" w:cs="Times New Roman"/>
                                      <w:sz w:val="18"/>
                                      <w:szCs w:val="18"/>
                                      <w:rPrChange w:id="430" w:author="Maino Vieytes, Christian (NIH/NIA/IRP) [F]" w:date="2023-11-15T15:31:00Z">
                                        <w:rPr>
                                          <w:rFonts w:ascii="Times New Roman" w:hAnsi="Times New Roman" w:cs="Times New Roman"/>
                                          <w:sz w:val="20"/>
                                          <w:szCs w:val="20"/>
                                        </w:rPr>
                                      </w:rPrChange>
                                    </w:rPr>
                                  </w:pPr>
                                  <w:ins w:id="431" w:author="Maino Vieytes, Christian (NIH/NIA/IRP) [F]" w:date="2023-11-15T15:22:00Z">
                                    <w:r w:rsidRPr="00972A4F">
                                      <w:rPr>
                                        <w:rFonts w:ascii="Times New Roman" w:hAnsi="Times New Roman" w:cs="Times New Roman"/>
                                        <w:color w:val="000000"/>
                                        <w:sz w:val="18"/>
                                        <w:szCs w:val="18"/>
                                        <w:rPrChange w:id="432" w:author="Maino Vieytes, Christian (NIH/NIA/IRP) [F]" w:date="2023-11-15T15:31:00Z">
                                          <w:rPr>
                                            <w:rFonts w:ascii="Calibri" w:hAnsi="Calibri" w:cs="Calibri"/>
                                            <w:color w:val="000000"/>
                                          </w:rPr>
                                        </w:rPrChange>
                                      </w:rPr>
                                      <w:t>-0.26</w:t>
                                    </w:r>
                                  </w:ins>
                                  <w:del w:id="433" w:author="Maino Vieytes, Christian (NIH/NIA/IRP) [F]" w:date="2023-11-15T15:22:00Z">
                                    <w:r w:rsidRPr="00972A4F" w:rsidDel="00C92AAD">
                                      <w:rPr>
                                        <w:rFonts w:ascii="Times New Roman" w:hAnsi="Times New Roman" w:cs="Times New Roman"/>
                                        <w:color w:val="000000"/>
                                        <w:sz w:val="18"/>
                                        <w:szCs w:val="18"/>
                                        <w:rPrChange w:id="434" w:author="Maino Vieytes, Christian (NIH/NIA/IRP) [F]" w:date="2023-11-15T15:31:00Z">
                                          <w:rPr>
                                            <w:rFonts w:ascii="Times New Roman" w:hAnsi="Times New Roman" w:cs="Times New Roman"/>
                                            <w:color w:val="000000"/>
                                            <w:sz w:val="20"/>
                                            <w:szCs w:val="20"/>
                                          </w:rPr>
                                        </w:rPrChange>
                                      </w:rPr>
                                      <w:delText>-0.16</w:delText>
                                    </w:r>
                                  </w:del>
                                </w:p>
                              </w:tc>
                              <w:tc>
                                <w:tcPr>
                                  <w:tcW w:w="990" w:type="dxa"/>
                                  <w:tcBorders>
                                    <w:top w:val="nil"/>
                                    <w:bottom w:val="nil"/>
                                  </w:tcBorders>
                                  <w:shd w:val="clear" w:color="auto" w:fill="auto"/>
                                  <w:noWrap/>
                                  <w:vAlign w:val="center"/>
                                  <w:hideMark/>
                                </w:tcPr>
                                <w:p w14:paraId="6D7EE600" w14:textId="620A3AC4" w:rsidR="0003299C" w:rsidRPr="00972A4F" w:rsidRDefault="0003299C" w:rsidP="0003299C">
                                  <w:pPr>
                                    <w:spacing w:line="360" w:lineRule="auto"/>
                                    <w:jc w:val="center"/>
                                    <w:rPr>
                                      <w:rFonts w:ascii="Times New Roman" w:hAnsi="Times New Roman" w:cs="Times New Roman"/>
                                      <w:b/>
                                      <w:bCs/>
                                      <w:sz w:val="18"/>
                                      <w:szCs w:val="18"/>
                                      <w:rPrChange w:id="435" w:author="Maino Vieytes, Christian (NIH/NIA/IRP) [F]" w:date="2023-11-15T15:31:00Z">
                                        <w:rPr>
                                          <w:rFonts w:ascii="Times New Roman" w:hAnsi="Times New Roman" w:cs="Times New Roman"/>
                                          <w:b/>
                                          <w:bCs/>
                                          <w:sz w:val="20"/>
                                          <w:szCs w:val="20"/>
                                        </w:rPr>
                                      </w:rPrChange>
                                    </w:rPr>
                                  </w:pPr>
                                  <w:ins w:id="436" w:author="Maino Vieytes, Christian (NIH/NIA/IRP) [F]" w:date="2023-11-15T15:22:00Z">
                                    <w:r w:rsidRPr="00972A4F">
                                      <w:rPr>
                                        <w:rFonts w:ascii="Times New Roman" w:hAnsi="Times New Roman" w:cs="Times New Roman"/>
                                        <w:b/>
                                        <w:bCs/>
                                        <w:color w:val="000000"/>
                                        <w:sz w:val="18"/>
                                        <w:szCs w:val="18"/>
                                        <w:rPrChange w:id="437" w:author="Maino Vieytes, Christian (NIH/NIA/IRP) [F]" w:date="2023-11-15T15:31:00Z">
                                          <w:rPr>
                                            <w:rFonts w:ascii="Calibri" w:hAnsi="Calibri" w:cs="Calibri"/>
                                            <w:color w:val="000000"/>
                                          </w:rPr>
                                        </w:rPrChange>
                                      </w:rPr>
                                      <w:t>0.45</w:t>
                                    </w:r>
                                  </w:ins>
                                  <w:del w:id="438" w:author="Maino Vieytes, Christian (NIH/NIA/IRP) [F]" w:date="2023-11-15T15:22:00Z">
                                    <w:r w:rsidRPr="00972A4F" w:rsidDel="00C92AAD">
                                      <w:rPr>
                                        <w:rFonts w:ascii="Times New Roman" w:hAnsi="Times New Roman" w:cs="Times New Roman"/>
                                        <w:b/>
                                        <w:bCs/>
                                        <w:color w:val="000000"/>
                                        <w:sz w:val="18"/>
                                        <w:szCs w:val="18"/>
                                        <w:rPrChange w:id="439" w:author="Maino Vieytes, Christian (NIH/NIA/IRP) [F]" w:date="2023-11-15T15:31:00Z">
                                          <w:rPr>
                                            <w:rFonts w:ascii="Times New Roman" w:hAnsi="Times New Roman" w:cs="Times New Roman"/>
                                            <w:b/>
                                            <w:bCs/>
                                            <w:color w:val="000000"/>
                                            <w:sz w:val="20"/>
                                            <w:szCs w:val="20"/>
                                          </w:rPr>
                                        </w:rPrChange>
                                      </w:rPr>
                                      <w:delText>0.42</w:delText>
                                    </w:r>
                                  </w:del>
                                </w:p>
                              </w:tc>
                              <w:tc>
                                <w:tcPr>
                                  <w:tcW w:w="900" w:type="dxa"/>
                                  <w:tcBorders>
                                    <w:top w:val="nil"/>
                                    <w:bottom w:val="nil"/>
                                    <w:right w:val="nil"/>
                                  </w:tcBorders>
                                  <w:shd w:val="clear" w:color="auto" w:fill="auto"/>
                                  <w:noWrap/>
                                  <w:vAlign w:val="center"/>
                                  <w:hideMark/>
                                </w:tcPr>
                                <w:p w14:paraId="384A8C08" w14:textId="10187898" w:rsidR="0003299C" w:rsidRPr="00972A4F" w:rsidRDefault="0003299C" w:rsidP="0003299C">
                                  <w:pPr>
                                    <w:spacing w:line="360" w:lineRule="auto"/>
                                    <w:jc w:val="center"/>
                                    <w:rPr>
                                      <w:rFonts w:ascii="Times New Roman" w:hAnsi="Times New Roman" w:cs="Times New Roman"/>
                                      <w:sz w:val="18"/>
                                      <w:szCs w:val="18"/>
                                      <w:rPrChange w:id="440" w:author="Maino Vieytes, Christian (NIH/NIA/IRP) [F]" w:date="2023-11-15T15:31:00Z">
                                        <w:rPr>
                                          <w:rFonts w:ascii="Times New Roman" w:hAnsi="Times New Roman" w:cs="Times New Roman"/>
                                          <w:sz w:val="20"/>
                                          <w:szCs w:val="20"/>
                                        </w:rPr>
                                      </w:rPrChange>
                                    </w:rPr>
                                  </w:pPr>
                                  <w:ins w:id="441" w:author="Maino Vieytes, Christian (NIH/NIA/IRP) [F]" w:date="2023-11-15T15:22:00Z">
                                    <w:r w:rsidRPr="00972A4F">
                                      <w:rPr>
                                        <w:rFonts w:ascii="Times New Roman" w:hAnsi="Times New Roman" w:cs="Times New Roman"/>
                                        <w:color w:val="000000"/>
                                        <w:sz w:val="18"/>
                                        <w:szCs w:val="18"/>
                                        <w:rPrChange w:id="442" w:author="Maino Vieytes, Christian (NIH/NIA/IRP) [F]" w:date="2023-11-15T15:31:00Z">
                                          <w:rPr>
                                            <w:rFonts w:ascii="Calibri" w:hAnsi="Calibri" w:cs="Calibri"/>
                                            <w:color w:val="000000"/>
                                          </w:rPr>
                                        </w:rPrChange>
                                      </w:rPr>
                                      <w:t>-0.15</w:t>
                                    </w:r>
                                  </w:ins>
                                  <w:del w:id="443" w:author="Maino Vieytes, Christian (NIH/NIA/IRP) [F]" w:date="2023-11-15T15:22:00Z">
                                    <w:r w:rsidRPr="00972A4F" w:rsidDel="00C92AAD">
                                      <w:rPr>
                                        <w:rFonts w:ascii="Times New Roman" w:hAnsi="Times New Roman" w:cs="Times New Roman"/>
                                        <w:color w:val="000000"/>
                                        <w:sz w:val="18"/>
                                        <w:szCs w:val="18"/>
                                        <w:rPrChange w:id="444" w:author="Maino Vieytes, Christian (NIH/NIA/IRP) [F]" w:date="2023-11-15T15:31:00Z">
                                          <w:rPr>
                                            <w:rFonts w:ascii="Times New Roman" w:hAnsi="Times New Roman" w:cs="Times New Roman"/>
                                            <w:color w:val="000000"/>
                                            <w:sz w:val="20"/>
                                            <w:szCs w:val="20"/>
                                          </w:rPr>
                                        </w:rPrChange>
                                      </w:rPr>
                                      <w:delText>-0.01</w:delText>
                                    </w:r>
                                  </w:del>
                                </w:p>
                              </w:tc>
                              <w:tc>
                                <w:tcPr>
                                  <w:tcW w:w="1350" w:type="dxa"/>
                                  <w:tcBorders>
                                    <w:top w:val="nil"/>
                                    <w:left w:val="nil"/>
                                    <w:bottom w:val="nil"/>
                                    <w:right w:val="single" w:sz="4" w:space="0" w:color="auto"/>
                                  </w:tcBorders>
                                  <w:vAlign w:val="center"/>
                                </w:tcPr>
                                <w:p w14:paraId="1EEAD651" w14:textId="7967AC24" w:rsidR="0003299C" w:rsidRPr="00972A4F" w:rsidRDefault="0003299C" w:rsidP="0003299C">
                                  <w:pPr>
                                    <w:spacing w:line="360" w:lineRule="auto"/>
                                    <w:jc w:val="center"/>
                                    <w:rPr>
                                      <w:rFonts w:ascii="Times New Roman" w:hAnsi="Times New Roman" w:cs="Times New Roman"/>
                                      <w:color w:val="000000"/>
                                      <w:sz w:val="18"/>
                                      <w:szCs w:val="18"/>
                                      <w:rPrChange w:id="445" w:author="Maino Vieytes, Christian (NIH/NIA/IRP) [F]" w:date="2023-11-15T15:31:00Z">
                                        <w:rPr>
                                          <w:rFonts w:ascii="Times New Roman" w:hAnsi="Times New Roman" w:cs="Times New Roman"/>
                                          <w:color w:val="000000"/>
                                          <w:sz w:val="20"/>
                                          <w:szCs w:val="20"/>
                                        </w:rPr>
                                      </w:rPrChange>
                                    </w:rPr>
                                  </w:pPr>
                                  <w:ins w:id="446" w:author="Maino Vieytes, Christian (NIH/NIA/IRP) [F]" w:date="2023-11-15T15:22:00Z">
                                    <w:r w:rsidRPr="00972A4F">
                                      <w:rPr>
                                        <w:rFonts w:ascii="Times New Roman" w:hAnsi="Times New Roman" w:cs="Times New Roman"/>
                                        <w:color w:val="000000"/>
                                        <w:sz w:val="18"/>
                                        <w:szCs w:val="18"/>
                                        <w:rPrChange w:id="447" w:author="Maino Vieytes, Christian (NIH/NIA/IRP) [F]" w:date="2023-11-15T15:31:00Z">
                                          <w:rPr>
                                            <w:rFonts w:ascii="Calibri" w:hAnsi="Calibri" w:cs="Calibri"/>
                                            <w:color w:val="000000"/>
                                          </w:rPr>
                                        </w:rPrChange>
                                      </w:rPr>
                                      <w:t>0.10</w:t>
                                    </w:r>
                                  </w:ins>
                                  <w:del w:id="448" w:author="Maino Vieytes, Christian (NIH/NIA/IRP) [F]" w:date="2023-11-15T15:22:00Z">
                                    <w:r w:rsidRPr="00972A4F" w:rsidDel="00C92AAD">
                                      <w:rPr>
                                        <w:rFonts w:ascii="Times New Roman" w:hAnsi="Times New Roman" w:cs="Times New Roman"/>
                                        <w:color w:val="000000"/>
                                        <w:sz w:val="18"/>
                                        <w:szCs w:val="18"/>
                                        <w:rPrChange w:id="449" w:author="Maino Vieytes, Christian (NIH/NIA/IRP) [F]" w:date="2023-11-15T15:31:00Z">
                                          <w:rPr>
                                            <w:rFonts w:ascii="Times New Roman" w:hAnsi="Times New Roman" w:cs="Times New Roman"/>
                                            <w:color w:val="000000"/>
                                            <w:sz w:val="20"/>
                                            <w:szCs w:val="20"/>
                                          </w:rPr>
                                        </w:rPrChange>
                                      </w:rPr>
                                      <w:delText>0.090</w:delText>
                                    </w:r>
                                  </w:del>
                                </w:p>
                              </w:tc>
                            </w:tr>
                            <w:tr w:rsidR="0003299C" w:rsidRPr="00972A4F" w14:paraId="14FA86AB" w14:textId="77777777" w:rsidTr="00972A4F">
                              <w:tc>
                                <w:tcPr>
                                  <w:tcW w:w="2187" w:type="dxa"/>
                                  <w:gridSpan w:val="2"/>
                                  <w:tcBorders>
                                    <w:top w:val="nil"/>
                                    <w:left w:val="single" w:sz="4" w:space="0" w:color="auto"/>
                                    <w:bottom w:val="nil"/>
                                  </w:tcBorders>
                                  <w:shd w:val="clear" w:color="auto" w:fill="auto"/>
                                  <w:vAlign w:val="center"/>
                                </w:tcPr>
                                <w:p w14:paraId="73F18CBC" w14:textId="77777777" w:rsidR="0003299C" w:rsidRPr="00972A4F" w:rsidRDefault="0003299C" w:rsidP="0003299C">
                                  <w:pPr>
                                    <w:spacing w:line="360" w:lineRule="auto"/>
                                    <w:rPr>
                                      <w:rFonts w:ascii="Times New Roman" w:hAnsi="Times New Roman" w:cs="Times New Roman"/>
                                      <w:sz w:val="18"/>
                                      <w:szCs w:val="18"/>
                                      <w:rPrChange w:id="450"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451" w:author="Maino Vieytes, Christian (NIH/NIA/IRP) [F]" w:date="2023-11-15T15:31:00Z">
                                        <w:rPr>
                                          <w:rFonts w:ascii="Times New Roman" w:hAnsi="Times New Roman" w:cs="Times New Roman"/>
                                          <w:sz w:val="20"/>
                                          <w:szCs w:val="20"/>
                                        </w:rPr>
                                      </w:rPrChange>
                                    </w:rPr>
                                    <w:t>Dark-Green Vegetables</w:t>
                                  </w:r>
                                </w:p>
                              </w:tc>
                              <w:tc>
                                <w:tcPr>
                                  <w:tcW w:w="1499" w:type="dxa"/>
                                  <w:tcBorders>
                                    <w:top w:val="nil"/>
                                    <w:bottom w:val="nil"/>
                                  </w:tcBorders>
                                  <w:shd w:val="clear" w:color="auto" w:fill="auto"/>
                                  <w:noWrap/>
                                  <w:vAlign w:val="center"/>
                                  <w:hideMark/>
                                </w:tcPr>
                                <w:p w14:paraId="14B0ED74" w14:textId="59ADF55A" w:rsidR="0003299C" w:rsidRPr="00972A4F" w:rsidRDefault="0003299C" w:rsidP="0003299C">
                                  <w:pPr>
                                    <w:spacing w:line="360" w:lineRule="auto"/>
                                    <w:jc w:val="center"/>
                                    <w:rPr>
                                      <w:rFonts w:ascii="Times New Roman" w:hAnsi="Times New Roman" w:cs="Times New Roman"/>
                                      <w:b/>
                                      <w:bCs/>
                                      <w:sz w:val="18"/>
                                      <w:szCs w:val="18"/>
                                      <w:rPrChange w:id="452" w:author="Maino Vieytes, Christian (NIH/NIA/IRP) [F]" w:date="2023-11-15T15:31:00Z">
                                        <w:rPr>
                                          <w:rFonts w:ascii="Times New Roman" w:hAnsi="Times New Roman" w:cs="Times New Roman"/>
                                          <w:sz w:val="20"/>
                                          <w:szCs w:val="20"/>
                                        </w:rPr>
                                      </w:rPrChange>
                                    </w:rPr>
                                  </w:pPr>
                                  <w:ins w:id="453" w:author="Maino Vieytes, Christian (NIH/NIA/IRP) [F]" w:date="2023-11-15T15:22:00Z">
                                    <w:r w:rsidRPr="00972A4F">
                                      <w:rPr>
                                        <w:rFonts w:ascii="Times New Roman" w:hAnsi="Times New Roman" w:cs="Times New Roman"/>
                                        <w:b/>
                                        <w:bCs/>
                                        <w:color w:val="000000"/>
                                        <w:sz w:val="18"/>
                                        <w:szCs w:val="18"/>
                                        <w:rPrChange w:id="454" w:author="Maino Vieytes, Christian (NIH/NIA/IRP) [F]" w:date="2023-11-15T15:31:00Z">
                                          <w:rPr>
                                            <w:rFonts w:ascii="Calibri" w:hAnsi="Calibri" w:cs="Calibri"/>
                                            <w:color w:val="000000"/>
                                          </w:rPr>
                                        </w:rPrChange>
                                      </w:rPr>
                                      <w:t>-0.48</w:t>
                                    </w:r>
                                  </w:ins>
                                  <w:del w:id="455" w:author="Maino Vieytes, Christian (NIH/NIA/IRP) [F]" w:date="2023-11-15T15:22:00Z">
                                    <w:r w:rsidRPr="00972A4F" w:rsidDel="00C92AAD">
                                      <w:rPr>
                                        <w:rFonts w:ascii="Times New Roman" w:hAnsi="Times New Roman" w:cs="Times New Roman"/>
                                        <w:b/>
                                        <w:bCs/>
                                        <w:color w:val="000000"/>
                                        <w:sz w:val="18"/>
                                        <w:szCs w:val="18"/>
                                        <w:rPrChange w:id="456" w:author="Maino Vieytes, Christian (NIH/NIA/IRP) [F]" w:date="2023-11-15T15:31:00Z">
                                          <w:rPr>
                                            <w:rFonts w:ascii="Times New Roman" w:hAnsi="Times New Roman" w:cs="Times New Roman"/>
                                            <w:color w:val="000000"/>
                                            <w:sz w:val="20"/>
                                            <w:szCs w:val="20"/>
                                          </w:rPr>
                                        </w:rPrChange>
                                      </w:rPr>
                                      <w:delText>-0.22</w:delText>
                                    </w:r>
                                  </w:del>
                                </w:p>
                              </w:tc>
                              <w:tc>
                                <w:tcPr>
                                  <w:tcW w:w="990" w:type="dxa"/>
                                  <w:tcBorders>
                                    <w:top w:val="nil"/>
                                    <w:bottom w:val="nil"/>
                                  </w:tcBorders>
                                  <w:shd w:val="clear" w:color="auto" w:fill="auto"/>
                                  <w:noWrap/>
                                  <w:vAlign w:val="center"/>
                                  <w:hideMark/>
                                </w:tcPr>
                                <w:p w14:paraId="36780AFE" w14:textId="038A5F4B" w:rsidR="0003299C" w:rsidRPr="00972A4F" w:rsidRDefault="0003299C" w:rsidP="0003299C">
                                  <w:pPr>
                                    <w:spacing w:line="360" w:lineRule="auto"/>
                                    <w:jc w:val="center"/>
                                    <w:rPr>
                                      <w:rFonts w:ascii="Times New Roman" w:hAnsi="Times New Roman" w:cs="Times New Roman"/>
                                      <w:sz w:val="18"/>
                                      <w:szCs w:val="18"/>
                                      <w:rPrChange w:id="457" w:author="Maino Vieytes, Christian (NIH/NIA/IRP) [F]" w:date="2023-11-15T15:31:00Z">
                                        <w:rPr>
                                          <w:rFonts w:ascii="Times New Roman" w:hAnsi="Times New Roman" w:cs="Times New Roman"/>
                                          <w:sz w:val="20"/>
                                          <w:szCs w:val="20"/>
                                        </w:rPr>
                                      </w:rPrChange>
                                    </w:rPr>
                                  </w:pPr>
                                  <w:ins w:id="458" w:author="Maino Vieytes, Christian (NIH/NIA/IRP) [F]" w:date="2023-11-15T15:22:00Z">
                                    <w:r w:rsidRPr="00972A4F">
                                      <w:rPr>
                                        <w:rFonts w:ascii="Times New Roman" w:hAnsi="Times New Roman" w:cs="Times New Roman"/>
                                        <w:color w:val="000000"/>
                                        <w:sz w:val="18"/>
                                        <w:szCs w:val="18"/>
                                        <w:rPrChange w:id="459" w:author="Maino Vieytes, Christian (NIH/NIA/IRP) [F]" w:date="2023-11-15T15:31:00Z">
                                          <w:rPr>
                                            <w:rFonts w:ascii="Calibri" w:hAnsi="Calibri" w:cs="Calibri"/>
                                            <w:color w:val="000000"/>
                                          </w:rPr>
                                        </w:rPrChange>
                                      </w:rPr>
                                      <w:t>0.24</w:t>
                                    </w:r>
                                  </w:ins>
                                  <w:del w:id="460" w:author="Maino Vieytes, Christian (NIH/NIA/IRP) [F]" w:date="2023-11-15T15:22:00Z">
                                    <w:r w:rsidRPr="00972A4F" w:rsidDel="00C92AAD">
                                      <w:rPr>
                                        <w:rFonts w:ascii="Times New Roman" w:hAnsi="Times New Roman" w:cs="Times New Roman"/>
                                        <w:color w:val="000000"/>
                                        <w:sz w:val="18"/>
                                        <w:szCs w:val="18"/>
                                        <w:rPrChange w:id="461" w:author="Maino Vieytes, Christian (NIH/NIA/IRP) [F]" w:date="2023-11-15T15:31:00Z">
                                          <w:rPr>
                                            <w:rFonts w:ascii="Times New Roman" w:hAnsi="Times New Roman" w:cs="Times New Roman"/>
                                            <w:color w:val="000000"/>
                                            <w:sz w:val="20"/>
                                            <w:szCs w:val="20"/>
                                          </w:rPr>
                                        </w:rPrChange>
                                      </w:rPr>
                                      <w:delText>0.20</w:delText>
                                    </w:r>
                                  </w:del>
                                </w:p>
                              </w:tc>
                              <w:tc>
                                <w:tcPr>
                                  <w:tcW w:w="900" w:type="dxa"/>
                                  <w:tcBorders>
                                    <w:top w:val="nil"/>
                                    <w:bottom w:val="nil"/>
                                    <w:right w:val="nil"/>
                                  </w:tcBorders>
                                  <w:shd w:val="clear" w:color="auto" w:fill="auto"/>
                                  <w:noWrap/>
                                  <w:vAlign w:val="center"/>
                                  <w:hideMark/>
                                </w:tcPr>
                                <w:p w14:paraId="364A7A48" w14:textId="5053D39B" w:rsidR="0003299C" w:rsidRPr="00972A4F" w:rsidRDefault="0003299C" w:rsidP="0003299C">
                                  <w:pPr>
                                    <w:spacing w:line="360" w:lineRule="auto"/>
                                    <w:jc w:val="center"/>
                                    <w:rPr>
                                      <w:rFonts w:ascii="Times New Roman" w:hAnsi="Times New Roman" w:cs="Times New Roman"/>
                                      <w:b/>
                                      <w:bCs/>
                                      <w:sz w:val="18"/>
                                      <w:szCs w:val="18"/>
                                      <w:rPrChange w:id="462" w:author="Maino Vieytes, Christian (NIH/NIA/IRP) [F]" w:date="2023-11-15T15:31:00Z">
                                        <w:rPr>
                                          <w:rFonts w:ascii="Times New Roman" w:hAnsi="Times New Roman" w:cs="Times New Roman"/>
                                          <w:b/>
                                          <w:bCs/>
                                          <w:sz w:val="20"/>
                                          <w:szCs w:val="20"/>
                                        </w:rPr>
                                      </w:rPrChange>
                                    </w:rPr>
                                  </w:pPr>
                                  <w:ins w:id="463" w:author="Maino Vieytes, Christian (NIH/NIA/IRP) [F]" w:date="2023-11-15T15:22:00Z">
                                    <w:r w:rsidRPr="00972A4F">
                                      <w:rPr>
                                        <w:rFonts w:ascii="Times New Roman" w:hAnsi="Times New Roman" w:cs="Times New Roman"/>
                                        <w:color w:val="000000"/>
                                        <w:sz w:val="18"/>
                                        <w:szCs w:val="18"/>
                                        <w:rPrChange w:id="464" w:author="Maino Vieytes, Christian (NIH/NIA/IRP) [F]" w:date="2023-11-15T15:31:00Z">
                                          <w:rPr>
                                            <w:rFonts w:ascii="Calibri" w:hAnsi="Calibri" w:cs="Calibri"/>
                                            <w:color w:val="000000"/>
                                          </w:rPr>
                                        </w:rPrChange>
                                      </w:rPr>
                                      <w:t>-0.090</w:t>
                                    </w:r>
                                  </w:ins>
                                  <w:del w:id="465" w:author="Maino Vieytes, Christian (NIH/NIA/IRP) [F]" w:date="2023-11-15T15:22:00Z">
                                    <w:r w:rsidRPr="00972A4F" w:rsidDel="00C92AAD">
                                      <w:rPr>
                                        <w:rFonts w:ascii="Times New Roman" w:hAnsi="Times New Roman" w:cs="Times New Roman"/>
                                        <w:b/>
                                        <w:bCs/>
                                        <w:color w:val="000000"/>
                                        <w:sz w:val="18"/>
                                        <w:szCs w:val="18"/>
                                        <w:rPrChange w:id="466" w:author="Maino Vieytes, Christian (NIH/NIA/IRP) [F]" w:date="2023-11-15T15:31:00Z">
                                          <w:rPr>
                                            <w:rFonts w:ascii="Times New Roman" w:hAnsi="Times New Roman" w:cs="Times New Roman"/>
                                            <w:b/>
                                            <w:bCs/>
                                            <w:color w:val="000000"/>
                                            <w:sz w:val="20"/>
                                            <w:szCs w:val="20"/>
                                          </w:rPr>
                                        </w:rPrChange>
                                      </w:rPr>
                                      <w:delText>0.44</w:delText>
                                    </w:r>
                                  </w:del>
                                </w:p>
                              </w:tc>
                              <w:tc>
                                <w:tcPr>
                                  <w:tcW w:w="1350" w:type="dxa"/>
                                  <w:tcBorders>
                                    <w:top w:val="nil"/>
                                    <w:left w:val="nil"/>
                                    <w:bottom w:val="nil"/>
                                    <w:right w:val="single" w:sz="4" w:space="0" w:color="auto"/>
                                  </w:tcBorders>
                                  <w:vAlign w:val="center"/>
                                </w:tcPr>
                                <w:p w14:paraId="6241E4FC" w14:textId="354FE05F" w:rsidR="0003299C" w:rsidRPr="00972A4F" w:rsidRDefault="0003299C" w:rsidP="0003299C">
                                  <w:pPr>
                                    <w:spacing w:line="360" w:lineRule="auto"/>
                                    <w:jc w:val="center"/>
                                    <w:rPr>
                                      <w:rFonts w:ascii="Times New Roman" w:hAnsi="Times New Roman" w:cs="Times New Roman"/>
                                      <w:b/>
                                      <w:bCs/>
                                      <w:color w:val="000000"/>
                                      <w:sz w:val="18"/>
                                      <w:szCs w:val="18"/>
                                      <w:rPrChange w:id="467" w:author="Maino Vieytes, Christian (NIH/NIA/IRP) [F]" w:date="2023-11-15T15:31:00Z">
                                        <w:rPr>
                                          <w:rFonts w:ascii="Times New Roman" w:hAnsi="Times New Roman" w:cs="Times New Roman"/>
                                          <w:b/>
                                          <w:bCs/>
                                          <w:color w:val="000000"/>
                                          <w:sz w:val="20"/>
                                          <w:szCs w:val="20"/>
                                        </w:rPr>
                                      </w:rPrChange>
                                    </w:rPr>
                                  </w:pPr>
                                  <w:ins w:id="468" w:author="Maino Vieytes, Christian (NIH/NIA/IRP) [F]" w:date="2023-11-15T15:22:00Z">
                                    <w:r w:rsidRPr="00972A4F">
                                      <w:rPr>
                                        <w:rFonts w:ascii="Times New Roman" w:hAnsi="Times New Roman" w:cs="Times New Roman"/>
                                        <w:b/>
                                        <w:bCs/>
                                        <w:color w:val="000000"/>
                                        <w:sz w:val="18"/>
                                        <w:szCs w:val="18"/>
                                        <w:rPrChange w:id="469" w:author="Maino Vieytes, Christian (NIH/NIA/IRP) [F]" w:date="2023-11-15T15:31:00Z">
                                          <w:rPr>
                                            <w:rFonts w:ascii="Calibri" w:hAnsi="Calibri" w:cs="Calibri"/>
                                            <w:color w:val="000000"/>
                                          </w:rPr>
                                        </w:rPrChange>
                                      </w:rPr>
                                      <w:t>0.31</w:t>
                                    </w:r>
                                  </w:ins>
                                  <w:del w:id="470" w:author="Maino Vieytes, Christian (NIH/NIA/IRP) [F]" w:date="2023-11-15T15:22:00Z">
                                    <w:r w:rsidRPr="00972A4F" w:rsidDel="00C92AAD">
                                      <w:rPr>
                                        <w:rFonts w:ascii="Times New Roman" w:hAnsi="Times New Roman" w:cs="Times New Roman"/>
                                        <w:b/>
                                        <w:bCs/>
                                        <w:color w:val="000000"/>
                                        <w:sz w:val="18"/>
                                        <w:szCs w:val="18"/>
                                        <w:rPrChange w:id="471" w:author="Maino Vieytes, Christian (NIH/NIA/IRP) [F]" w:date="2023-11-15T15:31:00Z">
                                          <w:rPr>
                                            <w:rFonts w:ascii="Times New Roman" w:hAnsi="Times New Roman" w:cs="Times New Roman"/>
                                            <w:b/>
                                            <w:bCs/>
                                            <w:color w:val="000000"/>
                                            <w:sz w:val="20"/>
                                            <w:szCs w:val="20"/>
                                          </w:rPr>
                                        </w:rPrChange>
                                      </w:rPr>
                                      <w:delText>0.34</w:delText>
                                    </w:r>
                                  </w:del>
                                </w:p>
                              </w:tc>
                            </w:tr>
                            <w:tr w:rsidR="0003299C" w:rsidRPr="00972A4F" w14:paraId="5C125108" w14:textId="77777777" w:rsidTr="00972A4F">
                              <w:tc>
                                <w:tcPr>
                                  <w:tcW w:w="2187" w:type="dxa"/>
                                  <w:gridSpan w:val="2"/>
                                  <w:tcBorders>
                                    <w:top w:val="nil"/>
                                    <w:left w:val="single" w:sz="4" w:space="0" w:color="auto"/>
                                    <w:bottom w:val="nil"/>
                                  </w:tcBorders>
                                  <w:shd w:val="clear" w:color="auto" w:fill="auto"/>
                                  <w:vAlign w:val="center"/>
                                </w:tcPr>
                                <w:p w14:paraId="6A0D0FE8" w14:textId="77777777" w:rsidR="0003299C" w:rsidRPr="00972A4F" w:rsidRDefault="0003299C" w:rsidP="0003299C">
                                  <w:pPr>
                                    <w:spacing w:line="360" w:lineRule="auto"/>
                                    <w:rPr>
                                      <w:rFonts w:ascii="Times New Roman" w:hAnsi="Times New Roman" w:cs="Times New Roman"/>
                                      <w:sz w:val="18"/>
                                      <w:szCs w:val="18"/>
                                      <w:rPrChange w:id="472"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473" w:author="Maino Vieytes, Christian (NIH/NIA/IRP) [F]" w:date="2023-11-15T15:31:00Z">
                                        <w:rPr>
                                          <w:rFonts w:ascii="Times New Roman" w:hAnsi="Times New Roman" w:cs="Times New Roman"/>
                                          <w:sz w:val="20"/>
                                          <w:szCs w:val="20"/>
                                        </w:rPr>
                                      </w:rPrChange>
                                    </w:rPr>
                                    <w:t>Dark-Yellow Vegetables</w:t>
                                  </w:r>
                                </w:p>
                              </w:tc>
                              <w:tc>
                                <w:tcPr>
                                  <w:tcW w:w="1499" w:type="dxa"/>
                                  <w:tcBorders>
                                    <w:top w:val="nil"/>
                                    <w:bottom w:val="nil"/>
                                  </w:tcBorders>
                                  <w:shd w:val="clear" w:color="auto" w:fill="auto"/>
                                  <w:noWrap/>
                                  <w:vAlign w:val="center"/>
                                  <w:hideMark/>
                                </w:tcPr>
                                <w:p w14:paraId="1228238E" w14:textId="6D016FBA" w:rsidR="0003299C" w:rsidRPr="00972A4F" w:rsidRDefault="0003299C" w:rsidP="0003299C">
                                  <w:pPr>
                                    <w:spacing w:line="360" w:lineRule="auto"/>
                                    <w:jc w:val="center"/>
                                    <w:rPr>
                                      <w:rFonts w:ascii="Times New Roman" w:hAnsi="Times New Roman" w:cs="Times New Roman"/>
                                      <w:b/>
                                      <w:bCs/>
                                      <w:sz w:val="18"/>
                                      <w:szCs w:val="18"/>
                                      <w:rPrChange w:id="474" w:author="Maino Vieytes, Christian (NIH/NIA/IRP) [F]" w:date="2023-11-15T15:31:00Z">
                                        <w:rPr>
                                          <w:rFonts w:ascii="Times New Roman" w:hAnsi="Times New Roman" w:cs="Times New Roman"/>
                                          <w:sz w:val="20"/>
                                          <w:szCs w:val="20"/>
                                        </w:rPr>
                                      </w:rPrChange>
                                    </w:rPr>
                                  </w:pPr>
                                  <w:ins w:id="475" w:author="Maino Vieytes, Christian (NIH/NIA/IRP) [F]" w:date="2023-11-15T15:22:00Z">
                                    <w:r w:rsidRPr="00972A4F">
                                      <w:rPr>
                                        <w:rFonts w:ascii="Times New Roman" w:hAnsi="Times New Roman" w:cs="Times New Roman"/>
                                        <w:b/>
                                        <w:bCs/>
                                        <w:color w:val="000000"/>
                                        <w:sz w:val="18"/>
                                        <w:szCs w:val="18"/>
                                        <w:rPrChange w:id="476" w:author="Maino Vieytes, Christian (NIH/NIA/IRP) [F]" w:date="2023-11-15T15:31:00Z">
                                          <w:rPr>
                                            <w:rFonts w:ascii="Calibri" w:hAnsi="Calibri" w:cs="Calibri"/>
                                            <w:color w:val="000000"/>
                                          </w:rPr>
                                        </w:rPrChange>
                                      </w:rPr>
                                      <w:t>-0.37</w:t>
                                    </w:r>
                                  </w:ins>
                                  <w:del w:id="477" w:author="Maino Vieytes, Christian (NIH/NIA/IRP) [F]" w:date="2023-11-15T15:22:00Z">
                                    <w:r w:rsidRPr="00972A4F" w:rsidDel="00C92AAD">
                                      <w:rPr>
                                        <w:rFonts w:ascii="Times New Roman" w:hAnsi="Times New Roman" w:cs="Times New Roman"/>
                                        <w:b/>
                                        <w:bCs/>
                                        <w:color w:val="000000"/>
                                        <w:sz w:val="18"/>
                                        <w:szCs w:val="18"/>
                                        <w:rPrChange w:id="478" w:author="Maino Vieytes, Christian (NIH/NIA/IRP) [F]" w:date="2023-11-15T15:31:00Z">
                                          <w:rPr>
                                            <w:rFonts w:ascii="Times New Roman" w:hAnsi="Times New Roman" w:cs="Times New Roman"/>
                                            <w:color w:val="000000"/>
                                            <w:sz w:val="20"/>
                                            <w:szCs w:val="20"/>
                                          </w:rPr>
                                        </w:rPrChange>
                                      </w:rPr>
                                      <w:delText>-0.14</w:delText>
                                    </w:r>
                                  </w:del>
                                </w:p>
                              </w:tc>
                              <w:tc>
                                <w:tcPr>
                                  <w:tcW w:w="990" w:type="dxa"/>
                                  <w:tcBorders>
                                    <w:top w:val="nil"/>
                                    <w:bottom w:val="nil"/>
                                  </w:tcBorders>
                                  <w:shd w:val="clear" w:color="auto" w:fill="auto"/>
                                  <w:noWrap/>
                                  <w:vAlign w:val="center"/>
                                  <w:hideMark/>
                                </w:tcPr>
                                <w:p w14:paraId="0BDCB6C8" w14:textId="7EEEB628" w:rsidR="0003299C" w:rsidRPr="00972A4F" w:rsidRDefault="0003299C" w:rsidP="0003299C">
                                  <w:pPr>
                                    <w:spacing w:line="360" w:lineRule="auto"/>
                                    <w:jc w:val="center"/>
                                    <w:rPr>
                                      <w:rFonts w:ascii="Times New Roman" w:hAnsi="Times New Roman" w:cs="Times New Roman"/>
                                      <w:sz w:val="18"/>
                                      <w:szCs w:val="18"/>
                                      <w:rPrChange w:id="479" w:author="Maino Vieytes, Christian (NIH/NIA/IRP) [F]" w:date="2023-11-15T15:31:00Z">
                                        <w:rPr>
                                          <w:rFonts w:ascii="Times New Roman" w:hAnsi="Times New Roman" w:cs="Times New Roman"/>
                                          <w:sz w:val="20"/>
                                          <w:szCs w:val="20"/>
                                        </w:rPr>
                                      </w:rPrChange>
                                    </w:rPr>
                                  </w:pPr>
                                  <w:ins w:id="480" w:author="Maino Vieytes, Christian (NIH/NIA/IRP) [F]" w:date="2023-11-15T15:22:00Z">
                                    <w:r w:rsidRPr="00972A4F">
                                      <w:rPr>
                                        <w:rFonts w:ascii="Times New Roman" w:hAnsi="Times New Roman" w:cs="Times New Roman"/>
                                        <w:color w:val="000000"/>
                                        <w:sz w:val="18"/>
                                        <w:szCs w:val="18"/>
                                        <w:rPrChange w:id="481" w:author="Maino Vieytes, Christian (NIH/NIA/IRP) [F]" w:date="2023-11-15T15:31:00Z">
                                          <w:rPr>
                                            <w:rFonts w:ascii="Calibri" w:hAnsi="Calibri" w:cs="Calibri"/>
                                            <w:color w:val="000000"/>
                                          </w:rPr>
                                        </w:rPrChange>
                                      </w:rPr>
                                      <w:t>0.27</w:t>
                                    </w:r>
                                  </w:ins>
                                  <w:del w:id="482" w:author="Maino Vieytes, Christian (NIH/NIA/IRP) [F]" w:date="2023-11-15T15:22:00Z">
                                    <w:r w:rsidRPr="00972A4F" w:rsidDel="00C92AAD">
                                      <w:rPr>
                                        <w:rFonts w:ascii="Times New Roman" w:hAnsi="Times New Roman" w:cs="Times New Roman"/>
                                        <w:color w:val="000000"/>
                                        <w:sz w:val="18"/>
                                        <w:szCs w:val="18"/>
                                        <w:rPrChange w:id="483" w:author="Maino Vieytes, Christian (NIH/NIA/IRP) [F]" w:date="2023-11-15T15:31:00Z">
                                          <w:rPr>
                                            <w:rFonts w:ascii="Times New Roman" w:hAnsi="Times New Roman" w:cs="Times New Roman"/>
                                            <w:color w:val="000000"/>
                                            <w:sz w:val="20"/>
                                            <w:szCs w:val="20"/>
                                          </w:rPr>
                                        </w:rPrChange>
                                      </w:rPr>
                                      <w:delText>0.10</w:delText>
                                    </w:r>
                                  </w:del>
                                </w:p>
                              </w:tc>
                              <w:tc>
                                <w:tcPr>
                                  <w:tcW w:w="900" w:type="dxa"/>
                                  <w:tcBorders>
                                    <w:top w:val="nil"/>
                                    <w:bottom w:val="nil"/>
                                    <w:right w:val="nil"/>
                                  </w:tcBorders>
                                  <w:shd w:val="clear" w:color="auto" w:fill="auto"/>
                                  <w:noWrap/>
                                  <w:vAlign w:val="center"/>
                                  <w:hideMark/>
                                </w:tcPr>
                                <w:p w14:paraId="2D5CDDB1" w14:textId="73B91C97" w:rsidR="0003299C" w:rsidRPr="00972A4F" w:rsidRDefault="0003299C" w:rsidP="0003299C">
                                  <w:pPr>
                                    <w:spacing w:line="360" w:lineRule="auto"/>
                                    <w:jc w:val="center"/>
                                    <w:rPr>
                                      <w:rFonts w:ascii="Times New Roman" w:hAnsi="Times New Roman" w:cs="Times New Roman"/>
                                      <w:b/>
                                      <w:bCs/>
                                      <w:sz w:val="18"/>
                                      <w:szCs w:val="18"/>
                                      <w:rPrChange w:id="484" w:author="Maino Vieytes, Christian (NIH/NIA/IRP) [F]" w:date="2023-11-15T15:31:00Z">
                                        <w:rPr>
                                          <w:rFonts w:ascii="Times New Roman" w:hAnsi="Times New Roman" w:cs="Times New Roman"/>
                                          <w:b/>
                                          <w:bCs/>
                                          <w:sz w:val="20"/>
                                          <w:szCs w:val="20"/>
                                        </w:rPr>
                                      </w:rPrChange>
                                    </w:rPr>
                                  </w:pPr>
                                  <w:ins w:id="485" w:author="Maino Vieytes, Christian (NIH/NIA/IRP) [F]" w:date="2023-11-15T15:22:00Z">
                                    <w:r w:rsidRPr="00972A4F">
                                      <w:rPr>
                                        <w:rFonts w:ascii="Times New Roman" w:hAnsi="Times New Roman" w:cs="Times New Roman"/>
                                        <w:color w:val="000000"/>
                                        <w:sz w:val="18"/>
                                        <w:szCs w:val="18"/>
                                        <w:rPrChange w:id="486" w:author="Maino Vieytes, Christian (NIH/NIA/IRP) [F]" w:date="2023-11-15T15:31:00Z">
                                          <w:rPr>
                                            <w:rFonts w:ascii="Calibri" w:hAnsi="Calibri" w:cs="Calibri"/>
                                            <w:color w:val="000000"/>
                                          </w:rPr>
                                        </w:rPrChange>
                                      </w:rPr>
                                      <w:t>0.15</w:t>
                                    </w:r>
                                  </w:ins>
                                  <w:del w:id="487" w:author="Maino Vieytes, Christian (NIH/NIA/IRP) [F]" w:date="2023-11-15T15:22:00Z">
                                    <w:r w:rsidRPr="00972A4F" w:rsidDel="00C92AAD">
                                      <w:rPr>
                                        <w:rFonts w:ascii="Times New Roman" w:hAnsi="Times New Roman" w:cs="Times New Roman"/>
                                        <w:b/>
                                        <w:bCs/>
                                        <w:color w:val="000000"/>
                                        <w:sz w:val="18"/>
                                        <w:szCs w:val="18"/>
                                        <w:rPrChange w:id="488" w:author="Maino Vieytes, Christian (NIH/NIA/IRP) [F]" w:date="2023-11-15T15:31:00Z">
                                          <w:rPr>
                                            <w:rFonts w:ascii="Times New Roman" w:hAnsi="Times New Roman" w:cs="Times New Roman"/>
                                            <w:b/>
                                            <w:bCs/>
                                            <w:color w:val="000000"/>
                                            <w:sz w:val="20"/>
                                            <w:szCs w:val="20"/>
                                          </w:rPr>
                                        </w:rPrChange>
                                      </w:rPr>
                                      <w:delText>0.39</w:delText>
                                    </w:r>
                                  </w:del>
                                </w:p>
                              </w:tc>
                              <w:tc>
                                <w:tcPr>
                                  <w:tcW w:w="1350" w:type="dxa"/>
                                  <w:tcBorders>
                                    <w:top w:val="nil"/>
                                    <w:left w:val="nil"/>
                                    <w:bottom w:val="nil"/>
                                    <w:right w:val="single" w:sz="4" w:space="0" w:color="auto"/>
                                  </w:tcBorders>
                                  <w:vAlign w:val="center"/>
                                </w:tcPr>
                                <w:p w14:paraId="5EB18A45" w14:textId="2AE6AA67" w:rsidR="0003299C" w:rsidRPr="00972A4F" w:rsidRDefault="0003299C" w:rsidP="0003299C">
                                  <w:pPr>
                                    <w:spacing w:line="360" w:lineRule="auto"/>
                                    <w:jc w:val="center"/>
                                    <w:rPr>
                                      <w:rFonts w:ascii="Times New Roman" w:hAnsi="Times New Roman" w:cs="Times New Roman"/>
                                      <w:b/>
                                      <w:bCs/>
                                      <w:color w:val="000000"/>
                                      <w:sz w:val="18"/>
                                      <w:szCs w:val="18"/>
                                      <w:rPrChange w:id="489" w:author="Maino Vieytes, Christian (NIH/NIA/IRP) [F]" w:date="2023-11-15T15:31:00Z">
                                        <w:rPr>
                                          <w:rFonts w:ascii="Times New Roman" w:hAnsi="Times New Roman" w:cs="Times New Roman"/>
                                          <w:b/>
                                          <w:bCs/>
                                          <w:color w:val="000000"/>
                                          <w:sz w:val="20"/>
                                          <w:szCs w:val="20"/>
                                        </w:rPr>
                                      </w:rPrChange>
                                    </w:rPr>
                                  </w:pPr>
                                  <w:ins w:id="490" w:author="Maino Vieytes, Christian (NIH/NIA/IRP) [F]" w:date="2023-11-15T15:22:00Z">
                                    <w:r w:rsidRPr="00972A4F">
                                      <w:rPr>
                                        <w:rFonts w:ascii="Times New Roman" w:hAnsi="Times New Roman" w:cs="Times New Roman"/>
                                        <w:color w:val="000000"/>
                                        <w:sz w:val="18"/>
                                        <w:szCs w:val="18"/>
                                        <w:rPrChange w:id="491" w:author="Maino Vieytes, Christian (NIH/NIA/IRP) [F]" w:date="2023-11-15T15:31:00Z">
                                          <w:rPr>
                                            <w:rFonts w:ascii="Calibri" w:hAnsi="Calibri" w:cs="Calibri"/>
                                            <w:color w:val="000000"/>
                                          </w:rPr>
                                        </w:rPrChange>
                                      </w:rPr>
                                      <w:t>0.17</w:t>
                                    </w:r>
                                  </w:ins>
                                  <w:del w:id="492" w:author="Maino Vieytes, Christian (NIH/NIA/IRP) [F]" w:date="2023-11-15T15:22:00Z">
                                    <w:r w:rsidRPr="00972A4F" w:rsidDel="00C92AAD">
                                      <w:rPr>
                                        <w:rFonts w:ascii="Times New Roman" w:hAnsi="Times New Roman" w:cs="Times New Roman"/>
                                        <w:color w:val="000000"/>
                                        <w:sz w:val="18"/>
                                        <w:szCs w:val="18"/>
                                        <w:rPrChange w:id="493" w:author="Maino Vieytes, Christian (NIH/NIA/IRP) [F]" w:date="2023-11-15T15:31:00Z">
                                          <w:rPr>
                                            <w:rFonts w:ascii="Times New Roman" w:hAnsi="Times New Roman" w:cs="Times New Roman"/>
                                            <w:color w:val="000000"/>
                                            <w:sz w:val="20"/>
                                            <w:szCs w:val="20"/>
                                          </w:rPr>
                                        </w:rPrChange>
                                      </w:rPr>
                                      <w:delText>0.21</w:delText>
                                    </w:r>
                                  </w:del>
                                </w:p>
                              </w:tc>
                            </w:tr>
                            <w:tr w:rsidR="0003299C" w:rsidRPr="00972A4F" w14:paraId="69CE77F1" w14:textId="77777777" w:rsidTr="00972A4F">
                              <w:tc>
                                <w:tcPr>
                                  <w:tcW w:w="2187" w:type="dxa"/>
                                  <w:gridSpan w:val="2"/>
                                  <w:tcBorders>
                                    <w:top w:val="nil"/>
                                    <w:left w:val="single" w:sz="4" w:space="0" w:color="auto"/>
                                    <w:bottom w:val="nil"/>
                                  </w:tcBorders>
                                  <w:shd w:val="clear" w:color="auto" w:fill="auto"/>
                                  <w:vAlign w:val="center"/>
                                </w:tcPr>
                                <w:p w14:paraId="45BB8330" w14:textId="77777777" w:rsidR="0003299C" w:rsidRPr="00972A4F" w:rsidRDefault="0003299C" w:rsidP="0003299C">
                                  <w:pPr>
                                    <w:spacing w:line="360" w:lineRule="auto"/>
                                    <w:rPr>
                                      <w:rFonts w:ascii="Times New Roman" w:hAnsi="Times New Roman" w:cs="Times New Roman"/>
                                      <w:sz w:val="18"/>
                                      <w:szCs w:val="18"/>
                                      <w:rPrChange w:id="494"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495" w:author="Maino Vieytes, Christian (NIH/NIA/IRP) [F]" w:date="2023-11-15T15:31:00Z">
                                        <w:rPr>
                                          <w:rFonts w:ascii="Times New Roman" w:hAnsi="Times New Roman" w:cs="Times New Roman"/>
                                          <w:sz w:val="20"/>
                                          <w:szCs w:val="20"/>
                                        </w:rPr>
                                      </w:rPrChange>
                                    </w:rPr>
                                    <w:t>Other Vegetables</w:t>
                                  </w:r>
                                </w:p>
                              </w:tc>
                              <w:tc>
                                <w:tcPr>
                                  <w:tcW w:w="1499" w:type="dxa"/>
                                  <w:tcBorders>
                                    <w:top w:val="nil"/>
                                    <w:bottom w:val="nil"/>
                                  </w:tcBorders>
                                  <w:shd w:val="clear" w:color="auto" w:fill="auto"/>
                                  <w:noWrap/>
                                  <w:vAlign w:val="center"/>
                                  <w:hideMark/>
                                </w:tcPr>
                                <w:p w14:paraId="45A495C3" w14:textId="74B47878" w:rsidR="0003299C" w:rsidRPr="00972A4F" w:rsidRDefault="0003299C" w:rsidP="0003299C">
                                  <w:pPr>
                                    <w:spacing w:line="360" w:lineRule="auto"/>
                                    <w:jc w:val="center"/>
                                    <w:rPr>
                                      <w:rFonts w:ascii="Times New Roman" w:hAnsi="Times New Roman" w:cs="Times New Roman"/>
                                      <w:b/>
                                      <w:bCs/>
                                      <w:sz w:val="18"/>
                                      <w:szCs w:val="18"/>
                                      <w:rPrChange w:id="496" w:author="Maino Vieytes, Christian (NIH/NIA/IRP) [F]" w:date="2023-11-15T15:31:00Z">
                                        <w:rPr>
                                          <w:rFonts w:ascii="Times New Roman" w:hAnsi="Times New Roman" w:cs="Times New Roman"/>
                                          <w:b/>
                                          <w:bCs/>
                                          <w:sz w:val="20"/>
                                          <w:szCs w:val="20"/>
                                        </w:rPr>
                                      </w:rPrChange>
                                    </w:rPr>
                                  </w:pPr>
                                  <w:ins w:id="497" w:author="Maino Vieytes, Christian (NIH/NIA/IRP) [F]" w:date="2023-11-15T15:22:00Z">
                                    <w:r w:rsidRPr="00972A4F">
                                      <w:rPr>
                                        <w:rFonts w:ascii="Times New Roman" w:hAnsi="Times New Roman" w:cs="Times New Roman"/>
                                        <w:b/>
                                        <w:bCs/>
                                        <w:color w:val="000000"/>
                                        <w:sz w:val="18"/>
                                        <w:szCs w:val="18"/>
                                        <w:rPrChange w:id="498" w:author="Maino Vieytes, Christian (NIH/NIA/IRP) [F]" w:date="2023-11-15T15:31:00Z">
                                          <w:rPr>
                                            <w:rFonts w:ascii="Calibri" w:hAnsi="Calibri" w:cs="Calibri"/>
                                            <w:color w:val="000000"/>
                                          </w:rPr>
                                        </w:rPrChange>
                                      </w:rPr>
                                      <w:t>-0.55</w:t>
                                    </w:r>
                                  </w:ins>
                                  <w:del w:id="499" w:author="Maino Vieytes, Christian (NIH/NIA/IRP) [F]" w:date="2023-11-15T15:22:00Z">
                                    <w:r w:rsidRPr="00972A4F" w:rsidDel="00C92AAD">
                                      <w:rPr>
                                        <w:rFonts w:ascii="Times New Roman" w:hAnsi="Times New Roman" w:cs="Times New Roman"/>
                                        <w:b/>
                                        <w:bCs/>
                                        <w:color w:val="000000"/>
                                        <w:sz w:val="18"/>
                                        <w:szCs w:val="18"/>
                                        <w:rPrChange w:id="500" w:author="Maino Vieytes, Christian (NIH/NIA/IRP) [F]" w:date="2023-11-15T15:31:00Z">
                                          <w:rPr>
                                            <w:rFonts w:ascii="Times New Roman" w:hAnsi="Times New Roman" w:cs="Times New Roman"/>
                                            <w:b/>
                                            <w:bCs/>
                                            <w:color w:val="000000"/>
                                            <w:sz w:val="20"/>
                                            <w:szCs w:val="20"/>
                                          </w:rPr>
                                        </w:rPrChange>
                                      </w:rPr>
                                      <w:delText>-0.41</w:delText>
                                    </w:r>
                                  </w:del>
                                </w:p>
                              </w:tc>
                              <w:tc>
                                <w:tcPr>
                                  <w:tcW w:w="990" w:type="dxa"/>
                                  <w:tcBorders>
                                    <w:top w:val="nil"/>
                                    <w:bottom w:val="nil"/>
                                  </w:tcBorders>
                                  <w:shd w:val="clear" w:color="auto" w:fill="auto"/>
                                  <w:noWrap/>
                                  <w:vAlign w:val="center"/>
                                  <w:hideMark/>
                                </w:tcPr>
                                <w:p w14:paraId="7A7ADD0A" w14:textId="73831BAA" w:rsidR="0003299C" w:rsidRPr="00972A4F" w:rsidRDefault="0003299C" w:rsidP="0003299C">
                                  <w:pPr>
                                    <w:spacing w:line="360" w:lineRule="auto"/>
                                    <w:jc w:val="center"/>
                                    <w:rPr>
                                      <w:rFonts w:ascii="Times New Roman" w:hAnsi="Times New Roman" w:cs="Times New Roman"/>
                                      <w:b/>
                                      <w:bCs/>
                                      <w:sz w:val="18"/>
                                      <w:szCs w:val="18"/>
                                      <w:rPrChange w:id="501" w:author="Maino Vieytes, Christian (NIH/NIA/IRP) [F]" w:date="2023-11-15T15:31:00Z">
                                        <w:rPr>
                                          <w:rFonts w:ascii="Times New Roman" w:hAnsi="Times New Roman" w:cs="Times New Roman"/>
                                          <w:b/>
                                          <w:bCs/>
                                          <w:sz w:val="20"/>
                                          <w:szCs w:val="20"/>
                                        </w:rPr>
                                      </w:rPrChange>
                                    </w:rPr>
                                  </w:pPr>
                                  <w:ins w:id="502" w:author="Maino Vieytes, Christian (NIH/NIA/IRP) [F]" w:date="2023-11-15T15:22:00Z">
                                    <w:r w:rsidRPr="00972A4F">
                                      <w:rPr>
                                        <w:rFonts w:ascii="Times New Roman" w:hAnsi="Times New Roman" w:cs="Times New Roman"/>
                                        <w:b/>
                                        <w:bCs/>
                                        <w:color w:val="000000"/>
                                        <w:sz w:val="18"/>
                                        <w:szCs w:val="18"/>
                                        <w:rPrChange w:id="503" w:author="Maino Vieytes, Christian (NIH/NIA/IRP) [F]" w:date="2023-11-15T15:31:00Z">
                                          <w:rPr>
                                            <w:rFonts w:ascii="Calibri" w:hAnsi="Calibri" w:cs="Calibri"/>
                                            <w:color w:val="000000"/>
                                          </w:rPr>
                                        </w:rPrChange>
                                      </w:rPr>
                                      <w:t>0.47</w:t>
                                    </w:r>
                                  </w:ins>
                                  <w:del w:id="504" w:author="Maino Vieytes, Christian (NIH/NIA/IRP) [F]" w:date="2023-11-15T15:22:00Z">
                                    <w:r w:rsidRPr="00972A4F" w:rsidDel="00C92AAD">
                                      <w:rPr>
                                        <w:rFonts w:ascii="Times New Roman" w:hAnsi="Times New Roman" w:cs="Times New Roman"/>
                                        <w:b/>
                                        <w:bCs/>
                                        <w:color w:val="000000"/>
                                        <w:sz w:val="18"/>
                                        <w:szCs w:val="18"/>
                                        <w:rPrChange w:id="505" w:author="Maino Vieytes, Christian (NIH/NIA/IRP) [F]" w:date="2023-11-15T15:31:00Z">
                                          <w:rPr>
                                            <w:rFonts w:ascii="Times New Roman" w:hAnsi="Times New Roman" w:cs="Times New Roman"/>
                                            <w:b/>
                                            <w:bCs/>
                                            <w:color w:val="000000"/>
                                            <w:sz w:val="20"/>
                                            <w:szCs w:val="20"/>
                                          </w:rPr>
                                        </w:rPrChange>
                                      </w:rPr>
                                      <w:delText>0.36</w:delText>
                                    </w:r>
                                  </w:del>
                                </w:p>
                              </w:tc>
                              <w:tc>
                                <w:tcPr>
                                  <w:tcW w:w="900" w:type="dxa"/>
                                  <w:tcBorders>
                                    <w:top w:val="nil"/>
                                    <w:bottom w:val="nil"/>
                                    <w:right w:val="nil"/>
                                  </w:tcBorders>
                                  <w:shd w:val="clear" w:color="auto" w:fill="auto"/>
                                  <w:noWrap/>
                                  <w:vAlign w:val="center"/>
                                  <w:hideMark/>
                                </w:tcPr>
                                <w:p w14:paraId="567EAF5C" w14:textId="50C72E1D" w:rsidR="0003299C" w:rsidRPr="00972A4F" w:rsidRDefault="0003299C" w:rsidP="0003299C">
                                  <w:pPr>
                                    <w:spacing w:line="360" w:lineRule="auto"/>
                                    <w:jc w:val="center"/>
                                    <w:rPr>
                                      <w:rFonts w:ascii="Times New Roman" w:hAnsi="Times New Roman" w:cs="Times New Roman"/>
                                      <w:b/>
                                      <w:bCs/>
                                      <w:sz w:val="18"/>
                                      <w:szCs w:val="18"/>
                                      <w:rPrChange w:id="506" w:author="Maino Vieytes, Christian (NIH/NIA/IRP) [F]" w:date="2023-11-15T15:31:00Z">
                                        <w:rPr>
                                          <w:rFonts w:ascii="Times New Roman" w:hAnsi="Times New Roman" w:cs="Times New Roman"/>
                                          <w:b/>
                                          <w:bCs/>
                                          <w:sz w:val="20"/>
                                          <w:szCs w:val="20"/>
                                        </w:rPr>
                                      </w:rPrChange>
                                    </w:rPr>
                                  </w:pPr>
                                  <w:ins w:id="507" w:author="Maino Vieytes, Christian (NIH/NIA/IRP) [F]" w:date="2023-11-15T15:22:00Z">
                                    <w:r w:rsidRPr="00972A4F">
                                      <w:rPr>
                                        <w:rFonts w:ascii="Times New Roman" w:hAnsi="Times New Roman" w:cs="Times New Roman"/>
                                        <w:color w:val="000000"/>
                                        <w:sz w:val="18"/>
                                        <w:szCs w:val="18"/>
                                        <w:rPrChange w:id="508" w:author="Maino Vieytes, Christian (NIH/NIA/IRP) [F]" w:date="2023-11-15T15:31:00Z">
                                          <w:rPr>
                                            <w:rFonts w:ascii="Calibri" w:hAnsi="Calibri" w:cs="Calibri"/>
                                            <w:color w:val="000000"/>
                                          </w:rPr>
                                        </w:rPrChange>
                                      </w:rPr>
                                      <w:t>0.19</w:t>
                                    </w:r>
                                  </w:ins>
                                  <w:del w:id="509" w:author="Maino Vieytes, Christian (NIH/NIA/IRP) [F]" w:date="2023-11-15T15:22:00Z">
                                    <w:r w:rsidRPr="00972A4F" w:rsidDel="00C92AAD">
                                      <w:rPr>
                                        <w:rFonts w:ascii="Times New Roman" w:hAnsi="Times New Roman" w:cs="Times New Roman"/>
                                        <w:b/>
                                        <w:bCs/>
                                        <w:color w:val="000000"/>
                                        <w:sz w:val="18"/>
                                        <w:szCs w:val="18"/>
                                        <w:rPrChange w:id="510" w:author="Maino Vieytes, Christian (NIH/NIA/IRP) [F]" w:date="2023-11-15T15:31:00Z">
                                          <w:rPr>
                                            <w:rFonts w:ascii="Times New Roman" w:hAnsi="Times New Roman" w:cs="Times New Roman"/>
                                            <w:b/>
                                            <w:bCs/>
                                            <w:color w:val="000000"/>
                                            <w:sz w:val="20"/>
                                            <w:szCs w:val="20"/>
                                          </w:rPr>
                                        </w:rPrChange>
                                      </w:rPr>
                                      <w:delText>0.31</w:delText>
                                    </w:r>
                                  </w:del>
                                </w:p>
                              </w:tc>
                              <w:tc>
                                <w:tcPr>
                                  <w:tcW w:w="1350" w:type="dxa"/>
                                  <w:tcBorders>
                                    <w:top w:val="nil"/>
                                    <w:left w:val="nil"/>
                                    <w:bottom w:val="nil"/>
                                    <w:right w:val="single" w:sz="4" w:space="0" w:color="auto"/>
                                  </w:tcBorders>
                                  <w:vAlign w:val="center"/>
                                </w:tcPr>
                                <w:p w14:paraId="551A3775" w14:textId="4C6F7665" w:rsidR="0003299C" w:rsidRPr="00972A4F" w:rsidRDefault="0003299C" w:rsidP="0003299C">
                                  <w:pPr>
                                    <w:spacing w:line="360" w:lineRule="auto"/>
                                    <w:jc w:val="center"/>
                                    <w:rPr>
                                      <w:rFonts w:ascii="Times New Roman" w:hAnsi="Times New Roman" w:cs="Times New Roman"/>
                                      <w:b/>
                                      <w:bCs/>
                                      <w:color w:val="000000"/>
                                      <w:sz w:val="18"/>
                                      <w:szCs w:val="18"/>
                                      <w:rPrChange w:id="511" w:author="Maino Vieytes, Christian (NIH/NIA/IRP) [F]" w:date="2023-11-15T15:31:00Z">
                                        <w:rPr>
                                          <w:rFonts w:ascii="Times New Roman" w:hAnsi="Times New Roman" w:cs="Times New Roman"/>
                                          <w:b/>
                                          <w:bCs/>
                                          <w:color w:val="000000"/>
                                          <w:sz w:val="20"/>
                                          <w:szCs w:val="20"/>
                                        </w:rPr>
                                      </w:rPrChange>
                                    </w:rPr>
                                  </w:pPr>
                                  <w:ins w:id="512" w:author="Maino Vieytes, Christian (NIH/NIA/IRP) [F]" w:date="2023-11-15T15:22:00Z">
                                    <w:r w:rsidRPr="00972A4F">
                                      <w:rPr>
                                        <w:rFonts w:ascii="Times New Roman" w:hAnsi="Times New Roman" w:cs="Times New Roman"/>
                                        <w:color w:val="000000"/>
                                        <w:sz w:val="18"/>
                                        <w:szCs w:val="18"/>
                                        <w:rPrChange w:id="513" w:author="Maino Vieytes, Christian (NIH/NIA/IRP) [F]" w:date="2023-11-15T15:31:00Z">
                                          <w:rPr>
                                            <w:rFonts w:ascii="Calibri" w:hAnsi="Calibri" w:cs="Calibri"/>
                                            <w:color w:val="000000"/>
                                          </w:rPr>
                                        </w:rPrChange>
                                      </w:rPr>
                                      <w:t>0.26</w:t>
                                    </w:r>
                                  </w:ins>
                                  <w:del w:id="514" w:author="Maino Vieytes, Christian (NIH/NIA/IRP) [F]" w:date="2023-11-15T15:22:00Z">
                                    <w:r w:rsidRPr="00972A4F" w:rsidDel="00C92AAD">
                                      <w:rPr>
                                        <w:rFonts w:ascii="Times New Roman" w:hAnsi="Times New Roman" w:cs="Times New Roman"/>
                                        <w:color w:val="000000"/>
                                        <w:sz w:val="18"/>
                                        <w:szCs w:val="18"/>
                                        <w:rPrChange w:id="515" w:author="Maino Vieytes, Christian (NIH/NIA/IRP) [F]" w:date="2023-11-15T15:31:00Z">
                                          <w:rPr>
                                            <w:rFonts w:ascii="Times New Roman" w:hAnsi="Times New Roman" w:cs="Times New Roman"/>
                                            <w:color w:val="000000"/>
                                            <w:sz w:val="20"/>
                                            <w:szCs w:val="20"/>
                                          </w:rPr>
                                        </w:rPrChange>
                                      </w:rPr>
                                      <w:delText>0.26</w:delText>
                                    </w:r>
                                  </w:del>
                                </w:p>
                              </w:tc>
                            </w:tr>
                            <w:tr w:rsidR="0003299C" w:rsidRPr="00972A4F" w14:paraId="35E59549" w14:textId="77777777" w:rsidTr="00972A4F">
                              <w:tc>
                                <w:tcPr>
                                  <w:tcW w:w="2187" w:type="dxa"/>
                                  <w:gridSpan w:val="2"/>
                                  <w:tcBorders>
                                    <w:top w:val="nil"/>
                                    <w:left w:val="single" w:sz="4" w:space="0" w:color="auto"/>
                                    <w:bottom w:val="nil"/>
                                  </w:tcBorders>
                                  <w:shd w:val="clear" w:color="auto" w:fill="auto"/>
                                  <w:vAlign w:val="center"/>
                                </w:tcPr>
                                <w:p w14:paraId="30DC3CBB" w14:textId="77777777" w:rsidR="0003299C" w:rsidRPr="00972A4F" w:rsidRDefault="0003299C" w:rsidP="0003299C">
                                  <w:pPr>
                                    <w:spacing w:line="360" w:lineRule="auto"/>
                                    <w:rPr>
                                      <w:rFonts w:ascii="Times New Roman" w:hAnsi="Times New Roman" w:cs="Times New Roman"/>
                                      <w:sz w:val="18"/>
                                      <w:szCs w:val="18"/>
                                      <w:rPrChange w:id="51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517" w:author="Maino Vieytes, Christian (NIH/NIA/IRP) [F]" w:date="2023-11-15T15:31:00Z">
                                        <w:rPr>
                                          <w:rFonts w:ascii="Times New Roman" w:hAnsi="Times New Roman" w:cs="Times New Roman"/>
                                          <w:sz w:val="20"/>
                                          <w:szCs w:val="20"/>
                                        </w:rPr>
                                      </w:rPrChange>
                                    </w:rPr>
                                    <w:t>Potatoes</w:t>
                                  </w:r>
                                </w:p>
                              </w:tc>
                              <w:tc>
                                <w:tcPr>
                                  <w:tcW w:w="1499" w:type="dxa"/>
                                  <w:tcBorders>
                                    <w:top w:val="nil"/>
                                    <w:bottom w:val="nil"/>
                                  </w:tcBorders>
                                  <w:shd w:val="clear" w:color="auto" w:fill="auto"/>
                                  <w:noWrap/>
                                  <w:vAlign w:val="center"/>
                                  <w:hideMark/>
                                </w:tcPr>
                                <w:p w14:paraId="0C12A628" w14:textId="750D314A" w:rsidR="0003299C" w:rsidRPr="00972A4F" w:rsidRDefault="0003299C" w:rsidP="0003299C">
                                  <w:pPr>
                                    <w:spacing w:line="360" w:lineRule="auto"/>
                                    <w:jc w:val="center"/>
                                    <w:rPr>
                                      <w:rFonts w:ascii="Times New Roman" w:hAnsi="Times New Roman" w:cs="Times New Roman"/>
                                      <w:b/>
                                      <w:bCs/>
                                      <w:sz w:val="18"/>
                                      <w:szCs w:val="18"/>
                                      <w:rPrChange w:id="518" w:author="Maino Vieytes, Christian (NIH/NIA/IRP) [F]" w:date="2023-11-15T15:31:00Z">
                                        <w:rPr>
                                          <w:rFonts w:ascii="Times New Roman" w:hAnsi="Times New Roman" w:cs="Times New Roman"/>
                                          <w:b/>
                                          <w:bCs/>
                                          <w:sz w:val="20"/>
                                          <w:szCs w:val="20"/>
                                        </w:rPr>
                                      </w:rPrChange>
                                    </w:rPr>
                                  </w:pPr>
                                  <w:ins w:id="519" w:author="Maino Vieytes, Christian (NIH/NIA/IRP) [F]" w:date="2023-11-15T15:22:00Z">
                                    <w:r w:rsidRPr="00972A4F">
                                      <w:rPr>
                                        <w:rFonts w:ascii="Times New Roman" w:hAnsi="Times New Roman" w:cs="Times New Roman"/>
                                        <w:color w:val="000000"/>
                                        <w:sz w:val="18"/>
                                        <w:szCs w:val="18"/>
                                        <w:rPrChange w:id="520" w:author="Maino Vieytes, Christian (NIH/NIA/IRP) [F]" w:date="2023-11-15T15:31:00Z">
                                          <w:rPr>
                                            <w:rFonts w:ascii="Calibri" w:hAnsi="Calibri" w:cs="Calibri"/>
                                            <w:color w:val="000000"/>
                                          </w:rPr>
                                        </w:rPrChange>
                                      </w:rPr>
                                      <w:t>0.060</w:t>
                                    </w:r>
                                  </w:ins>
                                  <w:del w:id="521" w:author="Maino Vieytes, Christian (NIH/NIA/IRP) [F]" w:date="2023-11-15T15:22:00Z">
                                    <w:r w:rsidRPr="00972A4F" w:rsidDel="00C92AAD">
                                      <w:rPr>
                                        <w:rFonts w:ascii="Times New Roman" w:hAnsi="Times New Roman" w:cs="Times New Roman"/>
                                        <w:b/>
                                        <w:bCs/>
                                        <w:color w:val="000000"/>
                                        <w:sz w:val="18"/>
                                        <w:szCs w:val="18"/>
                                        <w:rPrChange w:id="522" w:author="Maino Vieytes, Christian (NIH/NIA/IRP) [F]" w:date="2023-11-15T15:31:00Z">
                                          <w:rPr>
                                            <w:rFonts w:ascii="Times New Roman" w:hAnsi="Times New Roman" w:cs="Times New Roman"/>
                                            <w:b/>
                                            <w:bCs/>
                                            <w:color w:val="000000"/>
                                            <w:sz w:val="20"/>
                                            <w:szCs w:val="20"/>
                                          </w:rPr>
                                        </w:rPrChange>
                                      </w:rPr>
                                      <w:delText>0.38</w:delText>
                                    </w:r>
                                  </w:del>
                                </w:p>
                              </w:tc>
                              <w:tc>
                                <w:tcPr>
                                  <w:tcW w:w="990" w:type="dxa"/>
                                  <w:tcBorders>
                                    <w:top w:val="nil"/>
                                    <w:bottom w:val="nil"/>
                                  </w:tcBorders>
                                  <w:shd w:val="clear" w:color="auto" w:fill="auto"/>
                                  <w:noWrap/>
                                  <w:vAlign w:val="center"/>
                                  <w:hideMark/>
                                </w:tcPr>
                                <w:p w14:paraId="79501CAB" w14:textId="37338F3A" w:rsidR="0003299C" w:rsidRPr="00972A4F" w:rsidRDefault="0003299C" w:rsidP="0003299C">
                                  <w:pPr>
                                    <w:spacing w:line="360" w:lineRule="auto"/>
                                    <w:jc w:val="center"/>
                                    <w:rPr>
                                      <w:rFonts w:ascii="Times New Roman" w:hAnsi="Times New Roman" w:cs="Times New Roman"/>
                                      <w:sz w:val="18"/>
                                      <w:szCs w:val="18"/>
                                      <w:rPrChange w:id="523" w:author="Maino Vieytes, Christian (NIH/NIA/IRP) [F]" w:date="2023-11-15T15:31:00Z">
                                        <w:rPr>
                                          <w:rFonts w:ascii="Times New Roman" w:hAnsi="Times New Roman" w:cs="Times New Roman"/>
                                          <w:sz w:val="20"/>
                                          <w:szCs w:val="20"/>
                                        </w:rPr>
                                      </w:rPrChange>
                                    </w:rPr>
                                  </w:pPr>
                                  <w:ins w:id="524" w:author="Maino Vieytes, Christian (NIH/NIA/IRP) [F]" w:date="2023-11-15T15:22:00Z">
                                    <w:r w:rsidRPr="00972A4F">
                                      <w:rPr>
                                        <w:rFonts w:ascii="Times New Roman" w:hAnsi="Times New Roman" w:cs="Times New Roman"/>
                                        <w:color w:val="000000"/>
                                        <w:sz w:val="18"/>
                                        <w:szCs w:val="18"/>
                                        <w:rPrChange w:id="525" w:author="Maino Vieytes, Christian (NIH/NIA/IRP) [F]" w:date="2023-11-15T15:31:00Z">
                                          <w:rPr>
                                            <w:rFonts w:ascii="Calibri" w:hAnsi="Calibri" w:cs="Calibri"/>
                                            <w:color w:val="000000"/>
                                          </w:rPr>
                                        </w:rPrChange>
                                      </w:rPr>
                                      <w:t>0.15</w:t>
                                    </w:r>
                                  </w:ins>
                                  <w:del w:id="526" w:author="Maino Vieytes, Christian (NIH/NIA/IRP) [F]" w:date="2023-11-15T15:22:00Z">
                                    <w:r w:rsidRPr="00972A4F" w:rsidDel="00C92AAD">
                                      <w:rPr>
                                        <w:rFonts w:ascii="Times New Roman" w:hAnsi="Times New Roman" w:cs="Times New Roman"/>
                                        <w:color w:val="000000"/>
                                        <w:sz w:val="18"/>
                                        <w:szCs w:val="18"/>
                                        <w:rPrChange w:id="527" w:author="Maino Vieytes, Christian (NIH/NIA/IRP) [F]" w:date="2023-11-15T15:31:00Z">
                                          <w:rPr>
                                            <w:rFonts w:ascii="Times New Roman" w:hAnsi="Times New Roman" w:cs="Times New Roman"/>
                                            <w:color w:val="000000"/>
                                            <w:sz w:val="20"/>
                                            <w:szCs w:val="20"/>
                                          </w:rPr>
                                        </w:rPrChange>
                                      </w:rPr>
                                      <w:delText>0.13</w:delText>
                                    </w:r>
                                  </w:del>
                                </w:p>
                              </w:tc>
                              <w:tc>
                                <w:tcPr>
                                  <w:tcW w:w="900" w:type="dxa"/>
                                  <w:tcBorders>
                                    <w:top w:val="nil"/>
                                    <w:bottom w:val="nil"/>
                                    <w:right w:val="nil"/>
                                  </w:tcBorders>
                                  <w:shd w:val="clear" w:color="auto" w:fill="auto"/>
                                  <w:noWrap/>
                                  <w:vAlign w:val="center"/>
                                  <w:hideMark/>
                                </w:tcPr>
                                <w:p w14:paraId="1168C954" w14:textId="3B9BDBB1" w:rsidR="0003299C" w:rsidRPr="00972A4F" w:rsidRDefault="0003299C" w:rsidP="0003299C">
                                  <w:pPr>
                                    <w:spacing w:line="360" w:lineRule="auto"/>
                                    <w:jc w:val="center"/>
                                    <w:rPr>
                                      <w:rFonts w:ascii="Times New Roman" w:hAnsi="Times New Roman" w:cs="Times New Roman"/>
                                      <w:sz w:val="18"/>
                                      <w:szCs w:val="18"/>
                                      <w:rPrChange w:id="528" w:author="Maino Vieytes, Christian (NIH/NIA/IRP) [F]" w:date="2023-11-15T15:31:00Z">
                                        <w:rPr>
                                          <w:rFonts w:ascii="Times New Roman" w:hAnsi="Times New Roman" w:cs="Times New Roman"/>
                                          <w:sz w:val="20"/>
                                          <w:szCs w:val="20"/>
                                        </w:rPr>
                                      </w:rPrChange>
                                    </w:rPr>
                                  </w:pPr>
                                  <w:ins w:id="529" w:author="Maino Vieytes, Christian (NIH/NIA/IRP) [F]" w:date="2023-11-15T15:22:00Z">
                                    <w:r w:rsidRPr="00972A4F">
                                      <w:rPr>
                                        <w:rFonts w:ascii="Times New Roman" w:hAnsi="Times New Roman" w:cs="Times New Roman"/>
                                        <w:color w:val="000000"/>
                                        <w:sz w:val="18"/>
                                        <w:szCs w:val="18"/>
                                        <w:rPrChange w:id="530" w:author="Maino Vieytes, Christian (NIH/NIA/IRP) [F]" w:date="2023-11-15T15:31:00Z">
                                          <w:rPr>
                                            <w:rFonts w:ascii="Calibri" w:hAnsi="Calibri" w:cs="Calibri"/>
                                            <w:color w:val="000000"/>
                                          </w:rPr>
                                        </w:rPrChange>
                                      </w:rPr>
                                      <w:t>0.12</w:t>
                                    </w:r>
                                  </w:ins>
                                  <w:del w:id="531" w:author="Maino Vieytes, Christian (NIH/NIA/IRP) [F]" w:date="2023-11-15T15:22:00Z">
                                    <w:r w:rsidRPr="00972A4F" w:rsidDel="00C92AAD">
                                      <w:rPr>
                                        <w:rFonts w:ascii="Times New Roman" w:hAnsi="Times New Roman" w:cs="Times New Roman"/>
                                        <w:color w:val="000000"/>
                                        <w:sz w:val="18"/>
                                        <w:szCs w:val="18"/>
                                        <w:rPrChange w:id="532" w:author="Maino Vieytes, Christian (NIH/NIA/IRP) [F]" w:date="2023-11-15T15:31:00Z">
                                          <w:rPr>
                                            <w:rFonts w:ascii="Times New Roman" w:hAnsi="Times New Roman" w:cs="Times New Roman"/>
                                            <w:color w:val="000000"/>
                                            <w:sz w:val="20"/>
                                            <w:szCs w:val="20"/>
                                          </w:rPr>
                                        </w:rPrChange>
                                      </w:rPr>
                                      <w:delText>-0.13</w:delText>
                                    </w:r>
                                  </w:del>
                                </w:p>
                              </w:tc>
                              <w:tc>
                                <w:tcPr>
                                  <w:tcW w:w="1350" w:type="dxa"/>
                                  <w:tcBorders>
                                    <w:top w:val="nil"/>
                                    <w:left w:val="nil"/>
                                    <w:bottom w:val="nil"/>
                                    <w:right w:val="single" w:sz="4" w:space="0" w:color="auto"/>
                                  </w:tcBorders>
                                  <w:vAlign w:val="center"/>
                                </w:tcPr>
                                <w:p w14:paraId="7C006312" w14:textId="11388613" w:rsidR="0003299C" w:rsidRPr="00972A4F" w:rsidRDefault="0003299C" w:rsidP="0003299C">
                                  <w:pPr>
                                    <w:spacing w:line="360" w:lineRule="auto"/>
                                    <w:jc w:val="center"/>
                                    <w:rPr>
                                      <w:rFonts w:ascii="Times New Roman" w:hAnsi="Times New Roman" w:cs="Times New Roman"/>
                                      <w:color w:val="000000"/>
                                      <w:sz w:val="18"/>
                                      <w:szCs w:val="18"/>
                                      <w:rPrChange w:id="533" w:author="Maino Vieytes, Christian (NIH/NIA/IRP) [F]" w:date="2023-11-15T15:31:00Z">
                                        <w:rPr>
                                          <w:rFonts w:ascii="Times New Roman" w:hAnsi="Times New Roman" w:cs="Times New Roman"/>
                                          <w:color w:val="000000"/>
                                          <w:sz w:val="20"/>
                                          <w:szCs w:val="20"/>
                                        </w:rPr>
                                      </w:rPrChange>
                                    </w:rPr>
                                  </w:pPr>
                                  <w:ins w:id="534" w:author="Maino Vieytes, Christian (NIH/NIA/IRP) [F]" w:date="2023-11-15T15:22:00Z">
                                    <w:r w:rsidRPr="00972A4F">
                                      <w:rPr>
                                        <w:rFonts w:ascii="Times New Roman" w:hAnsi="Times New Roman" w:cs="Times New Roman"/>
                                        <w:color w:val="000000"/>
                                        <w:sz w:val="18"/>
                                        <w:szCs w:val="18"/>
                                        <w:rPrChange w:id="535" w:author="Maino Vieytes, Christian (NIH/NIA/IRP) [F]" w:date="2023-11-15T15:31:00Z">
                                          <w:rPr>
                                            <w:rFonts w:ascii="Calibri" w:hAnsi="Calibri" w:cs="Calibri"/>
                                            <w:color w:val="000000"/>
                                          </w:rPr>
                                        </w:rPrChange>
                                      </w:rPr>
                                      <w:t>0.010</w:t>
                                    </w:r>
                                  </w:ins>
                                  <w:del w:id="536" w:author="Maino Vieytes, Christian (NIH/NIA/IRP) [F]" w:date="2023-11-15T15:22:00Z">
                                    <w:r w:rsidRPr="00972A4F" w:rsidDel="00C92AAD">
                                      <w:rPr>
                                        <w:rFonts w:ascii="Times New Roman" w:hAnsi="Times New Roman" w:cs="Times New Roman"/>
                                        <w:color w:val="000000"/>
                                        <w:sz w:val="18"/>
                                        <w:szCs w:val="18"/>
                                        <w:rPrChange w:id="537" w:author="Maino Vieytes, Christian (NIH/NIA/IRP) [F]" w:date="2023-11-15T15:31:00Z">
                                          <w:rPr>
                                            <w:rFonts w:ascii="Times New Roman" w:hAnsi="Times New Roman" w:cs="Times New Roman"/>
                                            <w:color w:val="000000"/>
                                            <w:sz w:val="20"/>
                                            <w:szCs w:val="20"/>
                                          </w:rPr>
                                        </w:rPrChange>
                                      </w:rPr>
                                      <w:delText>0.00</w:delText>
                                    </w:r>
                                  </w:del>
                                </w:p>
                              </w:tc>
                            </w:tr>
                            <w:tr w:rsidR="0003299C" w:rsidRPr="00972A4F" w14:paraId="4EB63B91" w14:textId="77777777" w:rsidTr="00972A4F">
                              <w:tc>
                                <w:tcPr>
                                  <w:tcW w:w="2187" w:type="dxa"/>
                                  <w:gridSpan w:val="2"/>
                                  <w:tcBorders>
                                    <w:top w:val="nil"/>
                                    <w:left w:val="single" w:sz="4" w:space="0" w:color="auto"/>
                                    <w:bottom w:val="nil"/>
                                  </w:tcBorders>
                                  <w:shd w:val="clear" w:color="auto" w:fill="auto"/>
                                  <w:vAlign w:val="center"/>
                                </w:tcPr>
                                <w:p w14:paraId="439CF300" w14:textId="77777777" w:rsidR="0003299C" w:rsidRPr="00972A4F" w:rsidRDefault="0003299C" w:rsidP="0003299C">
                                  <w:pPr>
                                    <w:spacing w:line="360" w:lineRule="auto"/>
                                    <w:rPr>
                                      <w:rFonts w:ascii="Times New Roman" w:hAnsi="Times New Roman" w:cs="Times New Roman"/>
                                      <w:sz w:val="18"/>
                                      <w:szCs w:val="18"/>
                                      <w:rPrChange w:id="538"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539" w:author="Maino Vieytes, Christian (NIH/NIA/IRP) [F]" w:date="2023-11-15T15:31:00Z">
                                        <w:rPr>
                                          <w:rFonts w:ascii="Times New Roman" w:hAnsi="Times New Roman" w:cs="Times New Roman"/>
                                          <w:sz w:val="20"/>
                                          <w:szCs w:val="20"/>
                                        </w:rPr>
                                      </w:rPrChange>
                                    </w:rPr>
                                    <w:t>Other Starchy Vegetables</w:t>
                                  </w:r>
                                </w:p>
                              </w:tc>
                              <w:tc>
                                <w:tcPr>
                                  <w:tcW w:w="1499" w:type="dxa"/>
                                  <w:tcBorders>
                                    <w:top w:val="nil"/>
                                    <w:bottom w:val="nil"/>
                                  </w:tcBorders>
                                  <w:shd w:val="clear" w:color="auto" w:fill="auto"/>
                                  <w:noWrap/>
                                  <w:vAlign w:val="center"/>
                                  <w:hideMark/>
                                </w:tcPr>
                                <w:p w14:paraId="77232CE6" w14:textId="7BCC6AE5" w:rsidR="0003299C" w:rsidRPr="00972A4F" w:rsidRDefault="0003299C" w:rsidP="0003299C">
                                  <w:pPr>
                                    <w:spacing w:line="360" w:lineRule="auto"/>
                                    <w:jc w:val="center"/>
                                    <w:rPr>
                                      <w:rFonts w:ascii="Times New Roman" w:hAnsi="Times New Roman" w:cs="Times New Roman"/>
                                      <w:sz w:val="18"/>
                                      <w:szCs w:val="18"/>
                                      <w:rPrChange w:id="540" w:author="Maino Vieytes, Christian (NIH/NIA/IRP) [F]" w:date="2023-11-15T15:31:00Z">
                                        <w:rPr>
                                          <w:rFonts w:ascii="Times New Roman" w:hAnsi="Times New Roman" w:cs="Times New Roman"/>
                                          <w:sz w:val="20"/>
                                          <w:szCs w:val="20"/>
                                        </w:rPr>
                                      </w:rPrChange>
                                    </w:rPr>
                                  </w:pPr>
                                  <w:ins w:id="541" w:author="Maino Vieytes, Christian (NIH/NIA/IRP) [F]" w:date="2023-11-15T15:22:00Z">
                                    <w:r w:rsidRPr="00972A4F">
                                      <w:rPr>
                                        <w:rFonts w:ascii="Times New Roman" w:hAnsi="Times New Roman" w:cs="Times New Roman"/>
                                        <w:color w:val="000000"/>
                                        <w:sz w:val="18"/>
                                        <w:szCs w:val="18"/>
                                        <w:rPrChange w:id="542" w:author="Maino Vieytes, Christian (NIH/NIA/IRP) [F]" w:date="2023-11-15T15:31:00Z">
                                          <w:rPr>
                                            <w:rFonts w:ascii="Calibri" w:hAnsi="Calibri" w:cs="Calibri"/>
                                            <w:color w:val="000000"/>
                                          </w:rPr>
                                        </w:rPrChange>
                                      </w:rPr>
                                      <w:t>0.00</w:t>
                                    </w:r>
                                  </w:ins>
                                  <w:del w:id="543" w:author="Maino Vieytes, Christian (NIH/NIA/IRP) [F]" w:date="2023-11-15T15:22:00Z">
                                    <w:r w:rsidRPr="00972A4F" w:rsidDel="00C92AAD">
                                      <w:rPr>
                                        <w:rFonts w:ascii="Times New Roman" w:hAnsi="Times New Roman" w:cs="Times New Roman"/>
                                        <w:color w:val="000000"/>
                                        <w:sz w:val="18"/>
                                        <w:szCs w:val="18"/>
                                        <w:rPrChange w:id="544" w:author="Maino Vieytes, Christian (NIH/NIA/IRP) [F]" w:date="2023-11-15T15:31:00Z">
                                          <w:rPr>
                                            <w:rFonts w:ascii="Times New Roman" w:hAnsi="Times New Roman" w:cs="Times New Roman"/>
                                            <w:color w:val="000000"/>
                                            <w:sz w:val="20"/>
                                            <w:szCs w:val="20"/>
                                          </w:rPr>
                                        </w:rPrChange>
                                      </w:rPr>
                                      <w:delText>-0.02</w:delText>
                                    </w:r>
                                  </w:del>
                                </w:p>
                              </w:tc>
                              <w:tc>
                                <w:tcPr>
                                  <w:tcW w:w="990" w:type="dxa"/>
                                  <w:tcBorders>
                                    <w:top w:val="nil"/>
                                    <w:bottom w:val="nil"/>
                                  </w:tcBorders>
                                  <w:shd w:val="clear" w:color="auto" w:fill="auto"/>
                                  <w:noWrap/>
                                  <w:vAlign w:val="center"/>
                                  <w:hideMark/>
                                </w:tcPr>
                                <w:p w14:paraId="4E067B86" w14:textId="338F8CD3" w:rsidR="0003299C" w:rsidRPr="00972A4F" w:rsidRDefault="0003299C" w:rsidP="0003299C">
                                  <w:pPr>
                                    <w:spacing w:line="360" w:lineRule="auto"/>
                                    <w:jc w:val="center"/>
                                    <w:rPr>
                                      <w:rFonts w:ascii="Times New Roman" w:hAnsi="Times New Roman" w:cs="Times New Roman"/>
                                      <w:sz w:val="18"/>
                                      <w:szCs w:val="18"/>
                                      <w:rPrChange w:id="545" w:author="Maino Vieytes, Christian (NIH/NIA/IRP) [F]" w:date="2023-11-15T15:31:00Z">
                                        <w:rPr>
                                          <w:rFonts w:ascii="Times New Roman" w:hAnsi="Times New Roman" w:cs="Times New Roman"/>
                                          <w:sz w:val="20"/>
                                          <w:szCs w:val="20"/>
                                        </w:rPr>
                                      </w:rPrChange>
                                    </w:rPr>
                                  </w:pPr>
                                  <w:ins w:id="546" w:author="Maino Vieytes, Christian (NIH/NIA/IRP) [F]" w:date="2023-11-15T15:22:00Z">
                                    <w:r w:rsidRPr="00972A4F">
                                      <w:rPr>
                                        <w:rFonts w:ascii="Times New Roman" w:hAnsi="Times New Roman" w:cs="Times New Roman"/>
                                        <w:color w:val="000000"/>
                                        <w:sz w:val="18"/>
                                        <w:szCs w:val="18"/>
                                        <w:rPrChange w:id="547" w:author="Maino Vieytes, Christian (NIH/NIA/IRP) [F]" w:date="2023-11-15T15:31:00Z">
                                          <w:rPr>
                                            <w:rFonts w:ascii="Calibri" w:hAnsi="Calibri" w:cs="Calibri"/>
                                            <w:color w:val="000000"/>
                                          </w:rPr>
                                        </w:rPrChange>
                                      </w:rPr>
                                      <w:t>0.10</w:t>
                                    </w:r>
                                  </w:ins>
                                  <w:del w:id="548" w:author="Maino Vieytes, Christian (NIH/NIA/IRP) [F]" w:date="2023-11-15T15:22:00Z">
                                    <w:r w:rsidRPr="00972A4F" w:rsidDel="00C92AAD">
                                      <w:rPr>
                                        <w:rFonts w:ascii="Times New Roman" w:hAnsi="Times New Roman" w:cs="Times New Roman"/>
                                        <w:color w:val="000000"/>
                                        <w:sz w:val="18"/>
                                        <w:szCs w:val="18"/>
                                        <w:rPrChange w:id="549" w:author="Maino Vieytes, Christian (NIH/NIA/IRP) [F]" w:date="2023-11-15T15:31:00Z">
                                          <w:rPr>
                                            <w:rFonts w:ascii="Times New Roman" w:hAnsi="Times New Roman" w:cs="Times New Roman"/>
                                            <w:color w:val="000000"/>
                                            <w:sz w:val="20"/>
                                            <w:szCs w:val="20"/>
                                          </w:rPr>
                                        </w:rPrChange>
                                      </w:rPr>
                                      <w:delText>-0.12</w:delText>
                                    </w:r>
                                  </w:del>
                                </w:p>
                              </w:tc>
                              <w:tc>
                                <w:tcPr>
                                  <w:tcW w:w="900" w:type="dxa"/>
                                  <w:tcBorders>
                                    <w:top w:val="nil"/>
                                    <w:bottom w:val="nil"/>
                                    <w:right w:val="nil"/>
                                  </w:tcBorders>
                                  <w:shd w:val="clear" w:color="auto" w:fill="auto"/>
                                  <w:noWrap/>
                                  <w:vAlign w:val="center"/>
                                  <w:hideMark/>
                                </w:tcPr>
                                <w:p w14:paraId="69BDA42F" w14:textId="7B3CD911" w:rsidR="0003299C" w:rsidRPr="00972A4F" w:rsidRDefault="0003299C" w:rsidP="0003299C">
                                  <w:pPr>
                                    <w:spacing w:line="360" w:lineRule="auto"/>
                                    <w:jc w:val="center"/>
                                    <w:rPr>
                                      <w:rFonts w:ascii="Times New Roman" w:hAnsi="Times New Roman" w:cs="Times New Roman"/>
                                      <w:b/>
                                      <w:bCs/>
                                      <w:sz w:val="18"/>
                                      <w:szCs w:val="18"/>
                                      <w:rPrChange w:id="550" w:author="Maino Vieytes, Christian (NIH/NIA/IRP) [F]" w:date="2023-11-15T15:31:00Z">
                                        <w:rPr>
                                          <w:rFonts w:ascii="Times New Roman" w:hAnsi="Times New Roman" w:cs="Times New Roman"/>
                                          <w:sz w:val="20"/>
                                          <w:szCs w:val="20"/>
                                        </w:rPr>
                                      </w:rPrChange>
                                    </w:rPr>
                                  </w:pPr>
                                  <w:ins w:id="551" w:author="Maino Vieytes, Christian (NIH/NIA/IRP) [F]" w:date="2023-11-15T15:22:00Z">
                                    <w:r w:rsidRPr="00972A4F">
                                      <w:rPr>
                                        <w:rFonts w:ascii="Times New Roman" w:hAnsi="Times New Roman" w:cs="Times New Roman"/>
                                        <w:b/>
                                        <w:bCs/>
                                        <w:color w:val="000000"/>
                                        <w:sz w:val="18"/>
                                        <w:szCs w:val="18"/>
                                        <w:rPrChange w:id="552" w:author="Maino Vieytes, Christian (NIH/NIA/IRP) [F]" w:date="2023-11-15T15:31:00Z">
                                          <w:rPr>
                                            <w:rFonts w:ascii="Calibri" w:hAnsi="Calibri" w:cs="Calibri"/>
                                            <w:color w:val="000000"/>
                                          </w:rPr>
                                        </w:rPrChange>
                                      </w:rPr>
                                      <w:t>0.41</w:t>
                                    </w:r>
                                  </w:ins>
                                  <w:del w:id="553" w:author="Maino Vieytes, Christian (NIH/NIA/IRP) [F]" w:date="2023-11-15T15:22:00Z">
                                    <w:r w:rsidRPr="00972A4F" w:rsidDel="00C92AAD">
                                      <w:rPr>
                                        <w:rFonts w:ascii="Times New Roman" w:hAnsi="Times New Roman" w:cs="Times New Roman"/>
                                        <w:b/>
                                        <w:bCs/>
                                        <w:color w:val="000000"/>
                                        <w:sz w:val="18"/>
                                        <w:szCs w:val="18"/>
                                        <w:rPrChange w:id="554" w:author="Maino Vieytes, Christian (NIH/NIA/IRP) [F]" w:date="2023-11-15T15:31:00Z">
                                          <w:rPr>
                                            <w:rFonts w:ascii="Times New Roman" w:hAnsi="Times New Roman" w:cs="Times New Roman"/>
                                            <w:color w:val="000000"/>
                                            <w:sz w:val="20"/>
                                            <w:szCs w:val="20"/>
                                          </w:rPr>
                                        </w:rPrChange>
                                      </w:rPr>
                                      <w:delText>0.13</w:delText>
                                    </w:r>
                                  </w:del>
                                </w:p>
                              </w:tc>
                              <w:tc>
                                <w:tcPr>
                                  <w:tcW w:w="1350" w:type="dxa"/>
                                  <w:tcBorders>
                                    <w:top w:val="nil"/>
                                    <w:left w:val="nil"/>
                                    <w:bottom w:val="nil"/>
                                    <w:right w:val="single" w:sz="4" w:space="0" w:color="auto"/>
                                  </w:tcBorders>
                                  <w:vAlign w:val="center"/>
                                </w:tcPr>
                                <w:p w14:paraId="2B509D7B" w14:textId="540BDD6A" w:rsidR="0003299C" w:rsidRPr="00972A4F" w:rsidRDefault="0003299C" w:rsidP="0003299C">
                                  <w:pPr>
                                    <w:spacing w:line="360" w:lineRule="auto"/>
                                    <w:jc w:val="center"/>
                                    <w:rPr>
                                      <w:rFonts w:ascii="Times New Roman" w:hAnsi="Times New Roman" w:cs="Times New Roman"/>
                                      <w:color w:val="000000"/>
                                      <w:sz w:val="18"/>
                                      <w:szCs w:val="18"/>
                                      <w:rPrChange w:id="555" w:author="Maino Vieytes, Christian (NIH/NIA/IRP) [F]" w:date="2023-11-15T15:31:00Z">
                                        <w:rPr>
                                          <w:rFonts w:ascii="Times New Roman" w:hAnsi="Times New Roman" w:cs="Times New Roman"/>
                                          <w:color w:val="000000"/>
                                          <w:sz w:val="20"/>
                                          <w:szCs w:val="20"/>
                                        </w:rPr>
                                      </w:rPrChange>
                                    </w:rPr>
                                  </w:pPr>
                                  <w:ins w:id="556" w:author="Maino Vieytes, Christian (NIH/NIA/IRP) [F]" w:date="2023-11-15T15:22:00Z">
                                    <w:r w:rsidRPr="00972A4F">
                                      <w:rPr>
                                        <w:rFonts w:ascii="Times New Roman" w:hAnsi="Times New Roman" w:cs="Times New Roman"/>
                                        <w:color w:val="000000"/>
                                        <w:sz w:val="18"/>
                                        <w:szCs w:val="18"/>
                                        <w:rPrChange w:id="557" w:author="Maino Vieytes, Christian (NIH/NIA/IRP) [F]" w:date="2023-11-15T15:31:00Z">
                                          <w:rPr>
                                            <w:rFonts w:ascii="Calibri" w:hAnsi="Calibri" w:cs="Calibri"/>
                                            <w:color w:val="000000"/>
                                          </w:rPr>
                                        </w:rPrChange>
                                      </w:rPr>
                                      <w:t>0.00</w:t>
                                    </w:r>
                                  </w:ins>
                                  <w:del w:id="558" w:author="Maino Vieytes, Christian (NIH/NIA/IRP) [F]" w:date="2023-11-15T15:22:00Z">
                                    <w:r w:rsidRPr="00972A4F" w:rsidDel="00C92AAD">
                                      <w:rPr>
                                        <w:rFonts w:ascii="Times New Roman" w:hAnsi="Times New Roman" w:cs="Times New Roman"/>
                                        <w:color w:val="000000"/>
                                        <w:sz w:val="18"/>
                                        <w:szCs w:val="18"/>
                                        <w:rPrChange w:id="559" w:author="Maino Vieytes, Christian (NIH/NIA/IRP) [F]" w:date="2023-11-15T15:31:00Z">
                                          <w:rPr>
                                            <w:rFonts w:ascii="Times New Roman" w:hAnsi="Times New Roman" w:cs="Times New Roman"/>
                                            <w:color w:val="000000"/>
                                            <w:sz w:val="20"/>
                                            <w:szCs w:val="20"/>
                                          </w:rPr>
                                        </w:rPrChange>
                                      </w:rPr>
                                      <w:delText>0.030</w:delText>
                                    </w:r>
                                  </w:del>
                                </w:p>
                              </w:tc>
                            </w:tr>
                            <w:tr w:rsidR="0003299C" w:rsidRPr="00972A4F" w14:paraId="0B271CF8" w14:textId="77777777" w:rsidTr="00972A4F">
                              <w:tc>
                                <w:tcPr>
                                  <w:tcW w:w="2187" w:type="dxa"/>
                                  <w:gridSpan w:val="2"/>
                                  <w:tcBorders>
                                    <w:top w:val="nil"/>
                                    <w:left w:val="single" w:sz="4" w:space="0" w:color="auto"/>
                                    <w:bottom w:val="nil"/>
                                  </w:tcBorders>
                                  <w:shd w:val="clear" w:color="auto" w:fill="auto"/>
                                  <w:vAlign w:val="center"/>
                                </w:tcPr>
                                <w:p w14:paraId="4018193F" w14:textId="77777777" w:rsidR="0003299C" w:rsidRPr="00972A4F" w:rsidRDefault="0003299C" w:rsidP="0003299C">
                                  <w:pPr>
                                    <w:spacing w:line="360" w:lineRule="auto"/>
                                    <w:rPr>
                                      <w:rFonts w:ascii="Times New Roman" w:hAnsi="Times New Roman" w:cs="Times New Roman"/>
                                      <w:sz w:val="18"/>
                                      <w:szCs w:val="18"/>
                                      <w:rPrChange w:id="560"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561" w:author="Maino Vieytes, Christian (NIH/NIA/IRP) [F]" w:date="2023-11-15T15:31:00Z">
                                        <w:rPr>
                                          <w:rFonts w:ascii="Times New Roman" w:hAnsi="Times New Roman" w:cs="Times New Roman"/>
                                          <w:sz w:val="20"/>
                                          <w:szCs w:val="20"/>
                                        </w:rPr>
                                      </w:rPrChange>
                                    </w:rPr>
                                    <w:t>Legumes</w:t>
                                  </w:r>
                                </w:p>
                              </w:tc>
                              <w:tc>
                                <w:tcPr>
                                  <w:tcW w:w="1499" w:type="dxa"/>
                                  <w:tcBorders>
                                    <w:top w:val="nil"/>
                                    <w:bottom w:val="nil"/>
                                  </w:tcBorders>
                                  <w:shd w:val="clear" w:color="auto" w:fill="auto"/>
                                  <w:noWrap/>
                                  <w:vAlign w:val="center"/>
                                  <w:hideMark/>
                                </w:tcPr>
                                <w:p w14:paraId="778D4B1E" w14:textId="5ED72BDE" w:rsidR="0003299C" w:rsidRPr="00972A4F" w:rsidRDefault="0003299C" w:rsidP="0003299C">
                                  <w:pPr>
                                    <w:spacing w:line="360" w:lineRule="auto"/>
                                    <w:jc w:val="center"/>
                                    <w:rPr>
                                      <w:rFonts w:ascii="Times New Roman" w:hAnsi="Times New Roman" w:cs="Times New Roman"/>
                                      <w:sz w:val="18"/>
                                      <w:szCs w:val="18"/>
                                      <w:rPrChange w:id="562" w:author="Maino Vieytes, Christian (NIH/NIA/IRP) [F]" w:date="2023-11-15T15:31:00Z">
                                        <w:rPr>
                                          <w:rFonts w:ascii="Times New Roman" w:hAnsi="Times New Roman" w:cs="Times New Roman"/>
                                          <w:sz w:val="20"/>
                                          <w:szCs w:val="20"/>
                                        </w:rPr>
                                      </w:rPrChange>
                                    </w:rPr>
                                  </w:pPr>
                                  <w:ins w:id="563" w:author="Maino Vieytes, Christian (NIH/NIA/IRP) [F]" w:date="2023-11-15T15:22:00Z">
                                    <w:r w:rsidRPr="00972A4F">
                                      <w:rPr>
                                        <w:rFonts w:ascii="Times New Roman" w:hAnsi="Times New Roman" w:cs="Times New Roman"/>
                                        <w:color w:val="000000"/>
                                        <w:sz w:val="18"/>
                                        <w:szCs w:val="18"/>
                                        <w:rPrChange w:id="564" w:author="Maino Vieytes, Christian (NIH/NIA/IRP) [F]" w:date="2023-11-15T15:31:00Z">
                                          <w:rPr>
                                            <w:rFonts w:ascii="Calibri" w:hAnsi="Calibri" w:cs="Calibri"/>
                                            <w:color w:val="000000"/>
                                          </w:rPr>
                                        </w:rPrChange>
                                      </w:rPr>
                                      <w:t>-0.040</w:t>
                                    </w:r>
                                  </w:ins>
                                  <w:del w:id="565" w:author="Maino Vieytes, Christian (NIH/NIA/IRP) [F]" w:date="2023-11-15T15:22:00Z">
                                    <w:r w:rsidRPr="00972A4F" w:rsidDel="00C92AAD">
                                      <w:rPr>
                                        <w:rFonts w:ascii="Times New Roman" w:hAnsi="Times New Roman" w:cs="Times New Roman"/>
                                        <w:color w:val="000000"/>
                                        <w:sz w:val="18"/>
                                        <w:szCs w:val="18"/>
                                        <w:rPrChange w:id="566" w:author="Maino Vieytes, Christian (NIH/NIA/IRP) [F]" w:date="2023-11-15T15:31:00Z">
                                          <w:rPr>
                                            <w:rFonts w:ascii="Times New Roman" w:hAnsi="Times New Roman" w:cs="Times New Roman"/>
                                            <w:color w:val="000000"/>
                                            <w:sz w:val="20"/>
                                            <w:szCs w:val="20"/>
                                          </w:rPr>
                                        </w:rPrChange>
                                      </w:rPr>
                                      <w:delText>0.03</w:delText>
                                    </w:r>
                                  </w:del>
                                </w:p>
                              </w:tc>
                              <w:tc>
                                <w:tcPr>
                                  <w:tcW w:w="990" w:type="dxa"/>
                                  <w:tcBorders>
                                    <w:top w:val="nil"/>
                                    <w:bottom w:val="nil"/>
                                  </w:tcBorders>
                                  <w:shd w:val="clear" w:color="auto" w:fill="auto"/>
                                  <w:noWrap/>
                                  <w:vAlign w:val="center"/>
                                  <w:hideMark/>
                                </w:tcPr>
                                <w:p w14:paraId="300271F8" w14:textId="3CE1351B" w:rsidR="0003299C" w:rsidRPr="00972A4F" w:rsidRDefault="0003299C" w:rsidP="0003299C">
                                  <w:pPr>
                                    <w:spacing w:line="360" w:lineRule="auto"/>
                                    <w:jc w:val="center"/>
                                    <w:rPr>
                                      <w:rFonts w:ascii="Times New Roman" w:hAnsi="Times New Roman" w:cs="Times New Roman"/>
                                      <w:sz w:val="18"/>
                                      <w:szCs w:val="18"/>
                                      <w:rPrChange w:id="567" w:author="Maino Vieytes, Christian (NIH/NIA/IRP) [F]" w:date="2023-11-15T15:31:00Z">
                                        <w:rPr>
                                          <w:rFonts w:ascii="Times New Roman" w:hAnsi="Times New Roman" w:cs="Times New Roman"/>
                                          <w:sz w:val="20"/>
                                          <w:szCs w:val="20"/>
                                        </w:rPr>
                                      </w:rPrChange>
                                    </w:rPr>
                                  </w:pPr>
                                  <w:ins w:id="568" w:author="Maino Vieytes, Christian (NIH/NIA/IRP) [F]" w:date="2023-11-15T15:22:00Z">
                                    <w:r w:rsidRPr="00972A4F">
                                      <w:rPr>
                                        <w:rFonts w:ascii="Times New Roman" w:hAnsi="Times New Roman" w:cs="Times New Roman"/>
                                        <w:color w:val="000000"/>
                                        <w:sz w:val="18"/>
                                        <w:szCs w:val="18"/>
                                        <w:rPrChange w:id="569" w:author="Maino Vieytes, Christian (NIH/NIA/IRP) [F]" w:date="2023-11-15T15:31:00Z">
                                          <w:rPr>
                                            <w:rFonts w:ascii="Calibri" w:hAnsi="Calibri" w:cs="Calibri"/>
                                            <w:color w:val="000000"/>
                                          </w:rPr>
                                        </w:rPrChange>
                                      </w:rPr>
                                      <w:t>0.12</w:t>
                                    </w:r>
                                  </w:ins>
                                  <w:del w:id="570" w:author="Maino Vieytes, Christian (NIH/NIA/IRP) [F]" w:date="2023-11-15T15:22:00Z">
                                    <w:r w:rsidRPr="00972A4F" w:rsidDel="00C92AAD">
                                      <w:rPr>
                                        <w:rFonts w:ascii="Times New Roman" w:hAnsi="Times New Roman" w:cs="Times New Roman"/>
                                        <w:color w:val="000000"/>
                                        <w:sz w:val="18"/>
                                        <w:szCs w:val="18"/>
                                        <w:rPrChange w:id="571" w:author="Maino Vieytes, Christian (NIH/NIA/IRP) [F]" w:date="2023-11-15T15:31:00Z">
                                          <w:rPr>
                                            <w:rFonts w:ascii="Times New Roman" w:hAnsi="Times New Roman" w:cs="Times New Roman"/>
                                            <w:color w:val="000000"/>
                                            <w:sz w:val="20"/>
                                            <w:szCs w:val="20"/>
                                          </w:rPr>
                                        </w:rPrChange>
                                      </w:rPr>
                                      <w:delText>0.03</w:delText>
                                    </w:r>
                                  </w:del>
                                </w:p>
                              </w:tc>
                              <w:tc>
                                <w:tcPr>
                                  <w:tcW w:w="900" w:type="dxa"/>
                                  <w:tcBorders>
                                    <w:top w:val="nil"/>
                                    <w:bottom w:val="nil"/>
                                    <w:right w:val="nil"/>
                                  </w:tcBorders>
                                  <w:shd w:val="clear" w:color="auto" w:fill="auto"/>
                                  <w:noWrap/>
                                  <w:vAlign w:val="center"/>
                                  <w:hideMark/>
                                </w:tcPr>
                                <w:p w14:paraId="68DB156D" w14:textId="0BEA5A9F" w:rsidR="0003299C" w:rsidRPr="00972A4F" w:rsidRDefault="0003299C" w:rsidP="0003299C">
                                  <w:pPr>
                                    <w:spacing w:line="360" w:lineRule="auto"/>
                                    <w:jc w:val="center"/>
                                    <w:rPr>
                                      <w:rFonts w:ascii="Times New Roman" w:hAnsi="Times New Roman" w:cs="Times New Roman"/>
                                      <w:sz w:val="18"/>
                                      <w:szCs w:val="18"/>
                                      <w:rPrChange w:id="572" w:author="Maino Vieytes, Christian (NIH/NIA/IRP) [F]" w:date="2023-11-15T15:31:00Z">
                                        <w:rPr>
                                          <w:rFonts w:ascii="Times New Roman" w:hAnsi="Times New Roman" w:cs="Times New Roman"/>
                                          <w:sz w:val="20"/>
                                          <w:szCs w:val="20"/>
                                        </w:rPr>
                                      </w:rPrChange>
                                    </w:rPr>
                                  </w:pPr>
                                  <w:ins w:id="573" w:author="Maino Vieytes, Christian (NIH/NIA/IRP) [F]" w:date="2023-11-15T15:22:00Z">
                                    <w:r w:rsidRPr="00972A4F">
                                      <w:rPr>
                                        <w:rFonts w:ascii="Times New Roman" w:hAnsi="Times New Roman" w:cs="Times New Roman"/>
                                        <w:color w:val="000000"/>
                                        <w:sz w:val="18"/>
                                        <w:szCs w:val="18"/>
                                        <w:rPrChange w:id="574" w:author="Maino Vieytes, Christian (NIH/NIA/IRP) [F]" w:date="2023-11-15T15:31:00Z">
                                          <w:rPr>
                                            <w:rFonts w:ascii="Calibri" w:hAnsi="Calibri" w:cs="Calibri"/>
                                            <w:color w:val="000000"/>
                                          </w:rPr>
                                        </w:rPrChange>
                                      </w:rPr>
                                      <w:t>-0.24</w:t>
                                    </w:r>
                                  </w:ins>
                                  <w:del w:id="575" w:author="Maino Vieytes, Christian (NIH/NIA/IRP) [F]" w:date="2023-11-15T15:22:00Z">
                                    <w:r w:rsidRPr="00972A4F" w:rsidDel="00C92AAD">
                                      <w:rPr>
                                        <w:rFonts w:ascii="Times New Roman" w:hAnsi="Times New Roman" w:cs="Times New Roman"/>
                                        <w:color w:val="000000"/>
                                        <w:sz w:val="18"/>
                                        <w:szCs w:val="18"/>
                                        <w:rPrChange w:id="576" w:author="Maino Vieytes, Christian (NIH/NIA/IRP) [F]" w:date="2023-11-15T15:31:00Z">
                                          <w:rPr>
                                            <w:rFonts w:ascii="Times New Roman" w:hAnsi="Times New Roman" w:cs="Times New Roman"/>
                                            <w:color w:val="000000"/>
                                            <w:sz w:val="20"/>
                                            <w:szCs w:val="20"/>
                                          </w:rPr>
                                        </w:rPrChange>
                                      </w:rPr>
                                      <w:delText>-0.13</w:delText>
                                    </w:r>
                                  </w:del>
                                </w:p>
                              </w:tc>
                              <w:tc>
                                <w:tcPr>
                                  <w:tcW w:w="1350" w:type="dxa"/>
                                  <w:tcBorders>
                                    <w:top w:val="nil"/>
                                    <w:left w:val="nil"/>
                                    <w:bottom w:val="nil"/>
                                    <w:right w:val="single" w:sz="4" w:space="0" w:color="auto"/>
                                  </w:tcBorders>
                                  <w:vAlign w:val="center"/>
                                </w:tcPr>
                                <w:p w14:paraId="37D1EABD" w14:textId="69842312" w:rsidR="0003299C" w:rsidRPr="00972A4F" w:rsidRDefault="0003299C" w:rsidP="0003299C">
                                  <w:pPr>
                                    <w:spacing w:line="360" w:lineRule="auto"/>
                                    <w:jc w:val="center"/>
                                    <w:rPr>
                                      <w:rFonts w:ascii="Times New Roman" w:hAnsi="Times New Roman" w:cs="Times New Roman"/>
                                      <w:color w:val="000000"/>
                                      <w:sz w:val="18"/>
                                      <w:szCs w:val="18"/>
                                      <w:rPrChange w:id="577" w:author="Maino Vieytes, Christian (NIH/NIA/IRP) [F]" w:date="2023-11-15T15:31:00Z">
                                        <w:rPr>
                                          <w:rFonts w:ascii="Times New Roman" w:hAnsi="Times New Roman" w:cs="Times New Roman"/>
                                          <w:color w:val="000000"/>
                                          <w:sz w:val="20"/>
                                          <w:szCs w:val="20"/>
                                        </w:rPr>
                                      </w:rPrChange>
                                    </w:rPr>
                                  </w:pPr>
                                  <w:ins w:id="578" w:author="Maino Vieytes, Christian (NIH/NIA/IRP) [F]" w:date="2023-11-15T15:22:00Z">
                                    <w:r w:rsidRPr="00972A4F">
                                      <w:rPr>
                                        <w:rFonts w:ascii="Times New Roman" w:hAnsi="Times New Roman" w:cs="Times New Roman"/>
                                        <w:color w:val="000000"/>
                                        <w:sz w:val="18"/>
                                        <w:szCs w:val="18"/>
                                        <w:rPrChange w:id="579" w:author="Maino Vieytes, Christian (NIH/NIA/IRP) [F]" w:date="2023-11-15T15:31:00Z">
                                          <w:rPr>
                                            <w:rFonts w:ascii="Calibri" w:hAnsi="Calibri" w:cs="Calibri"/>
                                            <w:color w:val="000000"/>
                                          </w:rPr>
                                        </w:rPrChange>
                                      </w:rPr>
                                      <w:t>0.16</w:t>
                                    </w:r>
                                  </w:ins>
                                  <w:del w:id="580" w:author="Maino Vieytes, Christian (NIH/NIA/IRP) [F]" w:date="2023-11-15T15:22:00Z">
                                    <w:r w:rsidRPr="00972A4F" w:rsidDel="00C92AAD">
                                      <w:rPr>
                                        <w:rFonts w:ascii="Times New Roman" w:hAnsi="Times New Roman" w:cs="Times New Roman"/>
                                        <w:color w:val="000000"/>
                                        <w:sz w:val="18"/>
                                        <w:szCs w:val="18"/>
                                        <w:rPrChange w:id="581" w:author="Maino Vieytes, Christian (NIH/NIA/IRP) [F]" w:date="2023-11-15T15:31:00Z">
                                          <w:rPr>
                                            <w:rFonts w:ascii="Times New Roman" w:hAnsi="Times New Roman" w:cs="Times New Roman"/>
                                            <w:color w:val="000000"/>
                                            <w:sz w:val="20"/>
                                            <w:szCs w:val="20"/>
                                          </w:rPr>
                                        </w:rPrChange>
                                      </w:rPr>
                                      <w:delText>0.11</w:delText>
                                    </w:r>
                                  </w:del>
                                </w:p>
                              </w:tc>
                            </w:tr>
                            <w:tr w:rsidR="0003299C" w:rsidRPr="00972A4F" w14:paraId="286A67DC" w14:textId="77777777" w:rsidTr="00972A4F">
                              <w:tc>
                                <w:tcPr>
                                  <w:tcW w:w="2187" w:type="dxa"/>
                                  <w:gridSpan w:val="2"/>
                                  <w:tcBorders>
                                    <w:top w:val="nil"/>
                                    <w:left w:val="single" w:sz="4" w:space="0" w:color="auto"/>
                                    <w:bottom w:val="nil"/>
                                  </w:tcBorders>
                                  <w:shd w:val="clear" w:color="auto" w:fill="auto"/>
                                  <w:vAlign w:val="center"/>
                                </w:tcPr>
                                <w:p w14:paraId="768F146E" w14:textId="77777777" w:rsidR="0003299C" w:rsidRPr="00972A4F" w:rsidRDefault="0003299C" w:rsidP="0003299C">
                                  <w:pPr>
                                    <w:spacing w:line="360" w:lineRule="auto"/>
                                    <w:rPr>
                                      <w:rFonts w:ascii="Times New Roman" w:hAnsi="Times New Roman" w:cs="Times New Roman"/>
                                      <w:sz w:val="18"/>
                                      <w:szCs w:val="18"/>
                                      <w:rPrChange w:id="582"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583" w:author="Maino Vieytes, Christian (NIH/NIA/IRP) [F]" w:date="2023-11-15T15:31:00Z">
                                        <w:rPr>
                                          <w:rFonts w:ascii="Times New Roman" w:hAnsi="Times New Roman" w:cs="Times New Roman"/>
                                          <w:sz w:val="20"/>
                                          <w:szCs w:val="20"/>
                                        </w:rPr>
                                      </w:rPrChange>
                                    </w:rPr>
                                    <w:t>Soy</w:t>
                                  </w:r>
                                </w:p>
                              </w:tc>
                              <w:tc>
                                <w:tcPr>
                                  <w:tcW w:w="1499" w:type="dxa"/>
                                  <w:tcBorders>
                                    <w:top w:val="nil"/>
                                    <w:bottom w:val="nil"/>
                                  </w:tcBorders>
                                  <w:shd w:val="clear" w:color="auto" w:fill="auto"/>
                                  <w:noWrap/>
                                  <w:vAlign w:val="center"/>
                                  <w:hideMark/>
                                </w:tcPr>
                                <w:p w14:paraId="6A0FC4F5" w14:textId="453ECDF5" w:rsidR="0003299C" w:rsidRPr="00972A4F" w:rsidRDefault="0003299C" w:rsidP="0003299C">
                                  <w:pPr>
                                    <w:spacing w:line="360" w:lineRule="auto"/>
                                    <w:jc w:val="center"/>
                                    <w:rPr>
                                      <w:rFonts w:ascii="Times New Roman" w:hAnsi="Times New Roman" w:cs="Times New Roman"/>
                                      <w:sz w:val="18"/>
                                      <w:szCs w:val="18"/>
                                      <w:rPrChange w:id="584" w:author="Maino Vieytes, Christian (NIH/NIA/IRP) [F]" w:date="2023-11-15T15:31:00Z">
                                        <w:rPr>
                                          <w:rFonts w:ascii="Times New Roman" w:hAnsi="Times New Roman" w:cs="Times New Roman"/>
                                          <w:sz w:val="20"/>
                                          <w:szCs w:val="20"/>
                                        </w:rPr>
                                      </w:rPrChange>
                                    </w:rPr>
                                  </w:pPr>
                                  <w:ins w:id="585" w:author="Maino Vieytes, Christian (NIH/NIA/IRP) [F]" w:date="2023-11-15T15:22:00Z">
                                    <w:r w:rsidRPr="00972A4F">
                                      <w:rPr>
                                        <w:rFonts w:ascii="Times New Roman" w:hAnsi="Times New Roman" w:cs="Times New Roman"/>
                                        <w:color w:val="000000"/>
                                        <w:sz w:val="18"/>
                                        <w:szCs w:val="18"/>
                                        <w:rPrChange w:id="586" w:author="Maino Vieytes, Christian (NIH/NIA/IRP) [F]" w:date="2023-11-15T15:31:00Z">
                                          <w:rPr>
                                            <w:rFonts w:ascii="Calibri" w:hAnsi="Calibri" w:cs="Calibri"/>
                                            <w:color w:val="000000"/>
                                          </w:rPr>
                                        </w:rPrChange>
                                      </w:rPr>
                                      <w:t>-0.060</w:t>
                                    </w:r>
                                  </w:ins>
                                  <w:del w:id="587" w:author="Maino Vieytes, Christian (NIH/NIA/IRP) [F]" w:date="2023-11-15T15:22:00Z">
                                    <w:r w:rsidRPr="00972A4F" w:rsidDel="00C92AAD">
                                      <w:rPr>
                                        <w:rFonts w:ascii="Times New Roman" w:hAnsi="Times New Roman" w:cs="Times New Roman"/>
                                        <w:color w:val="000000"/>
                                        <w:sz w:val="18"/>
                                        <w:szCs w:val="18"/>
                                        <w:rPrChange w:id="588" w:author="Maino Vieytes, Christian (NIH/NIA/IRP) [F]" w:date="2023-11-15T15:31:00Z">
                                          <w:rPr>
                                            <w:rFonts w:ascii="Times New Roman" w:hAnsi="Times New Roman" w:cs="Times New Roman"/>
                                            <w:color w:val="000000"/>
                                            <w:sz w:val="20"/>
                                            <w:szCs w:val="20"/>
                                          </w:rPr>
                                        </w:rPrChange>
                                      </w:rPr>
                                      <w:delText>-0.09</w:delText>
                                    </w:r>
                                  </w:del>
                                </w:p>
                              </w:tc>
                              <w:tc>
                                <w:tcPr>
                                  <w:tcW w:w="990" w:type="dxa"/>
                                  <w:tcBorders>
                                    <w:top w:val="nil"/>
                                    <w:bottom w:val="nil"/>
                                  </w:tcBorders>
                                  <w:shd w:val="clear" w:color="auto" w:fill="auto"/>
                                  <w:noWrap/>
                                  <w:vAlign w:val="center"/>
                                  <w:hideMark/>
                                </w:tcPr>
                                <w:p w14:paraId="43433ECF" w14:textId="06EE6CDE" w:rsidR="0003299C" w:rsidRPr="00972A4F" w:rsidRDefault="0003299C" w:rsidP="0003299C">
                                  <w:pPr>
                                    <w:spacing w:line="360" w:lineRule="auto"/>
                                    <w:jc w:val="center"/>
                                    <w:rPr>
                                      <w:rFonts w:ascii="Times New Roman" w:hAnsi="Times New Roman" w:cs="Times New Roman"/>
                                      <w:sz w:val="18"/>
                                      <w:szCs w:val="18"/>
                                      <w:rPrChange w:id="589" w:author="Maino Vieytes, Christian (NIH/NIA/IRP) [F]" w:date="2023-11-15T15:31:00Z">
                                        <w:rPr>
                                          <w:rFonts w:ascii="Times New Roman" w:hAnsi="Times New Roman" w:cs="Times New Roman"/>
                                          <w:sz w:val="20"/>
                                          <w:szCs w:val="20"/>
                                        </w:rPr>
                                      </w:rPrChange>
                                    </w:rPr>
                                  </w:pPr>
                                  <w:ins w:id="590" w:author="Maino Vieytes, Christian (NIH/NIA/IRP) [F]" w:date="2023-11-15T15:22:00Z">
                                    <w:r w:rsidRPr="00972A4F">
                                      <w:rPr>
                                        <w:rFonts w:ascii="Times New Roman" w:hAnsi="Times New Roman" w:cs="Times New Roman"/>
                                        <w:color w:val="000000"/>
                                        <w:sz w:val="18"/>
                                        <w:szCs w:val="18"/>
                                        <w:rPrChange w:id="591" w:author="Maino Vieytes, Christian (NIH/NIA/IRP) [F]" w:date="2023-11-15T15:31:00Z">
                                          <w:rPr>
                                            <w:rFonts w:ascii="Calibri" w:hAnsi="Calibri" w:cs="Calibri"/>
                                            <w:color w:val="000000"/>
                                          </w:rPr>
                                        </w:rPrChange>
                                      </w:rPr>
                                      <w:t>0.090</w:t>
                                    </w:r>
                                  </w:ins>
                                  <w:del w:id="592" w:author="Maino Vieytes, Christian (NIH/NIA/IRP) [F]" w:date="2023-11-15T15:22:00Z">
                                    <w:r w:rsidRPr="00972A4F" w:rsidDel="00C92AAD">
                                      <w:rPr>
                                        <w:rFonts w:ascii="Times New Roman" w:hAnsi="Times New Roman" w:cs="Times New Roman"/>
                                        <w:color w:val="000000"/>
                                        <w:sz w:val="18"/>
                                        <w:szCs w:val="18"/>
                                        <w:rPrChange w:id="593" w:author="Maino Vieytes, Christian (NIH/NIA/IRP) [F]" w:date="2023-11-15T15:31:00Z">
                                          <w:rPr>
                                            <w:rFonts w:ascii="Times New Roman" w:hAnsi="Times New Roman" w:cs="Times New Roman"/>
                                            <w:color w:val="000000"/>
                                            <w:sz w:val="20"/>
                                            <w:szCs w:val="20"/>
                                          </w:rPr>
                                        </w:rPrChange>
                                      </w:rPr>
                                      <w:delText>0.07</w:delText>
                                    </w:r>
                                  </w:del>
                                </w:p>
                              </w:tc>
                              <w:tc>
                                <w:tcPr>
                                  <w:tcW w:w="900" w:type="dxa"/>
                                  <w:tcBorders>
                                    <w:top w:val="nil"/>
                                    <w:bottom w:val="nil"/>
                                    <w:right w:val="nil"/>
                                  </w:tcBorders>
                                  <w:shd w:val="clear" w:color="auto" w:fill="auto"/>
                                  <w:noWrap/>
                                  <w:vAlign w:val="center"/>
                                  <w:hideMark/>
                                </w:tcPr>
                                <w:p w14:paraId="05CD5322" w14:textId="592A39CB" w:rsidR="0003299C" w:rsidRPr="00972A4F" w:rsidRDefault="0003299C" w:rsidP="0003299C">
                                  <w:pPr>
                                    <w:spacing w:line="360" w:lineRule="auto"/>
                                    <w:jc w:val="center"/>
                                    <w:rPr>
                                      <w:rFonts w:ascii="Times New Roman" w:hAnsi="Times New Roman" w:cs="Times New Roman"/>
                                      <w:sz w:val="18"/>
                                      <w:szCs w:val="18"/>
                                      <w:rPrChange w:id="594" w:author="Maino Vieytes, Christian (NIH/NIA/IRP) [F]" w:date="2023-11-15T15:31:00Z">
                                        <w:rPr>
                                          <w:rFonts w:ascii="Times New Roman" w:hAnsi="Times New Roman" w:cs="Times New Roman"/>
                                          <w:sz w:val="20"/>
                                          <w:szCs w:val="20"/>
                                        </w:rPr>
                                      </w:rPrChange>
                                    </w:rPr>
                                  </w:pPr>
                                  <w:ins w:id="595" w:author="Maino Vieytes, Christian (NIH/NIA/IRP) [F]" w:date="2023-11-15T15:22:00Z">
                                    <w:r w:rsidRPr="00972A4F">
                                      <w:rPr>
                                        <w:rFonts w:ascii="Times New Roman" w:hAnsi="Times New Roman" w:cs="Times New Roman"/>
                                        <w:color w:val="000000"/>
                                        <w:sz w:val="18"/>
                                        <w:szCs w:val="18"/>
                                        <w:rPrChange w:id="596" w:author="Maino Vieytes, Christian (NIH/NIA/IRP) [F]" w:date="2023-11-15T15:31:00Z">
                                          <w:rPr>
                                            <w:rFonts w:ascii="Calibri" w:hAnsi="Calibri" w:cs="Calibri"/>
                                            <w:color w:val="000000"/>
                                          </w:rPr>
                                        </w:rPrChange>
                                      </w:rPr>
                                      <w:t>-0.18</w:t>
                                    </w:r>
                                  </w:ins>
                                  <w:del w:id="597" w:author="Maino Vieytes, Christian (NIH/NIA/IRP) [F]" w:date="2023-11-15T15:22:00Z">
                                    <w:r w:rsidRPr="00972A4F" w:rsidDel="00C92AAD">
                                      <w:rPr>
                                        <w:rFonts w:ascii="Times New Roman" w:hAnsi="Times New Roman" w:cs="Times New Roman"/>
                                        <w:color w:val="000000"/>
                                        <w:sz w:val="18"/>
                                        <w:szCs w:val="18"/>
                                        <w:rPrChange w:id="598" w:author="Maino Vieytes, Christian (NIH/NIA/IRP) [F]" w:date="2023-11-15T15:31:00Z">
                                          <w:rPr>
                                            <w:rFonts w:ascii="Times New Roman" w:hAnsi="Times New Roman" w:cs="Times New Roman"/>
                                            <w:color w:val="000000"/>
                                            <w:sz w:val="20"/>
                                            <w:szCs w:val="20"/>
                                          </w:rPr>
                                        </w:rPrChange>
                                      </w:rPr>
                                      <w:delText>0.20</w:delText>
                                    </w:r>
                                  </w:del>
                                </w:p>
                              </w:tc>
                              <w:tc>
                                <w:tcPr>
                                  <w:tcW w:w="1350" w:type="dxa"/>
                                  <w:tcBorders>
                                    <w:top w:val="nil"/>
                                    <w:left w:val="nil"/>
                                    <w:bottom w:val="nil"/>
                                    <w:right w:val="single" w:sz="4" w:space="0" w:color="auto"/>
                                  </w:tcBorders>
                                  <w:vAlign w:val="center"/>
                                </w:tcPr>
                                <w:p w14:paraId="30FB0137" w14:textId="1FB06BFD" w:rsidR="0003299C" w:rsidRPr="00972A4F" w:rsidRDefault="0003299C" w:rsidP="0003299C">
                                  <w:pPr>
                                    <w:spacing w:line="360" w:lineRule="auto"/>
                                    <w:jc w:val="center"/>
                                    <w:rPr>
                                      <w:rFonts w:ascii="Times New Roman" w:hAnsi="Times New Roman" w:cs="Times New Roman"/>
                                      <w:color w:val="000000"/>
                                      <w:sz w:val="18"/>
                                      <w:szCs w:val="18"/>
                                      <w:rPrChange w:id="599" w:author="Maino Vieytes, Christian (NIH/NIA/IRP) [F]" w:date="2023-11-15T15:31:00Z">
                                        <w:rPr>
                                          <w:rFonts w:ascii="Times New Roman" w:hAnsi="Times New Roman" w:cs="Times New Roman"/>
                                          <w:color w:val="000000"/>
                                          <w:sz w:val="20"/>
                                          <w:szCs w:val="20"/>
                                        </w:rPr>
                                      </w:rPrChange>
                                    </w:rPr>
                                  </w:pPr>
                                  <w:ins w:id="600" w:author="Maino Vieytes, Christian (NIH/NIA/IRP) [F]" w:date="2023-11-15T15:22:00Z">
                                    <w:r w:rsidRPr="00972A4F">
                                      <w:rPr>
                                        <w:rFonts w:ascii="Times New Roman" w:hAnsi="Times New Roman" w:cs="Times New Roman"/>
                                        <w:color w:val="000000"/>
                                        <w:sz w:val="18"/>
                                        <w:szCs w:val="18"/>
                                        <w:rPrChange w:id="601" w:author="Maino Vieytes, Christian (NIH/NIA/IRP) [F]" w:date="2023-11-15T15:31:00Z">
                                          <w:rPr>
                                            <w:rFonts w:ascii="Calibri" w:hAnsi="Calibri" w:cs="Calibri"/>
                                            <w:color w:val="000000"/>
                                          </w:rPr>
                                        </w:rPrChange>
                                      </w:rPr>
                                      <w:t>0.13</w:t>
                                    </w:r>
                                  </w:ins>
                                  <w:del w:id="602" w:author="Maino Vieytes, Christian (NIH/NIA/IRP) [F]" w:date="2023-11-15T15:22:00Z">
                                    <w:r w:rsidRPr="00972A4F" w:rsidDel="00C92AAD">
                                      <w:rPr>
                                        <w:rFonts w:ascii="Times New Roman" w:hAnsi="Times New Roman" w:cs="Times New Roman"/>
                                        <w:color w:val="000000"/>
                                        <w:sz w:val="18"/>
                                        <w:szCs w:val="18"/>
                                        <w:rPrChange w:id="603" w:author="Maino Vieytes, Christian (NIH/NIA/IRP) [F]" w:date="2023-11-15T15:31:00Z">
                                          <w:rPr>
                                            <w:rFonts w:ascii="Times New Roman" w:hAnsi="Times New Roman" w:cs="Times New Roman"/>
                                            <w:color w:val="000000"/>
                                            <w:sz w:val="20"/>
                                            <w:szCs w:val="20"/>
                                          </w:rPr>
                                        </w:rPrChange>
                                      </w:rPr>
                                      <w:delText>0.14</w:delText>
                                    </w:r>
                                  </w:del>
                                </w:p>
                              </w:tc>
                            </w:tr>
                            <w:tr w:rsidR="0003299C" w:rsidRPr="00972A4F" w14:paraId="4875C0D7" w14:textId="77777777" w:rsidTr="00972A4F">
                              <w:tc>
                                <w:tcPr>
                                  <w:tcW w:w="2187" w:type="dxa"/>
                                  <w:gridSpan w:val="2"/>
                                  <w:tcBorders>
                                    <w:top w:val="nil"/>
                                    <w:left w:val="single" w:sz="4" w:space="0" w:color="auto"/>
                                    <w:bottom w:val="nil"/>
                                  </w:tcBorders>
                                  <w:shd w:val="clear" w:color="auto" w:fill="auto"/>
                                  <w:vAlign w:val="center"/>
                                </w:tcPr>
                                <w:p w14:paraId="151F2456" w14:textId="77777777" w:rsidR="0003299C" w:rsidRPr="00972A4F" w:rsidRDefault="0003299C" w:rsidP="0003299C">
                                  <w:pPr>
                                    <w:spacing w:line="360" w:lineRule="auto"/>
                                    <w:rPr>
                                      <w:rFonts w:ascii="Times New Roman" w:hAnsi="Times New Roman" w:cs="Times New Roman"/>
                                      <w:sz w:val="18"/>
                                      <w:szCs w:val="18"/>
                                      <w:rPrChange w:id="604"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605" w:author="Maino Vieytes, Christian (NIH/NIA/IRP) [F]" w:date="2023-11-15T15:31:00Z">
                                        <w:rPr>
                                          <w:rFonts w:ascii="Times New Roman" w:hAnsi="Times New Roman" w:cs="Times New Roman"/>
                                          <w:sz w:val="20"/>
                                          <w:szCs w:val="20"/>
                                        </w:rPr>
                                      </w:rPrChange>
                                    </w:rPr>
                                    <w:t>Refined Grains</w:t>
                                  </w:r>
                                </w:p>
                              </w:tc>
                              <w:tc>
                                <w:tcPr>
                                  <w:tcW w:w="1499" w:type="dxa"/>
                                  <w:tcBorders>
                                    <w:top w:val="nil"/>
                                    <w:bottom w:val="nil"/>
                                  </w:tcBorders>
                                  <w:shd w:val="clear" w:color="auto" w:fill="auto"/>
                                  <w:noWrap/>
                                  <w:vAlign w:val="center"/>
                                  <w:hideMark/>
                                </w:tcPr>
                                <w:p w14:paraId="66C1C0AB" w14:textId="7715DF33" w:rsidR="0003299C" w:rsidRPr="00972A4F" w:rsidRDefault="0003299C" w:rsidP="0003299C">
                                  <w:pPr>
                                    <w:spacing w:line="360" w:lineRule="auto"/>
                                    <w:jc w:val="center"/>
                                    <w:rPr>
                                      <w:rFonts w:ascii="Times New Roman" w:hAnsi="Times New Roman" w:cs="Times New Roman"/>
                                      <w:sz w:val="18"/>
                                      <w:szCs w:val="18"/>
                                      <w:rPrChange w:id="606" w:author="Maino Vieytes, Christian (NIH/NIA/IRP) [F]" w:date="2023-11-15T15:31:00Z">
                                        <w:rPr>
                                          <w:rFonts w:ascii="Times New Roman" w:hAnsi="Times New Roman" w:cs="Times New Roman"/>
                                          <w:sz w:val="20"/>
                                          <w:szCs w:val="20"/>
                                        </w:rPr>
                                      </w:rPrChange>
                                    </w:rPr>
                                  </w:pPr>
                                  <w:ins w:id="607" w:author="Maino Vieytes, Christian (NIH/NIA/IRP) [F]" w:date="2023-11-15T15:22:00Z">
                                    <w:r w:rsidRPr="00972A4F">
                                      <w:rPr>
                                        <w:rFonts w:ascii="Times New Roman" w:hAnsi="Times New Roman" w:cs="Times New Roman"/>
                                        <w:color w:val="000000"/>
                                        <w:sz w:val="18"/>
                                        <w:szCs w:val="18"/>
                                        <w:rPrChange w:id="608" w:author="Maino Vieytes, Christian (NIH/NIA/IRP) [F]" w:date="2023-11-15T15:31:00Z">
                                          <w:rPr>
                                            <w:rFonts w:ascii="Calibri" w:hAnsi="Calibri" w:cs="Calibri"/>
                                            <w:color w:val="000000"/>
                                          </w:rPr>
                                        </w:rPrChange>
                                      </w:rPr>
                                      <w:t>0.00</w:t>
                                    </w:r>
                                  </w:ins>
                                  <w:del w:id="609" w:author="Maino Vieytes, Christian (NIH/NIA/IRP) [F]" w:date="2023-11-15T15:22:00Z">
                                    <w:r w:rsidRPr="00972A4F" w:rsidDel="00C92AAD">
                                      <w:rPr>
                                        <w:rFonts w:ascii="Times New Roman" w:hAnsi="Times New Roman" w:cs="Times New Roman"/>
                                        <w:color w:val="000000"/>
                                        <w:sz w:val="18"/>
                                        <w:szCs w:val="18"/>
                                        <w:rPrChange w:id="610" w:author="Maino Vieytes, Christian (NIH/NIA/IRP) [F]" w:date="2023-11-15T15:31:00Z">
                                          <w:rPr>
                                            <w:rFonts w:ascii="Times New Roman" w:hAnsi="Times New Roman" w:cs="Times New Roman"/>
                                            <w:color w:val="000000"/>
                                            <w:sz w:val="20"/>
                                            <w:szCs w:val="20"/>
                                          </w:rPr>
                                        </w:rPrChange>
                                      </w:rPr>
                                      <w:delText>-0.06</w:delText>
                                    </w:r>
                                  </w:del>
                                </w:p>
                              </w:tc>
                              <w:tc>
                                <w:tcPr>
                                  <w:tcW w:w="990" w:type="dxa"/>
                                  <w:tcBorders>
                                    <w:top w:val="nil"/>
                                    <w:bottom w:val="nil"/>
                                  </w:tcBorders>
                                  <w:shd w:val="clear" w:color="auto" w:fill="auto"/>
                                  <w:noWrap/>
                                  <w:vAlign w:val="center"/>
                                  <w:hideMark/>
                                </w:tcPr>
                                <w:p w14:paraId="79373607" w14:textId="08E681A6" w:rsidR="0003299C" w:rsidRPr="00972A4F" w:rsidRDefault="0003299C" w:rsidP="0003299C">
                                  <w:pPr>
                                    <w:spacing w:line="360" w:lineRule="auto"/>
                                    <w:jc w:val="center"/>
                                    <w:rPr>
                                      <w:rFonts w:ascii="Times New Roman" w:hAnsi="Times New Roman" w:cs="Times New Roman"/>
                                      <w:sz w:val="18"/>
                                      <w:szCs w:val="18"/>
                                      <w:rPrChange w:id="611" w:author="Maino Vieytes, Christian (NIH/NIA/IRP) [F]" w:date="2023-11-15T15:31:00Z">
                                        <w:rPr>
                                          <w:rFonts w:ascii="Times New Roman" w:hAnsi="Times New Roman" w:cs="Times New Roman"/>
                                          <w:sz w:val="20"/>
                                          <w:szCs w:val="20"/>
                                        </w:rPr>
                                      </w:rPrChange>
                                    </w:rPr>
                                  </w:pPr>
                                  <w:ins w:id="612" w:author="Maino Vieytes, Christian (NIH/NIA/IRP) [F]" w:date="2023-11-15T15:22:00Z">
                                    <w:r w:rsidRPr="00972A4F">
                                      <w:rPr>
                                        <w:rFonts w:ascii="Times New Roman" w:hAnsi="Times New Roman" w:cs="Times New Roman"/>
                                        <w:color w:val="000000"/>
                                        <w:sz w:val="18"/>
                                        <w:szCs w:val="18"/>
                                        <w:rPrChange w:id="613" w:author="Maino Vieytes, Christian (NIH/NIA/IRP) [F]" w:date="2023-11-15T15:31:00Z">
                                          <w:rPr>
                                            <w:rFonts w:ascii="Calibri" w:hAnsi="Calibri" w:cs="Calibri"/>
                                            <w:color w:val="000000"/>
                                          </w:rPr>
                                        </w:rPrChange>
                                      </w:rPr>
                                      <w:t>0.020</w:t>
                                    </w:r>
                                  </w:ins>
                                  <w:del w:id="614" w:author="Maino Vieytes, Christian (NIH/NIA/IRP) [F]" w:date="2023-11-15T15:22:00Z">
                                    <w:r w:rsidRPr="00972A4F" w:rsidDel="00C92AAD">
                                      <w:rPr>
                                        <w:rFonts w:ascii="Times New Roman" w:hAnsi="Times New Roman" w:cs="Times New Roman"/>
                                        <w:color w:val="000000"/>
                                        <w:sz w:val="18"/>
                                        <w:szCs w:val="18"/>
                                        <w:rPrChange w:id="615" w:author="Maino Vieytes, Christian (NIH/NIA/IRP) [F]" w:date="2023-11-15T15:31:00Z">
                                          <w:rPr>
                                            <w:rFonts w:ascii="Times New Roman" w:hAnsi="Times New Roman" w:cs="Times New Roman"/>
                                            <w:color w:val="000000"/>
                                            <w:sz w:val="20"/>
                                            <w:szCs w:val="20"/>
                                          </w:rPr>
                                        </w:rPrChange>
                                      </w:rPr>
                                      <w:delText>0.10</w:delText>
                                    </w:r>
                                  </w:del>
                                </w:p>
                              </w:tc>
                              <w:tc>
                                <w:tcPr>
                                  <w:tcW w:w="900" w:type="dxa"/>
                                  <w:tcBorders>
                                    <w:top w:val="nil"/>
                                    <w:bottom w:val="nil"/>
                                    <w:right w:val="nil"/>
                                  </w:tcBorders>
                                  <w:shd w:val="clear" w:color="auto" w:fill="auto"/>
                                  <w:noWrap/>
                                  <w:vAlign w:val="center"/>
                                  <w:hideMark/>
                                </w:tcPr>
                                <w:p w14:paraId="5620B4EF" w14:textId="76A485C3" w:rsidR="0003299C" w:rsidRPr="00972A4F" w:rsidRDefault="0003299C" w:rsidP="0003299C">
                                  <w:pPr>
                                    <w:spacing w:line="360" w:lineRule="auto"/>
                                    <w:jc w:val="center"/>
                                    <w:rPr>
                                      <w:rFonts w:ascii="Times New Roman" w:hAnsi="Times New Roman" w:cs="Times New Roman"/>
                                      <w:b/>
                                      <w:bCs/>
                                      <w:sz w:val="18"/>
                                      <w:szCs w:val="18"/>
                                      <w:rPrChange w:id="616" w:author="Maino Vieytes, Christian (NIH/NIA/IRP) [F]" w:date="2023-11-15T15:31:00Z">
                                        <w:rPr>
                                          <w:rFonts w:ascii="Times New Roman" w:hAnsi="Times New Roman" w:cs="Times New Roman"/>
                                          <w:b/>
                                          <w:bCs/>
                                          <w:sz w:val="20"/>
                                          <w:szCs w:val="20"/>
                                        </w:rPr>
                                      </w:rPrChange>
                                    </w:rPr>
                                  </w:pPr>
                                  <w:ins w:id="617" w:author="Maino Vieytes, Christian (NIH/NIA/IRP) [F]" w:date="2023-11-15T15:22:00Z">
                                    <w:r w:rsidRPr="00972A4F">
                                      <w:rPr>
                                        <w:rFonts w:ascii="Times New Roman" w:hAnsi="Times New Roman" w:cs="Times New Roman"/>
                                        <w:color w:val="000000"/>
                                        <w:sz w:val="18"/>
                                        <w:szCs w:val="18"/>
                                        <w:rPrChange w:id="618" w:author="Maino Vieytes, Christian (NIH/NIA/IRP) [F]" w:date="2023-11-15T15:31:00Z">
                                          <w:rPr>
                                            <w:rFonts w:ascii="Calibri" w:hAnsi="Calibri" w:cs="Calibri"/>
                                            <w:color w:val="000000"/>
                                          </w:rPr>
                                        </w:rPrChange>
                                      </w:rPr>
                                      <w:t>-0.17</w:t>
                                    </w:r>
                                  </w:ins>
                                  <w:del w:id="619" w:author="Maino Vieytes, Christian (NIH/NIA/IRP) [F]" w:date="2023-11-15T15:22:00Z">
                                    <w:r w:rsidRPr="00972A4F" w:rsidDel="00C92AAD">
                                      <w:rPr>
                                        <w:rFonts w:ascii="Times New Roman" w:hAnsi="Times New Roman" w:cs="Times New Roman"/>
                                        <w:b/>
                                        <w:bCs/>
                                        <w:color w:val="000000"/>
                                        <w:sz w:val="18"/>
                                        <w:szCs w:val="18"/>
                                        <w:rPrChange w:id="620" w:author="Maino Vieytes, Christian (NIH/NIA/IRP) [F]" w:date="2023-11-15T15:31:00Z">
                                          <w:rPr>
                                            <w:rFonts w:ascii="Times New Roman" w:hAnsi="Times New Roman" w:cs="Times New Roman"/>
                                            <w:b/>
                                            <w:bCs/>
                                            <w:color w:val="000000"/>
                                            <w:sz w:val="20"/>
                                            <w:szCs w:val="20"/>
                                          </w:rPr>
                                        </w:rPrChange>
                                      </w:rPr>
                                      <w:delText>-0.41</w:delText>
                                    </w:r>
                                  </w:del>
                                </w:p>
                              </w:tc>
                              <w:tc>
                                <w:tcPr>
                                  <w:tcW w:w="1350" w:type="dxa"/>
                                  <w:tcBorders>
                                    <w:top w:val="nil"/>
                                    <w:left w:val="nil"/>
                                    <w:bottom w:val="nil"/>
                                    <w:right w:val="single" w:sz="4" w:space="0" w:color="auto"/>
                                  </w:tcBorders>
                                  <w:vAlign w:val="center"/>
                                </w:tcPr>
                                <w:p w14:paraId="3FCA218C" w14:textId="15B17FC0" w:rsidR="0003299C" w:rsidRPr="00972A4F" w:rsidRDefault="0003299C" w:rsidP="0003299C">
                                  <w:pPr>
                                    <w:spacing w:line="360" w:lineRule="auto"/>
                                    <w:jc w:val="center"/>
                                    <w:rPr>
                                      <w:rFonts w:ascii="Times New Roman" w:hAnsi="Times New Roman" w:cs="Times New Roman"/>
                                      <w:b/>
                                      <w:bCs/>
                                      <w:color w:val="000000"/>
                                      <w:sz w:val="18"/>
                                      <w:szCs w:val="18"/>
                                      <w:rPrChange w:id="621" w:author="Maino Vieytes, Christian (NIH/NIA/IRP) [F]" w:date="2023-11-15T15:31:00Z">
                                        <w:rPr>
                                          <w:rFonts w:ascii="Times New Roman" w:hAnsi="Times New Roman" w:cs="Times New Roman"/>
                                          <w:b/>
                                          <w:bCs/>
                                          <w:color w:val="000000"/>
                                          <w:sz w:val="20"/>
                                          <w:szCs w:val="20"/>
                                        </w:rPr>
                                      </w:rPrChange>
                                    </w:rPr>
                                  </w:pPr>
                                  <w:ins w:id="622" w:author="Maino Vieytes, Christian (NIH/NIA/IRP) [F]" w:date="2023-11-15T15:22:00Z">
                                    <w:r w:rsidRPr="00972A4F">
                                      <w:rPr>
                                        <w:rFonts w:ascii="Times New Roman" w:hAnsi="Times New Roman" w:cs="Times New Roman"/>
                                        <w:b/>
                                        <w:bCs/>
                                        <w:color w:val="000000"/>
                                        <w:sz w:val="18"/>
                                        <w:szCs w:val="18"/>
                                        <w:rPrChange w:id="623" w:author="Maino Vieytes, Christian (NIH/NIA/IRP) [F]" w:date="2023-11-15T15:31:00Z">
                                          <w:rPr>
                                            <w:rFonts w:ascii="Calibri" w:hAnsi="Calibri" w:cs="Calibri"/>
                                            <w:color w:val="000000"/>
                                          </w:rPr>
                                        </w:rPrChange>
                                      </w:rPr>
                                      <w:t>-0.37</w:t>
                                    </w:r>
                                  </w:ins>
                                  <w:del w:id="624" w:author="Maino Vieytes, Christian (NIH/NIA/IRP) [F]" w:date="2023-11-15T15:22:00Z">
                                    <w:r w:rsidRPr="00972A4F" w:rsidDel="00C92AAD">
                                      <w:rPr>
                                        <w:rFonts w:ascii="Times New Roman" w:hAnsi="Times New Roman" w:cs="Times New Roman"/>
                                        <w:b/>
                                        <w:bCs/>
                                        <w:color w:val="000000"/>
                                        <w:sz w:val="18"/>
                                        <w:szCs w:val="18"/>
                                        <w:rPrChange w:id="625" w:author="Maino Vieytes, Christian (NIH/NIA/IRP) [F]" w:date="2023-11-15T15:31:00Z">
                                          <w:rPr>
                                            <w:rFonts w:ascii="Times New Roman" w:hAnsi="Times New Roman" w:cs="Times New Roman"/>
                                            <w:b/>
                                            <w:bCs/>
                                            <w:color w:val="000000"/>
                                            <w:sz w:val="20"/>
                                            <w:szCs w:val="20"/>
                                          </w:rPr>
                                        </w:rPrChange>
                                      </w:rPr>
                                      <w:delText>-0.37</w:delText>
                                    </w:r>
                                  </w:del>
                                </w:p>
                              </w:tc>
                            </w:tr>
                            <w:tr w:rsidR="0003299C" w:rsidRPr="00972A4F" w14:paraId="23EA4A1D" w14:textId="77777777" w:rsidTr="00972A4F">
                              <w:tc>
                                <w:tcPr>
                                  <w:tcW w:w="2187" w:type="dxa"/>
                                  <w:gridSpan w:val="2"/>
                                  <w:tcBorders>
                                    <w:top w:val="nil"/>
                                    <w:left w:val="single" w:sz="4" w:space="0" w:color="auto"/>
                                    <w:bottom w:val="nil"/>
                                  </w:tcBorders>
                                  <w:shd w:val="clear" w:color="auto" w:fill="auto"/>
                                  <w:vAlign w:val="center"/>
                                </w:tcPr>
                                <w:p w14:paraId="6873CECC" w14:textId="77777777" w:rsidR="0003299C" w:rsidRPr="00972A4F" w:rsidRDefault="0003299C" w:rsidP="0003299C">
                                  <w:pPr>
                                    <w:spacing w:line="360" w:lineRule="auto"/>
                                    <w:rPr>
                                      <w:rFonts w:ascii="Times New Roman" w:hAnsi="Times New Roman" w:cs="Times New Roman"/>
                                      <w:sz w:val="18"/>
                                      <w:szCs w:val="18"/>
                                      <w:rPrChange w:id="62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627" w:author="Maino Vieytes, Christian (NIH/NIA/IRP) [F]" w:date="2023-11-15T15:31:00Z">
                                        <w:rPr>
                                          <w:rFonts w:ascii="Times New Roman" w:hAnsi="Times New Roman" w:cs="Times New Roman"/>
                                          <w:sz w:val="20"/>
                                          <w:szCs w:val="20"/>
                                        </w:rPr>
                                      </w:rPrChange>
                                    </w:rPr>
                                    <w:t>Whole Grains</w:t>
                                  </w:r>
                                </w:p>
                              </w:tc>
                              <w:tc>
                                <w:tcPr>
                                  <w:tcW w:w="1499" w:type="dxa"/>
                                  <w:tcBorders>
                                    <w:top w:val="nil"/>
                                    <w:bottom w:val="nil"/>
                                  </w:tcBorders>
                                  <w:shd w:val="clear" w:color="auto" w:fill="auto"/>
                                  <w:noWrap/>
                                  <w:vAlign w:val="center"/>
                                  <w:hideMark/>
                                </w:tcPr>
                                <w:p w14:paraId="3DD14805" w14:textId="7572CC48" w:rsidR="0003299C" w:rsidRPr="00972A4F" w:rsidRDefault="0003299C" w:rsidP="0003299C">
                                  <w:pPr>
                                    <w:spacing w:line="360" w:lineRule="auto"/>
                                    <w:jc w:val="center"/>
                                    <w:rPr>
                                      <w:rFonts w:ascii="Times New Roman" w:hAnsi="Times New Roman" w:cs="Times New Roman"/>
                                      <w:sz w:val="18"/>
                                      <w:szCs w:val="18"/>
                                      <w:rPrChange w:id="628" w:author="Maino Vieytes, Christian (NIH/NIA/IRP) [F]" w:date="2023-11-15T15:31:00Z">
                                        <w:rPr>
                                          <w:rFonts w:ascii="Times New Roman" w:hAnsi="Times New Roman" w:cs="Times New Roman"/>
                                          <w:sz w:val="20"/>
                                          <w:szCs w:val="20"/>
                                        </w:rPr>
                                      </w:rPrChange>
                                    </w:rPr>
                                  </w:pPr>
                                  <w:ins w:id="629" w:author="Maino Vieytes, Christian (NIH/NIA/IRP) [F]" w:date="2023-11-15T15:22:00Z">
                                    <w:r w:rsidRPr="00972A4F">
                                      <w:rPr>
                                        <w:rFonts w:ascii="Times New Roman" w:hAnsi="Times New Roman" w:cs="Times New Roman"/>
                                        <w:color w:val="000000"/>
                                        <w:sz w:val="18"/>
                                        <w:szCs w:val="18"/>
                                        <w:rPrChange w:id="630" w:author="Maino Vieytes, Christian (NIH/NIA/IRP) [F]" w:date="2023-11-15T15:31:00Z">
                                          <w:rPr>
                                            <w:rFonts w:ascii="Calibri" w:hAnsi="Calibri" w:cs="Calibri"/>
                                            <w:color w:val="000000"/>
                                          </w:rPr>
                                        </w:rPrChange>
                                      </w:rPr>
                                      <w:t>-0.17</w:t>
                                    </w:r>
                                  </w:ins>
                                  <w:del w:id="631" w:author="Maino Vieytes, Christian (NIH/NIA/IRP) [F]" w:date="2023-11-15T15:22:00Z">
                                    <w:r w:rsidRPr="00972A4F" w:rsidDel="00C92AAD">
                                      <w:rPr>
                                        <w:rFonts w:ascii="Times New Roman" w:hAnsi="Times New Roman" w:cs="Times New Roman"/>
                                        <w:color w:val="000000"/>
                                        <w:sz w:val="18"/>
                                        <w:szCs w:val="18"/>
                                        <w:rPrChange w:id="632" w:author="Maino Vieytes, Christian (NIH/NIA/IRP) [F]" w:date="2023-11-15T15:31:00Z">
                                          <w:rPr>
                                            <w:rFonts w:ascii="Times New Roman" w:hAnsi="Times New Roman" w:cs="Times New Roman"/>
                                            <w:color w:val="000000"/>
                                            <w:sz w:val="20"/>
                                            <w:szCs w:val="20"/>
                                          </w:rPr>
                                        </w:rPrChange>
                                      </w:rPr>
                                      <w:delText>-0.19</w:delText>
                                    </w:r>
                                  </w:del>
                                </w:p>
                              </w:tc>
                              <w:tc>
                                <w:tcPr>
                                  <w:tcW w:w="990" w:type="dxa"/>
                                  <w:tcBorders>
                                    <w:top w:val="nil"/>
                                    <w:bottom w:val="nil"/>
                                  </w:tcBorders>
                                  <w:shd w:val="clear" w:color="auto" w:fill="auto"/>
                                  <w:noWrap/>
                                  <w:vAlign w:val="center"/>
                                  <w:hideMark/>
                                </w:tcPr>
                                <w:p w14:paraId="62780FF9" w14:textId="262B8C96" w:rsidR="0003299C" w:rsidRPr="00972A4F" w:rsidRDefault="0003299C" w:rsidP="0003299C">
                                  <w:pPr>
                                    <w:spacing w:line="360" w:lineRule="auto"/>
                                    <w:jc w:val="center"/>
                                    <w:rPr>
                                      <w:rFonts w:ascii="Times New Roman" w:hAnsi="Times New Roman" w:cs="Times New Roman"/>
                                      <w:sz w:val="18"/>
                                      <w:szCs w:val="18"/>
                                      <w:rPrChange w:id="633" w:author="Maino Vieytes, Christian (NIH/NIA/IRP) [F]" w:date="2023-11-15T15:31:00Z">
                                        <w:rPr>
                                          <w:rFonts w:ascii="Times New Roman" w:hAnsi="Times New Roman" w:cs="Times New Roman"/>
                                          <w:sz w:val="20"/>
                                          <w:szCs w:val="20"/>
                                        </w:rPr>
                                      </w:rPrChange>
                                    </w:rPr>
                                  </w:pPr>
                                  <w:ins w:id="634" w:author="Maino Vieytes, Christian (NIH/NIA/IRP) [F]" w:date="2023-11-15T15:22:00Z">
                                    <w:r w:rsidRPr="00972A4F">
                                      <w:rPr>
                                        <w:rFonts w:ascii="Times New Roman" w:hAnsi="Times New Roman" w:cs="Times New Roman"/>
                                        <w:color w:val="000000"/>
                                        <w:sz w:val="18"/>
                                        <w:szCs w:val="18"/>
                                        <w:rPrChange w:id="635" w:author="Maino Vieytes, Christian (NIH/NIA/IRP) [F]" w:date="2023-11-15T15:31:00Z">
                                          <w:rPr>
                                            <w:rFonts w:ascii="Calibri" w:hAnsi="Calibri" w:cs="Calibri"/>
                                            <w:color w:val="000000"/>
                                          </w:rPr>
                                        </w:rPrChange>
                                      </w:rPr>
                                      <w:t>0.21</w:t>
                                    </w:r>
                                  </w:ins>
                                  <w:del w:id="636" w:author="Maino Vieytes, Christian (NIH/NIA/IRP) [F]" w:date="2023-11-15T15:22:00Z">
                                    <w:r w:rsidRPr="00972A4F" w:rsidDel="00C92AAD">
                                      <w:rPr>
                                        <w:rFonts w:ascii="Times New Roman" w:hAnsi="Times New Roman" w:cs="Times New Roman"/>
                                        <w:color w:val="000000"/>
                                        <w:sz w:val="18"/>
                                        <w:szCs w:val="18"/>
                                        <w:rPrChange w:id="637" w:author="Maino Vieytes, Christian (NIH/NIA/IRP) [F]" w:date="2023-11-15T15:31:00Z">
                                          <w:rPr>
                                            <w:rFonts w:ascii="Times New Roman" w:hAnsi="Times New Roman" w:cs="Times New Roman"/>
                                            <w:color w:val="000000"/>
                                            <w:sz w:val="20"/>
                                            <w:szCs w:val="20"/>
                                          </w:rPr>
                                        </w:rPrChange>
                                      </w:rPr>
                                      <w:delText>-0.04</w:delText>
                                    </w:r>
                                  </w:del>
                                </w:p>
                              </w:tc>
                              <w:tc>
                                <w:tcPr>
                                  <w:tcW w:w="900" w:type="dxa"/>
                                  <w:tcBorders>
                                    <w:top w:val="nil"/>
                                    <w:bottom w:val="nil"/>
                                    <w:right w:val="nil"/>
                                  </w:tcBorders>
                                  <w:shd w:val="clear" w:color="auto" w:fill="auto"/>
                                  <w:noWrap/>
                                  <w:vAlign w:val="center"/>
                                  <w:hideMark/>
                                </w:tcPr>
                                <w:p w14:paraId="3309A264" w14:textId="475025EC" w:rsidR="0003299C" w:rsidRPr="00972A4F" w:rsidRDefault="0003299C" w:rsidP="0003299C">
                                  <w:pPr>
                                    <w:spacing w:line="360" w:lineRule="auto"/>
                                    <w:jc w:val="center"/>
                                    <w:rPr>
                                      <w:rFonts w:ascii="Times New Roman" w:hAnsi="Times New Roman" w:cs="Times New Roman"/>
                                      <w:b/>
                                      <w:bCs/>
                                      <w:sz w:val="18"/>
                                      <w:szCs w:val="18"/>
                                      <w:rPrChange w:id="638" w:author="Maino Vieytes, Christian (NIH/NIA/IRP) [F]" w:date="2023-11-15T15:31:00Z">
                                        <w:rPr>
                                          <w:rFonts w:ascii="Times New Roman" w:hAnsi="Times New Roman" w:cs="Times New Roman"/>
                                          <w:b/>
                                          <w:bCs/>
                                          <w:sz w:val="20"/>
                                          <w:szCs w:val="20"/>
                                        </w:rPr>
                                      </w:rPrChange>
                                    </w:rPr>
                                  </w:pPr>
                                  <w:ins w:id="639" w:author="Maino Vieytes, Christian (NIH/NIA/IRP) [F]" w:date="2023-11-15T15:22:00Z">
                                    <w:r w:rsidRPr="00972A4F">
                                      <w:rPr>
                                        <w:rFonts w:ascii="Times New Roman" w:hAnsi="Times New Roman" w:cs="Times New Roman"/>
                                        <w:color w:val="000000"/>
                                        <w:sz w:val="18"/>
                                        <w:szCs w:val="18"/>
                                        <w:rPrChange w:id="640" w:author="Maino Vieytes, Christian (NIH/NIA/IRP) [F]" w:date="2023-11-15T15:31:00Z">
                                          <w:rPr>
                                            <w:rFonts w:ascii="Calibri" w:hAnsi="Calibri" w:cs="Calibri"/>
                                            <w:color w:val="000000"/>
                                          </w:rPr>
                                        </w:rPrChange>
                                      </w:rPr>
                                      <w:t>0.10</w:t>
                                    </w:r>
                                  </w:ins>
                                  <w:del w:id="641" w:author="Maino Vieytes, Christian (NIH/NIA/IRP) [F]" w:date="2023-11-15T15:22:00Z">
                                    <w:r w:rsidRPr="00972A4F" w:rsidDel="00C92AAD">
                                      <w:rPr>
                                        <w:rFonts w:ascii="Times New Roman" w:hAnsi="Times New Roman" w:cs="Times New Roman"/>
                                        <w:color w:val="000000"/>
                                        <w:sz w:val="18"/>
                                        <w:szCs w:val="18"/>
                                        <w:rPrChange w:id="642" w:author="Maino Vieytes, Christian (NIH/NIA/IRP) [F]" w:date="2023-11-15T15:31:00Z">
                                          <w:rPr>
                                            <w:rFonts w:ascii="Times New Roman" w:hAnsi="Times New Roman" w:cs="Times New Roman"/>
                                            <w:color w:val="000000"/>
                                            <w:sz w:val="20"/>
                                            <w:szCs w:val="20"/>
                                          </w:rPr>
                                        </w:rPrChange>
                                      </w:rPr>
                                      <w:delText>0.27</w:delText>
                                    </w:r>
                                  </w:del>
                                </w:p>
                              </w:tc>
                              <w:tc>
                                <w:tcPr>
                                  <w:tcW w:w="1350" w:type="dxa"/>
                                  <w:tcBorders>
                                    <w:top w:val="nil"/>
                                    <w:left w:val="nil"/>
                                    <w:bottom w:val="nil"/>
                                    <w:right w:val="single" w:sz="4" w:space="0" w:color="auto"/>
                                  </w:tcBorders>
                                  <w:vAlign w:val="center"/>
                                </w:tcPr>
                                <w:p w14:paraId="13A7B57D" w14:textId="68B59992" w:rsidR="0003299C" w:rsidRPr="00972A4F" w:rsidRDefault="0003299C" w:rsidP="0003299C">
                                  <w:pPr>
                                    <w:spacing w:line="360" w:lineRule="auto"/>
                                    <w:jc w:val="center"/>
                                    <w:rPr>
                                      <w:rFonts w:ascii="Times New Roman" w:hAnsi="Times New Roman" w:cs="Times New Roman"/>
                                      <w:b/>
                                      <w:bCs/>
                                      <w:color w:val="000000"/>
                                      <w:sz w:val="18"/>
                                      <w:szCs w:val="18"/>
                                      <w:rPrChange w:id="643" w:author="Maino Vieytes, Christian (NIH/NIA/IRP) [F]" w:date="2023-11-15T15:31:00Z">
                                        <w:rPr>
                                          <w:rFonts w:ascii="Times New Roman" w:hAnsi="Times New Roman" w:cs="Times New Roman"/>
                                          <w:b/>
                                          <w:bCs/>
                                          <w:color w:val="000000"/>
                                          <w:sz w:val="20"/>
                                          <w:szCs w:val="20"/>
                                        </w:rPr>
                                      </w:rPrChange>
                                    </w:rPr>
                                  </w:pPr>
                                  <w:ins w:id="644" w:author="Maino Vieytes, Christian (NIH/NIA/IRP) [F]" w:date="2023-11-15T15:22:00Z">
                                    <w:r w:rsidRPr="00972A4F">
                                      <w:rPr>
                                        <w:rFonts w:ascii="Times New Roman" w:hAnsi="Times New Roman" w:cs="Times New Roman"/>
                                        <w:b/>
                                        <w:bCs/>
                                        <w:color w:val="000000"/>
                                        <w:sz w:val="18"/>
                                        <w:szCs w:val="18"/>
                                        <w:rPrChange w:id="645" w:author="Maino Vieytes, Christian (NIH/NIA/IRP) [F]" w:date="2023-11-15T15:31:00Z">
                                          <w:rPr>
                                            <w:rFonts w:ascii="Calibri" w:hAnsi="Calibri" w:cs="Calibri"/>
                                            <w:color w:val="000000"/>
                                          </w:rPr>
                                        </w:rPrChange>
                                      </w:rPr>
                                      <w:t>0.43</w:t>
                                    </w:r>
                                  </w:ins>
                                  <w:del w:id="646" w:author="Maino Vieytes, Christian (NIH/NIA/IRP) [F]" w:date="2023-11-15T15:22:00Z">
                                    <w:r w:rsidRPr="00972A4F" w:rsidDel="00C92AAD">
                                      <w:rPr>
                                        <w:rFonts w:ascii="Times New Roman" w:hAnsi="Times New Roman" w:cs="Times New Roman"/>
                                        <w:b/>
                                        <w:bCs/>
                                        <w:color w:val="000000"/>
                                        <w:sz w:val="18"/>
                                        <w:szCs w:val="18"/>
                                        <w:rPrChange w:id="647" w:author="Maino Vieytes, Christian (NIH/NIA/IRP) [F]" w:date="2023-11-15T15:31:00Z">
                                          <w:rPr>
                                            <w:rFonts w:ascii="Times New Roman" w:hAnsi="Times New Roman" w:cs="Times New Roman"/>
                                            <w:b/>
                                            <w:bCs/>
                                            <w:color w:val="000000"/>
                                            <w:sz w:val="20"/>
                                            <w:szCs w:val="20"/>
                                          </w:rPr>
                                        </w:rPrChange>
                                      </w:rPr>
                                      <w:delText>0.45</w:delText>
                                    </w:r>
                                  </w:del>
                                </w:p>
                              </w:tc>
                            </w:tr>
                            <w:tr w:rsidR="0003299C" w:rsidRPr="00972A4F" w14:paraId="4CCA3444" w14:textId="77777777" w:rsidTr="00972A4F">
                              <w:tc>
                                <w:tcPr>
                                  <w:tcW w:w="2187" w:type="dxa"/>
                                  <w:gridSpan w:val="2"/>
                                  <w:tcBorders>
                                    <w:top w:val="nil"/>
                                    <w:left w:val="single" w:sz="4" w:space="0" w:color="auto"/>
                                    <w:bottom w:val="nil"/>
                                  </w:tcBorders>
                                  <w:shd w:val="clear" w:color="auto" w:fill="auto"/>
                                  <w:vAlign w:val="center"/>
                                </w:tcPr>
                                <w:p w14:paraId="6E29FBDF" w14:textId="77777777" w:rsidR="0003299C" w:rsidRPr="00972A4F" w:rsidRDefault="0003299C" w:rsidP="0003299C">
                                  <w:pPr>
                                    <w:spacing w:line="360" w:lineRule="auto"/>
                                    <w:rPr>
                                      <w:rFonts w:ascii="Times New Roman" w:hAnsi="Times New Roman" w:cs="Times New Roman"/>
                                      <w:sz w:val="18"/>
                                      <w:szCs w:val="18"/>
                                      <w:rPrChange w:id="648"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649" w:author="Maino Vieytes, Christian (NIH/NIA/IRP) [F]" w:date="2023-11-15T15:31:00Z">
                                        <w:rPr>
                                          <w:rFonts w:ascii="Times New Roman" w:hAnsi="Times New Roman" w:cs="Times New Roman"/>
                                          <w:sz w:val="20"/>
                                          <w:szCs w:val="20"/>
                                        </w:rPr>
                                      </w:rPrChange>
                                    </w:rPr>
                                    <w:t>Nuts</w:t>
                                  </w:r>
                                </w:p>
                              </w:tc>
                              <w:tc>
                                <w:tcPr>
                                  <w:tcW w:w="1499" w:type="dxa"/>
                                  <w:tcBorders>
                                    <w:top w:val="nil"/>
                                    <w:bottom w:val="nil"/>
                                  </w:tcBorders>
                                  <w:shd w:val="clear" w:color="auto" w:fill="auto"/>
                                  <w:noWrap/>
                                  <w:vAlign w:val="center"/>
                                  <w:hideMark/>
                                </w:tcPr>
                                <w:p w14:paraId="5BB082D6" w14:textId="124D8A3C" w:rsidR="0003299C" w:rsidRPr="00972A4F" w:rsidRDefault="0003299C" w:rsidP="0003299C">
                                  <w:pPr>
                                    <w:spacing w:line="360" w:lineRule="auto"/>
                                    <w:jc w:val="center"/>
                                    <w:rPr>
                                      <w:rFonts w:ascii="Times New Roman" w:hAnsi="Times New Roman" w:cs="Times New Roman"/>
                                      <w:sz w:val="18"/>
                                      <w:szCs w:val="18"/>
                                      <w:rPrChange w:id="650" w:author="Maino Vieytes, Christian (NIH/NIA/IRP) [F]" w:date="2023-11-15T15:31:00Z">
                                        <w:rPr>
                                          <w:rFonts w:ascii="Times New Roman" w:hAnsi="Times New Roman" w:cs="Times New Roman"/>
                                          <w:sz w:val="20"/>
                                          <w:szCs w:val="20"/>
                                        </w:rPr>
                                      </w:rPrChange>
                                    </w:rPr>
                                  </w:pPr>
                                  <w:ins w:id="651" w:author="Maino Vieytes, Christian (NIH/NIA/IRP) [F]" w:date="2023-11-15T15:22:00Z">
                                    <w:r w:rsidRPr="00972A4F">
                                      <w:rPr>
                                        <w:rFonts w:ascii="Times New Roman" w:hAnsi="Times New Roman" w:cs="Times New Roman"/>
                                        <w:color w:val="000000"/>
                                        <w:sz w:val="18"/>
                                        <w:szCs w:val="18"/>
                                        <w:rPrChange w:id="652" w:author="Maino Vieytes, Christian (NIH/NIA/IRP) [F]" w:date="2023-11-15T15:31:00Z">
                                          <w:rPr>
                                            <w:rFonts w:ascii="Calibri" w:hAnsi="Calibri" w:cs="Calibri"/>
                                            <w:color w:val="000000"/>
                                          </w:rPr>
                                        </w:rPrChange>
                                      </w:rPr>
                                      <w:t>-0.12</w:t>
                                    </w:r>
                                  </w:ins>
                                  <w:del w:id="653" w:author="Maino Vieytes, Christian (NIH/NIA/IRP) [F]" w:date="2023-11-15T15:22:00Z">
                                    <w:r w:rsidRPr="00972A4F" w:rsidDel="00C92AAD">
                                      <w:rPr>
                                        <w:rFonts w:ascii="Times New Roman" w:hAnsi="Times New Roman" w:cs="Times New Roman"/>
                                        <w:color w:val="000000"/>
                                        <w:sz w:val="18"/>
                                        <w:szCs w:val="18"/>
                                        <w:rPrChange w:id="654" w:author="Maino Vieytes, Christian (NIH/NIA/IRP) [F]" w:date="2023-11-15T15:31:00Z">
                                          <w:rPr>
                                            <w:rFonts w:ascii="Times New Roman" w:hAnsi="Times New Roman" w:cs="Times New Roman"/>
                                            <w:color w:val="000000"/>
                                            <w:sz w:val="20"/>
                                            <w:szCs w:val="20"/>
                                          </w:rPr>
                                        </w:rPrChange>
                                      </w:rPr>
                                      <w:delText>-0.21</w:delText>
                                    </w:r>
                                  </w:del>
                                </w:p>
                              </w:tc>
                              <w:tc>
                                <w:tcPr>
                                  <w:tcW w:w="990" w:type="dxa"/>
                                  <w:tcBorders>
                                    <w:top w:val="nil"/>
                                    <w:bottom w:val="nil"/>
                                  </w:tcBorders>
                                  <w:shd w:val="clear" w:color="auto" w:fill="auto"/>
                                  <w:noWrap/>
                                  <w:vAlign w:val="center"/>
                                  <w:hideMark/>
                                </w:tcPr>
                                <w:p w14:paraId="03342BC1" w14:textId="3FC821AB" w:rsidR="0003299C" w:rsidRPr="00972A4F" w:rsidRDefault="0003299C" w:rsidP="0003299C">
                                  <w:pPr>
                                    <w:spacing w:line="360" w:lineRule="auto"/>
                                    <w:jc w:val="center"/>
                                    <w:rPr>
                                      <w:rFonts w:ascii="Times New Roman" w:hAnsi="Times New Roman" w:cs="Times New Roman"/>
                                      <w:b/>
                                      <w:bCs/>
                                      <w:sz w:val="18"/>
                                      <w:szCs w:val="18"/>
                                      <w:rPrChange w:id="655" w:author="Maino Vieytes, Christian (NIH/NIA/IRP) [F]" w:date="2023-11-15T15:31:00Z">
                                        <w:rPr>
                                          <w:rFonts w:ascii="Times New Roman" w:hAnsi="Times New Roman" w:cs="Times New Roman"/>
                                          <w:sz w:val="20"/>
                                          <w:szCs w:val="20"/>
                                        </w:rPr>
                                      </w:rPrChange>
                                    </w:rPr>
                                  </w:pPr>
                                  <w:ins w:id="656" w:author="Maino Vieytes, Christian (NIH/NIA/IRP) [F]" w:date="2023-11-15T15:22:00Z">
                                    <w:r w:rsidRPr="00972A4F">
                                      <w:rPr>
                                        <w:rFonts w:ascii="Times New Roman" w:hAnsi="Times New Roman" w:cs="Times New Roman"/>
                                        <w:b/>
                                        <w:bCs/>
                                        <w:color w:val="000000"/>
                                        <w:sz w:val="18"/>
                                        <w:szCs w:val="18"/>
                                        <w:rPrChange w:id="657" w:author="Maino Vieytes, Christian (NIH/NIA/IRP) [F]" w:date="2023-11-15T15:31:00Z">
                                          <w:rPr>
                                            <w:rFonts w:ascii="Calibri" w:hAnsi="Calibri" w:cs="Calibri"/>
                                            <w:color w:val="000000"/>
                                          </w:rPr>
                                        </w:rPrChange>
                                      </w:rPr>
                                      <w:t>0.31</w:t>
                                    </w:r>
                                  </w:ins>
                                  <w:del w:id="658" w:author="Maino Vieytes, Christian (NIH/NIA/IRP) [F]" w:date="2023-11-15T15:22:00Z">
                                    <w:r w:rsidRPr="00972A4F" w:rsidDel="00C92AAD">
                                      <w:rPr>
                                        <w:rFonts w:ascii="Times New Roman" w:hAnsi="Times New Roman" w:cs="Times New Roman"/>
                                        <w:b/>
                                        <w:bCs/>
                                        <w:color w:val="000000"/>
                                        <w:sz w:val="18"/>
                                        <w:szCs w:val="18"/>
                                        <w:rPrChange w:id="659" w:author="Maino Vieytes, Christian (NIH/NIA/IRP) [F]" w:date="2023-11-15T15:31:00Z">
                                          <w:rPr>
                                            <w:rFonts w:ascii="Times New Roman" w:hAnsi="Times New Roman" w:cs="Times New Roman"/>
                                            <w:color w:val="000000"/>
                                            <w:sz w:val="20"/>
                                            <w:szCs w:val="20"/>
                                          </w:rPr>
                                        </w:rPrChange>
                                      </w:rPr>
                                      <w:delText>0.14</w:delText>
                                    </w:r>
                                  </w:del>
                                </w:p>
                              </w:tc>
                              <w:tc>
                                <w:tcPr>
                                  <w:tcW w:w="900" w:type="dxa"/>
                                  <w:tcBorders>
                                    <w:top w:val="nil"/>
                                    <w:bottom w:val="nil"/>
                                    <w:right w:val="nil"/>
                                  </w:tcBorders>
                                  <w:shd w:val="clear" w:color="auto" w:fill="auto"/>
                                  <w:noWrap/>
                                  <w:vAlign w:val="center"/>
                                  <w:hideMark/>
                                </w:tcPr>
                                <w:p w14:paraId="037F4A5B" w14:textId="21B78C02" w:rsidR="0003299C" w:rsidRPr="00972A4F" w:rsidRDefault="0003299C" w:rsidP="0003299C">
                                  <w:pPr>
                                    <w:spacing w:line="360" w:lineRule="auto"/>
                                    <w:jc w:val="center"/>
                                    <w:rPr>
                                      <w:rFonts w:ascii="Times New Roman" w:hAnsi="Times New Roman" w:cs="Times New Roman"/>
                                      <w:sz w:val="18"/>
                                      <w:szCs w:val="18"/>
                                      <w:rPrChange w:id="660" w:author="Maino Vieytes, Christian (NIH/NIA/IRP) [F]" w:date="2023-11-15T15:31:00Z">
                                        <w:rPr>
                                          <w:rFonts w:ascii="Times New Roman" w:hAnsi="Times New Roman" w:cs="Times New Roman"/>
                                          <w:sz w:val="20"/>
                                          <w:szCs w:val="20"/>
                                        </w:rPr>
                                      </w:rPrChange>
                                    </w:rPr>
                                  </w:pPr>
                                  <w:ins w:id="661" w:author="Maino Vieytes, Christian (NIH/NIA/IRP) [F]" w:date="2023-11-15T15:22:00Z">
                                    <w:r w:rsidRPr="00972A4F">
                                      <w:rPr>
                                        <w:rFonts w:ascii="Times New Roman" w:hAnsi="Times New Roman" w:cs="Times New Roman"/>
                                        <w:color w:val="000000"/>
                                        <w:sz w:val="18"/>
                                        <w:szCs w:val="18"/>
                                        <w:rPrChange w:id="662" w:author="Maino Vieytes, Christian (NIH/NIA/IRP) [F]" w:date="2023-11-15T15:31:00Z">
                                          <w:rPr>
                                            <w:rFonts w:ascii="Calibri" w:hAnsi="Calibri" w:cs="Calibri"/>
                                            <w:color w:val="000000"/>
                                          </w:rPr>
                                        </w:rPrChange>
                                      </w:rPr>
                                      <w:t>0.00</w:t>
                                    </w:r>
                                  </w:ins>
                                  <w:del w:id="663" w:author="Maino Vieytes, Christian (NIH/NIA/IRP) [F]" w:date="2023-11-15T15:22:00Z">
                                    <w:r w:rsidRPr="00972A4F" w:rsidDel="00C92AAD">
                                      <w:rPr>
                                        <w:rFonts w:ascii="Times New Roman" w:hAnsi="Times New Roman" w:cs="Times New Roman"/>
                                        <w:color w:val="000000"/>
                                        <w:sz w:val="18"/>
                                        <w:szCs w:val="18"/>
                                        <w:rPrChange w:id="664" w:author="Maino Vieytes, Christian (NIH/NIA/IRP) [F]" w:date="2023-11-15T15:31:00Z">
                                          <w:rPr>
                                            <w:rFonts w:ascii="Times New Roman" w:hAnsi="Times New Roman" w:cs="Times New Roman"/>
                                            <w:color w:val="000000"/>
                                            <w:sz w:val="20"/>
                                            <w:szCs w:val="20"/>
                                          </w:rPr>
                                        </w:rPrChange>
                                      </w:rPr>
                                      <w:delText>0.11</w:delText>
                                    </w:r>
                                  </w:del>
                                </w:p>
                              </w:tc>
                              <w:tc>
                                <w:tcPr>
                                  <w:tcW w:w="1350" w:type="dxa"/>
                                  <w:tcBorders>
                                    <w:top w:val="nil"/>
                                    <w:left w:val="nil"/>
                                    <w:bottom w:val="nil"/>
                                    <w:right w:val="single" w:sz="4" w:space="0" w:color="auto"/>
                                  </w:tcBorders>
                                  <w:vAlign w:val="center"/>
                                </w:tcPr>
                                <w:p w14:paraId="4554443A" w14:textId="4D09FFC5" w:rsidR="0003299C" w:rsidRPr="00972A4F" w:rsidRDefault="0003299C" w:rsidP="0003299C">
                                  <w:pPr>
                                    <w:spacing w:line="360" w:lineRule="auto"/>
                                    <w:jc w:val="center"/>
                                    <w:rPr>
                                      <w:rFonts w:ascii="Times New Roman" w:hAnsi="Times New Roman" w:cs="Times New Roman"/>
                                      <w:b/>
                                      <w:bCs/>
                                      <w:color w:val="000000"/>
                                      <w:sz w:val="18"/>
                                      <w:szCs w:val="18"/>
                                      <w:rPrChange w:id="665" w:author="Maino Vieytes, Christian (NIH/NIA/IRP) [F]" w:date="2023-11-15T15:31:00Z">
                                        <w:rPr>
                                          <w:rFonts w:ascii="Times New Roman" w:hAnsi="Times New Roman" w:cs="Times New Roman"/>
                                          <w:b/>
                                          <w:bCs/>
                                          <w:color w:val="000000"/>
                                          <w:sz w:val="20"/>
                                          <w:szCs w:val="20"/>
                                        </w:rPr>
                                      </w:rPrChange>
                                    </w:rPr>
                                  </w:pPr>
                                  <w:ins w:id="666" w:author="Maino Vieytes, Christian (NIH/NIA/IRP) [F]" w:date="2023-11-15T15:22:00Z">
                                    <w:r w:rsidRPr="00972A4F">
                                      <w:rPr>
                                        <w:rFonts w:ascii="Times New Roman" w:hAnsi="Times New Roman" w:cs="Times New Roman"/>
                                        <w:b/>
                                        <w:bCs/>
                                        <w:color w:val="000000"/>
                                        <w:sz w:val="18"/>
                                        <w:szCs w:val="18"/>
                                        <w:rPrChange w:id="667" w:author="Maino Vieytes, Christian (NIH/NIA/IRP) [F]" w:date="2023-11-15T15:31:00Z">
                                          <w:rPr>
                                            <w:rFonts w:ascii="Calibri" w:hAnsi="Calibri" w:cs="Calibri"/>
                                            <w:color w:val="000000"/>
                                          </w:rPr>
                                        </w:rPrChange>
                                      </w:rPr>
                                      <w:t>0.37</w:t>
                                    </w:r>
                                  </w:ins>
                                  <w:del w:id="668" w:author="Maino Vieytes, Christian (NIH/NIA/IRP) [F]" w:date="2023-11-15T15:22:00Z">
                                    <w:r w:rsidRPr="00972A4F" w:rsidDel="00C92AAD">
                                      <w:rPr>
                                        <w:rFonts w:ascii="Times New Roman" w:hAnsi="Times New Roman" w:cs="Times New Roman"/>
                                        <w:b/>
                                        <w:bCs/>
                                        <w:color w:val="000000"/>
                                        <w:sz w:val="18"/>
                                        <w:szCs w:val="18"/>
                                        <w:rPrChange w:id="669" w:author="Maino Vieytes, Christian (NIH/NIA/IRP) [F]" w:date="2023-11-15T15:31:00Z">
                                          <w:rPr>
                                            <w:rFonts w:ascii="Times New Roman" w:hAnsi="Times New Roman" w:cs="Times New Roman"/>
                                            <w:b/>
                                            <w:bCs/>
                                            <w:color w:val="000000"/>
                                            <w:sz w:val="20"/>
                                            <w:szCs w:val="20"/>
                                          </w:rPr>
                                        </w:rPrChange>
                                      </w:rPr>
                                      <w:delText>0.38</w:delText>
                                    </w:r>
                                  </w:del>
                                </w:p>
                              </w:tc>
                            </w:tr>
                            <w:tr w:rsidR="0003299C" w:rsidRPr="00972A4F" w14:paraId="3341D125" w14:textId="77777777" w:rsidTr="00972A4F">
                              <w:tc>
                                <w:tcPr>
                                  <w:tcW w:w="2187" w:type="dxa"/>
                                  <w:gridSpan w:val="2"/>
                                  <w:tcBorders>
                                    <w:top w:val="nil"/>
                                    <w:left w:val="single" w:sz="4" w:space="0" w:color="auto"/>
                                    <w:bottom w:val="single" w:sz="4" w:space="0" w:color="auto"/>
                                  </w:tcBorders>
                                  <w:shd w:val="clear" w:color="auto" w:fill="auto"/>
                                  <w:vAlign w:val="center"/>
                                </w:tcPr>
                                <w:p w14:paraId="0443E6AE" w14:textId="77777777" w:rsidR="0003299C" w:rsidRPr="00972A4F" w:rsidRDefault="0003299C" w:rsidP="0003299C">
                                  <w:pPr>
                                    <w:spacing w:line="360" w:lineRule="auto"/>
                                    <w:rPr>
                                      <w:rFonts w:ascii="Times New Roman" w:hAnsi="Times New Roman" w:cs="Times New Roman"/>
                                      <w:sz w:val="18"/>
                                      <w:szCs w:val="18"/>
                                      <w:rPrChange w:id="670"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sz w:val="18"/>
                                      <w:szCs w:val="18"/>
                                      <w:rPrChange w:id="671" w:author="Maino Vieytes, Christian (NIH/NIA/IRP) [F]" w:date="2023-11-15T15:31:00Z">
                                        <w:rPr>
                                          <w:rFonts w:ascii="Times New Roman" w:hAnsi="Times New Roman" w:cs="Times New Roman"/>
                                          <w:b/>
                                          <w:bCs/>
                                          <w:sz w:val="20"/>
                                          <w:szCs w:val="20"/>
                                        </w:rPr>
                                      </w:rPrChange>
                                    </w:rPr>
                                    <w:t>Added Sugars</w:t>
                                  </w:r>
                                </w:p>
                              </w:tc>
                              <w:tc>
                                <w:tcPr>
                                  <w:tcW w:w="1499" w:type="dxa"/>
                                  <w:tcBorders>
                                    <w:top w:val="nil"/>
                                    <w:bottom w:val="single" w:sz="4" w:space="0" w:color="auto"/>
                                  </w:tcBorders>
                                  <w:shd w:val="clear" w:color="auto" w:fill="auto"/>
                                  <w:noWrap/>
                                  <w:vAlign w:val="center"/>
                                  <w:hideMark/>
                                </w:tcPr>
                                <w:p w14:paraId="3BF549BF" w14:textId="60E57667" w:rsidR="0003299C" w:rsidRPr="00972A4F" w:rsidRDefault="0003299C" w:rsidP="0003299C">
                                  <w:pPr>
                                    <w:spacing w:line="360" w:lineRule="auto"/>
                                    <w:jc w:val="center"/>
                                    <w:rPr>
                                      <w:rFonts w:ascii="Times New Roman" w:hAnsi="Times New Roman" w:cs="Times New Roman"/>
                                      <w:b/>
                                      <w:bCs/>
                                      <w:sz w:val="18"/>
                                      <w:szCs w:val="18"/>
                                      <w:rPrChange w:id="672" w:author="Maino Vieytes, Christian (NIH/NIA/IRP) [F]" w:date="2023-11-15T15:31:00Z">
                                        <w:rPr>
                                          <w:rFonts w:ascii="Times New Roman" w:hAnsi="Times New Roman" w:cs="Times New Roman"/>
                                          <w:b/>
                                          <w:bCs/>
                                          <w:sz w:val="20"/>
                                          <w:szCs w:val="20"/>
                                        </w:rPr>
                                      </w:rPrChange>
                                    </w:rPr>
                                  </w:pPr>
                                  <w:ins w:id="673" w:author="Maino Vieytes, Christian (NIH/NIA/IRP) [F]" w:date="2023-11-15T15:22:00Z">
                                    <w:r w:rsidRPr="00972A4F">
                                      <w:rPr>
                                        <w:rFonts w:ascii="Times New Roman" w:hAnsi="Times New Roman" w:cs="Times New Roman"/>
                                        <w:b/>
                                        <w:bCs/>
                                        <w:color w:val="000000"/>
                                        <w:sz w:val="18"/>
                                        <w:szCs w:val="18"/>
                                        <w:rPrChange w:id="674" w:author="Maino Vieytes, Christian (NIH/NIA/IRP) [F]" w:date="2023-11-15T15:31:00Z">
                                          <w:rPr>
                                            <w:rFonts w:ascii="Calibri" w:hAnsi="Calibri" w:cs="Calibri"/>
                                            <w:color w:val="000000"/>
                                          </w:rPr>
                                        </w:rPrChange>
                                      </w:rPr>
                                      <w:t>0.58</w:t>
                                    </w:r>
                                  </w:ins>
                                  <w:del w:id="675" w:author="Maino Vieytes, Christian (NIH/NIA/IRP) [F]" w:date="2023-11-15T15:22:00Z">
                                    <w:r w:rsidRPr="00972A4F" w:rsidDel="00C92AAD">
                                      <w:rPr>
                                        <w:rFonts w:ascii="Times New Roman" w:hAnsi="Times New Roman" w:cs="Times New Roman"/>
                                        <w:b/>
                                        <w:bCs/>
                                        <w:color w:val="000000"/>
                                        <w:sz w:val="18"/>
                                        <w:szCs w:val="18"/>
                                        <w:rPrChange w:id="676" w:author="Maino Vieytes, Christian (NIH/NIA/IRP) [F]" w:date="2023-11-15T15:31:00Z">
                                          <w:rPr>
                                            <w:rFonts w:ascii="Times New Roman" w:hAnsi="Times New Roman" w:cs="Times New Roman"/>
                                            <w:b/>
                                            <w:bCs/>
                                            <w:color w:val="000000"/>
                                            <w:sz w:val="20"/>
                                            <w:szCs w:val="20"/>
                                          </w:rPr>
                                        </w:rPrChange>
                                      </w:rPr>
                                      <w:delText>0.67</w:delText>
                                    </w:r>
                                  </w:del>
                                </w:p>
                              </w:tc>
                              <w:tc>
                                <w:tcPr>
                                  <w:tcW w:w="990" w:type="dxa"/>
                                  <w:tcBorders>
                                    <w:top w:val="nil"/>
                                    <w:bottom w:val="single" w:sz="4" w:space="0" w:color="auto"/>
                                  </w:tcBorders>
                                  <w:shd w:val="clear" w:color="auto" w:fill="auto"/>
                                  <w:noWrap/>
                                  <w:vAlign w:val="center"/>
                                  <w:hideMark/>
                                </w:tcPr>
                                <w:p w14:paraId="6EF66E82" w14:textId="2FB9C6C9" w:rsidR="0003299C" w:rsidRPr="00972A4F" w:rsidRDefault="0003299C" w:rsidP="0003299C">
                                  <w:pPr>
                                    <w:spacing w:line="360" w:lineRule="auto"/>
                                    <w:jc w:val="center"/>
                                    <w:rPr>
                                      <w:rFonts w:ascii="Times New Roman" w:hAnsi="Times New Roman" w:cs="Times New Roman"/>
                                      <w:b/>
                                      <w:bCs/>
                                      <w:sz w:val="18"/>
                                      <w:szCs w:val="18"/>
                                      <w:rPrChange w:id="677" w:author="Maino Vieytes, Christian (NIH/NIA/IRP) [F]" w:date="2023-11-15T15:31:00Z">
                                        <w:rPr>
                                          <w:rFonts w:ascii="Times New Roman" w:hAnsi="Times New Roman" w:cs="Times New Roman"/>
                                          <w:b/>
                                          <w:bCs/>
                                          <w:sz w:val="20"/>
                                          <w:szCs w:val="20"/>
                                        </w:rPr>
                                      </w:rPrChange>
                                    </w:rPr>
                                  </w:pPr>
                                  <w:ins w:id="678" w:author="Maino Vieytes, Christian (NIH/NIA/IRP) [F]" w:date="2023-11-15T15:22:00Z">
                                    <w:r w:rsidRPr="00972A4F">
                                      <w:rPr>
                                        <w:rFonts w:ascii="Times New Roman" w:hAnsi="Times New Roman" w:cs="Times New Roman"/>
                                        <w:color w:val="000000"/>
                                        <w:sz w:val="18"/>
                                        <w:szCs w:val="18"/>
                                        <w:rPrChange w:id="679" w:author="Maino Vieytes, Christian (NIH/NIA/IRP) [F]" w:date="2023-11-15T15:31:00Z">
                                          <w:rPr>
                                            <w:rFonts w:ascii="Calibri" w:hAnsi="Calibri" w:cs="Calibri"/>
                                            <w:color w:val="000000"/>
                                          </w:rPr>
                                        </w:rPrChange>
                                      </w:rPr>
                                      <w:t>-</w:t>
                                    </w:r>
                                    <w:r w:rsidRPr="00972A4F">
                                      <w:rPr>
                                        <w:rFonts w:ascii="Times New Roman" w:hAnsi="Times New Roman" w:cs="Times New Roman"/>
                                        <w:b/>
                                        <w:bCs/>
                                        <w:color w:val="000000"/>
                                        <w:sz w:val="18"/>
                                        <w:szCs w:val="18"/>
                                        <w:rPrChange w:id="680" w:author="Maino Vieytes, Christian (NIH/NIA/IRP) [F]" w:date="2023-11-15T15:31:00Z">
                                          <w:rPr>
                                            <w:rFonts w:ascii="Calibri" w:hAnsi="Calibri" w:cs="Calibri"/>
                                            <w:color w:val="000000"/>
                                          </w:rPr>
                                        </w:rPrChange>
                                      </w:rPr>
                                      <w:t>0.33</w:t>
                                    </w:r>
                                  </w:ins>
                                  <w:del w:id="681" w:author="Maino Vieytes, Christian (NIH/NIA/IRP) [F]" w:date="2023-11-15T15:22:00Z">
                                    <w:r w:rsidRPr="00972A4F" w:rsidDel="00C92AAD">
                                      <w:rPr>
                                        <w:rFonts w:ascii="Times New Roman" w:hAnsi="Times New Roman" w:cs="Times New Roman"/>
                                        <w:color w:val="000000"/>
                                        <w:sz w:val="18"/>
                                        <w:szCs w:val="18"/>
                                        <w:rPrChange w:id="682" w:author="Maino Vieytes, Christian (NIH/NIA/IRP) [F]" w:date="2023-11-15T15:31:00Z">
                                          <w:rPr>
                                            <w:rFonts w:ascii="Times New Roman" w:hAnsi="Times New Roman" w:cs="Times New Roman"/>
                                            <w:color w:val="000000"/>
                                            <w:sz w:val="20"/>
                                            <w:szCs w:val="20"/>
                                          </w:rPr>
                                        </w:rPrChange>
                                      </w:rPr>
                                      <w:delText>-0.27</w:delText>
                                    </w:r>
                                  </w:del>
                                </w:p>
                              </w:tc>
                              <w:tc>
                                <w:tcPr>
                                  <w:tcW w:w="900" w:type="dxa"/>
                                  <w:tcBorders>
                                    <w:top w:val="nil"/>
                                    <w:bottom w:val="single" w:sz="4" w:space="0" w:color="auto"/>
                                    <w:right w:val="nil"/>
                                  </w:tcBorders>
                                  <w:shd w:val="clear" w:color="auto" w:fill="auto"/>
                                  <w:noWrap/>
                                  <w:vAlign w:val="center"/>
                                  <w:hideMark/>
                                </w:tcPr>
                                <w:p w14:paraId="7EFA7399" w14:textId="31CA3872" w:rsidR="0003299C" w:rsidRPr="00972A4F" w:rsidRDefault="0003299C" w:rsidP="0003299C">
                                  <w:pPr>
                                    <w:spacing w:line="360" w:lineRule="auto"/>
                                    <w:jc w:val="center"/>
                                    <w:rPr>
                                      <w:rFonts w:ascii="Times New Roman" w:hAnsi="Times New Roman" w:cs="Times New Roman"/>
                                      <w:b/>
                                      <w:bCs/>
                                      <w:sz w:val="18"/>
                                      <w:szCs w:val="18"/>
                                      <w:rPrChange w:id="683" w:author="Maino Vieytes, Christian (NIH/NIA/IRP) [F]" w:date="2023-11-15T15:31:00Z">
                                        <w:rPr>
                                          <w:rFonts w:ascii="Times New Roman" w:hAnsi="Times New Roman" w:cs="Times New Roman"/>
                                          <w:b/>
                                          <w:bCs/>
                                          <w:sz w:val="20"/>
                                          <w:szCs w:val="20"/>
                                        </w:rPr>
                                      </w:rPrChange>
                                    </w:rPr>
                                  </w:pPr>
                                  <w:ins w:id="684" w:author="Maino Vieytes, Christian (NIH/NIA/IRP) [F]" w:date="2023-11-15T15:22:00Z">
                                    <w:r w:rsidRPr="00972A4F">
                                      <w:rPr>
                                        <w:rFonts w:ascii="Times New Roman" w:hAnsi="Times New Roman" w:cs="Times New Roman"/>
                                        <w:color w:val="000000"/>
                                        <w:sz w:val="18"/>
                                        <w:szCs w:val="18"/>
                                        <w:rPrChange w:id="685" w:author="Maino Vieytes, Christian (NIH/NIA/IRP) [F]" w:date="2023-11-15T15:31:00Z">
                                          <w:rPr>
                                            <w:rFonts w:ascii="Calibri" w:hAnsi="Calibri" w:cs="Calibri"/>
                                            <w:color w:val="000000"/>
                                          </w:rPr>
                                        </w:rPrChange>
                                      </w:rPr>
                                      <w:t>-0.10</w:t>
                                    </w:r>
                                  </w:ins>
                                  <w:del w:id="686" w:author="Maino Vieytes, Christian (NIH/NIA/IRP) [F]" w:date="2023-11-15T15:22:00Z">
                                    <w:r w:rsidRPr="00972A4F" w:rsidDel="00C92AAD">
                                      <w:rPr>
                                        <w:rFonts w:ascii="Times New Roman" w:hAnsi="Times New Roman" w:cs="Times New Roman"/>
                                        <w:b/>
                                        <w:bCs/>
                                        <w:color w:val="000000"/>
                                        <w:sz w:val="18"/>
                                        <w:szCs w:val="18"/>
                                        <w:rPrChange w:id="687" w:author="Maino Vieytes, Christian (NIH/NIA/IRP) [F]" w:date="2023-11-15T15:31:00Z">
                                          <w:rPr>
                                            <w:rFonts w:ascii="Times New Roman" w:hAnsi="Times New Roman" w:cs="Times New Roman"/>
                                            <w:b/>
                                            <w:bCs/>
                                            <w:color w:val="000000"/>
                                            <w:sz w:val="20"/>
                                            <w:szCs w:val="20"/>
                                          </w:rPr>
                                        </w:rPrChange>
                                      </w:rPr>
                                      <w:delText>-0.33</w:delText>
                                    </w:r>
                                  </w:del>
                                </w:p>
                              </w:tc>
                              <w:tc>
                                <w:tcPr>
                                  <w:tcW w:w="1350" w:type="dxa"/>
                                  <w:tcBorders>
                                    <w:top w:val="nil"/>
                                    <w:left w:val="nil"/>
                                    <w:bottom w:val="single" w:sz="4" w:space="0" w:color="auto"/>
                                    <w:right w:val="single" w:sz="4" w:space="0" w:color="auto"/>
                                  </w:tcBorders>
                                  <w:vAlign w:val="center"/>
                                </w:tcPr>
                                <w:p w14:paraId="6931B6E1" w14:textId="0D610A66" w:rsidR="0003299C" w:rsidRPr="00972A4F" w:rsidRDefault="0003299C" w:rsidP="0003299C">
                                  <w:pPr>
                                    <w:spacing w:line="360" w:lineRule="auto"/>
                                    <w:jc w:val="center"/>
                                    <w:rPr>
                                      <w:rFonts w:ascii="Times New Roman" w:hAnsi="Times New Roman" w:cs="Times New Roman"/>
                                      <w:b/>
                                      <w:bCs/>
                                      <w:color w:val="000000"/>
                                      <w:sz w:val="18"/>
                                      <w:szCs w:val="18"/>
                                      <w:rPrChange w:id="688" w:author="Maino Vieytes, Christian (NIH/NIA/IRP) [F]" w:date="2023-11-15T15:31:00Z">
                                        <w:rPr>
                                          <w:rFonts w:ascii="Times New Roman" w:hAnsi="Times New Roman" w:cs="Times New Roman"/>
                                          <w:b/>
                                          <w:bCs/>
                                          <w:color w:val="000000"/>
                                          <w:sz w:val="20"/>
                                          <w:szCs w:val="20"/>
                                        </w:rPr>
                                      </w:rPrChange>
                                    </w:rPr>
                                  </w:pPr>
                                  <w:ins w:id="689" w:author="Maino Vieytes, Christian (NIH/NIA/IRP) [F]" w:date="2023-11-15T15:22:00Z">
                                    <w:r w:rsidRPr="00972A4F">
                                      <w:rPr>
                                        <w:rFonts w:ascii="Times New Roman" w:hAnsi="Times New Roman" w:cs="Times New Roman"/>
                                        <w:b/>
                                        <w:bCs/>
                                        <w:color w:val="000000"/>
                                        <w:sz w:val="18"/>
                                        <w:szCs w:val="18"/>
                                        <w:rPrChange w:id="690" w:author="Maino Vieytes, Christian (NIH/NIA/IRP) [F]" w:date="2023-11-15T15:31:00Z">
                                          <w:rPr>
                                            <w:rFonts w:ascii="Calibri" w:hAnsi="Calibri" w:cs="Calibri"/>
                                            <w:color w:val="000000"/>
                                          </w:rPr>
                                        </w:rPrChange>
                                      </w:rPr>
                                      <w:t>-0.43</w:t>
                                    </w:r>
                                  </w:ins>
                                  <w:del w:id="691" w:author="Maino Vieytes, Christian (NIH/NIA/IRP) [F]" w:date="2023-11-15T15:22:00Z">
                                    <w:r w:rsidRPr="00972A4F" w:rsidDel="00C92AAD">
                                      <w:rPr>
                                        <w:rFonts w:ascii="Times New Roman" w:hAnsi="Times New Roman" w:cs="Times New Roman"/>
                                        <w:b/>
                                        <w:bCs/>
                                        <w:color w:val="000000"/>
                                        <w:sz w:val="18"/>
                                        <w:szCs w:val="18"/>
                                        <w:rPrChange w:id="692" w:author="Maino Vieytes, Christian (NIH/NIA/IRP) [F]" w:date="2023-11-15T15:31:00Z">
                                          <w:rPr>
                                            <w:rFonts w:ascii="Times New Roman" w:hAnsi="Times New Roman" w:cs="Times New Roman"/>
                                            <w:b/>
                                            <w:bCs/>
                                            <w:color w:val="000000"/>
                                            <w:sz w:val="20"/>
                                            <w:szCs w:val="20"/>
                                          </w:rPr>
                                        </w:rPrChange>
                                      </w:rPr>
                                      <w:delText>-0.37</w:delText>
                                    </w:r>
                                  </w:del>
                                </w:p>
                              </w:tc>
                            </w:tr>
                            <w:tr w:rsidR="0003299C" w:rsidRPr="00972A4F" w14:paraId="67EDC7FC" w14:textId="77777777" w:rsidTr="00972A4F">
                              <w:tc>
                                <w:tcPr>
                                  <w:tcW w:w="2187" w:type="dxa"/>
                                  <w:gridSpan w:val="2"/>
                                  <w:tcBorders>
                                    <w:top w:val="single" w:sz="4" w:space="0" w:color="auto"/>
                                    <w:left w:val="single" w:sz="4" w:space="0" w:color="auto"/>
                                    <w:bottom w:val="nil"/>
                                  </w:tcBorders>
                                  <w:shd w:val="clear" w:color="auto" w:fill="auto"/>
                                  <w:vAlign w:val="center"/>
                                </w:tcPr>
                                <w:p w14:paraId="7F01587F" w14:textId="77777777" w:rsidR="0003299C" w:rsidRPr="00972A4F" w:rsidRDefault="0003299C" w:rsidP="00061216">
                                  <w:pPr>
                                    <w:spacing w:line="360" w:lineRule="auto"/>
                                    <w:rPr>
                                      <w:rFonts w:ascii="Times New Roman" w:hAnsi="Times New Roman" w:cs="Times New Roman"/>
                                      <w:sz w:val="18"/>
                                      <w:szCs w:val="18"/>
                                      <w:rPrChange w:id="693"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694" w:author="Maino Vieytes, Christian (NIH/NIA/IRP) [F]" w:date="2023-11-15T15:31:00Z">
                                        <w:rPr>
                                          <w:rFonts w:ascii="Times New Roman" w:hAnsi="Times New Roman" w:cs="Times New Roman"/>
                                          <w:sz w:val="20"/>
                                          <w:szCs w:val="20"/>
                                        </w:rPr>
                                      </w:rPrChange>
                                    </w:rPr>
                                    <w:t xml:space="preserve"> Food Insecurity (FI)</w:t>
                                  </w:r>
                                  <w:r w:rsidRPr="00972A4F">
                                    <w:rPr>
                                      <w:rFonts w:ascii="Times New Roman" w:hAnsi="Times New Roman" w:cs="Times New Roman"/>
                                      <w:sz w:val="18"/>
                                      <w:szCs w:val="18"/>
                                      <w:vertAlign w:val="superscript"/>
                                      <w:lang w:bidi="en-US"/>
                                      <w:rPrChange w:id="695" w:author="Maino Vieytes, Christian (NIH/NIA/IRP) [F]" w:date="2023-11-15T15:31:00Z">
                                        <w:rPr>
                                          <w:rFonts w:ascii="Times New Roman" w:hAnsi="Times New Roman" w:cs="Times New Roman"/>
                                          <w:sz w:val="20"/>
                                          <w:szCs w:val="20"/>
                                          <w:vertAlign w:val="superscript"/>
                                          <w:lang w:bidi="en-US"/>
                                        </w:rPr>
                                      </w:rPrChange>
                                    </w:rPr>
                                    <w:t>†</w:t>
                                  </w:r>
                                </w:p>
                              </w:tc>
                              <w:tc>
                                <w:tcPr>
                                  <w:tcW w:w="1499" w:type="dxa"/>
                                  <w:tcBorders>
                                    <w:top w:val="single" w:sz="4" w:space="0" w:color="auto"/>
                                    <w:bottom w:val="nil"/>
                                  </w:tcBorders>
                                  <w:shd w:val="clear" w:color="auto" w:fill="auto"/>
                                  <w:noWrap/>
                                  <w:vAlign w:val="center"/>
                                  <w:hideMark/>
                                </w:tcPr>
                                <w:p w14:paraId="71ACFB17" w14:textId="77777777" w:rsidR="0003299C" w:rsidRPr="00972A4F" w:rsidRDefault="0003299C" w:rsidP="0003299C">
                                  <w:pPr>
                                    <w:spacing w:line="360" w:lineRule="auto"/>
                                    <w:jc w:val="center"/>
                                    <w:rPr>
                                      <w:rFonts w:ascii="Times New Roman" w:hAnsi="Times New Roman" w:cs="Times New Roman"/>
                                      <w:sz w:val="18"/>
                                      <w:szCs w:val="18"/>
                                      <w:rPrChange w:id="69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697" w:author="Maino Vieytes, Christian (NIH/NIA/IRP) [F]" w:date="2023-11-15T15:31:00Z">
                                        <w:rPr>
                                          <w:rFonts w:ascii="Times New Roman" w:hAnsi="Times New Roman" w:cs="Times New Roman"/>
                                          <w:sz w:val="20"/>
                                          <w:szCs w:val="20"/>
                                        </w:rPr>
                                      </w:rPrChange>
                                    </w:rPr>
                                    <w:t>--</w:t>
                                  </w:r>
                                </w:p>
                              </w:tc>
                              <w:tc>
                                <w:tcPr>
                                  <w:tcW w:w="990" w:type="dxa"/>
                                  <w:tcBorders>
                                    <w:top w:val="single" w:sz="4" w:space="0" w:color="auto"/>
                                    <w:bottom w:val="nil"/>
                                  </w:tcBorders>
                                  <w:shd w:val="clear" w:color="auto" w:fill="auto"/>
                                  <w:noWrap/>
                                  <w:vAlign w:val="center"/>
                                </w:tcPr>
                                <w:p w14:paraId="09AC6CFE" w14:textId="77777777" w:rsidR="0003299C" w:rsidRPr="00972A4F" w:rsidRDefault="0003299C" w:rsidP="0003299C">
                                  <w:pPr>
                                    <w:spacing w:line="360" w:lineRule="auto"/>
                                    <w:jc w:val="center"/>
                                    <w:rPr>
                                      <w:rFonts w:ascii="Times New Roman" w:hAnsi="Times New Roman" w:cs="Times New Roman"/>
                                      <w:sz w:val="18"/>
                                      <w:szCs w:val="18"/>
                                      <w:rPrChange w:id="698" w:author="Maino Vieytes, Christian (NIH/NIA/IRP) [F]" w:date="2023-11-15T15:31:00Z">
                                        <w:rPr>
                                          <w:rFonts w:ascii="Times New Roman" w:hAnsi="Times New Roman" w:cs="Times New Roman"/>
                                          <w:sz w:val="20"/>
                                          <w:szCs w:val="20"/>
                                        </w:rPr>
                                      </w:rPrChange>
                                    </w:rPr>
                                  </w:pPr>
                                </w:p>
                              </w:tc>
                              <w:tc>
                                <w:tcPr>
                                  <w:tcW w:w="900" w:type="dxa"/>
                                  <w:tcBorders>
                                    <w:top w:val="single" w:sz="4" w:space="0" w:color="auto"/>
                                    <w:bottom w:val="nil"/>
                                    <w:right w:val="nil"/>
                                  </w:tcBorders>
                                  <w:shd w:val="clear" w:color="auto" w:fill="auto"/>
                                  <w:noWrap/>
                                  <w:vAlign w:val="center"/>
                                </w:tcPr>
                                <w:p w14:paraId="36DE05AB" w14:textId="77777777" w:rsidR="0003299C" w:rsidRPr="00972A4F" w:rsidRDefault="0003299C" w:rsidP="0003299C">
                                  <w:pPr>
                                    <w:spacing w:line="360" w:lineRule="auto"/>
                                    <w:jc w:val="center"/>
                                    <w:rPr>
                                      <w:rFonts w:ascii="Times New Roman" w:hAnsi="Times New Roman" w:cs="Times New Roman"/>
                                      <w:sz w:val="18"/>
                                      <w:szCs w:val="18"/>
                                      <w:rPrChange w:id="699" w:author="Maino Vieytes, Christian (NIH/NIA/IRP) [F]" w:date="2023-11-15T15:31:00Z">
                                        <w:rPr>
                                          <w:rFonts w:ascii="Times New Roman" w:hAnsi="Times New Roman" w:cs="Times New Roman"/>
                                          <w:sz w:val="20"/>
                                          <w:szCs w:val="20"/>
                                        </w:rPr>
                                      </w:rPrChange>
                                    </w:rPr>
                                  </w:pPr>
                                </w:p>
                              </w:tc>
                              <w:tc>
                                <w:tcPr>
                                  <w:tcW w:w="1350" w:type="dxa"/>
                                  <w:tcBorders>
                                    <w:top w:val="single" w:sz="4" w:space="0" w:color="auto"/>
                                    <w:left w:val="nil"/>
                                    <w:bottom w:val="nil"/>
                                    <w:right w:val="single" w:sz="4" w:space="0" w:color="auto"/>
                                  </w:tcBorders>
                                  <w:vAlign w:val="center"/>
                                </w:tcPr>
                                <w:p w14:paraId="7E8C5034" w14:textId="77777777" w:rsidR="0003299C" w:rsidRPr="00972A4F" w:rsidRDefault="0003299C" w:rsidP="0003299C">
                                  <w:pPr>
                                    <w:spacing w:line="360" w:lineRule="auto"/>
                                    <w:jc w:val="center"/>
                                    <w:rPr>
                                      <w:rFonts w:ascii="Times New Roman" w:hAnsi="Times New Roman" w:cs="Times New Roman"/>
                                      <w:sz w:val="18"/>
                                      <w:szCs w:val="18"/>
                                      <w:rPrChange w:id="700" w:author="Maino Vieytes, Christian (NIH/NIA/IRP) [F]" w:date="2023-11-15T15:31:00Z">
                                        <w:rPr>
                                          <w:rFonts w:ascii="Times New Roman" w:hAnsi="Times New Roman" w:cs="Times New Roman"/>
                                          <w:sz w:val="20"/>
                                          <w:szCs w:val="20"/>
                                        </w:rPr>
                                      </w:rPrChange>
                                    </w:rPr>
                                  </w:pPr>
                                </w:p>
                              </w:tc>
                            </w:tr>
                            <w:tr w:rsidR="0003299C" w:rsidRPr="00972A4F" w:rsidDel="008104EE" w14:paraId="0372C20A" w14:textId="3FE112A8" w:rsidTr="00972A4F">
                              <w:trPr>
                                <w:del w:id="701" w:author="Maino Vieytes, Christian (NIH/NIA/IRP) [F]" w:date="2023-11-15T14:42:00Z"/>
                              </w:trPr>
                              <w:tc>
                                <w:tcPr>
                                  <w:tcW w:w="2187" w:type="dxa"/>
                                  <w:gridSpan w:val="2"/>
                                  <w:tcBorders>
                                    <w:top w:val="nil"/>
                                    <w:left w:val="single" w:sz="4" w:space="0" w:color="auto"/>
                                    <w:bottom w:val="nil"/>
                                  </w:tcBorders>
                                  <w:shd w:val="clear" w:color="auto" w:fill="auto"/>
                                  <w:vAlign w:val="center"/>
                                </w:tcPr>
                                <w:p w14:paraId="281DFA5F" w14:textId="41045BB2" w:rsidR="0003299C" w:rsidRPr="00972A4F" w:rsidDel="008104EE" w:rsidRDefault="0003299C" w:rsidP="00061216">
                                  <w:pPr>
                                    <w:spacing w:line="360" w:lineRule="auto"/>
                                    <w:rPr>
                                      <w:del w:id="702" w:author="Maino Vieytes, Christian (NIH/NIA/IRP) [F]" w:date="2023-11-15T14:42:00Z"/>
                                      <w:rFonts w:ascii="Times New Roman" w:hAnsi="Times New Roman" w:cs="Times New Roman"/>
                                      <w:sz w:val="18"/>
                                      <w:szCs w:val="18"/>
                                      <w:rPrChange w:id="703" w:author="Maino Vieytes, Christian (NIH/NIA/IRP) [F]" w:date="2023-11-15T15:31:00Z">
                                        <w:rPr>
                                          <w:del w:id="704" w:author="Maino Vieytes, Christian (NIH/NIA/IRP) [F]" w:date="2023-11-15T14:42:00Z"/>
                                          <w:rFonts w:ascii="Times New Roman" w:hAnsi="Times New Roman" w:cs="Times New Roman"/>
                                          <w:sz w:val="20"/>
                                          <w:szCs w:val="20"/>
                                        </w:rPr>
                                      </w:rPrChange>
                                    </w:rPr>
                                  </w:pPr>
                                  <w:del w:id="705" w:author="Maino Vieytes, Christian (NIH/NIA/IRP) [F]" w:date="2023-11-15T14:42:00Z">
                                    <w:r w:rsidRPr="00972A4F" w:rsidDel="008104EE">
                                      <w:rPr>
                                        <w:rFonts w:ascii="Times New Roman" w:hAnsi="Times New Roman" w:cs="Times New Roman"/>
                                        <w:sz w:val="18"/>
                                        <w:szCs w:val="18"/>
                                        <w:rPrChange w:id="706" w:author="Maino Vieytes, Christian (NIH/NIA/IRP) [F]" w:date="2023-11-15T15:31:00Z">
                                          <w:rPr>
                                            <w:rFonts w:ascii="Times New Roman" w:hAnsi="Times New Roman" w:cs="Times New Roman"/>
                                            <w:sz w:val="20"/>
                                            <w:szCs w:val="20"/>
                                          </w:rPr>
                                        </w:rPrChange>
                                      </w:rPr>
                                      <w:delText>Age</w:delText>
                                    </w:r>
                                    <w:r w:rsidRPr="00972A4F" w:rsidDel="008104EE">
                                      <w:rPr>
                                        <w:rFonts w:ascii="Times New Roman" w:hAnsi="Times New Roman" w:cs="Times New Roman"/>
                                        <w:sz w:val="18"/>
                                        <w:szCs w:val="18"/>
                                        <w:vertAlign w:val="superscript"/>
                                        <w:lang w:bidi="en-US"/>
                                        <w:rPrChange w:id="707"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
                                <w:p w14:paraId="211AD09A" w14:textId="7D39DBB5" w:rsidR="0003299C" w:rsidRPr="00972A4F" w:rsidDel="008104EE" w:rsidRDefault="0003299C" w:rsidP="00555C35">
                                  <w:pPr>
                                    <w:spacing w:line="360" w:lineRule="auto"/>
                                    <w:jc w:val="center"/>
                                    <w:rPr>
                                      <w:del w:id="708" w:author="Maino Vieytes, Christian (NIH/NIA/IRP) [F]" w:date="2023-11-15T14:42:00Z"/>
                                      <w:rFonts w:ascii="Times New Roman" w:hAnsi="Times New Roman" w:cs="Times New Roman"/>
                                      <w:sz w:val="18"/>
                                      <w:szCs w:val="18"/>
                                      <w:rPrChange w:id="709" w:author="Maino Vieytes, Christian (NIH/NIA/IRP) [F]" w:date="2023-11-15T15:31:00Z">
                                        <w:rPr>
                                          <w:del w:id="710" w:author="Maino Vieytes, Christian (NIH/NIA/IRP) [F]" w:date="2023-11-15T14:42:00Z"/>
                                          <w:rFonts w:ascii="Times New Roman" w:hAnsi="Times New Roman" w:cs="Times New Roman"/>
                                          <w:sz w:val="20"/>
                                          <w:szCs w:val="20"/>
                                        </w:rPr>
                                      </w:rPrChange>
                                    </w:rPr>
                                  </w:pPr>
                                  <w:del w:id="711" w:author="Maino Vieytes, Christian (NIH/NIA/IRP) [F]" w:date="2023-11-15T14:42:00Z">
                                    <w:r w:rsidRPr="00972A4F" w:rsidDel="008104EE">
                                      <w:rPr>
                                        <w:rFonts w:ascii="Times New Roman" w:hAnsi="Times New Roman" w:cs="Times New Roman"/>
                                        <w:color w:val="000000"/>
                                        <w:sz w:val="18"/>
                                        <w:szCs w:val="18"/>
                                        <w:rPrChange w:id="712" w:author="Maino Vieytes, Christian (NIH/NIA/IRP) [F]" w:date="2023-11-15T15:31:00Z">
                                          <w:rPr>
                                            <w:rFonts w:ascii="Times New Roman" w:hAnsi="Times New Roman" w:cs="Times New Roman"/>
                                            <w:color w:val="000000"/>
                                            <w:sz w:val="20"/>
                                            <w:szCs w:val="20"/>
                                          </w:rPr>
                                        </w:rPrChange>
                                      </w:rPr>
                                      <w:delText>-0.27</w:delText>
                                    </w:r>
                                  </w:del>
                                </w:p>
                              </w:tc>
                              <w:tc>
                                <w:tcPr>
                                  <w:tcW w:w="990" w:type="dxa"/>
                                  <w:tcBorders>
                                    <w:top w:val="nil"/>
                                    <w:bottom w:val="nil"/>
                                  </w:tcBorders>
                                  <w:shd w:val="clear" w:color="auto" w:fill="auto"/>
                                  <w:noWrap/>
                                  <w:vAlign w:val="center"/>
                                </w:tcPr>
                                <w:p w14:paraId="6DDD8633" w14:textId="4D14A9F3" w:rsidR="0003299C" w:rsidRPr="00972A4F" w:rsidDel="008104EE" w:rsidRDefault="0003299C" w:rsidP="00555C35">
                                  <w:pPr>
                                    <w:spacing w:line="360" w:lineRule="auto"/>
                                    <w:jc w:val="center"/>
                                    <w:rPr>
                                      <w:del w:id="713" w:author="Maino Vieytes, Christian (NIH/NIA/IRP) [F]" w:date="2023-11-15T14:42:00Z"/>
                                      <w:rFonts w:ascii="Times New Roman" w:hAnsi="Times New Roman" w:cs="Times New Roman"/>
                                      <w:sz w:val="18"/>
                                      <w:szCs w:val="18"/>
                                      <w:rPrChange w:id="714" w:author="Maino Vieytes, Christian (NIH/NIA/IRP) [F]" w:date="2023-11-15T15:31:00Z">
                                        <w:rPr>
                                          <w:del w:id="715" w:author="Maino Vieytes, Christian (NIH/NIA/IRP) [F]" w:date="2023-11-15T14:42:00Z"/>
                                          <w:rFonts w:ascii="Times New Roman" w:hAnsi="Times New Roman" w:cs="Times New Roman"/>
                                          <w:sz w:val="20"/>
                                          <w:szCs w:val="20"/>
                                        </w:rPr>
                                      </w:rPrChange>
                                    </w:rPr>
                                  </w:pPr>
                                </w:p>
                              </w:tc>
                              <w:tc>
                                <w:tcPr>
                                  <w:tcW w:w="900" w:type="dxa"/>
                                  <w:tcBorders>
                                    <w:top w:val="nil"/>
                                    <w:bottom w:val="nil"/>
                                    <w:right w:val="nil"/>
                                  </w:tcBorders>
                                  <w:shd w:val="clear" w:color="auto" w:fill="auto"/>
                                  <w:noWrap/>
                                  <w:vAlign w:val="center"/>
                                </w:tcPr>
                                <w:p w14:paraId="66724EFB" w14:textId="2CC8B75B" w:rsidR="0003299C" w:rsidRPr="00972A4F" w:rsidDel="008104EE" w:rsidRDefault="0003299C" w:rsidP="00555C35">
                                  <w:pPr>
                                    <w:spacing w:line="360" w:lineRule="auto"/>
                                    <w:jc w:val="center"/>
                                    <w:rPr>
                                      <w:del w:id="716" w:author="Maino Vieytes, Christian (NIH/NIA/IRP) [F]" w:date="2023-11-15T14:42:00Z"/>
                                      <w:rFonts w:ascii="Times New Roman" w:hAnsi="Times New Roman" w:cs="Times New Roman"/>
                                      <w:sz w:val="18"/>
                                      <w:szCs w:val="18"/>
                                      <w:rPrChange w:id="717" w:author="Maino Vieytes, Christian (NIH/NIA/IRP) [F]" w:date="2023-11-15T15:31:00Z">
                                        <w:rPr>
                                          <w:del w:id="718" w:author="Maino Vieytes, Christian (NIH/NIA/IRP) [F]" w:date="2023-11-15T14:42:00Z"/>
                                          <w:rFonts w:ascii="Times New Roman" w:hAnsi="Times New Roman" w:cs="Times New Roman"/>
                                          <w:sz w:val="20"/>
                                          <w:szCs w:val="20"/>
                                        </w:rPr>
                                      </w:rPrChange>
                                    </w:rPr>
                                  </w:pPr>
                                </w:p>
                              </w:tc>
                              <w:tc>
                                <w:tcPr>
                                  <w:tcW w:w="1350" w:type="dxa"/>
                                  <w:tcBorders>
                                    <w:top w:val="nil"/>
                                    <w:left w:val="nil"/>
                                    <w:bottom w:val="nil"/>
                                    <w:right w:val="single" w:sz="4" w:space="0" w:color="auto"/>
                                  </w:tcBorders>
                                  <w:vAlign w:val="center"/>
                                </w:tcPr>
                                <w:p w14:paraId="4A4CE825" w14:textId="2B2EDD00" w:rsidR="0003299C" w:rsidRPr="00972A4F" w:rsidDel="008104EE" w:rsidRDefault="0003299C" w:rsidP="00555C35">
                                  <w:pPr>
                                    <w:spacing w:line="360" w:lineRule="auto"/>
                                    <w:jc w:val="center"/>
                                    <w:rPr>
                                      <w:del w:id="719" w:author="Maino Vieytes, Christian (NIH/NIA/IRP) [F]" w:date="2023-11-15T14:42:00Z"/>
                                      <w:rFonts w:ascii="Times New Roman" w:hAnsi="Times New Roman" w:cs="Times New Roman"/>
                                      <w:sz w:val="18"/>
                                      <w:szCs w:val="18"/>
                                      <w:rPrChange w:id="720" w:author="Maino Vieytes, Christian (NIH/NIA/IRP) [F]" w:date="2023-11-15T15:31:00Z">
                                        <w:rPr>
                                          <w:del w:id="721" w:author="Maino Vieytes, Christian (NIH/NIA/IRP) [F]" w:date="2023-11-15T14:42:00Z"/>
                                          <w:rFonts w:ascii="Times New Roman" w:hAnsi="Times New Roman" w:cs="Times New Roman"/>
                                          <w:sz w:val="20"/>
                                          <w:szCs w:val="20"/>
                                        </w:rPr>
                                      </w:rPrChange>
                                    </w:rPr>
                                  </w:pPr>
                                </w:p>
                              </w:tc>
                            </w:tr>
                            <w:tr w:rsidR="0003299C" w:rsidRPr="00972A4F" w:rsidDel="008104EE" w14:paraId="30EBF086" w14:textId="62ED6CBB" w:rsidTr="00972A4F">
                              <w:trPr>
                                <w:del w:id="722" w:author="Maino Vieytes, Christian (NIH/NIA/IRP) [F]" w:date="2023-11-15T14:42:00Z"/>
                              </w:trPr>
                              <w:tc>
                                <w:tcPr>
                                  <w:tcW w:w="2187" w:type="dxa"/>
                                  <w:gridSpan w:val="2"/>
                                  <w:tcBorders>
                                    <w:top w:val="nil"/>
                                    <w:left w:val="single" w:sz="4" w:space="0" w:color="auto"/>
                                    <w:bottom w:val="nil"/>
                                  </w:tcBorders>
                                  <w:shd w:val="clear" w:color="auto" w:fill="auto"/>
                                  <w:vAlign w:val="center"/>
                                </w:tcPr>
                                <w:p w14:paraId="648AB101" w14:textId="0538A656" w:rsidR="0003299C" w:rsidRPr="00972A4F" w:rsidDel="008104EE" w:rsidRDefault="0003299C" w:rsidP="0003299C">
                                  <w:pPr>
                                    <w:spacing w:line="360" w:lineRule="auto"/>
                                    <w:jc w:val="center"/>
                                    <w:rPr>
                                      <w:del w:id="723" w:author="Maino Vieytes, Christian (NIH/NIA/IRP) [F]" w:date="2023-11-15T14:42:00Z"/>
                                      <w:rFonts w:ascii="Times New Roman" w:hAnsi="Times New Roman" w:cs="Times New Roman"/>
                                      <w:sz w:val="18"/>
                                      <w:szCs w:val="18"/>
                                      <w:rPrChange w:id="724" w:author="Maino Vieytes, Christian (NIH/NIA/IRP) [F]" w:date="2023-11-15T15:31:00Z">
                                        <w:rPr>
                                          <w:del w:id="725" w:author="Maino Vieytes, Christian (NIH/NIA/IRP) [F]" w:date="2023-11-15T14:42:00Z"/>
                                          <w:rFonts w:ascii="Times New Roman" w:hAnsi="Times New Roman" w:cs="Times New Roman"/>
                                          <w:sz w:val="20"/>
                                          <w:szCs w:val="20"/>
                                        </w:rPr>
                                      </w:rPrChange>
                                    </w:rPr>
                                    <w:pPrChange w:id="726" w:author="Maino Vieytes, Christian (NIH/NIA/IRP) [F]" w:date="2023-11-15T15:27:00Z">
                                      <w:pPr>
                                        <w:spacing w:line="360" w:lineRule="auto"/>
                                      </w:pPr>
                                    </w:pPrChange>
                                  </w:pPr>
                                  <w:del w:id="727" w:author="Maino Vieytes, Christian (NIH/NIA/IRP) [F]" w:date="2023-11-15T14:42:00Z">
                                    <w:r w:rsidRPr="00972A4F" w:rsidDel="008104EE">
                                      <w:rPr>
                                        <w:rFonts w:ascii="Times New Roman" w:hAnsi="Times New Roman" w:cs="Times New Roman"/>
                                        <w:sz w:val="18"/>
                                        <w:szCs w:val="18"/>
                                        <w:rPrChange w:id="728" w:author="Maino Vieytes, Christian (NIH/NIA/IRP) [F]" w:date="2023-11-15T15:31:00Z">
                                          <w:rPr>
                                            <w:rFonts w:ascii="Times New Roman" w:hAnsi="Times New Roman" w:cs="Times New Roman"/>
                                            <w:sz w:val="20"/>
                                            <w:szCs w:val="20"/>
                                          </w:rPr>
                                        </w:rPrChange>
                                      </w:rPr>
                                      <w:delText>Food Assistance (SNAP)</w:delText>
                                    </w:r>
                                    <w:r w:rsidRPr="00972A4F" w:rsidDel="008104EE">
                                      <w:rPr>
                                        <w:rFonts w:ascii="Times New Roman" w:hAnsi="Times New Roman" w:cs="Times New Roman"/>
                                        <w:sz w:val="18"/>
                                        <w:szCs w:val="18"/>
                                        <w:vertAlign w:val="superscript"/>
                                        <w:lang w:bidi="en-US"/>
                                        <w:rPrChange w:id="729"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
                                <w:p w14:paraId="37B5561F" w14:textId="04B4E48C" w:rsidR="0003299C" w:rsidRPr="00972A4F" w:rsidDel="008104EE" w:rsidRDefault="0003299C" w:rsidP="00555C35">
                                  <w:pPr>
                                    <w:spacing w:line="360" w:lineRule="auto"/>
                                    <w:jc w:val="center"/>
                                    <w:rPr>
                                      <w:del w:id="730" w:author="Maino Vieytes, Christian (NIH/NIA/IRP) [F]" w:date="2023-11-15T14:42:00Z"/>
                                      <w:rFonts w:ascii="Times New Roman" w:hAnsi="Times New Roman" w:cs="Times New Roman"/>
                                      <w:b/>
                                      <w:bCs/>
                                      <w:sz w:val="18"/>
                                      <w:szCs w:val="18"/>
                                      <w:rPrChange w:id="731" w:author="Maino Vieytes, Christian (NIH/NIA/IRP) [F]" w:date="2023-11-15T15:31:00Z">
                                        <w:rPr>
                                          <w:del w:id="732" w:author="Maino Vieytes, Christian (NIH/NIA/IRP) [F]" w:date="2023-11-15T14:42:00Z"/>
                                          <w:rFonts w:ascii="Times New Roman" w:hAnsi="Times New Roman" w:cs="Times New Roman"/>
                                          <w:b/>
                                          <w:bCs/>
                                          <w:sz w:val="20"/>
                                          <w:szCs w:val="20"/>
                                        </w:rPr>
                                      </w:rPrChange>
                                    </w:rPr>
                                  </w:pPr>
                                  <w:del w:id="733" w:author="Maino Vieytes, Christian (NIH/NIA/IRP) [F]" w:date="2023-11-15T14:42:00Z">
                                    <w:r w:rsidRPr="00972A4F" w:rsidDel="008104EE">
                                      <w:rPr>
                                        <w:rFonts w:ascii="Times New Roman" w:hAnsi="Times New Roman" w:cs="Times New Roman"/>
                                        <w:b/>
                                        <w:bCs/>
                                        <w:color w:val="000000"/>
                                        <w:sz w:val="18"/>
                                        <w:szCs w:val="18"/>
                                        <w:rPrChange w:id="734" w:author="Maino Vieytes, Christian (NIH/NIA/IRP) [F]" w:date="2023-11-15T15:31:00Z">
                                          <w:rPr>
                                            <w:rFonts w:ascii="Times New Roman" w:hAnsi="Times New Roman" w:cs="Times New Roman"/>
                                            <w:b/>
                                            <w:bCs/>
                                            <w:color w:val="000000"/>
                                            <w:sz w:val="20"/>
                                            <w:szCs w:val="20"/>
                                          </w:rPr>
                                        </w:rPrChange>
                                      </w:rPr>
                                      <w:delText>0.81</w:delText>
                                    </w:r>
                                  </w:del>
                                </w:p>
                              </w:tc>
                              <w:tc>
                                <w:tcPr>
                                  <w:tcW w:w="990" w:type="dxa"/>
                                  <w:tcBorders>
                                    <w:top w:val="nil"/>
                                    <w:bottom w:val="nil"/>
                                  </w:tcBorders>
                                  <w:shd w:val="clear" w:color="auto" w:fill="auto"/>
                                  <w:noWrap/>
                                  <w:vAlign w:val="center"/>
                                </w:tcPr>
                                <w:p w14:paraId="42AC5F10" w14:textId="528AE6A6" w:rsidR="0003299C" w:rsidRPr="00972A4F" w:rsidDel="008104EE" w:rsidRDefault="0003299C" w:rsidP="00555C35">
                                  <w:pPr>
                                    <w:spacing w:line="360" w:lineRule="auto"/>
                                    <w:jc w:val="center"/>
                                    <w:rPr>
                                      <w:del w:id="735" w:author="Maino Vieytes, Christian (NIH/NIA/IRP) [F]" w:date="2023-11-15T14:42:00Z"/>
                                      <w:rFonts w:ascii="Times New Roman" w:hAnsi="Times New Roman" w:cs="Times New Roman"/>
                                      <w:sz w:val="18"/>
                                      <w:szCs w:val="18"/>
                                      <w:rPrChange w:id="736" w:author="Maino Vieytes, Christian (NIH/NIA/IRP) [F]" w:date="2023-11-15T15:31:00Z">
                                        <w:rPr>
                                          <w:del w:id="737" w:author="Maino Vieytes, Christian (NIH/NIA/IRP) [F]" w:date="2023-11-15T14:42:00Z"/>
                                          <w:rFonts w:ascii="Times New Roman" w:hAnsi="Times New Roman" w:cs="Times New Roman"/>
                                          <w:sz w:val="20"/>
                                          <w:szCs w:val="20"/>
                                        </w:rPr>
                                      </w:rPrChange>
                                    </w:rPr>
                                  </w:pPr>
                                </w:p>
                              </w:tc>
                              <w:tc>
                                <w:tcPr>
                                  <w:tcW w:w="900" w:type="dxa"/>
                                  <w:tcBorders>
                                    <w:top w:val="nil"/>
                                    <w:bottom w:val="nil"/>
                                    <w:right w:val="nil"/>
                                  </w:tcBorders>
                                  <w:shd w:val="clear" w:color="auto" w:fill="auto"/>
                                  <w:noWrap/>
                                  <w:vAlign w:val="center"/>
                                </w:tcPr>
                                <w:p w14:paraId="69C7B802" w14:textId="35BF60F2" w:rsidR="0003299C" w:rsidRPr="00972A4F" w:rsidDel="008104EE" w:rsidRDefault="0003299C" w:rsidP="00555C35">
                                  <w:pPr>
                                    <w:spacing w:line="360" w:lineRule="auto"/>
                                    <w:jc w:val="center"/>
                                    <w:rPr>
                                      <w:del w:id="738" w:author="Maino Vieytes, Christian (NIH/NIA/IRP) [F]" w:date="2023-11-15T14:42:00Z"/>
                                      <w:rFonts w:ascii="Times New Roman" w:hAnsi="Times New Roman" w:cs="Times New Roman"/>
                                      <w:sz w:val="18"/>
                                      <w:szCs w:val="18"/>
                                      <w:rPrChange w:id="739" w:author="Maino Vieytes, Christian (NIH/NIA/IRP) [F]" w:date="2023-11-15T15:31:00Z">
                                        <w:rPr>
                                          <w:del w:id="740" w:author="Maino Vieytes, Christian (NIH/NIA/IRP) [F]" w:date="2023-11-15T14:42:00Z"/>
                                          <w:rFonts w:ascii="Times New Roman" w:hAnsi="Times New Roman" w:cs="Times New Roman"/>
                                          <w:sz w:val="20"/>
                                          <w:szCs w:val="20"/>
                                        </w:rPr>
                                      </w:rPrChange>
                                    </w:rPr>
                                  </w:pPr>
                                </w:p>
                              </w:tc>
                              <w:tc>
                                <w:tcPr>
                                  <w:tcW w:w="1350" w:type="dxa"/>
                                  <w:tcBorders>
                                    <w:top w:val="nil"/>
                                    <w:left w:val="nil"/>
                                    <w:bottom w:val="nil"/>
                                    <w:right w:val="single" w:sz="4" w:space="0" w:color="auto"/>
                                  </w:tcBorders>
                                  <w:vAlign w:val="center"/>
                                </w:tcPr>
                                <w:p w14:paraId="2DEB24B5" w14:textId="09F6FA4F" w:rsidR="0003299C" w:rsidRPr="00972A4F" w:rsidDel="008104EE" w:rsidRDefault="0003299C" w:rsidP="00555C35">
                                  <w:pPr>
                                    <w:spacing w:line="360" w:lineRule="auto"/>
                                    <w:jc w:val="center"/>
                                    <w:rPr>
                                      <w:del w:id="741" w:author="Maino Vieytes, Christian (NIH/NIA/IRP) [F]" w:date="2023-11-15T14:42:00Z"/>
                                      <w:rFonts w:ascii="Times New Roman" w:hAnsi="Times New Roman" w:cs="Times New Roman"/>
                                      <w:sz w:val="18"/>
                                      <w:szCs w:val="18"/>
                                      <w:rPrChange w:id="742" w:author="Maino Vieytes, Christian (NIH/NIA/IRP) [F]" w:date="2023-11-15T15:31:00Z">
                                        <w:rPr>
                                          <w:del w:id="743" w:author="Maino Vieytes, Christian (NIH/NIA/IRP) [F]" w:date="2023-11-15T14:42:00Z"/>
                                          <w:rFonts w:ascii="Times New Roman" w:hAnsi="Times New Roman" w:cs="Times New Roman"/>
                                          <w:sz w:val="20"/>
                                          <w:szCs w:val="20"/>
                                        </w:rPr>
                                      </w:rPrChange>
                                    </w:rPr>
                                  </w:pPr>
                                </w:p>
                              </w:tc>
                            </w:tr>
                            <w:tr w:rsidR="0003299C" w:rsidRPr="00972A4F" w:rsidDel="008104EE" w14:paraId="7FD94F6F" w14:textId="697F1E55" w:rsidTr="00972A4F">
                              <w:trPr>
                                <w:del w:id="744" w:author="Maino Vieytes, Christian (NIH/NIA/IRP) [F]" w:date="2023-11-15T14:42:00Z"/>
                              </w:trPr>
                              <w:tc>
                                <w:tcPr>
                                  <w:tcW w:w="2187" w:type="dxa"/>
                                  <w:gridSpan w:val="2"/>
                                  <w:tcBorders>
                                    <w:top w:val="nil"/>
                                    <w:left w:val="single" w:sz="4" w:space="0" w:color="auto"/>
                                    <w:bottom w:val="nil"/>
                                  </w:tcBorders>
                                  <w:shd w:val="clear" w:color="auto" w:fill="auto"/>
                                  <w:vAlign w:val="center"/>
                                </w:tcPr>
                                <w:p w14:paraId="66770411" w14:textId="22CB6D4B" w:rsidR="0003299C" w:rsidRPr="00972A4F" w:rsidDel="008104EE" w:rsidRDefault="0003299C" w:rsidP="0003299C">
                                  <w:pPr>
                                    <w:spacing w:line="360" w:lineRule="auto"/>
                                    <w:jc w:val="center"/>
                                    <w:rPr>
                                      <w:del w:id="745" w:author="Maino Vieytes, Christian (NIH/NIA/IRP) [F]" w:date="2023-11-15T14:42:00Z"/>
                                      <w:rFonts w:ascii="Times New Roman" w:hAnsi="Times New Roman" w:cs="Times New Roman"/>
                                      <w:sz w:val="18"/>
                                      <w:szCs w:val="18"/>
                                      <w:rPrChange w:id="746" w:author="Maino Vieytes, Christian (NIH/NIA/IRP) [F]" w:date="2023-11-15T15:31:00Z">
                                        <w:rPr>
                                          <w:del w:id="747" w:author="Maino Vieytes, Christian (NIH/NIA/IRP) [F]" w:date="2023-11-15T14:42:00Z"/>
                                          <w:rFonts w:ascii="Times New Roman" w:hAnsi="Times New Roman" w:cs="Times New Roman"/>
                                          <w:sz w:val="20"/>
                                          <w:szCs w:val="20"/>
                                        </w:rPr>
                                      </w:rPrChange>
                                    </w:rPr>
                                    <w:pPrChange w:id="748" w:author="Maino Vieytes, Christian (NIH/NIA/IRP) [F]" w:date="2023-11-15T15:27:00Z">
                                      <w:pPr>
                                        <w:spacing w:line="360" w:lineRule="auto"/>
                                      </w:pPr>
                                    </w:pPrChange>
                                  </w:pPr>
                                  <w:del w:id="749" w:author="Maino Vieytes, Christian (NIH/NIA/IRP) [F]" w:date="2023-11-15T14:42:00Z">
                                    <w:r w:rsidRPr="00972A4F" w:rsidDel="008104EE">
                                      <w:rPr>
                                        <w:rFonts w:ascii="Times New Roman" w:hAnsi="Times New Roman" w:cs="Times New Roman"/>
                                        <w:sz w:val="18"/>
                                        <w:szCs w:val="18"/>
                                        <w:rPrChange w:id="750" w:author="Maino Vieytes, Christian (NIH/NIA/IRP) [F]" w:date="2023-11-15T15:31:00Z">
                                          <w:rPr>
                                            <w:rFonts w:ascii="Times New Roman" w:hAnsi="Times New Roman" w:cs="Times New Roman"/>
                                            <w:sz w:val="20"/>
                                            <w:szCs w:val="20"/>
                                          </w:rPr>
                                        </w:rPrChange>
                                      </w:rPr>
                                      <w:delText>Household Size</w:delText>
                                    </w:r>
                                    <w:r w:rsidRPr="00972A4F" w:rsidDel="008104EE">
                                      <w:rPr>
                                        <w:rFonts w:ascii="Times New Roman" w:hAnsi="Times New Roman" w:cs="Times New Roman"/>
                                        <w:sz w:val="18"/>
                                        <w:szCs w:val="18"/>
                                        <w:vertAlign w:val="superscript"/>
                                        <w:lang w:bidi="en-US"/>
                                        <w:rPrChange w:id="751"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
                                <w:p w14:paraId="7EE3F3A3" w14:textId="56A918FD" w:rsidR="0003299C" w:rsidRPr="00972A4F" w:rsidDel="008104EE" w:rsidRDefault="0003299C" w:rsidP="00555C35">
                                  <w:pPr>
                                    <w:spacing w:line="360" w:lineRule="auto"/>
                                    <w:jc w:val="center"/>
                                    <w:rPr>
                                      <w:del w:id="752" w:author="Maino Vieytes, Christian (NIH/NIA/IRP) [F]" w:date="2023-11-15T14:42:00Z"/>
                                      <w:rFonts w:ascii="Times New Roman" w:hAnsi="Times New Roman" w:cs="Times New Roman"/>
                                      <w:b/>
                                      <w:bCs/>
                                      <w:sz w:val="18"/>
                                      <w:szCs w:val="18"/>
                                      <w:rPrChange w:id="753" w:author="Maino Vieytes, Christian (NIH/NIA/IRP) [F]" w:date="2023-11-15T15:31:00Z">
                                        <w:rPr>
                                          <w:del w:id="754" w:author="Maino Vieytes, Christian (NIH/NIA/IRP) [F]" w:date="2023-11-15T14:42:00Z"/>
                                          <w:rFonts w:ascii="Times New Roman" w:hAnsi="Times New Roman" w:cs="Times New Roman"/>
                                          <w:b/>
                                          <w:bCs/>
                                          <w:sz w:val="20"/>
                                          <w:szCs w:val="20"/>
                                        </w:rPr>
                                      </w:rPrChange>
                                    </w:rPr>
                                  </w:pPr>
                                  <w:del w:id="755" w:author="Maino Vieytes, Christian (NIH/NIA/IRP) [F]" w:date="2023-11-15T14:42:00Z">
                                    <w:r w:rsidRPr="00972A4F" w:rsidDel="008104EE">
                                      <w:rPr>
                                        <w:rFonts w:ascii="Times New Roman" w:hAnsi="Times New Roman" w:cs="Times New Roman"/>
                                        <w:b/>
                                        <w:bCs/>
                                        <w:color w:val="000000"/>
                                        <w:sz w:val="18"/>
                                        <w:szCs w:val="18"/>
                                        <w:rPrChange w:id="756" w:author="Maino Vieytes, Christian (NIH/NIA/IRP) [F]" w:date="2023-11-15T15:31:00Z">
                                          <w:rPr>
                                            <w:rFonts w:ascii="Times New Roman" w:hAnsi="Times New Roman" w:cs="Times New Roman"/>
                                            <w:b/>
                                            <w:bCs/>
                                            <w:color w:val="000000"/>
                                            <w:sz w:val="20"/>
                                            <w:szCs w:val="20"/>
                                          </w:rPr>
                                        </w:rPrChange>
                                      </w:rPr>
                                      <w:delText>0.63</w:delText>
                                    </w:r>
                                  </w:del>
                                </w:p>
                              </w:tc>
                              <w:tc>
                                <w:tcPr>
                                  <w:tcW w:w="990" w:type="dxa"/>
                                  <w:tcBorders>
                                    <w:top w:val="nil"/>
                                    <w:bottom w:val="nil"/>
                                  </w:tcBorders>
                                  <w:shd w:val="clear" w:color="auto" w:fill="auto"/>
                                  <w:noWrap/>
                                  <w:vAlign w:val="center"/>
                                  <w:hideMark/>
                                </w:tcPr>
                                <w:p w14:paraId="6270A028" w14:textId="4AE4FC04" w:rsidR="0003299C" w:rsidRPr="00972A4F" w:rsidDel="008104EE" w:rsidRDefault="0003299C" w:rsidP="00555C35">
                                  <w:pPr>
                                    <w:spacing w:line="360" w:lineRule="auto"/>
                                    <w:jc w:val="center"/>
                                    <w:rPr>
                                      <w:del w:id="757" w:author="Maino Vieytes, Christian (NIH/NIA/IRP) [F]" w:date="2023-11-15T14:42:00Z"/>
                                      <w:rFonts w:ascii="Times New Roman" w:hAnsi="Times New Roman" w:cs="Times New Roman"/>
                                      <w:sz w:val="18"/>
                                      <w:szCs w:val="18"/>
                                      <w:rPrChange w:id="758" w:author="Maino Vieytes, Christian (NIH/NIA/IRP) [F]" w:date="2023-11-15T15:31:00Z">
                                        <w:rPr>
                                          <w:del w:id="759" w:author="Maino Vieytes, Christian (NIH/NIA/IRP) [F]" w:date="2023-11-15T14:42:00Z"/>
                                          <w:rFonts w:ascii="Times New Roman" w:hAnsi="Times New Roman" w:cs="Times New Roman"/>
                                          <w:sz w:val="20"/>
                                          <w:szCs w:val="20"/>
                                        </w:rPr>
                                      </w:rPrChange>
                                    </w:rPr>
                                  </w:pPr>
                                </w:p>
                              </w:tc>
                              <w:tc>
                                <w:tcPr>
                                  <w:tcW w:w="900" w:type="dxa"/>
                                  <w:tcBorders>
                                    <w:top w:val="nil"/>
                                    <w:bottom w:val="nil"/>
                                    <w:right w:val="nil"/>
                                  </w:tcBorders>
                                  <w:shd w:val="clear" w:color="auto" w:fill="auto"/>
                                  <w:noWrap/>
                                  <w:vAlign w:val="center"/>
                                </w:tcPr>
                                <w:p w14:paraId="15BD1CB7" w14:textId="4DA4F9F6" w:rsidR="0003299C" w:rsidRPr="00972A4F" w:rsidDel="008104EE" w:rsidRDefault="0003299C" w:rsidP="00555C35">
                                  <w:pPr>
                                    <w:spacing w:line="360" w:lineRule="auto"/>
                                    <w:jc w:val="center"/>
                                    <w:rPr>
                                      <w:del w:id="760" w:author="Maino Vieytes, Christian (NIH/NIA/IRP) [F]" w:date="2023-11-15T14:42:00Z"/>
                                      <w:rFonts w:ascii="Times New Roman" w:hAnsi="Times New Roman" w:cs="Times New Roman"/>
                                      <w:sz w:val="18"/>
                                      <w:szCs w:val="18"/>
                                      <w:rPrChange w:id="761" w:author="Maino Vieytes, Christian (NIH/NIA/IRP) [F]" w:date="2023-11-15T15:31:00Z">
                                        <w:rPr>
                                          <w:del w:id="762" w:author="Maino Vieytes, Christian (NIH/NIA/IRP) [F]" w:date="2023-11-15T14:42:00Z"/>
                                          <w:rFonts w:ascii="Times New Roman" w:hAnsi="Times New Roman" w:cs="Times New Roman"/>
                                          <w:sz w:val="20"/>
                                          <w:szCs w:val="20"/>
                                        </w:rPr>
                                      </w:rPrChange>
                                    </w:rPr>
                                  </w:pPr>
                                </w:p>
                              </w:tc>
                              <w:tc>
                                <w:tcPr>
                                  <w:tcW w:w="1350" w:type="dxa"/>
                                  <w:tcBorders>
                                    <w:top w:val="nil"/>
                                    <w:left w:val="nil"/>
                                    <w:bottom w:val="nil"/>
                                    <w:right w:val="single" w:sz="4" w:space="0" w:color="auto"/>
                                  </w:tcBorders>
                                  <w:vAlign w:val="center"/>
                                </w:tcPr>
                                <w:p w14:paraId="13034777" w14:textId="4D163F16" w:rsidR="0003299C" w:rsidRPr="00972A4F" w:rsidDel="008104EE" w:rsidRDefault="0003299C" w:rsidP="00555C35">
                                  <w:pPr>
                                    <w:spacing w:line="360" w:lineRule="auto"/>
                                    <w:jc w:val="center"/>
                                    <w:rPr>
                                      <w:del w:id="763" w:author="Maino Vieytes, Christian (NIH/NIA/IRP) [F]" w:date="2023-11-15T14:42:00Z"/>
                                      <w:rFonts w:ascii="Times New Roman" w:hAnsi="Times New Roman" w:cs="Times New Roman"/>
                                      <w:sz w:val="18"/>
                                      <w:szCs w:val="18"/>
                                      <w:rPrChange w:id="764" w:author="Maino Vieytes, Christian (NIH/NIA/IRP) [F]" w:date="2023-11-15T15:31:00Z">
                                        <w:rPr>
                                          <w:del w:id="765" w:author="Maino Vieytes, Christian (NIH/NIA/IRP) [F]" w:date="2023-11-15T14:42:00Z"/>
                                          <w:rFonts w:ascii="Times New Roman" w:hAnsi="Times New Roman" w:cs="Times New Roman"/>
                                          <w:sz w:val="20"/>
                                          <w:szCs w:val="20"/>
                                        </w:rPr>
                                      </w:rPrChange>
                                    </w:rPr>
                                  </w:pPr>
                                </w:p>
                              </w:tc>
                            </w:tr>
                            <w:tr w:rsidR="0003299C" w:rsidRPr="00972A4F" w14:paraId="2195D1E2" w14:textId="77777777" w:rsidTr="00972A4F">
                              <w:tc>
                                <w:tcPr>
                                  <w:tcW w:w="2187" w:type="dxa"/>
                                  <w:gridSpan w:val="2"/>
                                  <w:tcBorders>
                                    <w:top w:val="nil"/>
                                    <w:left w:val="single" w:sz="4" w:space="0" w:color="auto"/>
                                    <w:bottom w:val="nil"/>
                                  </w:tcBorders>
                                  <w:shd w:val="clear" w:color="auto" w:fill="auto"/>
                                  <w:vAlign w:val="center"/>
                                </w:tcPr>
                                <w:p w14:paraId="4EC93FCC" w14:textId="77777777" w:rsidR="0003299C" w:rsidRPr="00972A4F" w:rsidRDefault="0003299C" w:rsidP="0003299C">
                                  <w:pPr>
                                    <w:spacing w:line="360" w:lineRule="auto"/>
                                    <w:jc w:val="both"/>
                                    <w:rPr>
                                      <w:rFonts w:ascii="Times New Roman" w:hAnsi="Times New Roman" w:cs="Times New Roman"/>
                                      <w:sz w:val="18"/>
                                      <w:szCs w:val="18"/>
                                      <w:vertAlign w:val="superscript"/>
                                      <w:rPrChange w:id="766" w:author="Maino Vieytes, Christian (NIH/NIA/IRP) [F]" w:date="2023-11-15T15:31:00Z">
                                        <w:rPr>
                                          <w:rFonts w:ascii="Times New Roman" w:hAnsi="Times New Roman" w:cs="Times New Roman"/>
                                          <w:sz w:val="20"/>
                                          <w:szCs w:val="20"/>
                                          <w:vertAlign w:val="superscript"/>
                                        </w:rPr>
                                      </w:rPrChange>
                                    </w:rPr>
                                    <w:pPrChange w:id="767" w:author="Maino Vieytes, Christian (NIH/NIA/IRP) [F]" w:date="2023-11-15T15:27:00Z">
                                      <w:pPr>
                                        <w:spacing w:line="360" w:lineRule="auto"/>
                                        <w:jc w:val="center"/>
                                      </w:pPr>
                                    </w:pPrChange>
                                  </w:pPr>
                                  <w:r w:rsidRPr="00972A4F">
                                    <w:rPr>
                                      <w:rFonts w:ascii="Times New Roman" w:hAnsi="Times New Roman" w:cs="Times New Roman"/>
                                      <w:sz w:val="18"/>
                                      <w:szCs w:val="18"/>
                                      <w:rPrChange w:id="768" w:author="Maino Vieytes, Christian (NIH/NIA/IRP) [F]" w:date="2023-11-15T15:31:00Z">
                                        <w:rPr>
                                          <w:rFonts w:ascii="Times New Roman" w:hAnsi="Times New Roman" w:cs="Times New Roman"/>
                                          <w:sz w:val="20"/>
                                          <w:szCs w:val="20"/>
                                        </w:rPr>
                                      </w:rPrChange>
                                    </w:rPr>
                                    <w:t>Prudent #1</w:t>
                                  </w:r>
                                  <w:r w:rsidRPr="00972A4F">
                                    <w:rPr>
                                      <w:rFonts w:ascii="Times New Roman" w:hAnsi="Times New Roman" w:cs="Times New Roman"/>
                                      <w:sz w:val="18"/>
                                      <w:szCs w:val="18"/>
                                      <w:vertAlign w:val="superscript"/>
                                      <w:lang w:bidi="en-US"/>
                                      <w:rPrChange w:id="769" w:author="Maino Vieytes, Christian (NIH/NIA/IRP) [F]" w:date="2023-11-15T15:31:00Z">
                                        <w:rPr>
                                          <w:rFonts w:ascii="Times New Roman" w:hAnsi="Times New Roman" w:cs="Times New Roman"/>
                                          <w:sz w:val="20"/>
                                          <w:szCs w:val="20"/>
                                          <w:vertAlign w:val="superscript"/>
                                          <w:lang w:bidi="en-US"/>
                                        </w:rPr>
                                      </w:rPrChange>
                                    </w:rPr>
                                    <w:t>‡</w:t>
                                  </w:r>
                                </w:p>
                              </w:tc>
                              <w:tc>
                                <w:tcPr>
                                  <w:tcW w:w="1499" w:type="dxa"/>
                                  <w:tcBorders>
                                    <w:top w:val="nil"/>
                                    <w:bottom w:val="nil"/>
                                  </w:tcBorders>
                                  <w:shd w:val="clear" w:color="auto" w:fill="auto"/>
                                  <w:noWrap/>
                                  <w:vAlign w:val="center"/>
                                  <w:hideMark/>
                                </w:tcPr>
                                <w:p w14:paraId="19A1534C" w14:textId="4D985787" w:rsidR="0003299C" w:rsidRPr="00972A4F" w:rsidRDefault="0003299C" w:rsidP="0003299C">
                                  <w:pPr>
                                    <w:spacing w:line="360" w:lineRule="auto"/>
                                    <w:jc w:val="center"/>
                                    <w:rPr>
                                      <w:rFonts w:ascii="Times New Roman" w:hAnsi="Times New Roman" w:cs="Times New Roman"/>
                                      <w:b/>
                                      <w:bCs/>
                                      <w:sz w:val="18"/>
                                      <w:szCs w:val="18"/>
                                      <w:rPrChange w:id="770" w:author="Maino Vieytes, Christian (NIH/NIA/IRP) [F]" w:date="2023-11-15T15:31:00Z">
                                        <w:rPr>
                                          <w:rFonts w:ascii="Times New Roman" w:hAnsi="Times New Roman" w:cs="Times New Roman"/>
                                          <w:sz w:val="20"/>
                                          <w:szCs w:val="20"/>
                                        </w:rPr>
                                      </w:rPrChange>
                                    </w:rPr>
                                  </w:pPr>
                                  <w:ins w:id="771" w:author="Maino Vieytes, Christian (NIH/NIA/IRP) [F]" w:date="2023-11-15T15:26:00Z">
                                    <w:r w:rsidRPr="00972A4F">
                                      <w:rPr>
                                        <w:rFonts w:ascii="Times New Roman" w:hAnsi="Times New Roman" w:cs="Times New Roman"/>
                                        <w:b/>
                                        <w:bCs/>
                                        <w:color w:val="000000"/>
                                        <w:sz w:val="18"/>
                                        <w:szCs w:val="18"/>
                                        <w:rPrChange w:id="772" w:author="Maino Vieytes, Christian (NIH/NIA/IRP) [F]" w:date="2023-11-15T15:31:00Z">
                                          <w:rPr>
                                            <w:rFonts w:ascii="Calibri" w:hAnsi="Calibri" w:cs="Calibri"/>
                                            <w:color w:val="000000"/>
                                          </w:rPr>
                                        </w:rPrChange>
                                      </w:rPr>
                                      <w:t>-0.56</w:t>
                                    </w:r>
                                  </w:ins>
                                  <w:del w:id="773" w:author="Maino Vieytes, Christian (NIH/NIA/IRP) [F]" w:date="2023-11-15T15:26:00Z">
                                    <w:r w:rsidRPr="00972A4F" w:rsidDel="004C76B5">
                                      <w:rPr>
                                        <w:rFonts w:ascii="Times New Roman" w:hAnsi="Times New Roman" w:cs="Times New Roman"/>
                                        <w:b/>
                                        <w:bCs/>
                                        <w:color w:val="000000"/>
                                        <w:sz w:val="18"/>
                                        <w:szCs w:val="18"/>
                                        <w:rPrChange w:id="774" w:author="Maino Vieytes, Christian (NIH/NIA/IRP) [F]" w:date="2023-11-15T15:31:00Z">
                                          <w:rPr>
                                            <w:rFonts w:ascii="Times New Roman" w:hAnsi="Times New Roman" w:cs="Times New Roman"/>
                                            <w:color w:val="000000"/>
                                            <w:sz w:val="20"/>
                                            <w:szCs w:val="20"/>
                                          </w:rPr>
                                        </w:rPrChange>
                                      </w:rPr>
                                      <w:delText>-0.24</w:delText>
                                    </w:r>
                                  </w:del>
                                </w:p>
                              </w:tc>
                              <w:tc>
                                <w:tcPr>
                                  <w:tcW w:w="990" w:type="dxa"/>
                                  <w:tcBorders>
                                    <w:top w:val="nil"/>
                                    <w:bottom w:val="nil"/>
                                  </w:tcBorders>
                                  <w:shd w:val="clear" w:color="auto" w:fill="auto"/>
                                  <w:noWrap/>
                                  <w:vAlign w:val="center"/>
                                  <w:hideMark/>
                                </w:tcPr>
                                <w:p w14:paraId="141A537D" w14:textId="2CEE23AE" w:rsidR="0003299C" w:rsidRPr="00972A4F" w:rsidRDefault="0003299C" w:rsidP="0003299C">
                                  <w:pPr>
                                    <w:spacing w:line="360" w:lineRule="auto"/>
                                    <w:jc w:val="center"/>
                                    <w:rPr>
                                      <w:rFonts w:ascii="Times New Roman" w:hAnsi="Times New Roman" w:cs="Times New Roman"/>
                                      <w:sz w:val="18"/>
                                      <w:szCs w:val="18"/>
                                      <w:rPrChange w:id="775" w:author="Maino Vieytes, Christian (NIH/NIA/IRP) [F]" w:date="2023-11-15T15:31:00Z">
                                        <w:rPr>
                                          <w:rFonts w:ascii="Times New Roman" w:hAnsi="Times New Roman" w:cs="Times New Roman"/>
                                          <w:sz w:val="20"/>
                                          <w:szCs w:val="20"/>
                                        </w:rPr>
                                      </w:rPrChange>
                                    </w:rPr>
                                  </w:pPr>
                                  <w:ins w:id="776" w:author="Maino Vieytes, Christian (NIH/NIA/IRP) [F]" w:date="2023-11-15T15:26:00Z">
                                    <w:r w:rsidRPr="00972A4F">
                                      <w:rPr>
                                        <w:rFonts w:ascii="Times New Roman" w:hAnsi="Times New Roman" w:cs="Times New Roman"/>
                                        <w:color w:val="000000"/>
                                        <w:sz w:val="18"/>
                                        <w:szCs w:val="18"/>
                                        <w:rPrChange w:id="777" w:author="Maino Vieytes, Christian (NIH/NIA/IRP) [F]" w:date="2023-11-15T15:31:00Z">
                                          <w:rPr>
                                            <w:rFonts w:ascii="Calibri" w:hAnsi="Calibri" w:cs="Calibri"/>
                                            <w:color w:val="000000"/>
                                          </w:rPr>
                                        </w:rPrChange>
                                      </w:rPr>
                                      <w:t>--</w:t>
                                    </w:r>
                                  </w:ins>
                                  <w:del w:id="778" w:author="Maino Vieytes, Christian (NIH/NIA/IRP) [F]" w:date="2023-11-15T15:26:00Z">
                                    <w:r w:rsidRPr="00972A4F" w:rsidDel="004C76B5">
                                      <w:rPr>
                                        <w:rFonts w:ascii="Times New Roman" w:hAnsi="Times New Roman" w:cs="Times New Roman"/>
                                        <w:sz w:val="18"/>
                                        <w:szCs w:val="18"/>
                                        <w:rPrChange w:id="779" w:author="Maino Vieytes, Christian (NIH/NIA/IRP) [F]" w:date="2023-11-15T15:31:00Z">
                                          <w:rPr>
                                            <w:rFonts w:ascii="Times New Roman" w:hAnsi="Times New Roman" w:cs="Times New Roman"/>
                                            <w:sz w:val="20"/>
                                            <w:szCs w:val="20"/>
                                          </w:rPr>
                                        </w:rPrChange>
                                      </w:rPr>
                                      <w:delText>--</w:delText>
                                    </w:r>
                                  </w:del>
                                </w:p>
                              </w:tc>
                              <w:tc>
                                <w:tcPr>
                                  <w:tcW w:w="900" w:type="dxa"/>
                                  <w:tcBorders>
                                    <w:top w:val="nil"/>
                                    <w:bottom w:val="nil"/>
                                    <w:right w:val="nil"/>
                                  </w:tcBorders>
                                  <w:shd w:val="clear" w:color="auto" w:fill="auto"/>
                                  <w:noWrap/>
                                  <w:vAlign w:val="center"/>
                                </w:tcPr>
                                <w:p w14:paraId="5101A88B" w14:textId="77777777" w:rsidR="0003299C" w:rsidRPr="00972A4F" w:rsidRDefault="0003299C" w:rsidP="0003299C">
                                  <w:pPr>
                                    <w:spacing w:line="360" w:lineRule="auto"/>
                                    <w:jc w:val="center"/>
                                    <w:rPr>
                                      <w:rFonts w:ascii="Times New Roman" w:hAnsi="Times New Roman" w:cs="Times New Roman"/>
                                      <w:sz w:val="18"/>
                                      <w:szCs w:val="18"/>
                                      <w:rPrChange w:id="780" w:author="Maino Vieytes, Christian (NIH/NIA/IRP) [F]" w:date="2023-11-15T15:31:00Z">
                                        <w:rPr>
                                          <w:rFonts w:ascii="Times New Roman" w:hAnsi="Times New Roman" w:cs="Times New Roman"/>
                                          <w:sz w:val="20"/>
                                          <w:szCs w:val="20"/>
                                        </w:rPr>
                                      </w:rPrChange>
                                    </w:rPr>
                                  </w:pPr>
                                </w:p>
                              </w:tc>
                              <w:tc>
                                <w:tcPr>
                                  <w:tcW w:w="1350" w:type="dxa"/>
                                  <w:tcBorders>
                                    <w:top w:val="nil"/>
                                    <w:left w:val="nil"/>
                                    <w:bottom w:val="nil"/>
                                    <w:right w:val="single" w:sz="4" w:space="0" w:color="auto"/>
                                  </w:tcBorders>
                                  <w:vAlign w:val="center"/>
                                </w:tcPr>
                                <w:p w14:paraId="47ABB6EF" w14:textId="77777777" w:rsidR="0003299C" w:rsidRPr="00972A4F" w:rsidRDefault="0003299C" w:rsidP="0003299C">
                                  <w:pPr>
                                    <w:spacing w:line="360" w:lineRule="auto"/>
                                    <w:jc w:val="center"/>
                                    <w:rPr>
                                      <w:rFonts w:ascii="Times New Roman" w:hAnsi="Times New Roman" w:cs="Times New Roman"/>
                                      <w:sz w:val="18"/>
                                      <w:szCs w:val="18"/>
                                      <w:rPrChange w:id="781" w:author="Maino Vieytes, Christian (NIH/NIA/IRP) [F]" w:date="2023-11-15T15:31:00Z">
                                        <w:rPr>
                                          <w:rFonts w:ascii="Times New Roman" w:hAnsi="Times New Roman" w:cs="Times New Roman"/>
                                          <w:sz w:val="20"/>
                                          <w:szCs w:val="20"/>
                                        </w:rPr>
                                      </w:rPrChange>
                                    </w:rPr>
                                  </w:pPr>
                                </w:p>
                              </w:tc>
                            </w:tr>
                            <w:tr w:rsidR="0003299C" w:rsidRPr="00972A4F" w14:paraId="36CF9517" w14:textId="77777777" w:rsidTr="00972A4F">
                              <w:tc>
                                <w:tcPr>
                                  <w:tcW w:w="2187" w:type="dxa"/>
                                  <w:gridSpan w:val="2"/>
                                  <w:tcBorders>
                                    <w:top w:val="nil"/>
                                    <w:left w:val="single" w:sz="4" w:space="0" w:color="auto"/>
                                    <w:bottom w:val="nil"/>
                                  </w:tcBorders>
                                  <w:shd w:val="clear" w:color="auto" w:fill="auto"/>
                                  <w:vAlign w:val="center"/>
                                </w:tcPr>
                                <w:p w14:paraId="0BA18387" w14:textId="77777777" w:rsidR="0003299C" w:rsidRPr="00972A4F" w:rsidRDefault="0003299C" w:rsidP="0003299C">
                                  <w:pPr>
                                    <w:spacing w:line="360" w:lineRule="auto"/>
                                    <w:rPr>
                                      <w:rFonts w:ascii="Times New Roman" w:hAnsi="Times New Roman" w:cs="Times New Roman"/>
                                      <w:sz w:val="18"/>
                                      <w:szCs w:val="18"/>
                                      <w:vertAlign w:val="superscript"/>
                                    </w:rPr>
                                  </w:pPr>
                                  <w:r w:rsidRPr="00972A4F">
                                    <w:rPr>
                                      <w:rFonts w:ascii="Times New Roman" w:hAnsi="Times New Roman" w:cs="Times New Roman"/>
                                      <w:sz w:val="18"/>
                                      <w:szCs w:val="18"/>
                                    </w:rPr>
                                    <w:t>Prudent #2</w:t>
                                  </w:r>
                                  <w:r w:rsidRPr="00972A4F">
                                    <w:rPr>
                                      <w:rFonts w:ascii="Times New Roman" w:hAnsi="Times New Roman" w:cs="Times New Roman"/>
                                      <w:sz w:val="18"/>
                                      <w:szCs w:val="18"/>
                                      <w:vertAlign w:val="superscript"/>
                                      <w:lang w:bidi="en-US"/>
                                    </w:rPr>
                                    <w:t>‡</w:t>
                                  </w:r>
                                </w:p>
                              </w:tc>
                              <w:tc>
                                <w:tcPr>
                                  <w:tcW w:w="1499" w:type="dxa"/>
                                  <w:tcBorders>
                                    <w:top w:val="nil"/>
                                    <w:bottom w:val="nil"/>
                                  </w:tcBorders>
                                  <w:shd w:val="clear" w:color="auto" w:fill="auto"/>
                                  <w:noWrap/>
                                  <w:vAlign w:val="center"/>
                                  <w:hideMark/>
                                </w:tcPr>
                                <w:p w14:paraId="4E3F7CE7" w14:textId="71B30998" w:rsidR="0003299C" w:rsidRPr="00972A4F" w:rsidRDefault="0003299C" w:rsidP="0003299C">
                                  <w:pPr>
                                    <w:spacing w:line="360" w:lineRule="auto"/>
                                    <w:jc w:val="center"/>
                                    <w:rPr>
                                      <w:rFonts w:ascii="Times New Roman" w:hAnsi="Times New Roman" w:cs="Times New Roman"/>
                                      <w:b/>
                                      <w:bCs/>
                                      <w:sz w:val="18"/>
                                      <w:szCs w:val="18"/>
                                    </w:rPr>
                                  </w:pPr>
                                  <w:ins w:id="782" w:author="Maino Vieytes, Christian (NIH/NIA/IRP) [F]" w:date="2023-11-15T15:26:00Z">
                                    <w:r w:rsidRPr="00972A4F">
                                      <w:rPr>
                                        <w:rFonts w:ascii="Times New Roman" w:hAnsi="Times New Roman" w:cs="Times New Roman"/>
                                        <w:color w:val="000000"/>
                                        <w:sz w:val="18"/>
                                        <w:szCs w:val="18"/>
                                        <w:rPrChange w:id="783" w:author="Maino Vieytes, Christian (NIH/NIA/IRP) [F]" w:date="2023-11-15T15:31:00Z">
                                          <w:rPr>
                                            <w:rFonts w:ascii="Calibri" w:hAnsi="Calibri" w:cs="Calibri"/>
                                            <w:color w:val="000000"/>
                                          </w:rPr>
                                        </w:rPrChange>
                                      </w:rPr>
                                      <w:t>-0.17</w:t>
                                    </w:r>
                                  </w:ins>
                                  <w:del w:id="784" w:author="Maino Vieytes, Christian (NIH/NIA/IRP) [F]" w:date="2023-11-15T15:26:00Z">
                                    <w:r w:rsidRPr="00972A4F" w:rsidDel="004C76B5">
                                      <w:rPr>
                                        <w:rFonts w:ascii="Times New Roman" w:hAnsi="Times New Roman" w:cs="Times New Roman"/>
                                        <w:b/>
                                        <w:bCs/>
                                        <w:color w:val="000000"/>
                                        <w:sz w:val="18"/>
                                        <w:szCs w:val="18"/>
                                      </w:rPr>
                                      <w:delText>-0.40</w:delText>
                                    </w:r>
                                  </w:del>
                                </w:p>
                              </w:tc>
                              <w:tc>
                                <w:tcPr>
                                  <w:tcW w:w="990" w:type="dxa"/>
                                  <w:tcBorders>
                                    <w:top w:val="nil"/>
                                    <w:bottom w:val="nil"/>
                                  </w:tcBorders>
                                  <w:shd w:val="clear" w:color="auto" w:fill="auto"/>
                                  <w:noWrap/>
                                  <w:vAlign w:val="center"/>
                                  <w:hideMark/>
                                </w:tcPr>
                                <w:p w14:paraId="01C813D9" w14:textId="6CB2ECE2" w:rsidR="0003299C" w:rsidRPr="00972A4F" w:rsidRDefault="0003299C" w:rsidP="0003299C">
                                  <w:pPr>
                                    <w:spacing w:line="360" w:lineRule="auto"/>
                                    <w:jc w:val="center"/>
                                    <w:rPr>
                                      <w:rFonts w:ascii="Times New Roman" w:hAnsi="Times New Roman" w:cs="Times New Roman"/>
                                      <w:sz w:val="18"/>
                                      <w:szCs w:val="18"/>
                                    </w:rPr>
                                  </w:pPr>
                                  <w:ins w:id="785" w:author="Maino Vieytes, Christian (NIH/NIA/IRP) [F]" w:date="2023-11-15T15:26:00Z">
                                    <w:r w:rsidRPr="00972A4F">
                                      <w:rPr>
                                        <w:rFonts w:ascii="Times New Roman" w:hAnsi="Times New Roman" w:cs="Times New Roman"/>
                                        <w:color w:val="000000"/>
                                        <w:sz w:val="18"/>
                                        <w:szCs w:val="18"/>
                                        <w:rPrChange w:id="786" w:author="Maino Vieytes, Christian (NIH/NIA/IRP) [F]" w:date="2023-11-15T15:31:00Z">
                                          <w:rPr>
                                            <w:rFonts w:ascii="Calibri" w:hAnsi="Calibri" w:cs="Calibri"/>
                                            <w:color w:val="000000"/>
                                          </w:rPr>
                                        </w:rPrChange>
                                      </w:rPr>
                                      <w:t>0.070</w:t>
                                    </w:r>
                                  </w:ins>
                                  <w:del w:id="787" w:author="Maino Vieytes, Christian (NIH/NIA/IRP) [F]" w:date="2023-11-15T15:26:00Z">
                                    <w:r w:rsidRPr="00972A4F" w:rsidDel="004C76B5">
                                      <w:rPr>
                                        <w:rFonts w:ascii="Times New Roman" w:hAnsi="Times New Roman" w:cs="Times New Roman"/>
                                        <w:sz w:val="18"/>
                                        <w:szCs w:val="18"/>
                                      </w:rPr>
                                      <w:delText>0.16</w:delText>
                                    </w:r>
                                  </w:del>
                                </w:p>
                              </w:tc>
                              <w:tc>
                                <w:tcPr>
                                  <w:tcW w:w="900" w:type="dxa"/>
                                  <w:tcBorders>
                                    <w:top w:val="nil"/>
                                    <w:bottom w:val="nil"/>
                                    <w:right w:val="nil"/>
                                  </w:tcBorders>
                                  <w:shd w:val="clear" w:color="auto" w:fill="auto"/>
                                  <w:noWrap/>
                                  <w:vAlign w:val="center"/>
                                  <w:hideMark/>
                                </w:tcPr>
                                <w:p w14:paraId="73AE2EE4" w14:textId="73E47E6D" w:rsidR="0003299C" w:rsidRPr="00972A4F" w:rsidRDefault="0003299C" w:rsidP="0003299C">
                                  <w:pPr>
                                    <w:spacing w:line="360" w:lineRule="auto"/>
                                    <w:jc w:val="center"/>
                                    <w:rPr>
                                      <w:rFonts w:ascii="Times New Roman" w:hAnsi="Times New Roman" w:cs="Times New Roman"/>
                                      <w:sz w:val="18"/>
                                      <w:szCs w:val="18"/>
                                    </w:rPr>
                                  </w:pPr>
                                  <w:ins w:id="788" w:author="Maino Vieytes, Christian (NIH/NIA/IRP) [F]" w:date="2023-11-15T15:26:00Z">
                                    <w:r w:rsidRPr="00972A4F">
                                      <w:rPr>
                                        <w:rFonts w:ascii="Times New Roman" w:hAnsi="Times New Roman" w:cs="Times New Roman"/>
                                        <w:color w:val="000000"/>
                                        <w:sz w:val="18"/>
                                        <w:szCs w:val="18"/>
                                        <w:rPrChange w:id="789" w:author="Maino Vieytes, Christian (NIH/NIA/IRP) [F]" w:date="2023-11-15T15:31:00Z">
                                          <w:rPr>
                                            <w:rFonts w:ascii="Calibri" w:hAnsi="Calibri" w:cs="Calibri"/>
                                            <w:color w:val="000000"/>
                                          </w:rPr>
                                        </w:rPrChange>
                                      </w:rPr>
                                      <w:t>--</w:t>
                                    </w:r>
                                  </w:ins>
                                  <w:del w:id="790" w:author="Maino Vieytes, Christian (NIH/NIA/IRP) [F]" w:date="2023-11-15T15:26:00Z">
                                    <w:r w:rsidRPr="00972A4F" w:rsidDel="004C76B5">
                                      <w:rPr>
                                        <w:rFonts w:ascii="Times New Roman" w:hAnsi="Times New Roman" w:cs="Times New Roman"/>
                                        <w:sz w:val="18"/>
                                        <w:szCs w:val="18"/>
                                      </w:rPr>
                                      <w:delText>--</w:delText>
                                    </w:r>
                                  </w:del>
                                </w:p>
                              </w:tc>
                              <w:tc>
                                <w:tcPr>
                                  <w:tcW w:w="1350" w:type="dxa"/>
                                  <w:tcBorders>
                                    <w:top w:val="nil"/>
                                    <w:left w:val="nil"/>
                                    <w:bottom w:val="nil"/>
                                    <w:right w:val="single" w:sz="4" w:space="0" w:color="auto"/>
                                  </w:tcBorders>
                                  <w:vAlign w:val="center"/>
                                </w:tcPr>
                                <w:p w14:paraId="7C49D078" w14:textId="77777777" w:rsidR="0003299C" w:rsidRPr="00972A4F" w:rsidRDefault="0003299C" w:rsidP="0003299C">
                                  <w:pPr>
                                    <w:spacing w:line="360" w:lineRule="auto"/>
                                    <w:jc w:val="center"/>
                                    <w:rPr>
                                      <w:rFonts w:ascii="Times New Roman" w:hAnsi="Times New Roman" w:cs="Times New Roman"/>
                                      <w:sz w:val="18"/>
                                      <w:szCs w:val="18"/>
                                    </w:rPr>
                                  </w:pPr>
                                </w:p>
                              </w:tc>
                            </w:tr>
                            <w:tr w:rsidR="0003299C" w:rsidRPr="00972A4F" w14:paraId="6A0EA808" w14:textId="77777777" w:rsidTr="00972A4F">
                              <w:tblPrEx>
                                <w:tblW w:w="6926" w:type="dxa"/>
                                <w:tblBorders>
                                  <w:insideH w:val="none" w:sz="0" w:space="0" w:color="auto"/>
                                  <w:insideV w:val="none" w:sz="0" w:space="0" w:color="auto"/>
                                </w:tblBorders>
                                <w:tblLayout w:type="fixed"/>
                                <w:tblCellMar>
                                  <w:left w:w="0" w:type="dxa"/>
                                  <w:right w:w="0" w:type="dxa"/>
                                </w:tblCellMar>
                                <w:tblPrExChange w:id="791" w:author="Maino Vieytes, Christian (NIH/NIA/IRP) [F]" w:date="2023-11-15T15:33: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single" w:sz="4" w:space="0" w:color="auto"/>
                                  </w:tcBorders>
                                  <w:shd w:val="clear" w:color="auto" w:fill="auto"/>
                                  <w:vAlign w:val="center"/>
                                  <w:tcPrChange w:id="792" w:author="Maino Vieytes, Christian (NIH/NIA/IRP) [F]" w:date="2023-11-15T15:33:00Z">
                                    <w:tcPr>
                                      <w:tcW w:w="2187" w:type="dxa"/>
                                      <w:gridSpan w:val="2"/>
                                      <w:tcBorders>
                                        <w:top w:val="nil"/>
                                        <w:left w:val="single" w:sz="4" w:space="0" w:color="auto"/>
                                        <w:bottom w:val="single" w:sz="4" w:space="0" w:color="auto"/>
                                      </w:tcBorders>
                                      <w:shd w:val="clear" w:color="auto" w:fill="auto"/>
                                      <w:vAlign w:val="center"/>
                                    </w:tcPr>
                                  </w:tcPrChange>
                                </w:tcPr>
                                <w:p w14:paraId="549752D2" w14:textId="77777777" w:rsidR="0003299C" w:rsidRPr="00972A4F" w:rsidRDefault="0003299C" w:rsidP="0003299C">
                                  <w:pPr>
                                    <w:spacing w:line="360" w:lineRule="auto"/>
                                    <w:rPr>
                                      <w:rFonts w:ascii="Times New Roman" w:hAnsi="Times New Roman" w:cs="Times New Roman"/>
                                      <w:sz w:val="18"/>
                                      <w:szCs w:val="18"/>
                                      <w:vertAlign w:val="superscript"/>
                                    </w:rPr>
                                  </w:pPr>
                                  <w:r w:rsidRPr="00972A4F">
                                    <w:rPr>
                                      <w:rFonts w:ascii="Times New Roman" w:hAnsi="Times New Roman" w:cs="Times New Roman"/>
                                      <w:sz w:val="18"/>
                                      <w:szCs w:val="18"/>
                                    </w:rPr>
                                    <w:t>HEI-2015</w:t>
                                  </w:r>
                                  <w:r w:rsidRPr="00972A4F">
                                    <w:rPr>
                                      <w:rFonts w:ascii="Times New Roman" w:hAnsi="Times New Roman" w:cs="Times New Roman"/>
                                      <w:sz w:val="18"/>
                                      <w:szCs w:val="18"/>
                                      <w:vertAlign w:val="superscript"/>
                                    </w:rPr>
                                    <w:t>a</w:t>
                                  </w:r>
                                </w:p>
                              </w:tc>
                              <w:tc>
                                <w:tcPr>
                                  <w:tcW w:w="1499" w:type="dxa"/>
                                  <w:tcBorders>
                                    <w:top w:val="nil"/>
                                    <w:bottom w:val="single" w:sz="4" w:space="0" w:color="auto"/>
                                  </w:tcBorders>
                                  <w:shd w:val="clear" w:color="auto" w:fill="auto"/>
                                  <w:noWrap/>
                                  <w:vAlign w:val="center"/>
                                  <w:tcPrChange w:id="793" w:author="Maino Vieytes, Christian (NIH/NIA/IRP) [F]" w:date="2023-11-15T15:33:00Z">
                                    <w:tcPr>
                                      <w:tcW w:w="1499" w:type="dxa"/>
                                      <w:tcBorders>
                                        <w:top w:val="nil"/>
                                        <w:bottom w:val="single" w:sz="4" w:space="0" w:color="auto"/>
                                      </w:tcBorders>
                                      <w:shd w:val="clear" w:color="auto" w:fill="auto"/>
                                      <w:noWrap/>
                                      <w:vAlign w:val="center"/>
                                    </w:tcPr>
                                  </w:tcPrChange>
                                </w:tcPr>
                                <w:p w14:paraId="4C51165C" w14:textId="7F8288F0" w:rsidR="0003299C" w:rsidRPr="00972A4F" w:rsidRDefault="0003299C" w:rsidP="0003299C">
                                  <w:pPr>
                                    <w:spacing w:line="360" w:lineRule="auto"/>
                                    <w:jc w:val="center"/>
                                    <w:rPr>
                                      <w:rFonts w:ascii="Times New Roman" w:hAnsi="Times New Roman" w:cs="Times New Roman"/>
                                      <w:b/>
                                      <w:bCs/>
                                      <w:color w:val="000000"/>
                                      <w:sz w:val="18"/>
                                      <w:szCs w:val="18"/>
                                    </w:rPr>
                                  </w:pPr>
                                  <w:ins w:id="794" w:author="Maino Vieytes, Christian (NIH/NIA/IRP) [F]" w:date="2023-11-15T15:26:00Z">
                                    <w:r w:rsidRPr="00972A4F">
                                      <w:rPr>
                                        <w:rFonts w:ascii="Times New Roman" w:hAnsi="Times New Roman" w:cs="Times New Roman"/>
                                        <w:b/>
                                        <w:bCs/>
                                        <w:color w:val="000000"/>
                                        <w:sz w:val="18"/>
                                        <w:szCs w:val="18"/>
                                        <w:rPrChange w:id="795" w:author="Maino Vieytes, Christian (NIH/NIA/IRP) [F]" w:date="2023-11-15T15:31:00Z">
                                          <w:rPr>
                                            <w:rFonts w:ascii="Calibri" w:hAnsi="Calibri" w:cs="Calibri"/>
                                            <w:color w:val="000000"/>
                                          </w:rPr>
                                        </w:rPrChange>
                                      </w:rPr>
                                      <w:t>-0.48</w:t>
                                    </w:r>
                                  </w:ins>
                                  <w:del w:id="796" w:author="Maino Vieytes, Christian (NIH/NIA/IRP) [F]" w:date="2023-11-15T15:26:00Z">
                                    <w:r w:rsidRPr="00972A4F" w:rsidDel="004C76B5">
                                      <w:rPr>
                                        <w:rFonts w:ascii="Times New Roman" w:hAnsi="Times New Roman" w:cs="Times New Roman"/>
                                        <w:b/>
                                        <w:bCs/>
                                        <w:color w:val="000000"/>
                                        <w:sz w:val="18"/>
                                        <w:szCs w:val="18"/>
                                      </w:rPr>
                                      <w:delText>-0.45</w:delText>
                                    </w:r>
                                  </w:del>
                                </w:p>
                              </w:tc>
                              <w:tc>
                                <w:tcPr>
                                  <w:tcW w:w="990" w:type="dxa"/>
                                  <w:tcBorders>
                                    <w:top w:val="nil"/>
                                    <w:bottom w:val="single" w:sz="4" w:space="0" w:color="auto"/>
                                  </w:tcBorders>
                                  <w:shd w:val="clear" w:color="auto" w:fill="auto"/>
                                  <w:noWrap/>
                                  <w:vAlign w:val="center"/>
                                  <w:tcPrChange w:id="797" w:author="Maino Vieytes, Christian (NIH/NIA/IRP) [F]" w:date="2023-11-15T15:33:00Z">
                                    <w:tcPr>
                                      <w:tcW w:w="990" w:type="dxa"/>
                                      <w:tcBorders>
                                        <w:top w:val="nil"/>
                                        <w:bottom w:val="single" w:sz="4" w:space="0" w:color="auto"/>
                                      </w:tcBorders>
                                      <w:shd w:val="clear" w:color="auto" w:fill="auto"/>
                                      <w:noWrap/>
                                      <w:vAlign w:val="center"/>
                                    </w:tcPr>
                                  </w:tcPrChange>
                                </w:tcPr>
                                <w:p w14:paraId="3F1CC53A" w14:textId="3676DA00" w:rsidR="0003299C" w:rsidRPr="00972A4F" w:rsidRDefault="0003299C" w:rsidP="0003299C">
                                  <w:pPr>
                                    <w:spacing w:line="360" w:lineRule="auto"/>
                                    <w:jc w:val="center"/>
                                    <w:rPr>
                                      <w:rFonts w:ascii="Times New Roman" w:hAnsi="Times New Roman" w:cs="Times New Roman"/>
                                      <w:b/>
                                      <w:bCs/>
                                      <w:sz w:val="18"/>
                                      <w:szCs w:val="18"/>
                                      <w:rPrChange w:id="798" w:author="Maino Vieytes, Christian (NIH/NIA/IRP) [F]" w:date="2023-11-15T15:31:00Z">
                                        <w:rPr>
                                          <w:rFonts w:ascii="Times New Roman" w:hAnsi="Times New Roman" w:cs="Times New Roman"/>
                                          <w:sz w:val="20"/>
                                          <w:szCs w:val="20"/>
                                        </w:rPr>
                                      </w:rPrChange>
                                    </w:rPr>
                                  </w:pPr>
                                  <w:ins w:id="799" w:author="Maino Vieytes, Christian (NIH/NIA/IRP) [F]" w:date="2023-11-15T15:26:00Z">
                                    <w:r w:rsidRPr="00972A4F">
                                      <w:rPr>
                                        <w:rFonts w:ascii="Times New Roman" w:hAnsi="Times New Roman" w:cs="Times New Roman"/>
                                        <w:b/>
                                        <w:bCs/>
                                        <w:color w:val="000000"/>
                                        <w:sz w:val="18"/>
                                        <w:szCs w:val="18"/>
                                        <w:rPrChange w:id="800" w:author="Maino Vieytes, Christian (NIH/NIA/IRP) [F]" w:date="2023-11-15T15:31:00Z">
                                          <w:rPr>
                                            <w:rFonts w:ascii="Calibri" w:hAnsi="Calibri" w:cs="Calibri"/>
                                            <w:color w:val="000000"/>
                                          </w:rPr>
                                        </w:rPrChange>
                                      </w:rPr>
                                      <w:t>0.41</w:t>
                                    </w:r>
                                  </w:ins>
                                  <w:del w:id="801" w:author="Maino Vieytes, Christian (NIH/NIA/IRP) [F]" w:date="2023-11-15T15:26:00Z">
                                    <w:r w:rsidRPr="00972A4F" w:rsidDel="004C76B5">
                                      <w:rPr>
                                        <w:rFonts w:ascii="Times New Roman" w:hAnsi="Times New Roman" w:cs="Times New Roman"/>
                                        <w:b/>
                                        <w:bCs/>
                                        <w:color w:val="000000"/>
                                        <w:sz w:val="18"/>
                                        <w:szCs w:val="18"/>
                                        <w:rPrChange w:id="802" w:author="Maino Vieytes, Christian (NIH/NIA/IRP) [F]" w:date="2023-11-15T15:31:00Z">
                                          <w:rPr>
                                            <w:rFonts w:ascii="Times New Roman" w:hAnsi="Times New Roman" w:cs="Times New Roman"/>
                                            <w:color w:val="000000"/>
                                            <w:sz w:val="20"/>
                                            <w:szCs w:val="20"/>
                                          </w:rPr>
                                        </w:rPrChange>
                                      </w:rPr>
                                      <w:delText>0.11</w:delText>
                                    </w:r>
                                  </w:del>
                                </w:p>
                              </w:tc>
                              <w:tc>
                                <w:tcPr>
                                  <w:tcW w:w="900" w:type="dxa"/>
                                  <w:tcBorders>
                                    <w:top w:val="nil"/>
                                    <w:bottom w:val="single" w:sz="4" w:space="0" w:color="auto"/>
                                    <w:right w:val="nil"/>
                                  </w:tcBorders>
                                  <w:shd w:val="clear" w:color="auto" w:fill="auto"/>
                                  <w:noWrap/>
                                  <w:vAlign w:val="center"/>
                                  <w:tcPrChange w:id="803" w:author="Maino Vieytes, Christian (NIH/NIA/IRP) [F]" w:date="2023-11-15T15:33:00Z">
                                    <w:tcPr>
                                      <w:tcW w:w="900" w:type="dxa"/>
                                      <w:tcBorders>
                                        <w:top w:val="nil"/>
                                        <w:bottom w:val="single" w:sz="4" w:space="0" w:color="auto"/>
                                        <w:right w:val="nil"/>
                                      </w:tcBorders>
                                      <w:shd w:val="clear" w:color="auto" w:fill="auto"/>
                                      <w:noWrap/>
                                      <w:vAlign w:val="center"/>
                                    </w:tcPr>
                                  </w:tcPrChange>
                                </w:tcPr>
                                <w:p w14:paraId="4DC71BC2" w14:textId="000620A2" w:rsidR="0003299C" w:rsidRPr="00972A4F" w:rsidRDefault="0003299C" w:rsidP="0003299C">
                                  <w:pPr>
                                    <w:spacing w:line="360" w:lineRule="auto"/>
                                    <w:jc w:val="center"/>
                                    <w:rPr>
                                      <w:rFonts w:ascii="Times New Roman" w:hAnsi="Times New Roman" w:cs="Times New Roman"/>
                                      <w:b/>
                                      <w:bCs/>
                                      <w:sz w:val="18"/>
                                      <w:szCs w:val="18"/>
                                    </w:rPr>
                                  </w:pPr>
                                  <w:ins w:id="804" w:author="Maino Vieytes, Christian (NIH/NIA/IRP) [F]" w:date="2023-11-15T15:26:00Z">
                                    <w:r w:rsidRPr="00972A4F">
                                      <w:rPr>
                                        <w:rFonts w:ascii="Times New Roman" w:hAnsi="Times New Roman" w:cs="Times New Roman"/>
                                        <w:color w:val="000000"/>
                                        <w:sz w:val="18"/>
                                        <w:szCs w:val="18"/>
                                        <w:rPrChange w:id="805" w:author="Maino Vieytes, Christian (NIH/NIA/IRP) [F]" w:date="2023-11-15T15:31:00Z">
                                          <w:rPr>
                                            <w:rFonts w:ascii="Calibri" w:hAnsi="Calibri" w:cs="Calibri"/>
                                            <w:color w:val="000000"/>
                                          </w:rPr>
                                        </w:rPrChange>
                                      </w:rPr>
                                      <w:t>0.26</w:t>
                                    </w:r>
                                  </w:ins>
                                  <w:del w:id="806" w:author="Maino Vieytes, Christian (NIH/NIA/IRP) [F]" w:date="2023-11-15T15:26:00Z">
                                    <w:r w:rsidRPr="00972A4F" w:rsidDel="004C76B5">
                                      <w:rPr>
                                        <w:rFonts w:ascii="Times New Roman" w:hAnsi="Times New Roman" w:cs="Times New Roman"/>
                                        <w:b/>
                                        <w:bCs/>
                                        <w:color w:val="000000"/>
                                        <w:sz w:val="18"/>
                                        <w:szCs w:val="18"/>
                                      </w:rPr>
                                      <w:delText>0.68</w:delText>
                                    </w:r>
                                  </w:del>
                                </w:p>
                              </w:tc>
                              <w:tc>
                                <w:tcPr>
                                  <w:tcW w:w="1350" w:type="dxa"/>
                                  <w:tcBorders>
                                    <w:top w:val="nil"/>
                                    <w:left w:val="nil"/>
                                    <w:bottom w:val="single" w:sz="4" w:space="0" w:color="auto"/>
                                    <w:right w:val="single" w:sz="4" w:space="0" w:color="auto"/>
                                  </w:tcBorders>
                                  <w:vAlign w:val="center"/>
                                  <w:tcPrChange w:id="807" w:author="Maino Vieytes, Christian (NIH/NIA/IRP) [F]" w:date="2023-11-15T15:33:00Z">
                                    <w:tcPr>
                                      <w:tcW w:w="1350" w:type="dxa"/>
                                      <w:tcBorders>
                                        <w:top w:val="nil"/>
                                        <w:left w:val="nil"/>
                                        <w:bottom w:val="single" w:sz="4" w:space="0" w:color="auto"/>
                                        <w:right w:val="single" w:sz="4" w:space="0" w:color="auto"/>
                                      </w:tcBorders>
                                      <w:vAlign w:val="center"/>
                                    </w:tcPr>
                                  </w:tcPrChange>
                                </w:tcPr>
                                <w:p w14:paraId="6A80CB93" w14:textId="60582B93" w:rsidR="0003299C" w:rsidRPr="00972A4F" w:rsidRDefault="0003299C" w:rsidP="0003299C">
                                  <w:pPr>
                                    <w:spacing w:line="360" w:lineRule="auto"/>
                                    <w:jc w:val="center"/>
                                    <w:rPr>
                                      <w:rFonts w:ascii="Times New Roman" w:hAnsi="Times New Roman" w:cs="Times New Roman"/>
                                      <w:sz w:val="18"/>
                                      <w:szCs w:val="18"/>
                                    </w:rPr>
                                  </w:pPr>
                                  <w:ins w:id="808" w:author="Maino Vieytes, Christian (NIH/NIA/IRP) [F]" w:date="2023-11-15T15:26:00Z">
                                    <w:r w:rsidRPr="00972A4F">
                                      <w:rPr>
                                        <w:rFonts w:ascii="Times New Roman" w:hAnsi="Times New Roman" w:cs="Times New Roman"/>
                                        <w:color w:val="000000"/>
                                        <w:sz w:val="18"/>
                                        <w:szCs w:val="18"/>
                                        <w:rPrChange w:id="809" w:author="Maino Vieytes, Christian (NIH/NIA/IRP) [F]" w:date="2023-11-15T15:31:00Z">
                                          <w:rPr>
                                            <w:rFonts w:ascii="Calibri" w:hAnsi="Calibri" w:cs="Calibri"/>
                                            <w:color w:val="000000"/>
                                          </w:rPr>
                                        </w:rPrChange>
                                      </w:rPr>
                                      <w:t>--</w:t>
                                    </w:r>
                                  </w:ins>
                                  <w:del w:id="810" w:author="Maino Vieytes, Christian (NIH/NIA/IRP) [F]" w:date="2023-11-15T15:26:00Z">
                                    <w:r w:rsidRPr="00972A4F" w:rsidDel="004C76B5">
                                      <w:rPr>
                                        <w:rFonts w:ascii="Times New Roman" w:hAnsi="Times New Roman" w:cs="Times New Roman"/>
                                        <w:sz w:val="18"/>
                                        <w:szCs w:val="18"/>
                                      </w:rPr>
                                      <w:delText>--</w:delText>
                                    </w:r>
                                  </w:del>
                                </w:p>
                              </w:tc>
                            </w:tr>
                            <w:tr w:rsidR="00972A4F" w:rsidRPr="00972A4F" w14:paraId="70F01CA0" w14:textId="77777777" w:rsidTr="00972A4F">
                              <w:tblPrEx>
                                <w:tblW w:w="6926" w:type="dxa"/>
                                <w:tblBorders>
                                  <w:insideH w:val="none" w:sz="0" w:space="0" w:color="auto"/>
                                  <w:insideV w:val="none" w:sz="0" w:space="0" w:color="auto"/>
                                </w:tblBorders>
                                <w:tblLayout w:type="fixed"/>
                                <w:tblCellMar>
                                  <w:left w:w="0" w:type="dxa"/>
                                  <w:right w:w="0" w:type="dxa"/>
                                </w:tblCellMar>
                                <w:tblPrExChange w:id="811" w:author="Maino Vieytes, Christian (NIH/NIA/IRP) [F]" w:date="2023-11-15T15:33:00Z">
                                  <w:tblPrEx>
                                    <w:tblW w:w="6926" w:type="dxa"/>
                                    <w:tblBorders>
                                      <w:insideH w:val="none" w:sz="0" w:space="0" w:color="auto"/>
                                      <w:insideV w:val="none" w:sz="0" w:space="0" w:color="auto"/>
                                    </w:tblBorders>
                                    <w:tblLayout w:type="fixed"/>
                                    <w:tblCellMar>
                                      <w:left w:w="0" w:type="dxa"/>
                                      <w:right w:w="0" w:type="dxa"/>
                                    </w:tblCellMar>
                                  </w:tblPrEx>
                                </w:tblPrExChange>
                              </w:tblPrEx>
                              <w:tc>
                                <w:tcPr>
                                  <w:tcW w:w="6926" w:type="dxa"/>
                                  <w:gridSpan w:val="6"/>
                                  <w:tcBorders>
                                    <w:top w:val="single" w:sz="4" w:space="0" w:color="auto"/>
                                    <w:left w:val="nil"/>
                                    <w:bottom w:val="nil"/>
                                    <w:right w:val="nil"/>
                                  </w:tcBorders>
                                  <w:shd w:val="clear" w:color="auto" w:fill="auto"/>
                                  <w:vAlign w:val="center"/>
                                  <w:tcPrChange w:id="812" w:author="Maino Vieytes, Christian (NIH/NIA/IRP) [F]" w:date="2023-11-15T15:33:00Z">
                                    <w:tcPr>
                                      <w:tcW w:w="6926" w:type="dxa"/>
                                      <w:gridSpan w:val="6"/>
                                      <w:tcBorders>
                                        <w:top w:val="nil"/>
                                        <w:left w:val="single" w:sz="4" w:space="0" w:color="auto"/>
                                        <w:bottom w:val="single" w:sz="4" w:space="0" w:color="auto"/>
                                        <w:right w:val="single" w:sz="4" w:space="0" w:color="auto"/>
                                      </w:tcBorders>
                                      <w:shd w:val="clear" w:color="auto" w:fill="auto"/>
                                      <w:vAlign w:val="center"/>
                                    </w:tcPr>
                                  </w:tcPrChange>
                                </w:tcPr>
                                <w:p w14:paraId="0BEC1291" w14:textId="3522AED8" w:rsidR="00972A4F" w:rsidRDefault="00972A4F" w:rsidP="00972A4F">
                                  <w:pPr>
                                    <w:rPr>
                                      <w:ins w:id="813" w:author="Maino Vieytes, Christian (NIH/NIA/IRP) [F]" w:date="2023-11-15T15:34:00Z"/>
                                      <w:rFonts w:ascii="Times New Roman" w:hAnsi="Times New Roman" w:cs="Times New Roman"/>
                                      <w:sz w:val="20"/>
                                      <w:szCs w:val="20"/>
                                      <w:lang w:bidi="en-US"/>
                                    </w:rPr>
                                  </w:pPr>
                                  <w:ins w:id="814" w:author="Maino Vieytes, Christian (NIH/NIA/IRP) [F]" w:date="2023-11-15T15:34:00Z">
                                    <w:r w:rsidRPr="00B603B5">
                                      <w:rPr>
                                        <w:rFonts w:ascii="Times New Roman" w:hAnsi="Times New Roman" w:cs="Times New Roman"/>
                                        <w:sz w:val="20"/>
                                        <w:szCs w:val="20"/>
                                        <w:lang w:bidi="en-US"/>
                                      </w:rPr>
                                      <w:t>† Dietary pattern obtained using penalized logistic regression</w:t>
                                    </w:r>
                                    <w:r>
                                      <w:rPr>
                                        <w:rFonts w:ascii="Times New Roman" w:hAnsi="Times New Roman" w:cs="Times New Roman"/>
                                        <w:sz w:val="20"/>
                                        <w:szCs w:val="20"/>
                                        <w:lang w:bidi="en-US"/>
                                      </w:rPr>
                                      <w:t>;</w:t>
                                    </w:r>
                                    <w:r w:rsidRPr="00B603B5">
                                      <w:rPr>
                                        <w:rFonts w:ascii="Times New Roman" w:hAnsi="Times New Roman" w:cs="Times New Roman"/>
                                        <w:sz w:val="20"/>
                                        <w:szCs w:val="20"/>
                                        <w:lang w:bidi="en-US"/>
                                      </w:rPr>
                                      <w:t xml:space="preserve"> ‡ Dietary pattern obtained using principal components analysis</w:t>
                                    </w:r>
                                    <w:r>
                                      <w:rPr>
                                        <w:rFonts w:ascii="Times New Roman" w:hAnsi="Times New Roman" w:cs="Times New Roman"/>
                                        <w:sz w:val="20"/>
                                        <w:szCs w:val="20"/>
                                        <w:lang w:bidi="en-US"/>
                                      </w:rPr>
                                      <w:t>.</w:t>
                                    </w:r>
                                    <w:r w:rsidRPr="00B603B5">
                                      <w:rPr>
                                        <w:rFonts w:ascii="Times New Roman" w:hAnsi="Times New Roman" w:cs="Times New Roman"/>
                                        <w:sz w:val="20"/>
                                        <w:szCs w:val="20"/>
                                        <w:lang w:bidi="en-US"/>
                                      </w:rPr>
                                      <w:t xml:space="preserve"> Correlation coefficients (</w:t>
                                    </w:r>
                                    <w:r w:rsidRPr="00B603B5">
                                      <w:rPr>
                                        <w:rFonts w:ascii="Times New Roman" w:hAnsi="Times New Roman" w:cs="Times New Roman"/>
                                        <w:i/>
                                        <w:iCs/>
                                        <w:sz w:val="20"/>
                                        <w:szCs w:val="20"/>
                                        <w:lang w:bidi="en-US"/>
                                      </w:rPr>
                                      <w:t>r</w:t>
                                    </w:r>
                                    <w:r w:rsidRPr="00B603B5">
                                      <w:rPr>
                                        <w:rFonts w:ascii="Times New Roman" w:hAnsi="Times New Roman" w:cs="Times New Roman"/>
                                        <w:sz w:val="20"/>
                                        <w:szCs w:val="20"/>
                                        <w:lang w:bidi="en-US"/>
                                      </w:rPr>
                                      <w:t>) ≥ |0.30| are bolded to ease the identification of notable food groups characterizing the different patterns.</w:t>
                                    </w:r>
                                    <w:r>
                                      <w:rPr>
                                        <w:rFonts w:ascii="Times New Roman" w:hAnsi="Times New Roman" w:cs="Times New Roman"/>
                                        <w:sz w:val="20"/>
                                        <w:szCs w:val="20"/>
                                        <w:lang w:bidi="en-US"/>
                                      </w:rPr>
                                      <w:t xml:space="preserve"> This </w:t>
                                    </w:r>
                                  </w:ins>
                                  <w:ins w:id="815" w:author="Maino Vieytes, Christian (NIH/NIA/IRP) [F]" w:date="2023-11-15T15:36:00Z">
                                    <w:r>
                                      <w:rPr>
                                        <w:rFonts w:ascii="Times New Roman" w:hAnsi="Times New Roman" w:cs="Times New Roman"/>
                                        <w:sz w:val="20"/>
                                        <w:szCs w:val="20"/>
                                        <w:lang w:bidi="en-US"/>
                                      </w:rPr>
                                      <w:t xml:space="preserve">correlation </w:t>
                                    </w:r>
                                  </w:ins>
                                  <w:ins w:id="816" w:author="Maino Vieytes, Christian (NIH/NIA/IRP) [F]" w:date="2023-11-15T15:34:00Z">
                                    <w:r>
                                      <w:rPr>
                                        <w:rFonts w:ascii="Times New Roman" w:hAnsi="Times New Roman" w:cs="Times New Roman"/>
                                        <w:sz w:val="20"/>
                                        <w:szCs w:val="20"/>
                                        <w:lang w:bidi="en-US"/>
                                      </w:rPr>
                                      <w:t xml:space="preserve">analysis was performed on </w:t>
                                    </w:r>
                                    <w:r>
                                      <w:rPr>
                                        <w:rFonts w:ascii="Times New Roman" w:hAnsi="Times New Roman" w:cs="Times New Roman"/>
                                        <w:sz w:val="20"/>
                                        <w:szCs w:val="20"/>
                                        <w:lang w:bidi="en-US"/>
                                      </w:rPr>
                                      <w:t>the testing sample d</w:t>
                                    </w:r>
                                  </w:ins>
                                  <w:ins w:id="817" w:author="Maino Vieytes, Christian (NIH/NIA/IRP) [F]" w:date="2023-11-15T15:35:00Z">
                                    <w:r>
                                      <w:rPr>
                                        <w:rFonts w:ascii="Times New Roman" w:hAnsi="Times New Roman" w:cs="Times New Roman"/>
                                        <w:sz w:val="20"/>
                                        <w:szCs w:val="20"/>
                                        <w:lang w:bidi="en-US"/>
                                      </w:rPr>
                                      <w:t>escribed in the</w:t>
                                    </w:r>
                                  </w:ins>
                                  <w:ins w:id="818" w:author="Maino Vieytes, Christian (NIH/NIA/IRP) [F]" w:date="2023-11-15T15:36:00Z">
                                    <w:r>
                                      <w:rPr>
                                        <w:rFonts w:ascii="Times New Roman" w:hAnsi="Times New Roman" w:cs="Times New Roman"/>
                                        <w:sz w:val="20"/>
                                        <w:szCs w:val="20"/>
                                        <w:lang w:bidi="en-US"/>
                                      </w:rPr>
                                      <w:t xml:space="preserve"> main</w:t>
                                    </w:r>
                                  </w:ins>
                                  <w:ins w:id="819" w:author="Maino Vieytes, Christian (NIH/NIA/IRP) [F]" w:date="2023-11-15T15:35:00Z">
                                    <w:r>
                                      <w:rPr>
                                        <w:rFonts w:ascii="Times New Roman" w:hAnsi="Times New Roman" w:cs="Times New Roman"/>
                                        <w:sz w:val="20"/>
                                        <w:szCs w:val="20"/>
                                        <w:lang w:bidi="en-US"/>
                                      </w:rPr>
                                      <w:t xml:space="preserve"> text</w:t>
                                    </w:r>
                                  </w:ins>
                                  <w:ins w:id="820" w:author="Maino Vieytes, Christian (NIH/NIA/IRP) [F]" w:date="2023-11-15T15:34:00Z">
                                    <w:r>
                                      <w:rPr>
                                        <w:rFonts w:ascii="Times New Roman" w:hAnsi="Times New Roman" w:cs="Times New Roman"/>
                                        <w:sz w:val="20"/>
                                        <w:szCs w:val="20"/>
                                        <w:lang w:bidi="en-US"/>
                                      </w:rPr>
                                      <w:t xml:space="preserve"> (</w:t>
                                    </w:r>
                                    <w:r>
                                      <w:rPr>
                                        <w:rFonts w:ascii="Times New Roman" w:hAnsi="Times New Roman" w:cs="Times New Roman"/>
                                        <w:i/>
                                        <w:iCs/>
                                        <w:sz w:val="20"/>
                                        <w:szCs w:val="20"/>
                                        <w:lang w:bidi="en-US"/>
                                      </w:rPr>
                                      <w:t xml:space="preserve">n </w:t>
                                    </w:r>
                                    <w:r>
                                      <w:rPr>
                                        <w:rFonts w:ascii="Times New Roman" w:hAnsi="Times New Roman" w:cs="Times New Roman"/>
                                        <w:sz w:val="20"/>
                                        <w:szCs w:val="20"/>
                                        <w:lang w:bidi="en-US"/>
                                      </w:rPr>
                                      <w:t xml:space="preserve">= </w:t>
                                    </w:r>
                                    <w:r>
                                      <w:rPr>
                                        <w:rFonts w:ascii="Times New Roman" w:hAnsi="Times New Roman" w:cs="Times New Roman"/>
                                        <w:sz w:val="20"/>
                                        <w:szCs w:val="20"/>
                                        <w:lang w:bidi="en-US"/>
                                      </w:rPr>
                                      <w:t>1246</w:t>
                                    </w:r>
                                    <w:r>
                                      <w:rPr>
                                        <w:rFonts w:ascii="Times New Roman" w:hAnsi="Times New Roman" w:cs="Times New Roman"/>
                                        <w:sz w:val="20"/>
                                        <w:szCs w:val="20"/>
                                        <w:lang w:bidi="en-US"/>
                                      </w:rPr>
                                      <w:t>).</w:t>
                                    </w:r>
                                  </w:ins>
                                </w:p>
                                <w:p w14:paraId="7A9106C2" w14:textId="77777777" w:rsidR="00972A4F" w:rsidRPr="001A7F3A" w:rsidRDefault="00972A4F" w:rsidP="00972A4F">
                                  <w:pPr>
                                    <w:rPr>
                                      <w:ins w:id="821" w:author="Maino Vieytes, Christian (NIH/NIA/IRP) [F]" w:date="2023-11-15T15:34:00Z"/>
                                      <w:rFonts w:ascii="Times New Roman" w:hAnsi="Times New Roman" w:cs="Times New Roman"/>
                                      <w:sz w:val="20"/>
                                      <w:szCs w:val="20"/>
                                      <w:vertAlign w:val="superscript"/>
                                      <w:lang w:bidi="en-US"/>
                                    </w:rPr>
                                  </w:pPr>
                                  <w:ins w:id="822" w:author="Maino Vieytes, Christian (NIH/NIA/IRP) [F]" w:date="2023-11-15T15:34:00Z">
                                    <w:r>
                                      <w:rPr>
                                        <w:rFonts w:ascii="Times New Roman" w:hAnsi="Times New Roman" w:cs="Times New Roman"/>
                                        <w:sz w:val="20"/>
                                        <w:szCs w:val="20"/>
                                        <w:vertAlign w:val="superscript"/>
                                        <w:lang w:bidi="en-US"/>
                                      </w:rPr>
                                      <w:t xml:space="preserve">a </w:t>
                                    </w:r>
                                    <w:r w:rsidRPr="001A7F3A">
                                      <w:rPr>
                                        <w:rFonts w:ascii="Times New Roman" w:hAnsi="Times New Roman" w:cs="Times New Roman"/>
                                        <w:sz w:val="20"/>
                                        <w:szCs w:val="20"/>
                                        <w:lang w:bidi="en-US"/>
                                      </w:rPr>
                                      <w:t>Health</w:t>
                                    </w:r>
                                    <w:r>
                                      <w:rPr>
                                        <w:rFonts w:ascii="Times New Roman" w:hAnsi="Times New Roman" w:cs="Times New Roman"/>
                                        <w:sz w:val="20"/>
                                        <w:szCs w:val="20"/>
                                        <w:lang w:bidi="en-US"/>
                                      </w:rPr>
                                      <w:t>y</w:t>
                                    </w:r>
                                    <w:r w:rsidRPr="001A7F3A">
                                      <w:rPr>
                                        <w:rFonts w:ascii="Times New Roman" w:hAnsi="Times New Roman" w:cs="Times New Roman"/>
                                        <w:sz w:val="20"/>
                                        <w:szCs w:val="20"/>
                                        <w:lang w:bidi="en-US"/>
                                      </w:rPr>
                                      <w:t xml:space="preserve"> Eating Index 2015</w:t>
                                    </w:r>
                                  </w:ins>
                                </w:p>
                                <w:p w14:paraId="28BD489F" w14:textId="21F8A5C7" w:rsidR="00972A4F" w:rsidRPr="00972A4F" w:rsidRDefault="00972A4F" w:rsidP="00972A4F">
                                  <w:pPr>
                                    <w:rPr>
                                      <w:ins w:id="823" w:author="Maino Vieytes, Christian (NIH/NIA/IRP) [F]" w:date="2023-11-15T15:34:00Z"/>
                                      <w:rFonts w:ascii="Times New Roman" w:hAnsi="Times New Roman" w:cs="Times New Roman"/>
                                      <w:sz w:val="20"/>
                                      <w:szCs w:val="20"/>
                                      <w:lang w:bidi="en-US"/>
                                    </w:rPr>
                                  </w:pPr>
                                  <w:ins w:id="824" w:author="Maino Vieytes, Christian (NIH/NIA/IRP) [F]" w:date="2023-11-15T15:34:00Z">
                                    <w:r w:rsidRPr="003A60E7">
                                      <w:rPr>
                                        <w:rFonts w:ascii="Times New Roman" w:hAnsi="Times New Roman" w:cs="Times New Roman"/>
                                        <w:sz w:val="20"/>
                                        <w:szCs w:val="20"/>
                                        <w:lang w:bidi="en-US"/>
                                      </w:rPr>
                                      <w:t>Subjects were weighted, and the analysis was performed according to NCHS guidelines.</w:t>
                                    </w:r>
                                  </w:ins>
                                  <w:ins w:id="825" w:author="Maino Vieytes, Christian (NIH/NIA/IRP) [F]" w:date="2023-11-15T15:35:00Z">
                                    <w:r>
                                      <w:rPr>
                                        <w:rFonts w:ascii="Times New Roman" w:hAnsi="Times New Roman" w:cs="Times New Roman"/>
                                        <w:sz w:val="20"/>
                                        <w:szCs w:val="20"/>
                                        <w:lang w:bidi="en-US"/>
                                      </w:rPr>
                                      <w:t xml:space="preserve"> All dietary patterns extraction procedures were performed on the training subsample described in the main tex</w:t>
                                    </w:r>
                                  </w:ins>
                                  <w:ins w:id="826" w:author="Maino Vieytes, Christian (NIH/NIA/IRP) [F]" w:date="2023-11-15T15:36:00Z">
                                    <w:r>
                                      <w:rPr>
                                        <w:rFonts w:ascii="Times New Roman" w:hAnsi="Times New Roman" w:cs="Times New Roman"/>
                                        <w:sz w:val="20"/>
                                        <w:szCs w:val="20"/>
                                        <w:lang w:bidi="en-US"/>
                                      </w:rPr>
                                      <w:t>t (</w:t>
                                    </w:r>
                                    <w:r>
                                      <w:rPr>
                                        <w:rFonts w:ascii="Times New Roman" w:hAnsi="Times New Roman" w:cs="Times New Roman"/>
                                        <w:i/>
                                        <w:iCs/>
                                        <w:sz w:val="20"/>
                                        <w:szCs w:val="20"/>
                                        <w:lang w:bidi="en-US"/>
                                      </w:rPr>
                                      <w:t xml:space="preserve">n </w:t>
                                    </w:r>
                                    <w:r>
                                      <w:rPr>
                                        <w:rFonts w:ascii="Times New Roman" w:hAnsi="Times New Roman" w:cs="Times New Roman"/>
                                        <w:sz w:val="20"/>
                                        <w:szCs w:val="20"/>
                                        <w:lang w:bidi="en-US"/>
                                      </w:rPr>
                                      <w:t>= 1247).</w:t>
                                    </w:r>
                                  </w:ins>
                                </w:p>
                                <w:p w14:paraId="6AA9034A" w14:textId="77777777" w:rsidR="00972A4F" w:rsidRPr="00972A4F" w:rsidRDefault="00972A4F" w:rsidP="00972A4F">
                                  <w:pPr>
                                    <w:spacing w:line="360" w:lineRule="auto"/>
                                    <w:jc w:val="both"/>
                                    <w:rPr>
                                      <w:rFonts w:ascii="Times New Roman" w:hAnsi="Times New Roman" w:cs="Times New Roman"/>
                                      <w:color w:val="000000"/>
                                      <w:sz w:val="18"/>
                                      <w:szCs w:val="18"/>
                                    </w:rPr>
                                    <w:pPrChange w:id="827" w:author="Maino Vieytes, Christian (NIH/NIA/IRP) [F]" w:date="2023-11-15T15:32:00Z">
                                      <w:pPr>
                                        <w:spacing w:line="360" w:lineRule="auto"/>
                                        <w:jc w:val="center"/>
                                      </w:pPr>
                                    </w:pPrChange>
                                  </w:pPr>
                                </w:p>
                              </w:tc>
                            </w:tr>
                            <w:tr w:rsidR="00972A4F" w:rsidRPr="00972A4F" w14:paraId="12171E5E" w14:textId="77777777" w:rsidTr="0003299C">
                              <w:trPr>
                                <w:gridAfter w:val="5"/>
                                <w:wAfter w:w="5576" w:type="dxa"/>
                              </w:trPr>
                              <w:tc>
                                <w:tcPr>
                                  <w:tcW w:w="1350" w:type="dxa"/>
                                  <w:tcBorders>
                                    <w:top w:val="single" w:sz="4" w:space="0" w:color="auto"/>
                                    <w:left w:val="nil"/>
                                    <w:bottom w:val="nil"/>
                                    <w:right w:val="nil"/>
                                  </w:tcBorders>
                                </w:tcPr>
                                <w:p w14:paraId="5C4304AC" w14:textId="77777777" w:rsidR="00972A4F" w:rsidRPr="00972A4F" w:rsidRDefault="00972A4F" w:rsidP="00972A4F">
                                  <w:pPr>
                                    <w:rPr>
                                      <w:rFonts w:ascii="Times New Roman" w:hAnsi="Times New Roman" w:cs="Times New Roman"/>
                                      <w:sz w:val="18"/>
                                      <w:szCs w:val="18"/>
                                      <w:lang w:bidi="en-US"/>
                                      <w:rPrChange w:id="828" w:author="Maino Vieytes, Christian (NIH/NIA/IRP) [F]" w:date="2023-11-15T15:31:00Z">
                                        <w:rPr>
                                          <w:rFonts w:ascii="Times New Roman" w:hAnsi="Times New Roman" w:cs="Times New Roman"/>
                                          <w:sz w:val="20"/>
                                          <w:szCs w:val="20"/>
                                          <w:lang w:bidi="en-US"/>
                                        </w:rPr>
                                      </w:rPrChange>
                                    </w:rPr>
                                  </w:pPr>
                                </w:p>
                              </w:tc>
                            </w:tr>
                          </w:tbl>
                          <w:p w14:paraId="1BF4B47F" w14:textId="77777777" w:rsidR="00B717EF" w:rsidRDefault="00B717EF" w:rsidP="00B717EF"/>
                          <w:p w14:paraId="15BD3665" w14:textId="77777777" w:rsidR="00B717EF" w:rsidRDefault="00B717EF" w:rsidP="00B717EF"/>
                          <w:p w14:paraId="16DC7465" w14:textId="77777777" w:rsidR="00B717EF" w:rsidRDefault="00B717EF" w:rsidP="00B717EF"/>
                          <w:p w14:paraId="226A06E8" w14:textId="77777777" w:rsidR="00B717EF" w:rsidRDefault="00B717EF" w:rsidP="00B717EF"/>
                          <w:p w14:paraId="5897BF4E" w14:textId="77777777" w:rsidR="00B717EF" w:rsidRDefault="00B717EF" w:rsidP="00B717EF"/>
                          <w:p w14:paraId="5093090C" w14:textId="77777777" w:rsidR="00B717EF" w:rsidRDefault="00B717EF" w:rsidP="00B717EF"/>
                          <w:p w14:paraId="33CEF8E9" w14:textId="77777777" w:rsidR="00B717EF" w:rsidRDefault="00B717EF" w:rsidP="00B717EF"/>
                          <w:p w14:paraId="262FDD89" w14:textId="77777777" w:rsidR="00B717EF" w:rsidRDefault="00B717EF" w:rsidP="00B717EF"/>
                          <w:p w14:paraId="155290E9" w14:textId="77777777" w:rsidR="00B717EF" w:rsidRDefault="00B717EF" w:rsidP="00B717EF"/>
                          <w:p w14:paraId="1B8E00B4" w14:textId="77777777" w:rsidR="00B717EF" w:rsidRDefault="00B717EF" w:rsidP="00B717EF"/>
                          <w:p w14:paraId="31BDCCDD" w14:textId="77777777" w:rsidR="00B717EF" w:rsidRDefault="00B717EF" w:rsidP="00B717EF"/>
                          <w:p w14:paraId="5968FB19" w14:textId="77777777" w:rsidR="00B717EF" w:rsidRDefault="00B717EF" w:rsidP="00B717EF"/>
                          <w:p w14:paraId="2B75CC7E" w14:textId="77777777" w:rsidR="00B717EF" w:rsidRDefault="00B717EF" w:rsidP="00B717EF"/>
                          <w:p w14:paraId="6132D284" w14:textId="77777777" w:rsidR="00B717EF" w:rsidRDefault="00B717EF" w:rsidP="00B717EF"/>
                          <w:p w14:paraId="75C2FC80" w14:textId="77777777" w:rsidR="00B717EF" w:rsidRDefault="00B717EF" w:rsidP="00B717EF"/>
                          <w:p w14:paraId="545D9F94" w14:textId="77777777" w:rsidR="00B717EF" w:rsidRDefault="00B717EF" w:rsidP="00B717EF"/>
                          <w:p w14:paraId="26BFCBF5" w14:textId="77777777" w:rsidR="00B717EF" w:rsidRDefault="00B717EF" w:rsidP="00B717EF"/>
                          <w:p w14:paraId="27002BA8" w14:textId="77777777" w:rsidR="00B717EF" w:rsidRDefault="00B717EF" w:rsidP="00B717EF"/>
                          <w:p w14:paraId="4C97819B" w14:textId="77777777" w:rsidR="00B717EF" w:rsidRDefault="00B717EF" w:rsidP="00B717EF"/>
                          <w:p w14:paraId="6B53EC46" w14:textId="77777777" w:rsidR="00B717EF" w:rsidRDefault="00B717EF" w:rsidP="00B717EF"/>
                          <w:p w14:paraId="071E6611" w14:textId="77777777" w:rsidR="00B717EF" w:rsidRDefault="00B717EF" w:rsidP="00B717EF"/>
                          <w:p w14:paraId="52E5ABFB" w14:textId="77777777" w:rsidR="00B717EF" w:rsidRDefault="00B717EF" w:rsidP="00B717EF"/>
                          <w:p w14:paraId="354BAE18" w14:textId="77777777" w:rsidR="00B717EF" w:rsidRDefault="00B717EF" w:rsidP="00B717EF"/>
                          <w:p w14:paraId="6848A5E2" w14:textId="77777777" w:rsidR="00B717EF" w:rsidRDefault="00B717EF" w:rsidP="00B717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F0EE4" id="Text Box 1628357051" o:spid="_x0000_s1028" type="#_x0000_t202" style="position:absolute;left:0;text-align:left;margin-left:10.1pt;margin-top:-17.6pt;width:514.9pt;height:703.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" fillcolor="white [3201]" stroked="f" strokeweight=".5pt">
                <v:textbox>
                  <w:txbxContent>
                    <w:tbl>
                      <w:tblPr>
                        <w:tblStyle w:val="TableGrid"/>
                        <w:tblW w:w="6926" w:type="dxa"/>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350"/>
                        <w:gridCol w:w="837"/>
                        <w:gridCol w:w="1499"/>
                        <w:gridCol w:w="990"/>
                        <w:gridCol w:w="900"/>
                        <w:gridCol w:w="1350"/>
                        <w:tblGridChange w:id="829">
                          <w:tblGrid>
                            <w:gridCol w:w="1350"/>
                            <w:gridCol w:w="837"/>
                            <w:gridCol w:w="1499"/>
                            <w:gridCol w:w="990"/>
                            <w:gridCol w:w="900"/>
                            <w:gridCol w:w="1350"/>
                          </w:tblGrid>
                        </w:tblGridChange>
                      </w:tblGrid>
                      <w:tr w:rsidR="0003299C" w:rsidRPr="00972A4F" w14:paraId="7DC873B9" w14:textId="77777777" w:rsidTr="00375056">
                        <w:tc>
                          <w:tcPr>
                            <w:tcW w:w="6926" w:type="dxa"/>
                            <w:gridSpan w:val="6"/>
                            <w:tcBorders>
                              <w:top w:val="single" w:sz="8" w:space="0" w:color="auto"/>
                              <w:left w:val="single" w:sz="4" w:space="0" w:color="auto"/>
                              <w:bottom w:val="single" w:sz="4" w:space="0" w:color="auto"/>
                              <w:right w:val="single" w:sz="4" w:space="0" w:color="auto"/>
                            </w:tcBorders>
                            <w:shd w:val="clear" w:color="auto" w:fill="auto"/>
                            <w:vAlign w:val="center"/>
                          </w:tcPr>
                          <w:p w14:paraId="3E6D2F9D" w14:textId="77C7DA21" w:rsidR="0003299C" w:rsidRPr="00972A4F" w:rsidRDefault="0003299C" w:rsidP="0003299C">
                            <w:pPr>
                              <w:rPr>
                                <w:rFonts w:ascii="Times New Roman" w:hAnsi="Times New Roman" w:cs="Times New Roman"/>
                                <w:b/>
                                <w:bCs/>
                                <w:sz w:val="18"/>
                                <w:szCs w:val="18"/>
                                <w:rPrChange w:id="830" w:author="Maino Vieytes, Christian (NIH/NIA/IRP) [F]" w:date="2023-11-15T15:31:00Z">
                                  <w:rPr>
                                    <w:rFonts w:ascii="Times New Roman" w:hAnsi="Times New Roman" w:cs="Times New Roman"/>
                                    <w:b/>
                                    <w:bCs/>
                                    <w:sz w:val="20"/>
                                    <w:szCs w:val="20"/>
                                  </w:rPr>
                                </w:rPrChange>
                              </w:rPr>
                              <w:pPrChange w:id="831" w:author="Maino Vieytes, Christian (NIH/NIA/IRP) [F]" w:date="2023-11-15T15:21:00Z">
                                <w:pPr>
                                  <w:jc w:val="center"/>
                                </w:pPr>
                              </w:pPrChange>
                            </w:pPr>
                            <w:r w:rsidRPr="00972A4F">
                              <w:rPr>
                                <w:rFonts w:ascii="Times New Roman" w:hAnsi="Times New Roman" w:cs="Times New Roman"/>
                                <w:b/>
                                <w:bCs/>
                                <w:sz w:val="18"/>
                                <w:szCs w:val="18"/>
                                <w:rPrChange w:id="832" w:author="Maino Vieytes, Christian (NIH/NIA/IRP) [F]" w:date="2023-11-15T15:31:00Z">
                                  <w:rPr>
                                    <w:rFonts w:ascii="Times New Roman" w:hAnsi="Times New Roman" w:cs="Times New Roman"/>
                                    <w:b/>
                                    <w:bCs/>
                                    <w:sz w:val="20"/>
                                    <w:szCs w:val="20"/>
                                  </w:rPr>
                                </w:rPrChange>
                              </w:rPr>
                              <w:t>Table 2</w:t>
                            </w:r>
                            <w:r w:rsidRPr="00972A4F">
                              <w:rPr>
                                <w:rFonts w:ascii="Times New Roman" w:hAnsi="Times New Roman" w:cs="Times New Roman"/>
                                <w:sz w:val="18"/>
                                <w:szCs w:val="18"/>
                                <w:rPrChange w:id="833" w:author="Maino Vieytes, Christian (NIH/NIA/IRP) [F]" w:date="2023-11-15T15:31:00Z">
                                  <w:rPr>
                                    <w:rFonts w:ascii="Times New Roman" w:hAnsi="Times New Roman" w:cs="Times New Roman"/>
                                    <w:b/>
                                    <w:bCs/>
                                    <w:sz w:val="20"/>
                                    <w:szCs w:val="20"/>
                                  </w:rPr>
                                </w:rPrChange>
                              </w:rPr>
                              <w:t>. Pearson correlation coefficients showing the contributions of each food group to the extracted dietary patterns. Correlations amongst the dietary patterns themselves are included at the bottom of the table in the lower triangular matrix form.</w:t>
                            </w:r>
                          </w:p>
                        </w:tc>
                      </w:tr>
                      <w:tr w:rsidR="0003299C" w:rsidRPr="00972A4F" w14:paraId="358DF121" w14:textId="77777777" w:rsidTr="0003299C">
                        <w:tc>
                          <w:tcPr>
                            <w:tcW w:w="2187" w:type="dxa"/>
                            <w:gridSpan w:val="2"/>
                            <w:tcBorders>
                              <w:top w:val="single" w:sz="8" w:space="0" w:color="auto"/>
                              <w:left w:val="single" w:sz="4" w:space="0" w:color="auto"/>
                              <w:bottom w:val="single" w:sz="4" w:space="0" w:color="auto"/>
                            </w:tcBorders>
                            <w:shd w:val="clear" w:color="auto" w:fill="auto"/>
                            <w:vAlign w:val="center"/>
                          </w:tcPr>
                          <w:p w14:paraId="270E9C6E" w14:textId="77777777" w:rsidR="0003299C" w:rsidRPr="00972A4F" w:rsidRDefault="0003299C" w:rsidP="00061216">
                            <w:pPr>
                              <w:spacing w:line="360" w:lineRule="auto"/>
                              <w:rPr>
                                <w:rFonts w:ascii="Times New Roman" w:hAnsi="Times New Roman" w:cs="Times New Roman"/>
                                <w:b/>
                                <w:bCs/>
                                <w:sz w:val="18"/>
                                <w:szCs w:val="18"/>
                                <w:rPrChange w:id="834"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835" w:author="Maino Vieytes, Christian (NIH/NIA/IRP) [F]" w:date="2023-11-15T15:31:00Z">
                                  <w:rPr>
                                    <w:rFonts w:ascii="Times New Roman" w:hAnsi="Times New Roman" w:cs="Times New Roman"/>
                                    <w:b/>
                                    <w:bCs/>
                                    <w:sz w:val="20"/>
                                    <w:szCs w:val="20"/>
                                  </w:rPr>
                                </w:rPrChange>
                              </w:rPr>
                              <w:t>Pattern</w:t>
                            </w:r>
                          </w:p>
                        </w:tc>
                        <w:tc>
                          <w:tcPr>
                            <w:tcW w:w="1499" w:type="dxa"/>
                            <w:vMerge w:val="restart"/>
                            <w:tcBorders>
                              <w:top w:val="single" w:sz="8" w:space="0" w:color="auto"/>
                              <w:bottom w:val="single" w:sz="4" w:space="0" w:color="auto"/>
                            </w:tcBorders>
                            <w:shd w:val="clear" w:color="auto" w:fill="auto"/>
                            <w:noWrap/>
                            <w:vAlign w:val="center"/>
                            <w:hideMark/>
                          </w:tcPr>
                          <w:p w14:paraId="7693FCED" w14:textId="77777777" w:rsidR="0003299C" w:rsidRPr="00972A4F" w:rsidRDefault="0003299C" w:rsidP="00061216">
                            <w:pPr>
                              <w:jc w:val="center"/>
                              <w:rPr>
                                <w:rFonts w:ascii="Times New Roman" w:hAnsi="Times New Roman" w:cs="Times New Roman"/>
                                <w:b/>
                                <w:sz w:val="18"/>
                                <w:szCs w:val="18"/>
                                <w:rPrChange w:id="836" w:author="Maino Vieytes, Christian (NIH/NIA/IRP) [F]" w:date="2023-11-15T15:31:00Z">
                                  <w:rPr>
                                    <w:rFonts w:ascii="Times New Roman" w:hAnsi="Times New Roman" w:cs="Times New Roman"/>
                                    <w:b/>
                                    <w:sz w:val="20"/>
                                    <w:szCs w:val="20"/>
                                  </w:rPr>
                                </w:rPrChange>
                              </w:rPr>
                            </w:pPr>
                            <w:r w:rsidRPr="00972A4F">
                              <w:rPr>
                                <w:rFonts w:ascii="Times New Roman" w:hAnsi="Times New Roman" w:cs="Times New Roman"/>
                                <w:b/>
                                <w:bCs/>
                                <w:sz w:val="18"/>
                                <w:szCs w:val="18"/>
                                <w:rPrChange w:id="837" w:author="Maino Vieytes, Christian (NIH/NIA/IRP) [F]" w:date="2023-11-15T15:31:00Z">
                                  <w:rPr>
                                    <w:rFonts w:ascii="Times New Roman" w:hAnsi="Times New Roman" w:cs="Times New Roman"/>
                                    <w:b/>
                                    <w:bCs/>
                                    <w:sz w:val="20"/>
                                    <w:szCs w:val="20"/>
                                  </w:rPr>
                                </w:rPrChange>
                              </w:rPr>
                              <w:t xml:space="preserve">Food Insecurity (FI) </w:t>
                            </w:r>
                            <w:r w:rsidRPr="00972A4F">
                              <w:rPr>
                                <w:rFonts w:ascii="Times New Roman" w:hAnsi="Times New Roman" w:cs="Times New Roman"/>
                                <w:b/>
                                <w:bCs/>
                                <w:sz w:val="18"/>
                                <w:szCs w:val="18"/>
                                <w:vertAlign w:val="superscript"/>
                                <w:rPrChange w:id="838" w:author="Maino Vieytes, Christian (NIH/NIA/IRP) [F]" w:date="2023-11-15T15:31:00Z">
                                  <w:rPr>
                                    <w:rFonts w:ascii="Times New Roman" w:hAnsi="Times New Roman" w:cs="Times New Roman"/>
                                    <w:b/>
                                    <w:bCs/>
                                    <w:sz w:val="20"/>
                                    <w:szCs w:val="20"/>
                                    <w:vertAlign w:val="superscript"/>
                                  </w:rPr>
                                </w:rPrChange>
                              </w:rPr>
                              <w:t>†</w:t>
                            </w:r>
                          </w:p>
                        </w:tc>
                        <w:tc>
                          <w:tcPr>
                            <w:tcW w:w="990" w:type="dxa"/>
                            <w:vMerge w:val="restart"/>
                            <w:tcBorders>
                              <w:top w:val="single" w:sz="8" w:space="0" w:color="auto"/>
                              <w:bottom w:val="single" w:sz="4" w:space="0" w:color="auto"/>
                            </w:tcBorders>
                            <w:shd w:val="clear" w:color="auto" w:fill="auto"/>
                            <w:noWrap/>
                            <w:vAlign w:val="center"/>
                            <w:hideMark/>
                          </w:tcPr>
                          <w:p w14:paraId="6C4D3F1A" w14:textId="77777777" w:rsidR="0003299C" w:rsidRPr="00972A4F" w:rsidRDefault="0003299C" w:rsidP="00061216">
                            <w:pPr>
                              <w:jc w:val="center"/>
                              <w:rPr>
                                <w:rFonts w:ascii="Times New Roman" w:hAnsi="Times New Roman" w:cs="Times New Roman"/>
                                <w:b/>
                                <w:bCs/>
                                <w:sz w:val="18"/>
                                <w:szCs w:val="18"/>
                                <w:rPrChange w:id="839"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840" w:author="Maino Vieytes, Christian (NIH/NIA/IRP) [F]" w:date="2023-11-15T15:31:00Z">
                                  <w:rPr>
                                    <w:rFonts w:ascii="Times New Roman" w:hAnsi="Times New Roman" w:cs="Times New Roman"/>
                                    <w:b/>
                                    <w:bCs/>
                                    <w:sz w:val="20"/>
                                    <w:szCs w:val="20"/>
                                  </w:rPr>
                                </w:rPrChange>
                              </w:rPr>
                              <w:t>Prudent</w:t>
                            </w:r>
                          </w:p>
                          <w:p w14:paraId="1372FCF8" w14:textId="641A9EDC" w:rsidR="0003299C" w:rsidRPr="00972A4F" w:rsidRDefault="0003299C" w:rsidP="00061216">
                            <w:pPr>
                              <w:jc w:val="center"/>
                              <w:rPr>
                                <w:rFonts w:ascii="Times New Roman" w:hAnsi="Times New Roman" w:cs="Times New Roman"/>
                                <w:b/>
                                <w:bCs/>
                                <w:sz w:val="18"/>
                                <w:szCs w:val="18"/>
                                <w:rPrChange w:id="841"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842" w:author="Maino Vieytes, Christian (NIH/NIA/IRP) [F]" w:date="2023-11-15T15:31:00Z">
                                  <w:rPr>
                                    <w:rFonts w:ascii="Times New Roman" w:hAnsi="Times New Roman" w:cs="Times New Roman"/>
                                    <w:b/>
                                    <w:bCs/>
                                    <w:sz w:val="20"/>
                                    <w:szCs w:val="20"/>
                                  </w:rPr>
                                </w:rPrChange>
                              </w:rPr>
                              <w:t xml:space="preserve"> #1 </w:t>
                            </w:r>
                            <w:r w:rsidRPr="00972A4F">
                              <w:rPr>
                                <w:rFonts w:ascii="Times New Roman" w:hAnsi="Times New Roman" w:cs="Times New Roman"/>
                                <w:b/>
                                <w:bCs/>
                                <w:sz w:val="18"/>
                                <w:szCs w:val="18"/>
                                <w:vertAlign w:val="superscript"/>
                                <w:rPrChange w:id="843" w:author="Maino Vieytes, Christian (NIH/NIA/IRP) [F]" w:date="2023-11-15T15:31:00Z">
                                  <w:rPr>
                                    <w:rFonts w:ascii="Times New Roman" w:hAnsi="Times New Roman" w:cs="Times New Roman"/>
                                    <w:b/>
                                    <w:bCs/>
                                    <w:sz w:val="20"/>
                                    <w:szCs w:val="20"/>
                                    <w:vertAlign w:val="superscript"/>
                                  </w:rPr>
                                </w:rPrChange>
                              </w:rPr>
                              <w:t>‡</w:t>
                            </w:r>
                          </w:p>
                        </w:tc>
                        <w:tc>
                          <w:tcPr>
                            <w:tcW w:w="900" w:type="dxa"/>
                            <w:vMerge w:val="restart"/>
                            <w:tcBorders>
                              <w:top w:val="single" w:sz="8" w:space="0" w:color="auto"/>
                              <w:bottom w:val="single" w:sz="4" w:space="0" w:color="auto"/>
                              <w:right w:val="nil"/>
                            </w:tcBorders>
                            <w:shd w:val="clear" w:color="auto" w:fill="auto"/>
                            <w:noWrap/>
                            <w:vAlign w:val="center"/>
                            <w:hideMark/>
                          </w:tcPr>
                          <w:p w14:paraId="3D5F7F13" w14:textId="77777777" w:rsidR="0003299C" w:rsidRPr="00972A4F" w:rsidRDefault="0003299C" w:rsidP="00061216">
                            <w:pPr>
                              <w:jc w:val="center"/>
                              <w:rPr>
                                <w:rFonts w:ascii="Times New Roman" w:hAnsi="Times New Roman" w:cs="Times New Roman"/>
                                <w:b/>
                                <w:bCs/>
                                <w:sz w:val="18"/>
                                <w:szCs w:val="18"/>
                                <w:rPrChange w:id="844"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845" w:author="Maino Vieytes, Christian (NIH/NIA/IRP) [F]" w:date="2023-11-15T15:31:00Z">
                                  <w:rPr>
                                    <w:rFonts w:ascii="Times New Roman" w:hAnsi="Times New Roman" w:cs="Times New Roman"/>
                                    <w:b/>
                                    <w:bCs/>
                                    <w:sz w:val="20"/>
                                    <w:szCs w:val="20"/>
                                  </w:rPr>
                                </w:rPrChange>
                              </w:rPr>
                              <w:t xml:space="preserve">Prudent #2 </w:t>
                            </w:r>
                            <w:r w:rsidRPr="00972A4F">
                              <w:rPr>
                                <w:rFonts w:ascii="Times New Roman" w:hAnsi="Times New Roman" w:cs="Times New Roman"/>
                                <w:b/>
                                <w:bCs/>
                                <w:sz w:val="18"/>
                                <w:szCs w:val="18"/>
                                <w:vertAlign w:val="superscript"/>
                                <w:rPrChange w:id="846" w:author="Maino Vieytes, Christian (NIH/NIA/IRP) [F]" w:date="2023-11-15T15:31:00Z">
                                  <w:rPr>
                                    <w:rFonts w:ascii="Times New Roman" w:hAnsi="Times New Roman" w:cs="Times New Roman"/>
                                    <w:b/>
                                    <w:bCs/>
                                    <w:sz w:val="20"/>
                                    <w:szCs w:val="20"/>
                                    <w:vertAlign w:val="superscript"/>
                                  </w:rPr>
                                </w:rPrChange>
                              </w:rPr>
                              <w:t>‡</w:t>
                            </w:r>
                          </w:p>
                        </w:tc>
                        <w:tc>
                          <w:tcPr>
                            <w:tcW w:w="1350" w:type="dxa"/>
                            <w:vMerge w:val="restart"/>
                            <w:tcBorders>
                              <w:top w:val="single" w:sz="8" w:space="0" w:color="auto"/>
                              <w:left w:val="nil"/>
                              <w:bottom w:val="single" w:sz="4" w:space="0" w:color="auto"/>
                              <w:right w:val="single" w:sz="4" w:space="0" w:color="auto"/>
                            </w:tcBorders>
                            <w:vAlign w:val="center"/>
                          </w:tcPr>
                          <w:p w14:paraId="139AD299" w14:textId="77777777" w:rsidR="0003299C" w:rsidRPr="00972A4F" w:rsidRDefault="0003299C" w:rsidP="001A7F3A">
                            <w:pPr>
                              <w:jc w:val="center"/>
                              <w:rPr>
                                <w:rFonts w:ascii="Times New Roman" w:hAnsi="Times New Roman" w:cs="Times New Roman"/>
                                <w:sz w:val="18"/>
                                <w:szCs w:val="18"/>
                                <w:vertAlign w:val="superscript"/>
                                <w:rPrChange w:id="847" w:author="Maino Vieytes, Christian (NIH/NIA/IRP) [F]" w:date="2023-11-15T15:31:00Z">
                                  <w:rPr>
                                    <w:rFonts w:ascii="Times New Roman" w:hAnsi="Times New Roman" w:cs="Times New Roman"/>
                                    <w:sz w:val="20"/>
                                    <w:szCs w:val="20"/>
                                    <w:vertAlign w:val="superscript"/>
                                  </w:rPr>
                                </w:rPrChange>
                              </w:rPr>
                            </w:pPr>
                            <w:r w:rsidRPr="00972A4F">
                              <w:rPr>
                                <w:rFonts w:ascii="Times New Roman" w:hAnsi="Times New Roman" w:cs="Times New Roman"/>
                                <w:b/>
                                <w:bCs/>
                                <w:sz w:val="18"/>
                                <w:szCs w:val="18"/>
                                <w:rPrChange w:id="848" w:author="Maino Vieytes, Christian (NIH/NIA/IRP) [F]" w:date="2023-11-15T15:31:00Z">
                                  <w:rPr>
                                    <w:rFonts w:ascii="Times New Roman" w:hAnsi="Times New Roman" w:cs="Times New Roman"/>
                                    <w:b/>
                                    <w:bCs/>
                                    <w:sz w:val="20"/>
                                    <w:szCs w:val="20"/>
                                  </w:rPr>
                                </w:rPrChange>
                              </w:rPr>
                              <w:t>HEI-2015</w:t>
                            </w:r>
                            <w:r w:rsidRPr="00972A4F">
                              <w:rPr>
                                <w:rFonts w:ascii="Times New Roman" w:hAnsi="Times New Roman" w:cs="Times New Roman"/>
                                <w:sz w:val="18"/>
                                <w:szCs w:val="18"/>
                                <w:vertAlign w:val="superscript"/>
                                <w:rPrChange w:id="849" w:author="Maino Vieytes, Christian (NIH/NIA/IRP) [F]" w:date="2023-11-15T15:31:00Z">
                                  <w:rPr>
                                    <w:rFonts w:ascii="Times New Roman" w:hAnsi="Times New Roman" w:cs="Times New Roman"/>
                                    <w:sz w:val="20"/>
                                    <w:szCs w:val="20"/>
                                    <w:vertAlign w:val="superscript"/>
                                  </w:rPr>
                                </w:rPrChange>
                              </w:rPr>
                              <w:t>a</w:t>
                            </w:r>
                          </w:p>
                        </w:tc>
                      </w:tr>
                      <w:tr w:rsidR="0003299C" w:rsidRPr="00972A4F" w14:paraId="2C6BB583" w14:textId="77777777" w:rsidTr="0003299C">
                        <w:tc>
                          <w:tcPr>
                            <w:tcW w:w="2187" w:type="dxa"/>
                            <w:gridSpan w:val="2"/>
                            <w:tcBorders>
                              <w:top w:val="single" w:sz="4" w:space="0" w:color="auto"/>
                              <w:left w:val="single" w:sz="4" w:space="0" w:color="auto"/>
                              <w:bottom w:val="single" w:sz="4" w:space="0" w:color="auto"/>
                            </w:tcBorders>
                            <w:shd w:val="clear" w:color="auto" w:fill="auto"/>
                            <w:vAlign w:val="center"/>
                          </w:tcPr>
                          <w:p w14:paraId="216845A6" w14:textId="77777777" w:rsidR="0003299C" w:rsidRPr="00972A4F" w:rsidRDefault="0003299C" w:rsidP="00061216">
                            <w:pPr>
                              <w:spacing w:line="360" w:lineRule="auto"/>
                              <w:rPr>
                                <w:rFonts w:ascii="Times New Roman" w:hAnsi="Times New Roman" w:cs="Times New Roman"/>
                                <w:b/>
                                <w:bCs/>
                                <w:sz w:val="18"/>
                                <w:szCs w:val="18"/>
                                <w:rPrChange w:id="850"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851" w:author="Maino Vieytes, Christian (NIH/NIA/IRP) [F]" w:date="2023-11-15T15:31:00Z">
                                  <w:rPr>
                                    <w:rFonts w:ascii="Times New Roman" w:hAnsi="Times New Roman" w:cs="Times New Roman"/>
                                    <w:b/>
                                    <w:bCs/>
                                    <w:sz w:val="20"/>
                                    <w:szCs w:val="20"/>
                                  </w:rPr>
                                </w:rPrChange>
                              </w:rPr>
                              <w:t>Food Groups</w:t>
                            </w:r>
                          </w:p>
                        </w:tc>
                        <w:tc>
                          <w:tcPr>
                            <w:tcW w:w="1499" w:type="dxa"/>
                            <w:vMerge/>
                            <w:tcBorders>
                              <w:top w:val="single" w:sz="4" w:space="0" w:color="auto"/>
                              <w:bottom w:val="single" w:sz="4" w:space="0" w:color="auto"/>
                            </w:tcBorders>
                            <w:shd w:val="clear" w:color="auto" w:fill="auto"/>
                            <w:noWrap/>
                            <w:vAlign w:val="center"/>
                          </w:tcPr>
                          <w:p w14:paraId="3844AFCC" w14:textId="77777777" w:rsidR="0003299C" w:rsidRPr="00972A4F" w:rsidRDefault="0003299C" w:rsidP="00061216">
                            <w:pPr>
                              <w:spacing w:line="360" w:lineRule="auto"/>
                              <w:rPr>
                                <w:rFonts w:ascii="Times New Roman" w:hAnsi="Times New Roman" w:cs="Times New Roman"/>
                                <w:b/>
                                <w:bCs/>
                                <w:sz w:val="18"/>
                                <w:szCs w:val="18"/>
                                <w:rPrChange w:id="852" w:author="Maino Vieytes, Christian (NIH/NIA/IRP) [F]" w:date="2023-11-15T15:31:00Z">
                                  <w:rPr>
                                    <w:rFonts w:ascii="Times New Roman" w:hAnsi="Times New Roman" w:cs="Times New Roman"/>
                                    <w:b/>
                                    <w:bCs/>
                                    <w:sz w:val="20"/>
                                    <w:szCs w:val="20"/>
                                  </w:rPr>
                                </w:rPrChange>
                              </w:rPr>
                            </w:pPr>
                          </w:p>
                        </w:tc>
                        <w:tc>
                          <w:tcPr>
                            <w:tcW w:w="990" w:type="dxa"/>
                            <w:vMerge/>
                            <w:tcBorders>
                              <w:top w:val="single" w:sz="4" w:space="0" w:color="auto"/>
                              <w:bottom w:val="single" w:sz="4" w:space="0" w:color="auto"/>
                            </w:tcBorders>
                            <w:shd w:val="clear" w:color="auto" w:fill="auto"/>
                            <w:noWrap/>
                            <w:vAlign w:val="center"/>
                          </w:tcPr>
                          <w:p w14:paraId="3A06F939" w14:textId="77777777" w:rsidR="0003299C" w:rsidRPr="00972A4F" w:rsidRDefault="0003299C" w:rsidP="00061216">
                            <w:pPr>
                              <w:spacing w:line="360" w:lineRule="auto"/>
                              <w:rPr>
                                <w:rFonts w:ascii="Times New Roman" w:hAnsi="Times New Roman" w:cs="Times New Roman"/>
                                <w:sz w:val="18"/>
                                <w:szCs w:val="18"/>
                                <w:rPrChange w:id="853" w:author="Maino Vieytes, Christian (NIH/NIA/IRP) [F]" w:date="2023-11-15T15:31:00Z">
                                  <w:rPr>
                                    <w:rFonts w:ascii="Times New Roman" w:hAnsi="Times New Roman" w:cs="Times New Roman"/>
                                    <w:sz w:val="20"/>
                                    <w:szCs w:val="20"/>
                                  </w:rPr>
                                </w:rPrChange>
                              </w:rPr>
                            </w:pPr>
                          </w:p>
                        </w:tc>
                        <w:tc>
                          <w:tcPr>
                            <w:tcW w:w="900" w:type="dxa"/>
                            <w:vMerge/>
                            <w:tcBorders>
                              <w:top w:val="single" w:sz="4" w:space="0" w:color="auto"/>
                              <w:bottom w:val="single" w:sz="4" w:space="0" w:color="auto"/>
                              <w:right w:val="nil"/>
                            </w:tcBorders>
                            <w:shd w:val="clear" w:color="auto" w:fill="auto"/>
                            <w:noWrap/>
                            <w:vAlign w:val="center"/>
                          </w:tcPr>
                          <w:p w14:paraId="3893CD69" w14:textId="77777777" w:rsidR="0003299C" w:rsidRPr="00972A4F" w:rsidRDefault="0003299C" w:rsidP="00061216">
                            <w:pPr>
                              <w:spacing w:line="360" w:lineRule="auto"/>
                              <w:rPr>
                                <w:rFonts w:ascii="Times New Roman" w:hAnsi="Times New Roman" w:cs="Times New Roman"/>
                                <w:sz w:val="18"/>
                                <w:szCs w:val="18"/>
                                <w:rPrChange w:id="854" w:author="Maino Vieytes, Christian (NIH/NIA/IRP) [F]" w:date="2023-11-15T15:31:00Z">
                                  <w:rPr>
                                    <w:rFonts w:ascii="Times New Roman" w:hAnsi="Times New Roman" w:cs="Times New Roman"/>
                                    <w:sz w:val="20"/>
                                    <w:szCs w:val="20"/>
                                  </w:rPr>
                                </w:rPrChange>
                              </w:rPr>
                            </w:pPr>
                          </w:p>
                        </w:tc>
                        <w:tc>
                          <w:tcPr>
                            <w:tcW w:w="1350" w:type="dxa"/>
                            <w:vMerge/>
                            <w:tcBorders>
                              <w:top w:val="nil"/>
                              <w:left w:val="nil"/>
                              <w:bottom w:val="single" w:sz="4" w:space="0" w:color="auto"/>
                              <w:right w:val="single" w:sz="4" w:space="0" w:color="auto"/>
                            </w:tcBorders>
                          </w:tcPr>
                          <w:p w14:paraId="193BF67C" w14:textId="77777777" w:rsidR="0003299C" w:rsidRPr="00972A4F" w:rsidRDefault="0003299C" w:rsidP="00061216">
                            <w:pPr>
                              <w:spacing w:line="360" w:lineRule="auto"/>
                              <w:rPr>
                                <w:rFonts w:ascii="Times New Roman" w:hAnsi="Times New Roman" w:cs="Times New Roman"/>
                                <w:sz w:val="18"/>
                                <w:szCs w:val="18"/>
                                <w:rPrChange w:id="855" w:author="Maino Vieytes, Christian (NIH/NIA/IRP) [F]" w:date="2023-11-15T15:31:00Z">
                                  <w:rPr>
                                    <w:rFonts w:ascii="Times New Roman" w:hAnsi="Times New Roman" w:cs="Times New Roman"/>
                                    <w:sz w:val="20"/>
                                    <w:szCs w:val="20"/>
                                  </w:rPr>
                                </w:rPrChange>
                              </w:rPr>
                            </w:pPr>
                          </w:p>
                        </w:tc>
                      </w:tr>
                      <w:tr w:rsidR="0003299C" w:rsidRPr="00972A4F" w14:paraId="2F87F330" w14:textId="77777777" w:rsidTr="00972A4F">
                        <w:tc>
                          <w:tcPr>
                            <w:tcW w:w="2187" w:type="dxa"/>
                            <w:gridSpan w:val="2"/>
                            <w:tcBorders>
                              <w:top w:val="single" w:sz="4" w:space="0" w:color="auto"/>
                              <w:left w:val="single" w:sz="4" w:space="0" w:color="auto"/>
                              <w:bottom w:val="nil"/>
                            </w:tcBorders>
                            <w:shd w:val="clear" w:color="auto" w:fill="auto"/>
                            <w:vAlign w:val="center"/>
                          </w:tcPr>
                          <w:p w14:paraId="3B1F1A7D" w14:textId="77777777" w:rsidR="0003299C" w:rsidRPr="00972A4F" w:rsidRDefault="0003299C" w:rsidP="0003299C">
                            <w:pPr>
                              <w:spacing w:line="360" w:lineRule="auto"/>
                              <w:rPr>
                                <w:rFonts w:ascii="Times New Roman" w:hAnsi="Times New Roman" w:cs="Times New Roman"/>
                                <w:sz w:val="18"/>
                                <w:szCs w:val="18"/>
                                <w:rPrChange w:id="85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857" w:author="Maino Vieytes, Christian (NIH/NIA/IRP) [F]" w:date="2023-11-15T15:31:00Z">
                                  <w:rPr>
                                    <w:rFonts w:ascii="Times New Roman" w:hAnsi="Times New Roman" w:cs="Times New Roman"/>
                                    <w:sz w:val="20"/>
                                    <w:szCs w:val="20"/>
                                  </w:rPr>
                                </w:rPrChange>
                              </w:rPr>
                              <w:t>Processed Meats</w:t>
                            </w:r>
                          </w:p>
                        </w:tc>
                        <w:tc>
                          <w:tcPr>
                            <w:tcW w:w="1499" w:type="dxa"/>
                            <w:tcBorders>
                              <w:top w:val="single" w:sz="4" w:space="0" w:color="auto"/>
                              <w:bottom w:val="nil"/>
                            </w:tcBorders>
                            <w:shd w:val="clear" w:color="auto" w:fill="auto"/>
                            <w:noWrap/>
                            <w:vAlign w:val="center"/>
                            <w:hideMark/>
                          </w:tcPr>
                          <w:p w14:paraId="3347F438" w14:textId="2D1E4B50" w:rsidR="0003299C" w:rsidRPr="00972A4F" w:rsidRDefault="0003299C" w:rsidP="0003299C">
                            <w:pPr>
                              <w:spacing w:line="360" w:lineRule="auto"/>
                              <w:jc w:val="center"/>
                              <w:rPr>
                                <w:rFonts w:ascii="Times New Roman" w:hAnsi="Times New Roman" w:cs="Times New Roman"/>
                                <w:sz w:val="18"/>
                                <w:szCs w:val="18"/>
                                <w:rPrChange w:id="858" w:author="Maino Vieytes, Christian (NIH/NIA/IRP) [F]" w:date="2023-11-15T15:31:00Z">
                                  <w:rPr>
                                    <w:rFonts w:ascii="Times New Roman" w:hAnsi="Times New Roman" w:cs="Times New Roman"/>
                                    <w:sz w:val="20"/>
                                    <w:szCs w:val="20"/>
                                  </w:rPr>
                                </w:rPrChange>
                              </w:rPr>
                            </w:pPr>
                            <w:ins w:id="859" w:author="Maino Vieytes, Christian (NIH/NIA/IRP) [F]" w:date="2023-11-15T15:22:00Z">
                              <w:r w:rsidRPr="00972A4F">
                                <w:rPr>
                                  <w:rFonts w:ascii="Times New Roman" w:hAnsi="Times New Roman" w:cs="Times New Roman"/>
                                  <w:color w:val="000000"/>
                                  <w:sz w:val="18"/>
                                  <w:szCs w:val="18"/>
                                  <w:rPrChange w:id="860" w:author="Maino Vieytes, Christian (NIH/NIA/IRP) [F]" w:date="2023-11-15T15:31:00Z">
                                    <w:rPr>
                                      <w:rFonts w:ascii="Calibri" w:hAnsi="Calibri" w:cs="Calibri"/>
                                      <w:color w:val="000000"/>
                                    </w:rPr>
                                  </w:rPrChange>
                                </w:rPr>
                                <w:t>0.030</w:t>
                              </w:r>
                            </w:ins>
                            <w:del w:id="861" w:author="Maino Vieytes, Christian (NIH/NIA/IRP) [F]" w:date="2023-11-15T15:22:00Z">
                              <w:r w:rsidRPr="00972A4F" w:rsidDel="00C92AAD">
                                <w:rPr>
                                  <w:rFonts w:ascii="Times New Roman" w:hAnsi="Times New Roman" w:cs="Times New Roman"/>
                                  <w:color w:val="000000"/>
                                  <w:sz w:val="18"/>
                                  <w:szCs w:val="18"/>
                                  <w:rPrChange w:id="862" w:author="Maino Vieytes, Christian (NIH/NIA/IRP) [F]" w:date="2023-11-15T15:31:00Z">
                                    <w:rPr>
                                      <w:rFonts w:ascii="Times New Roman" w:hAnsi="Times New Roman" w:cs="Times New Roman"/>
                                      <w:color w:val="000000"/>
                                      <w:sz w:val="20"/>
                                      <w:szCs w:val="20"/>
                                    </w:rPr>
                                  </w:rPrChange>
                                </w:rPr>
                                <w:delText>0.01</w:delText>
                              </w:r>
                            </w:del>
                          </w:p>
                        </w:tc>
                        <w:tc>
                          <w:tcPr>
                            <w:tcW w:w="990" w:type="dxa"/>
                            <w:tcBorders>
                              <w:top w:val="single" w:sz="4" w:space="0" w:color="auto"/>
                              <w:bottom w:val="nil"/>
                            </w:tcBorders>
                            <w:shd w:val="clear" w:color="auto" w:fill="auto"/>
                            <w:noWrap/>
                            <w:vAlign w:val="center"/>
                            <w:hideMark/>
                          </w:tcPr>
                          <w:p w14:paraId="6D774A38" w14:textId="601BA7DE" w:rsidR="0003299C" w:rsidRPr="00972A4F" w:rsidRDefault="0003299C" w:rsidP="0003299C">
                            <w:pPr>
                              <w:spacing w:line="360" w:lineRule="auto"/>
                              <w:jc w:val="center"/>
                              <w:rPr>
                                <w:rFonts w:ascii="Times New Roman" w:hAnsi="Times New Roman" w:cs="Times New Roman"/>
                                <w:sz w:val="18"/>
                                <w:szCs w:val="18"/>
                                <w:rPrChange w:id="863" w:author="Maino Vieytes, Christian (NIH/NIA/IRP) [F]" w:date="2023-11-15T15:31:00Z">
                                  <w:rPr>
                                    <w:rFonts w:ascii="Times New Roman" w:hAnsi="Times New Roman" w:cs="Times New Roman"/>
                                    <w:sz w:val="20"/>
                                    <w:szCs w:val="20"/>
                                  </w:rPr>
                                </w:rPrChange>
                              </w:rPr>
                            </w:pPr>
                            <w:ins w:id="864" w:author="Maino Vieytes, Christian (NIH/NIA/IRP) [F]" w:date="2023-11-15T15:22:00Z">
                              <w:r w:rsidRPr="00972A4F">
                                <w:rPr>
                                  <w:rFonts w:ascii="Times New Roman" w:hAnsi="Times New Roman" w:cs="Times New Roman"/>
                                  <w:color w:val="000000"/>
                                  <w:sz w:val="18"/>
                                  <w:szCs w:val="18"/>
                                  <w:rPrChange w:id="865" w:author="Maino Vieytes, Christian (NIH/NIA/IRP) [F]" w:date="2023-11-15T15:31:00Z">
                                    <w:rPr>
                                      <w:rFonts w:ascii="Calibri" w:hAnsi="Calibri" w:cs="Calibri"/>
                                      <w:color w:val="000000"/>
                                    </w:rPr>
                                  </w:rPrChange>
                                </w:rPr>
                                <w:t>0.040</w:t>
                              </w:r>
                            </w:ins>
                            <w:del w:id="866" w:author="Maino Vieytes, Christian (NIH/NIA/IRP) [F]" w:date="2023-11-15T15:22:00Z">
                              <w:r w:rsidRPr="00972A4F" w:rsidDel="00C92AAD">
                                <w:rPr>
                                  <w:rFonts w:ascii="Times New Roman" w:hAnsi="Times New Roman" w:cs="Times New Roman"/>
                                  <w:color w:val="000000"/>
                                  <w:sz w:val="18"/>
                                  <w:szCs w:val="18"/>
                                  <w:rPrChange w:id="867" w:author="Maino Vieytes, Christian (NIH/NIA/IRP) [F]" w:date="2023-11-15T15:31:00Z">
                                    <w:rPr>
                                      <w:rFonts w:ascii="Times New Roman" w:hAnsi="Times New Roman" w:cs="Times New Roman"/>
                                      <w:color w:val="000000"/>
                                      <w:sz w:val="20"/>
                                      <w:szCs w:val="20"/>
                                    </w:rPr>
                                  </w:rPrChange>
                                </w:rPr>
                                <w:delText>0.08</w:delText>
                              </w:r>
                            </w:del>
                          </w:p>
                        </w:tc>
                        <w:tc>
                          <w:tcPr>
                            <w:tcW w:w="900" w:type="dxa"/>
                            <w:tcBorders>
                              <w:top w:val="single" w:sz="4" w:space="0" w:color="auto"/>
                              <w:bottom w:val="nil"/>
                              <w:right w:val="nil"/>
                            </w:tcBorders>
                            <w:shd w:val="clear" w:color="auto" w:fill="auto"/>
                            <w:noWrap/>
                            <w:vAlign w:val="center"/>
                            <w:hideMark/>
                          </w:tcPr>
                          <w:p w14:paraId="14674906" w14:textId="4E387C5B" w:rsidR="0003299C" w:rsidRPr="00972A4F" w:rsidRDefault="0003299C" w:rsidP="0003299C">
                            <w:pPr>
                              <w:spacing w:line="360" w:lineRule="auto"/>
                              <w:jc w:val="center"/>
                              <w:rPr>
                                <w:rFonts w:ascii="Times New Roman" w:hAnsi="Times New Roman" w:cs="Times New Roman"/>
                                <w:sz w:val="18"/>
                                <w:szCs w:val="18"/>
                                <w:rPrChange w:id="868" w:author="Maino Vieytes, Christian (NIH/NIA/IRP) [F]" w:date="2023-11-15T15:31:00Z">
                                  <w:rPr>
                                    <w:rFonts w:ascii="Times New Roman" w:hAnsi="Times New Roman" w:cs="Times New Roman"/>
                                    <w:sz w:val="20"/>
                                    <w:szCs w:val="20"/>
                                  </w:rPr>
                                </w:rPrChange>
                              </w:rPr>
                            </w:pPr>
                            <w:ins w:id="869" w:author="Maino Vieytes, Christian (NIH/NIA/IRP) [F]" w:date="2023-11-15T15:22:00Z">
                              <w:r w:rsidRPr="00972A4F">
                                <w:rPr>
                                  <w:rFonts w:ascii="Times New Roman" w:hAnsi="Times New Roman" w:cs="Times New Roman"/>
                                  <w:color w:val="000000"/>
                                  <w:sz w:val="18"/>
                                  <w:szCs w:val="18"/>
                                  <w:rPrChange w:id="870" w:author="Maino Vieytes, Christian (NIH/NIA/IRP) [F]" w:date="2023-11-15T15:31:00Z">
                                    <w:rPr>
                                      <w:rFonts w:ascii="Calibri" w:hAnsi="Calibri" w:cs="Calibri"/>
                                      <w:color w:val="000000"/>
                                    </w:rPr>
                                  </w:rPrChange>
                                </w:rPr>
                                <w:t>-0.29</w:t>
                              </w:r>
                            </w:ins>
                            <w:del w:id="871" w:author="Maino Vieytes, Christian (NIH/NIA/IRP) [F]" w:date="2023-11-15T15:22:00Z">
                              <w:r w:rsidRPr="00972A4F" w:rsidDel="00C92AAD">
                                <w:rPr>
                                  <w:rFonts w:ascii="Times New Roman" w:hAnsi="Times New Roman" w:cs="Times New Roman"/>
                                  <w:color w:val="000000"/>
                                  <w:sz w:val="18"/>
                                  <w:szCs w:val="18"/>
                                  <w:rPrChange w:id="872" w:author="Maino Vieytes, Christian (NIH/NIA/IRP) [F]" w:date="2023-11-15T15:31:00Z">
                                    <w:rPr>
                                      <w:rFonts w:ascii="Times New Roman" w:hAnsi="Times New Roman" w:cs="Times New Roman"/>
                                      <w:color w:val="000000"/>
                                      <w:sz w:val="20"/>
                                      <w:szCs w:val="20"/>
                                    </w:rPr>
                                  </w:rPrChange>
                                </w:rPr>
                                <w:delText>-0.25</w:delText>
                              </w:r>
                            </w:del>
                          </w:p>
                        </w:tc>
                        <w:tc>
                          <w:tcPr>
                            <w:tcW w:w="1350" w:type="dxa"/>
                            <w:tcBorders>
                              <w:top w:val="single" w:sz="4" w:space="0" w:color="auto"/>
                              <w:left w:val="nil"/>
                              <w:bottom w:val="nil"/>
                              <w:right w:val="single" w:sz="4" w:space="0" w:color="auto"/>
                            </w:tcBorders>
                            <w:vAlign w:val="center"/>
                          </w:tcPr>
                          <w:p w14:paraId="59691643" w14:textId="03C5751C" w:rsidR="0003299C" w:rsidRPr="00972A4F" w:rsidRDefault="0003299C" w:rsidP="0003299C">
                            <w:pPr>
                              <w:spacing w:line="360" w:lineRule="auto"/>
                              <w:jc w:val="center"/>
                              <w:rPr>
                                <w:rFonts w:ascii="Times New Roman" w:hAnsi="Times New Roman" w:cs="Times New Roman"/>
                                <w:color w:val="000000"/>
                                <w:sz w:val="18"/>
                                <w:szCs w:val="18"/>
                                <w:rPrChange w:id="873" w:author="Maino Vieytes, Christian (NIH/NIA/IRP) [F]" w:date="2023-11-15T15:31:00Z">
                                  <w:rPr>
                                    <w:rFonts w:ascii="Times New Roman" w:hAnsi="Times New Roman" w:cs="Times New Roman"/>
                                    <w:color w:val="000000"/>
                                    <w:sz w:val="20"/>
                                    <w:szCs w:val="20"/>
                                  </w:rPr>
                                </w:rPrChange>
                              </w:rPr>
                            </w:pPr>
                            <w:ins w:id="874" w:author="Maino Vieytes, Christian (NIH/NIA/IRP) [F]" w:date="2023-11-15T15:22:00Z">
                              <w:r w:rsidRPr="00972A4F">
                                <w:rPr>
                                  <w:rFonts w:ascii="Times New Roman" w:hAnsi="Times New Roman" w:cs="Times New Roman"/>
                                  <w:color w:val="000000"/>
                                  <w:sz w:val="18"/>
                                  <w:szCs w:val="18"/>
                                  <w:rPrChange w:id="875" w:author="Maino Vieytes, Christian (NIH/NIA/IRP) [F]" w:date="2023-11-15T15:31:00Z">
                                    <w:rPr>
                                      <w:rFonts w:ascii="Calibri" w:hAnsi="Calibri" w:cs="Calibri"/>
                                      <w:color w:val="000000"/>
                                    </w:rPr>
                                  </w:rPrChange>
                                </w:rPr>
                                <w:t>-0.17</w:t>
                              </w:r>
                            </w:ins>
                            <w:del w:id="876" w:author="Maino Vieytes, Christian (NIH/NIA/IRP) [F]" w:date="2023-11-15T15:22:00Z">
                              <w:r w:rsidRPr="00972A4F" w:rsidDel="00C92AAD">
                                <w:rPr>
                                  <w:rFonts w:ascii="Times New Roman" w:hAnsi="Times New Roman" w:cs="Times New Roman"/>
                                  <w:color w:val="000000"/>
                                  <w:sz w:val="18"/>
                                  <w:szCs w:val="18"/>
                                  <w:rPrChange w:id="877" w:author="Maino Vieytes, Christian (NIH/NIA/IRP) [F]" w:date="2023-11-15T15:31:00Z">
                                    <w:rPr>
                                      <w:rFonts w:ascii="Times New Roman" w:hAnsi="Times New Roman" w:cs="Times New Roman"/>
                                      <w:color w:val="000000"/>
                                      <w:sz w:val="20"/>
                                      <w:szCs w:val="20"/>
                                    </w:rPr>
                                  </w:rPrChange>
                                </w:rPr>
                                <w:delText>-0.22</w:delText>
                              </w:r>
                            </w:del>
                          </w:p>
                        </w:tc>
                      </w:tr>
                      <w:tr w:rsidR="0003299C" w:rsidRPr="00972A4F" w14:paraId="7623650D" w14:textId="77777777" w:rsidTr="00972A4F">
                        <w:tc>
                          <w:tcPr>
                            <w:tcW w:w="2187" w:type="dxa"/>
                            <w:gridSpan w:val="2"/>
                            <w:tcBorders>
                              <w:top w:val="nil"/>
                              <w:left w:val="single" w:sz="4" w:space="0" w:color="auto"/>
                              <w:bottom w:val="nil"/>
                            </w:tcBorders>
                            <w:shd w:val="clear" w:color="auto" w:fill="auto"/>
                            <w:vAlign w:val="center"/>
                          </w:tcPr>
                          <w:p w14:paraId="0D895307" w14:textId="77777777" w:rsidR="0003299C" w:rsidRPr="00972A4F" w:rsidRDefault="0003299C" w:rsidP="0003299C">
                            <w:pPr>
                              <w:spacing w:line="360" w:lineRule="auto"/>
                              <w:rPr>
                                <w:rFonts w:ascii="Times New Roman" w:hAnsi="Times New Roman" w:cs="Times New Roman"/>
                                <w:sz w:val="18"/>
                                <w:szCs w:val="18"/>
                                <w:rPrChange w:id="878"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879" w:author="Maino Vieytes, Christian (NIH/NIA/IRP) [F]" w:date="2023-11-15T15:31:00Z">
                                  <w:rPr>
                                    <w:rFonts w:ascii="Times New Roman" w:hAnsi="Times New Roman" w:cs="Times New Roman"/>
                                    <w:sz w:val="20"/>
                                    <w:szCs w:val="20"/>
                                  </w:rPr>
                                </w:rPrChange>
                              </w:rPr>
                              <w:t>Meats</w:t>
                            </w:r>
                          </w:p>
                        </w:tc>
                        <w:tc>
                          <w:tcPr>
                            <w:tcW w:w="1499" w:type="dxa"/>
                            <w:tcBorders>
                              <w:top w:val="nil"/>
                              <w:bottom w:val="nil"/>
                            </w:tcBorders>
                            <w:shd w:val="clear" w:color="auto" w:fill="auto"/>
                            <w:noWrap/>
                            <w:vAlign w:val="center"/>
                            <w:hideMark/>
                          </w:tcPr>
                          <w:p w14:paraId="6842FE2B" w14:textId="7BE73202" w:rsidR="0003299C" w:rsidRPr="00972A4F" w:rsidRDefault="0003299C" w:rsidP="0003299C">
                            <w:pPr>
                              <w:spacing w:line="360" w:lineRule="auto"/>
                              <w:jc w:val="center"/>
                              <w:rPr>
                                <w:rFonts w:ascii="Times New Roman" w:hAnsi="Times New Roman" w:cs="Times New Roman"/>
                                <w:sz w:val="18"/>
                                <w:szCs w:val="18"/>
                                <w:rPrChange w:id="880" w:author="Maino Vieytes, Christian (NIH/NIA/IRP) [F]" w:date="2023-11-15T15:31:00Z">
                                  <w:rPr>
                                    <w:rFonts w:ascii="Times New Roman" w:hAnsi="Times New Roman" w:cs="Times New Roman"/>
                                    <w:sz w:val="20"/>
                                    <w:szCs w:val="20"/>
                                  </w:rPr>
                                </w:rPrChange>
                              </w:rPr>
                            </w:pPr>
                            <w:ins w:id="881" w:author="Maino Vieytes, Christian (NIH/NIA/IRP) [F]" w:date="2023-11-15T15:22:00Z">
                              <w:r w:rsidRPr="00972A4F">
                                <w:rPr>
                                  <w:rFonts w:ascii="Times New Roman" w:hAnsi="Times New Roman" w:cs="Times New Roman"/>
                                  <w:color w:val="000000"/>
                                  <w:sz w:val="18"/>
                                  <w:szCs w:val="18"/>
                                  <w:rPrChange w:id="882" w:author="Maino Vieytes, Christian (NIH/NIA/IRP) [F]" w:date="2023-11-15T15:31:00Z">
                                    <w:rPr>
                                      <w:rFonts w:ascii="Calibri" w:hAnsi="Calibri" w:cs="Calibri"/>
                                      <w:color w:val="000000"/>
                                    </w:rPr>
                                  </w:rPrChange>
                                </w:rPr>
                                <w:t>-0.080</w:t>
                              </w:r>
                            </w:ins>
                            <w:del w:id="883" w:author="Maino Vieytes, Christian (NIH/NIA/IRP) [F]" w:date="2023-11-15T15:22:00Z">
                              <w:r w:rsidRPr="00972A4F" w:rsidDel="00C92AAD">
                                <w:rPr>
                                  <w:rFonts w:ascii="Times New Roman" w:hAnsi="Times New Roman" w:cs="Times New Roman"/>
                                  <w:color w:val="000000"/>
                                  <w:sz w:val="18"/>
                                  <w:szCs w:val="18"/>
                                  <w:rPrChange w:id="884" w:author="Maino Vieytes, Christian (NIH/NIA/IRP) [F]" w:date="2023-11-15T15:31:00Z">
                                    <w:rPr>
                                      <w:rFonts w:ascii="Times New Roman" w:hAnsi="Times New Roman" w:cs="Times New Roman"/>
                                      <w:color w:val="000000"/>
                                      <w:sz w:val="20"/>
                                      <w:szCs w:val="20"/>
                                    </w:rPr>
                                  </w:rPrChange>
                                </w:rPr>
                                <w:delText>0.22</w:delText>
                              </w:r>
                            </w:del>
                          </w:p>
                        </w:tc>
                        <w:tc>
                          <w:tcPr>
                            <w:tcW w:w="990" w:type="dxa"/>
                            <w:tcBorders>
                              <w:top w:val="nil"/>
                              <w:bottom w:val="nil"/>
                            </w:tcBorders>
                            <w:shd w:val="clear" w:color="auto" w:fill="auto"/>
                            <w:noWrap/>
                            <w:vAlign w:val="center"/>
                            <w:hideMark/>
                          </w:tcPr>
                          <w:p w14:paraId="0529E1CE" w14:textId="2B36C2D1" w:rsidR="0003299C" w:rsidRPr="00972A4F" w:rsidRDefault="0003299C" w:rsidP="0003299C">
                            <w:pPr>
                              <w:spacing w:line="360" w:lineRule="auto"/>
                              <w:jc w:val="center"/>
                              <w:rPr>
                                <w:rFonts w:ascii="Times New Roman" w:hAnsi="Times New Roman" w:cs="Times New Roman"/>
                                <w:sz w:val="18"/>
                                <w:szCs w:val="18"/>
                                <w:rPrChange w:id="885" w:author="Maino Vieytes, Christian (NIH/NIA/IRP) [F]" w:date="2023-11-15T15:31:00Z">
                                  <w:rPr>
                                    <w:rFonts w:ascii="Times New Roman" w:hAnsi="Times New Roman" w:cs="Times New Roman"/>
                                    <w:sz w:val="20"/>
                                    <w:szCs w:val="20"/>
                                  </w:rPr>
                                </w:rPrChange>
                              </w:rPr>
                            </w:pPr>
                            <w:ins w:id="886" w:author="Maino Vieytes, Christian (NIH/NIA/IRP) [F]" w:date="2023-11-15T15:22:00Z">
                              <w:r w:rsidRPr="00972A4F">
                                <w:rPr>
                                  <w:rFonts w:ascii="Times New Roman" w:hAnsi="Times New Roman" w:cs="Times New Roman"/>
                                  <w:color w:val="000000"/>
                                  <w:sz w:val="18"/>
                                  <w:szCs w:val="18"/>
                                  <w:rPrChange w:id="887" w:author="Maino Vieytes, Christian (NIH/NIA/IRP) [F]" w:date="2023-11-15T15:31:00Z">
                                    <w:rPr>
                                      <w:rFonts w:ascii="Calibri" w:hAnsi="Calibri" w:cs="Calibri"/>
                                      <w:color w:val="000000"/>
                                    </w:rPr>
                                  </w:rPrChange>
                                </w:rPr>
                                <w:t>0.030</w:t>
                              </w:r>
                            </w:ins>
                            <w:del w:id="888" w:author="Maino Vieytes, Christian (NIH/NIA/IRP) [F]" w:date="2023-11-15T15:22:00Z">
                              <w:r w:rsidRPr="00972A4F" w:rsidDel="00C92AAD">
                                <w:rPr>
                                  <w:rFonts w:ascii="Times New Roman" w:hAnsi="Times New Roman" w:cs="Times New Roman"/>
                                  <w:color w:val="000000"/>
                                  <w:sz w:val="18"/>
                                  <w:szCs w:val="18"/>
                                  <w:rPrChange w:id="889" w:author="Maino Vieytes, Christian (NIH/NIA/IRP) [F]" w:date="2023-11-15T15:31:00Z">
                                    <w:rPr>
                                      <w:rFonts w:ascii="Times New Roman" w:hAnsi="Times New Roman" w:cs="Times New Roman"/>
                                      <w:color w:val="000000"/>
                                      <w:sz w:val="20"/>
                                      <w:szCs w:val="20"/>
                                    </w:rPr>
                                  </w:rPrChange>
                                </w:rPr>
                                <w:delText>0.04</w:delText>
                              </w:r>
                            </w:del>
                          </w:p>
                        </w:tc>
                        <w:tc>
                          <w:tcPr>
                            <w:tcW w:w="900" w:type="dxa"/>
                            <w:tcBorders>
                              <w:top w:val="nil"/>
                              <w:bottom w:val="nil"/>
                              <w:right w:val="nil"/>
                            </w:tcBorders>
                            <w:shd w:val="clear" w:color="auto" w:fill="auto"/>
                            <w:noWrap/>
                            <w:vAlign w:val="center"/>
                            <w:hideMark/>
                          </w:tcPr>
                          <w:p w14:paraId="32C842BA" w14:textId="21406858" w:rsidR="0003299C" w:rsidRPr="00972A4F" w:rsidRDefault="0003299C" w:rsidP="0003299C">
                            <w:pPr>
                              <w:spacing w:line="360" w:lineRule="auto"/>
                              <w:jc w:val="center"/>
                              <w:rPr>
                                <w:rFonts w:ascii="Times New Roman" w:hAnsi="Times New Roman" w:cs="Times New Roman"/>
                                <w:sz w:val="18"/>
                                <w:szCs w:val="18"/>
                                <w:rPrChange w:id="890" w:author="Maino Vieytes, Christian (NIH/NIA/IRP) [F]" w:date="2023-11-15T15:31:00Z">
                                  <w:rPr>
                                    <w:rFonts w:ascii="Times New Roman" w:hAnsi="Times New Roman" w:cs="Times New Roman"/>
                                    <w:sz w:val="20"/>
                                    <w:szCs w:val="20"/>
                                  </w:rPr>
                                </w:rPrChange>
                              </w:rPr>
                            </w:pPr>
                            <w:ins w:id="891" w:author="Maino Vieytes, Christian (NIH/NIA/IRP) [F]" w:date="2023-11-15T15:22:00Z">
                              <w:r w:rsidRPr="00972A4F">
                                <w:rPr>
                                  <w:rFonts w:ascii="Times New Roman" w:hAnsi="Times New Roman" w:cs="Times New Roman"/>
                                  <w:color w:val="000000"/>
                                  <w:sz w:val="18"/>
                                  <w:szCs w:val="18"/>
                                  <w:rPrChange w:id="892" w:author="Maino Vieytes, Christian (NIH/NIA/IRP) [F]" w:date="2023-11-15T15:31:00Z">
                                    <w:rPr>
                                      <w:rFonts w:ascii="Calibri" w:hAnsi="Calibri" w:cs="Calibri"/>
                                      <w:color w:val="000000"/>
                                    </w:rPr>
                                  </w:rPrChange>
                                </w:rPr>
                                <w:t>0.010</w:t>
                              </w:r>
                            </w:ins>
                            <w:del w:id="893" w:author="Maino Vieytes, Christian (NIH/NIA/IRP) [F]" w:date="2023-11-15T15:22:00Z">
                              <w:r w:rsidRPr="00972A4F" w:rsidDel="00C92AAD">
                                <w:rPr>
                                  <w:rFonts w:ascii="Times New Roman" w:hAnsi="Times New Roman" w:cs="Times New Roman"/>
                                  <w:color w:val="000000"/>
                                  <w:sz w:val="18"/>
                                  <w:szCs w:val="18"/>
                                  <w:rPrChange w:id="894" w:author="Maino Vieytes, Christian (NIH/NIA/IRP) [F]" w:date="2023-11-15T15:31:00Z">
                                    <w:rPr>
                                      <w:rFonts w:ascii="Times New Roman" w:hAnsi="Times New Roman" w:cs="Times New Roman"/>
                                      <w:color w:val="000000"/>
                                      <w:sz w:val="20"/>
                                      <w:szCs w:val="20"/>
                                    </w:rPr>
                                  </w:rPrChange>
                                </w:rPr>
                                <w:delText>-0.22</w:delText>
                              </w:r>
                            </w:del>
                          </w:p>
                        </w:tc>
                        <w:tc>
                          <w:tcPr>
                            <w:tcW w:w="1350" w:type="dxa"/>
                            <w:tcBorders>
                              <w:top w:val="nil"/>
                              <w:left w:val="nil"/>
                              <w:bottom w:val="nil"/>
                              <w:right w:val="single" w:sz="4" w:space="0" w:color="auto"/>
                            </w:tcBorders>
                            <w:vAlign w:val="center"/>
                          </w:tcPr>
                          <w:p w14:paraId="47B49776" w14:textId="0DA1EE4B" w:rsidR="0003299C" w:rsidRPr="00972A4F" w:rsidRDefault="0003299C" w:rsidP="0003299C">
                            <w:pPr>
                              <w:spacing w:line="360" w:lineRule="auto"/>
                              <w:jc w:val="center"/>
                              <w:rPr>
                                <w:rFonts w:ascii="Times New Roman" w:hAnsi="Times New Roman" w:cs="Times New Roman"/>
                                <w:color w:val="000000"/>
                                <w:sz w:val="18"/>
                                <w:szCs w:val="18"/>
                                <w:rPrChange w:id="895" w:author="Maino Vieytes, Christian (NIH/NIA/IRP) [F]" w:date="2023-11-15T15:31:00Z">
                                  <w:rPr>
                                    <w:rFonts w:ascii="Times New Roman" w:hAnsi="Times New Roman" w:cs="Times New Roman"/>
                                    <w:color w:val="000000"/>
                                    <w:sz w:val="20"/>
                                    <w:szCs w:val="20"/>
                                  </w:rPr>
                                </w:rPrChange>
                              </w:rPr>
                            </w:pPr>
                            <w:ins w:id="896" w:author="Maino Vieytes, Christian (NIH/NIA/IRP) [F]" w:date="2023-11-15T15:22:00Z">
                              <w:r w:rsidRPr="00972A4F">
                                <w:rPr>
                                  <w:rFonts w:ascii="Times New Roman" w:hAnsi="Times New Roman" w:cs="Times New Roman"/>
                                  <w:color w:val="000000"/>
                                  <w:sz w:val="18"/>
                                  <w:szCs w:val="18"/>
                                  <w:rPrChange w:id="897" w:author="Maino Vieytes, Christian (NIH/NIA/IRP) [F]" w:date="2023-11-15T15:31:00Z">
                                    <w:rPr>
                                      <w:rFonts w:ascii="Calibri" w:hAnsi="Calibri" w:cs="Calibri"/>
                                      <w:color w:val="000000"/>
                                    </w:rPr>
                                  </w:rPrChange>
                                </w:rPr>
                                <w:t>-0.11</w:t>
                              </w:r>
                            </w:ins>
                            <w:del w:id="898" w:author="Maino Vieytes, Christian (NIH/NIA/IRP) [F]" w:date="2023-11-15T15:22:00Z">
                              <w:r w:rsidRPr="00972A4F" w:rsidDel="00C92AAD">
                                <w:rPr>
                                  <w:rFonts w:ascii="Times New Roman" w:hAnsi="Times New Roman" w:cs="Times New Roman"/>
                                  <w:color w:val="000000"/>
                                  <w:sz w:val="18"/>
                                  <w:szCs w:val="18"/>
                                  <w:rPrChange w:id="899" w:author="Maino Vieytes, Christian (NIH/NIA/IRP) [F]" w:date="2023-11-15T15:31:00Z">
                                    <w:rPr>
                                      <w:rFonts w:ascii="Times New Roman" w:hAnsi="Times New Roman" w:cs="Times New Roman"/>
                                      <w:color w:val="000000"/>
                                      <w:sz w:val="20"/>
                                      <w:szCs w:val="20"/>
                                    </w:rPr>
                                  </w:rPrChange>
                                </w:rPr>
                                <w:delText>-0.12</w:delText>
                              </w:r>
                            </w:del>
                          </w:p>
                        </w:tc>
                      </w:tr>
                      <w:tr w:rsidR="0003299C" w:rsidRPr="00972A4F" w14:paraId="4394DC9D" w14:textId="77777777" w:rsidTr="00972A4F">
                        <w:tc>
                          <w:tcPr>
                            <w:tcW w:w="2187" w:type="dxa"/>
                            <w:gridSpan w:val="2"/>
                            <w:tcBorders>
                              <w:top w:val="nil"/>
                              <w:left w:val="single" w:sz="4" w:space="0" w:color="auto"/>
                              <w:bottom w:val="nil"/>
                            </w:tcBorders>
                            <w:shd w:val="clear" w:color="auto" w:fill="auto"/>
                            <w:vAlign w:val="center"/>
                          </w:tcPr>
                          <w:p w14:paraId="46E8A619" w14:textId="77777777" w:rsidR="0003299C" w:rsidRPr="00972A4F" w:rsidRDefault="0003299C" w:rsidP="0003299C">
                            <w:pPr>
                              <w:spacing w:line="360" w:lineRule="auto"/>
                              <w:rPr>
                                <w:rFonts w:ascii="Times New Roman" w:hAnsi="Times New Roman" w:cs="Times New Roman"/>
                                <w:sz w:val="18"/>
                                <w:szCs w:val="18"/>
                                <w:rPrChange w:id="900"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901" w:author="Maino Vieytes, Christian (NIH/NIA/IRP) [F]" w:date="2023-11-15T15:31:00Z">
                                  <w:rPr>
                                    <w:rFonts w:ascii="Times New Roman" w:hAnsi="Times New Roman" w:cs="Times New Roman"/>
                                    <w:sz w:val="20"/>
                                    <w:szCs w:val="20"/>
                                  </w:rPr>
                                </w:rPrChange>
                              </w:rPr>
                              <w:t>Poultry</w:t>
                            </w:r>
                          </w:p>
                        </w:tc>
                        <w:tc>
                          <w:tcPr>
                            <w:tcW w:w="1499" w:type="dxa"/>
                            <w:tcBorders>
                              <w:top w:val="nil"/>
                              <w:bottom w:val="nil"/>
                            </w:tcBorders>
                            <w:shd w:val="clear" w:color="auto" w:fill="auto"/>
                            <w:noWrap/>
                            <w:vAlign w:val="center"/>
                            <w:hideMark/>
                          </w:tcPr>
                          <w:p w14:paraId="6638E904" w14:textId="549C4A23" w:rsidR="0003299C" w:rsidRPr="00972A4F" w:rsidRDefault="0003299C" w:rsidP="0003299C">
                            <w:pPr>
                              <w:spacing w:line="360" w:lineRule="auto"/>
                              <w:jc w:val="center"/>
                              <w:rPr>
                                <w:rFonts w:ascii="Times New Roman" w:hAnsi="Times New Roman" w:cs="Times New Roman"/>
                                <w:sz w:val="18"/>
                                <w:szCs w:val="18"/>
                                <w:rPrChange w:id="902" w:author="Maino Vieytes, Christian (NIH/NIA/IRP) [F]" w:date="2023-11-15T15:31:00Z">
                                  <w:rPr>
                                    <w:rFonts w:ascii="Times New Roman" w:hAnsi="Times New Roman" w:cs="Times New Roman"/>
                                    <w:sz w:val="20"/>
                                    <w:szCs w:val="20"/>
                                  </w:rPr>
                                </w:rPrChange>
                              </w:rPr>
                            </w:pPr>
                            <w:ins w:id="903" w:author="Maino Vieytes, Christian (NIH/NIA/IRP) [F]" w:date="2023-11-15T15:22:00Z">
                              <w:r w:rsidRPr="00972A4F">
                                <w:rPr>
                                  <w:rFonts w:ascii="Times New Roman" w:hAnsi="Times New Roman" w:cs="Times New Roman"/>
                                  <w:color w:val="000000"/>
                                  <w:sz w:val="18"/>
                                  <w:szCs w:val="18"/>
                                  <w:rPrChange w:id="904" w:author="Maino Vieytes, Christian (NIH/NIA/IRP) [F]" w:date="2023-11-15T15:31:00Z">
                                    <w:rPr>
                                      <w:rFonts w:ascii="Calibri" w:hAnsi="Calibri" w:cs="Calibri"/>
                                      <w:color w:val="000000"/>
                                    </w:rPr>
                                  </w:rPrChange>
                                </w:rPr>
                                <w:t>-0.050</w:t>
                              </w:r>
                            </w:ins>
                            <w:del w:id="905" w:author="Maino Vieytes, Christian (NIH/NIA/IRP) [F]" w:date="2023-11-15T15:22:00Z">
                              <w:r w:rsidRPr="00972A4F" w:rsidDel="00C92AAD">
                                <w:rPr>
                                  <w:rFonts w:ascii="Times New Roman" w:hAnsi="Times New Roman" w:cs="Times New Roman"/>
                                  <w:color w:val="000000"/>
                                  <w:sz w:val="18"/>
                                  <w:szCs w:val="18"/>
                                  <w:rPrChange w:id="906" w:author="Maino Vieytes, Christian (NIH/NIA/IRP) [F]" w:date="2023-11-15T15:31:00Z">
                                    <w:rPr>
                                      <w:rFonts w:ascii="Times New Roman" w:hAnsi="Times New Roman" w:cs="Times New Roman"/>
                                      <w:color w:val="000000"/>
                                      <w:sz w:val="20"/>
                                      <w:szCs w:val="20"/>
                                    </w:rPr>
                                  </w:rPrChange>
                                </w:rPr>
                                <w:delText>0.02</w:delText>
                              </w:r>
                            </w:del>
                          </w:p>
                        </w:tc>
                        <w:tc>
                          <w:tcPr>
                            <w:tcW w:w="990" w:type="dxa"/>
                            <w:tcBorders>
                              <w:top w:val="nil"/>
                              <w:bottom w:val="nil"/>
                            </w:tcBorders>
                            <w:shd w:val="clear" w:color="auto" w:fill="auto"/>
                            <w:noWrap/>
                            <w:vAlign w:val="center"/>
                            <w:hideMark/>
                          </w:tcPr>
                          <w:p w14:paraId="26C957B4" w14:textId="26217C55" w:rsidR="0003299C" w:rsidRPr="00972A4F" w:rsidRDefault="0003299C" w:rsidP="0003299C">
                            <w:pPr>
                              <w:spacing w:line="360" w:lineRule="auto"/>
                              <w:jc w:val="center"/>
                              <w:rPr>
                                <w:rFonts w:ascii="Times New Roman" w:hAnsi="Times New Roman" w:cs="Times New Roman"/>
                                <w:sz w:val="18"/>
                                <w:szCs w:val="18"/>
                                <w:rPrChange w:id="907" w:author="Maino Vieytes, Christian (NIH/NIA/IRP) [F]" w:date="2023-11-15T15:31:00Z">
                                  <w:rPr>
                                    <w:rFonts w:ascii="Times New Roman" w:hAnsi="Times New Roman" w:cs="Times New Roman"/>
                                    <w:sz w:val="20"/>
                                    <w:szCs w:val="20"/>
                                  </w:rPr>
                                </w:rPrChange>
                              </w:rPr>
                            </w:pPr>
                            <w:ins w:id="908" w:author="Maino Vieytes, Christian (NIH/NIA/IRP) [F]" w:date="2023-11-15T15:22:00Z">
                              <w:r w:rsidRPr="00972A4F">
                                <w:rPr>
                                  <w:rFonts w:ascii="Times New Roman" w:hAnsi="Times New Roman" w:cs="Times New Roman"/>
                                  <w:color w:val="000000"/>
                                  <w:sz w:val="18"/>
                                  <w:szCs w:val="18"/>
                                  <w:rPrChange w:id="909" w:author="Maino Vieytes, Christian (NIH/NIA/IRP) [F]" w:date="2023-11-15T15:31:00Z">
                                    <w:rPr>
                                      <w:rFonts w:ascii="Calibri" w:hAnsi="Calibri" w:cs="Calibri"/>
                                      <w:color w:val="000000"/>
                                    </w:rPr>
                                  </w:rPrChange>
                                </w:rPr>
                                <w:t>-0.040</w:t>
                              </w:r>
                            </w:ins>
                            <w:del w:id="910" w:author="Maino Vieytes, Christian (NIH/NIA/IRP) [F]" w:date="2023-11-15T15:22:00Z">
                              <w:r w:rsidRPr="00972A4F" w:rsidDel="00C92AAD">
                                <w:rPr>
                                  <w:rFonts w:ascii="Times New Roman" w:hAnsi="Times New Roman" w:cs="Times New Roman"/>
                                  <w:color w:val="000000"/>
                                  <w:sz w:val="18"/>
                                  <w:szCs w:val="18"/>
                                  <w:rPrChange w:id="911" w:author="Maino Vieytes, Christian (NIH/NIA/IRP) [F]" w:date="2023-11-15T15:31:00Z">
                                    <w:rPr>
                                      <w:rFonts w:ascii="Times New Roman" w:hAnsi="Times New Roman" w:cs="Times New Roman"/>
                                      <w:color w:val="000000"/>
                                      <w:sz w:val="20"/>
                                      <w:szCs w:val="20"/>
                                    </w:rPr>
                                  </w:rPrChange>
                                </w:rPr>
                                <w:delText>-0.05</w:delText>
                              </w:r>
                            </w:del>
                          </w:p>
                        </w:tc>
                        <w:tc>
                          <w:tcPr>
                            <w:tcW w:w="900" w:type="dxa"/>
                            <w:tcBorders>
                              <w:top w:val="nil"/>
                              <w:bottom w:val="nil"/>
                              <w:right w:val="nil"/>
                            </w:tcBorders>
                            <w:shd w:val="clear" w:color="auto" w:fill="auto"/>
                            <w:noWrap/>
                            <w:vAlign w:val="center"/>
                            <w:hideMark/>
                          </w:tcPr>
                          <w:p w14:paraId="15365EDF" w14:textId="67C5B59B" w:rsidR="0003299C" w:rsidRPr="00972A4F" w:rsidRDefault="0003299C" w:rsidP="0003299C">
                            <w:pPr>
                              <w:spacing w:line="360" w:lineRule="auto"/>
                              <w:jc w:val="center"/>
                              <w:rPr>
                                <w:rFonts w:ascii="Times New Roman" w:hAnsi="Times New Roman" w:cs="Times New Roman"/>
                                <w:b/>
                                <w:bCs/>
                                <w:sz w:val="18"/>
                                <w:szCs w:val="18"/>
                                <w:rPrChange w:id="912" w:author="Maino Vieytes, Christian (NIH/NIA/IRP) [F]" w:date="2023-11-15T15:31:00Z">
                                  <w:rPr>
                                    <w:rFonts w:ascii="Times New Roman" w:hAnsi="Times New Roman" w:cs="Times New Roman"/>
                                    <w:b/>
                                    <w:bCs/>
                                    <w:sz w:val="20"/>
                                    <w:szCs w:val="20"/>
                                  </w:rPr>
                                </w:rPrChange>
                              </w:rPr>
                            </w:pPr>
                            <w:ins w:id="913" w:author="Maino Vieytes, Christian (NIH/NIA/IRP) [F]" w:date="2023-11-15T15:22:00Z">
                              <w:r w:rsidRPr="00972A4F">
                                <w:rPr>
                                  <w:rFonts w:ascii="Times New Roman" w:hAnsi="Times New Roman" w:cs="Times New Roman"/>
                                  <w:color w:val="000000"/>
                                  <w:sz w:val="18"/>
                                  <w:szCs w:val="18"/>
                                  <w:rPrChange w:id="914" w:author="Maino Vieytes, Christian (NIH/NIA/IRP) [F]" w:date="2023-11-15T15:31:00Z">
                                    <w:rPr>
                                      <w:rFonts w:ascii="Calibri" w:hAnsi="Calibri" w:cs="Calibri"/>
                                      <w:color w:val="000000"/>
                                    </w:rPr>
                                  </w:rPrChange>
                                </w:rPr>
                                <w:t>-0.040</w:t>
                              </w:r>
                            </w:ins>
                            <w:del w:id="915" w:author="Maino Vieytes, Christian (NIH/NIA/IRP) [F]" w:date="2023-11-15T15:22:00Z">
                              <w:r w:rsidRPr="00972A4F" w:rsidDel="00C92AAD">
                                <w:rPr>
                                  <w:rFonts w:ascii="Times New Roman" w:hAnsi="Times New Roman" w:cs="Times New Roman"/>
                                  <w:color w:val="000000"/>
                                  <w:sz w:val="18"/>
                                  <w:szCs w:val="18"/>
                                  <w:rPrChange w:id="916" w:author="Maino Vieytes, Christian (NIH/NIA/IRP) [F]" w:date="2023-11-15T15:31:00Z">
                                    <w:rPr>
                                      <w:rFonts w:ascii="Times New Roman" w:hAnsi="Times New Roman" w:cs="Times New Roman"/>
                                      <w:color w:val="000000"/>
                                      <w:sz w:val="20"/>
                                      <w:szCs w:val="20"/>
                                    </w:rPr>
                                  </w:rPrChange>
                                </w:rPr>
                                <w:delText>0.23</w:delText>
                              </w:r>
                            </w:del>
                          </w:p>
                        </w:tc>
                        <w:tc>
                          <w:tcPr>
                            <w:tcW w:w="1350" w:type="dxa"/>
                            <w:tcBorders>
                              <w:top w:val="nil"/>
                              <w:left w:val="nil"/>
                              <w:bottom w:val="nil"/>
                              <w:right w:val="single" w:sz="4" w:space="0" w:color="auto"/>
                            </w:tcBorders>
                            <w:vAlign w:val="center"/>
                          </w:tcPr>
                          <w:p w14:paraId="61E2599E" w14:textId="5251B2D1" w:rsidR="0003299C" w:rsidRPr="00972A4F" w:rsidRDefault="0003299C" w:rsidP="0003299C">
                            <w:pPr>
                              <w:spacing w:line="360" w:lineRule="auto"/>
                              <w:jc w:val="center"/>
                              <w:rPr>
                                <w:rFonts w:ascii="Times New Roman" w:hAnsi="Times New Roman" w:cs="Times New Roman"/>
                                <w:color w:val="000000"/>
                                <w:sz w:val="18"/>
                                <w:szCs w:val="18"/>
                                <w:rPrChange w:id="917" w:author="Maino Vieytes, Christian (NIH/NIA/IRP) [F]" w:date="2023-11-15T15:31:00Z">
                                  <w:rPr>
                                    <w:rFonts w:ascii="Times New Roman" w:hAnsi="Times New Roman" w:cs="Times New Roman"/>
                                    <w:color w:val="000000"/>
                                    <w:sz w:val="20"/>
                                    <w:szCs w:val="20"/>
                                  </w:rPr>
                                </w:rPrChange>
                              </w:rPr>
                            </w:pPr>
                            <w:ins w:id="918" w:author="Maino Vieytes, Christian (NIH/NIA/IRP) [F]" w:date="2023-11-15T15:22:00Z">
                              <w:r w:rsidRPr="00972A4F">
                                <w:rPr>
                                  <w:rFonts w:ascii="Times New Roman" w:hAnsi="Times New Roman" w:cs="Times New Roman"/>
                                  <w:color w:val="000000"/>
                                  <w:sz w:val="18"/>
                                  <w:szCs w:val="18"/>
                                  <w:rPrChange w:id="919" w:author="Maino Vieytes, Christian (NIH/NIA/IRP) [F]" w:date="2023-11-15T15:31:00Z">
                                    <w:rPr>
                                      <w:rFonts w:ascii="Calibri" w:hAnsi="Calibri" w:cs="Calibri"/>
                                      <w:color w:val="000000"/>
                                    </w:rPr>
                                  </w:rPrChange>
                                </w:rPr>
                                <w:t>0.090</w:t>
                              </w:r>
                            </w:ins>
                            <w:del w:id="920" w:author="Maino Vieytes, Christian (NIH/NIA/IRP) [F]" w:date="2023-11-15T15:22:00Z">
                              <w:r w:rsidRPr="00972A4F" w:rsidDel="00C92AAD">
                                <w:rPr>
                                  <w:rFonts w:ascii="Times New Roman" w:hAnsi="Times New Roman" w:cs="Times New Roman"/>
                                  <w:color w:val="000000"/>
                                  <w:sz w:val="18"/>
                                  <w:szCs w:val="18"/>
                                  <w:rPrChange w:id="921" w:author="Maino Vieytes, Christian (NIH/NIA/IRP) [F]" w:date="2023-11-15T15:31:00Z">
                                    <w:rPr>
                                      <w:rFonts w:ascii="Times New Roman" w:hAnsi="Times New Roman" w:cs="Times New Roman"/>
                                      <w:color w:val="000000"/>
                                      <w:sz w:val="20"/>
                                      <w:szCs w:val="20"/>
                                    </w:rPr>
                                  </w:rPrChange>
                                </w:rPr>
                                <w:delText>0.070</w:delText>
                              </w:r>
                            </w:del>
                          </w:p>
                        </w:tc>
                      </w:tr>
                      <w:tr w:rsidR="0003299C" w:rsidRPr="00972A4F" w14:paraId="45A257BF" w14:textId="77777777" w:rsidTr="00972A4F">
                        <w:tc>
                          <w:tcPr>
                            <w:tcW w:w="2187" w:type="dxa"/>
                            <w:gridSpan w:val="2"/>
                            <w:tcBorders>
                              <w:top w:val="nil"/>
                              <w:left w:val="single" w:sz="4" w:space="0" w:color="auto"/>
                              <w:bottom w:val="nil"/>
                            </w:tcBorders>
                            <w:shd w:val="clear" w:color="auto" w:fill="auto"/>
                            <w:vAlign w:val="center"/>
                          </w:tcPr>
                          <w:p w14:paraId="40E04130" w14:textId="77777777" w:rsidR="0003299C" w:rsidRPr="00972A4F" w:rsidRDefault="0003299C" w:rsidP="0003299C">
                            <w:pPr>
                              <w:spacing w:line="360" w:lineRule="auto"/>
                              <w:rPr>
                                <w:rFonts w:ascii="Times New Roman" w:hAnsi="Times New Roman" w:cs="Times New Roman"/>
                                <w:sz w:val="18"/>
                                <w:szCs w:val="18"/>
                                <w:rPrChange w:id="922"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923" w:author="Maino Vieytes, Christian (NIH/NIA/IRP) [F]" w:date="2023-11-15T15:31:00Z">
                                  <w:rPr>
                                    <w:rFonts w:ascii="Times New Roman" w:hAnsi="Times New Roman" w:cs="Times New Roman"/>
                                    <w:sz w:val="20"/>
                                    <w:szCs w:val="20"/>
                                  </w:rPr>
                                </w:rPrChange>
                              </w:rPr>
                              <w:t>Seafood—High n-3</w:t>
                            </w:r>
                          </w:p>
                        </w:tc>
                        <w:tc>
                          <w:tcPr>
                            <w:tcW w:w="1499" w:type="dxa"/>
                            <w:tcBorders>
                              <w:top w:val="nil"/>
                              <w:bottom w:val="nil"/>
                            </w:tcBorders>
                            <w:shd w:val="clear" w:color="auto" w:fill="auto"/>
                            <w:noWrap/>
                            <w:vAlign w:val="center"/>
                            <w:hideMark/>
                          </w:tcPr>
                          <w:p w14:paraId="76319338" w14:textId="47A56334" w:rsidR="0003299C" w:rsidRPr="00972A4F" w:rsidRDefault="0003299C" w:rsidP="0003299C">
                            <w:pPr>
                              <w:spacing w:line="360" w:lineRule="auto"/>
                              <w:jc w:val="center"/>
                              <w:rPr>
                                <w:rFonts w:ascii="Times New Roman" w:hAnsi="Times New Roman" w:cs="Times New Roman"/>
                                <w:sz w:val="18"/>
                                <w:szCs w:val="18"/>
                                <w:rPrChange w:id="924" w:author="Maino Vieytes, Christian (NIH/NIA/IRP) [F]" w:date="2023-11-15T15:31:00Z">
                                  <w:rPr>
                                    <w:rFonts w:ascii="Times New Roman" w:hAnsi="Times New Roman" w:cs="Times New Roman"/>
                                    <w:sz w:val="20"/>
                                    <w:szCs w:val="20"/>
                                  </w:rPr>
                                </w:rPrChange>
                              </w:rPr>
                            </w:pPr>
                            <w:ins w:id="925" w:author="Maino Vieytes, Christian (NIH/NIA/IRP) [F]" w:date="2023-11-15T15:22:00Z">
                              <w:r w:rsidRPr="00972A4F">
                                <w:rPr>
                                  <w:rFonts w:ascii="Times New Roman" w:hAnsi="Times New Roman" w:cs="Times New Roman"/>
                                  <w:color w:val="000000"/>
                                  <w:sz w:val="18"/>
                                  <w:szCs w:val="18"/>
                                  <w:rPrChange w:id="926" w:author="Maino Vieytes, Christian (NIH/NIA/IRP) [F]" w:date="2023-11-15T15:31:00Z">
                                    <w:rPr>
                                      <w:rFonts w:ascii="Calibri" w:hAnsi="Calibri" w:cs="Calibri"/>
                                      <w:color w:val="000000"/>
                                    </w:rPr>
                                  </w:rPrChange>
                                </w:rPr>
                                <w:t>-0.13</w:t>
                              </w:r>
                            </w:ins>
                            <w:del w:id="927" w:author="Maino Vieytes, Christian (NIH/NIA/IRP) [F]" w:date="2023-11-15T15:22:00Z">
                              <w:r w:rsidRPr="00972A4F" w:rsidDel="00C92AAD">
                                <w:rPr>
                                  <w:rFonts w:ascii="Times New Roman" w:hAnsi="Times New Roman" w:cs="Times New Roman"/>
                                  <w:color w:val="000000"/>
                                  <w:sz w:val="18"/>
                                  <w:szCs w:val="18"/>
                                  <w:rPrChange w:id="928" w:author="Maino Vieytes, Christian (NIH/NIA/IRP) [F]" w:date="2023-11-15T15:31:00Z">
                                    <w:rPr>
                                      <w:rFonts w:ascii="Times New Roman" w:hAnsi="Times New Roman" w:cs="Times New Roman"/>
                                      <w:color w:val="000000"/>
                                      <w:sz w:val="20"/>
                                      <w:szCs w:val="20"/>
                                    </w:rPr>
                                  </w:rPrChange>
                                </w:rPr>
                                <w:delText>-0.13</w:delText>
                              </w:r>
                            </w:del>
                          </w:p>
                        </w:tc>
                        <w:tc>
                          <w:tcPr>
                            <w:tcW w:w="990" w:type="dxa"/>
                            <w:tcBorders>
                              <w:top w:val="nil"/>
                              <w:bottom w:val="nil"/>
                            </w:tcBorders>
                            <w:shd w:val="clear" w:color="auto" w:fill="auto"/>
                            <w:noWrap/>
                            <w:vAlign w:val="center"/>
                            <w:hideMark/>
                          </w:tcPr>
                          <w:p w14:paraId="15AD44DE" w14:textId="3C258D42" w:rsidR="0003299C" w:rsidRPr="00972A4F" w:rsidRDefault="0003299C" w:rsidP="0003299C">
                            <w:pPr>
                              <w:spacing w:line="360" w:lineRule="auto"/>
                              <w:jc w:val="center"/>
                              <w:rPr>
                                <w:rFonts w:ascii="Times New Roman" w:hAnsi="Times New Roman" w:cs="Times New Roman"/>
                                <w:sz w:val="18"/>
                                <w:szCs w:val="18"/>
                                <w:rPrChange w:id="929" w:author="Maino Vieytes, Christian (NIH/NIA/IRP) [F]" w:date="2023-11-15T15:31:00Z">
                                  <w:rPr>
                                    <w:rFonts w:ascii="Times New Roman" w:hAnsi="Times New Roman" w:cs="Times New Roman"/>
                                    <w:sz w:val="20"/>
                                    <w:szCs w:val="20"/>
                                  </w:rPr>
                                </w:rPrChange>
                              </w:rPr>
                            </w:pPr>
                            <w:ins w:id="930" w:author="Maino Vieytes, Christian (NIH/NIA/IRP) [F]" w:date="2023-11-15T15:22:00Z">
                              <w:r w:rsidRPr="00972A4F">
                                <w:rPr>
                                  <w:rFonts w:ascii="Times New Roman" w:hAnsi="Times New Roman" w:cs="Times New Roman"/>
                                  <w:color w:val="000000"/>
                                  <w:sz w:val="18"/>
                                  <w:szCs w:val="18"/>
                                  <w:rPrChange w:id="931" w:author="Maino Vieytes, Christian (NIH/NIA/IRP) [F]" w:date="2023-11-15T15:31:00Z">
                                    <w:rPr>
                                      <w:rFonts w:ascii="Calibri" w:hAnsi="Calibri" w:cs="Calibri"/>
                                      <w:color w:val="000000"/>
                                    </w:rPr>
                                  </w:rPrChange>
                                </w:rPr>
                                <w:t>0.070</w:t>
                              </w:r>
                            </w:ins>
                            <w:del w:id="932" w:author="Maino Vieytes, Christian (NIH/NIA/IRP) [F]" w:date="2023-11-15T15:22:00Z">
                              <w:r w:rsidRPr="00972A4F" w:rsidDel="00C92AAD">
                                <w:rPr>
                                  <w:rFonts w:ascii="Times New Roman" w:hAnsi="Times New Roman" w:cs="Times New Roman"/>
                                  <w:color w:val="000000"/>
                                  <w:sz w:val="18"/>
                                  <w:szCs w:val="18"/>
                                  <w:rPrChange w:id="933" w:author="Maino Vieytes, Christian (NIH/NIA/IRP) [F]" w:date="2023-11-15T15:31:00Z">
                                    <w:rPr>
                                      <w:rFonts w:ascii="Times New Roman" w:hAnsi="Times New Roman" w:cs="Times New Roman"/>
                                      <w:color w:val="000000"/>
                                      <w:sz w:val="20"/>
                                      <w:szCs w:val="20"/>
                                    </w:rPr>
                                  </w:rPrChange>
                                </w:rPr>
                                <w:delText>-0.05</w:delText>
                              </w:r>
                            </w:del>
                          </w:p>
                        </w:tc>
                        <w:tc>
                          <w:tcPr>
                            <w:tcW w:w="900" w:type="dxa"/>
                            <w:tcBorders>
                              <w:top w:val="nil"/>
                              <w:bottom w:val="nil"/>
                              <w:right w:val="nil"/>
                            </w:tcBorders>
                            <w:shd w:val="clear" w:color="auto" w:fill="auto"/>
                            <w:noWrap/>
                            <w:vAlign w:val="center"/>
                            <w:hideMark/>
                          </w:tcPr>
                          <w:p w14:paraId="3337C23B" w14:textId="77AFC5FE" w:rsidR="0003299C" w:rsidRPr="00972A4F" w:rsidRDefault="0003299C" w:rsidP="0003299C">
                            <w:pPr>
                              <w:spacing w:line="360" w:lineRule="auto"/>
                              <w:jc w:val="center"/>
                              <w:rPr>
                                <w:rFonts w:ascii="Times New Roman" w:hAnsi="Times New Roman" w:cs="Times New Roman"/>
                                <w:b/>
                                <w:bCs/>
                                <w:sz w:val="18"/>
                                <w:szCs w:val="18"/>
                                <w:rPrChange w:id="934" w:author="Maino Vieytes, Christian (NIH/NIA/IRP) [F]" w:date="2023-11-15T15:31:00Z">
                                  <w:rPr>
                                    <w:rFonts w:ascii="Times New Roman" w:hAnsi="Times New Roman" w:cs="Times New Roman"/>
                                    <w:b/>
                                    <w:bCs/>
                                    <w:sz w:val="20"/>
                                    <w:szCs w:val="20"/>
                                  </w:rPr>
                                </w:rPrChange>
                              </w:rPr>
                            </w:pPr>
                            <w:ins w:id="935" w:author="Maino Vieytes, Christian (NIH/NIA/IRP) [F]" w:date="2023-11-15T15:22:00Z">
                              <w:r w:rsidRPr="00972A4F">
                                <w:rPr>
                                  <w:rFonts w:ascii="Times New Roman" w:hAnsi="Times New Roman" w:cs="Times New Roman"/>
                                  <w:color w:val="000000"/>
                                  <w:sz w:val="18"/>
                                  <w:szCs w:val="18"/>
                                  <w:rPrChange w:id="936" w:author="Maino Vieytes, Christian (NIH/NIA/IRP) [F]" w:date="2023-11-15T15:31:00Z">
                                    <w:rPr>
                                      <w:rFonts w:ascii="Calibri" w:hAnsi="Calibri" w:cs="Calibri"/>
                                      <w:color w:val="000000"/>
                                    </w:rPr>
                                  </w:rPrChange>
                                </w:rPr>
                                <w:t>0.20</w:t>
                              </w:r>
                            </w:ins>
                            <w:del w:id="937" w:author="Maino Vieytes, Christian (NIH/NIA/IRP) [F]" w:date="2023-11-15T15:22:00Z">
                              <w:r w:rsidRPr="00972A4F" w:rsidDel="00C92AAD">
                                <w:rPr>
                                  <w:rFonts w:ascii="Times New Roman" w:hAnsi="Times New Roman" w:cs="Times New Roman"/>
                                  <w:color w:val="000000"/>
                                  <w:sz w:val="18"/>
                                  <w:szCs w:val="18"/>
                                  <w:rPrChange w:id="938" w:author="Maino Vieytes, Christian (NIH/NIA/IRP) [F]" w:date="2023-11-15T15:31:00Z">
                                    <w:rPr>
                                      <w:rFonts w:ascii="Times New Roman" w:hAnsi="Times New Roman" w:cs="Times New Roman"/>
                                      <w:color w:val="000000"/>
                                      <w:sz w:val="20"/>
                                      <w:szCs w:val="20"/>
                                    </w:rPr>
                                  </w:rPrChange>
                                </w:rPr>
                                <w:delText>0.27</w:delText>
                              </w:r>
                            </w:del>
                          </w:p>
                        </w:tc>
                        <w:tc>
                          <w:tcPr>
                            <w:tcW w:w="1350" w:type="dxa"/>
                            <w:tcBorders>
                              <w:top w:val="nil"/>
                              <w:left w:val="nil"/>
                              <w:bottom w:val="nil"/>
                              <w:right w:val="single" w:sz="4" w:space="0" w:color="auto"/>
                            </w:tcBorders>
                            <w:vAlign w:val="center"/>
                          </w:tcPr>
                          <w:p w14:paraId="7D231324" w14:textId="476DAEDD" w:rsidR="0003299C" w:rsidRPr="00972A4F" w:rsidRDefault="0003299C" w:rsidP="0003299C">
                            <w:pPr>
                              <w:spacing w:line="360" w:lineRule="auto"/>
                              <w:jc w:val="center"/>
                              <w:rPr>
                                <w:rFonts w:ascii="Times New Roman" w:hAnsi="Times New Roman" w:cs="Times New Roman"/>
                                <w:color w:val="000000"/>
                                <w:sz w:val="18"/>
                                <w:szCs w:val="18"/>
                                <w:rPrChange w:id="939" w:author="Maino Vieytes, Christian (NIH/NIA/IRP) [F]" w:date="2023-11-15T15:31:00Z">
                                  <w:rPr>
                                    <w:rFonts w:ascii="Times New Roman" w:hAnsi="Times New Roman" w:cs="Times New Roman"/>
                                    <w:color w:val="000000"/>
                                    <w:sz w:val="20"/>
                                    <w:szCs w:val="20"/>
                                  </w:rPr>
                                </w:rPrChange>
                              </w:rPr>
                            </w:pPr>
                            <w:ins w:id="940" w:author="Maino Vieytes, Christian (NIH/NIA/IRP) [F]" w:date="2023-11-15T15:22:00Z">
                              <w:r w:rsidRPr="00972A4F">
                                <w:rPr>
                                  <w:rFonts w:ascii="Times New Roman" w:hAnsi="Times New Roman" w:cs="Times New Roman"/>
                                  <w:color w:val="000000"/>
                                  <w:sz w:val="18"/>
                                  <w:szCs w:val="18"/>
                                  <w:rPrChange w:id="941" w:author="Maino Vieytes, Christian (NIH/NIA/IRP) [F]" w:date="2023-11-15T15:31:00Z">
                                    <w:rPr>
                                      <w:rFonts w:ascii="Calibri" w:hAnsi="Calibri" w:cs="Calibri"/>
                                      <w:color w:val="000000"/>
                                    </w:rPr>
                                  </w:rPrChange>
                                </w:rPr>
                                <w:t>0.23</w:t>
                              </w:r>
                            </w:ins>
                            <w:del w:id="942" w:author="Maino Vieytes, Christian (NIH/NIA/IRP) [F]" w:date="2023-11-15T15:22:00Z">
                              <w:r w:rsidRPr="00972A4F" w:rsidDel="00C92AAD">
                                <w:rPr>
                                  <w:rFonts w:ascii="Times New Roman" w:hAnsi="Times New Roman" w:cs="Times New Roman"/>
                                  <w:color w:val="000000"/>
                                  <w:sz w:val="18"/>
                                  <w:szCs w:val="18"/>
                                  <w:rPrChange w:id="943" w:author="Maino Vieytes, Christian (NIH/NIA/IRP) [F]" w:date="2023-11-15T15:31:00Z">
                                    <w:rPr>
                                      <w:rFonts w:ascii="Times New Roman" w:hAnsi="Times New Roman" w:cs="Times New Roman"/>
                                      <w:color w:val="000000"/>
                                      <w:sz w:val="20"/>
                                      <w:szCs w:val="20"/>
                                    </w:rPr>
                                  </w:rPrChange>
                                </w:rPr>
                                <w:delText>0.22</w:delText>
                              </w:r>
                            </w:del>
                          </w:p>
                        </w:tc>
                      </w:tr>
                      <w:tr w:rsidR="0003299C" w:rsidRPr="00972A4F" w14:paraId="7688DE50" w14:textId="77777777" w:rsidTr="00972A4F">
                        <w:tc>
                          <w:tcPr>
                            <w:tcW w:w="2187" w:type="dxa"/>
                            <w:gridSpan w:val="2"/>
                            <w:tcBorders>
                              <w:top w:val="nil"/>
                              <w:left w:val="single" w:sz="4" w:space="0" w:color="auto"/>
                              <w:bottom w:val="nil"/>
                            </w:tcBorders>
                            <w:shd w:val="clear" w:color="auto" w:fill="auto"/>
                            <w:vAlign w:val="center"/>
                          </w:tcPr>
                          <w:p w14:paraId="000D040C" w14:textId="77777777" w:rsidR="0003299C" w:rsidRPr="00972A4F" w:rsidRDefault="0003299C" w:rsidP="0003299C">
                            <w:pPr>
                              <w:spacing w:line="360" w:lineRule="auto"/>
                              <w:rPr>
                                <w:rFonts w:ascii="Times New Roman" w:hAnsi="Times New Roman" w:cs="Times New Roman"/>
                                <w:sz w:val="18"/>
                                <w:szCs w:val="18"/>
                                <w:rPrChange w:id="944"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945" w:author="Maino Vieytes, Christian (NIH/NIA/IRP) [F]" w:date="2023-11-15T15:31:00Z">
                                  <w:rPr>
                                    <w:rFonts w:ascii="Times New Roman" w:hAnsi="Times New Roman" w:cs="Times New Roman"/>
                                    <w:sz w:val="20"/>
                                    <w:szCs w:val="20"/>
                                  </w:rPr>
                                </w:rPrChange>
                              </w:rPr>
                              <w:t>Seafood—Low n-3</w:t>
                            </w:r>
                          </w:p>
                        </w:tc>
                        <w:tc>
                          <w:tcPr>
                            <w:tcW w:w="1499" w:type="dxa"/>
                            <w:tcBorders>
                              <w:top w:val="nil"/>
                              <w:bottom w:val="nil"/>
                            </w:tcBorders>
                            <w:shd w:val="clear" w:color="auto" w:fill="auto"/>
                            <w:noWrap/>
                            <w:vAlign w:val="center"/>
                            <w:hideMark/>
                          </w:tcPr>
                          <w:p w14:paraId="0E60E2AE" w14:textId="2DC97791" w:rsidR="0003299C" w:rsidRPr="00972A4F" w:rsidRDefault="0003299C" w:rsidP="0003299C">
                            <w:pPr>
                              <w:spacing w:line="360" w:lineRule="auto"/>
                              <w:jc w:val="center"/>
                              <w:rPr>
                                <w:rFonts w:ascii="Times New Roman" w:hAnsi="Times New Roman" w:cs="Times New Roman"/>
                                <w:sz w:val="18"/>
                                <w:szCs w:val="18"/>
                                <w:rPrChange w:id="946" w:author="Maino Vieytes, Christian (NIH/NIA/IRP) [F]" w:date="2023-11-15T15:31:00Z">
                                  <w:rPr>
                                    <w:rFonts w:ascii="Times New Roman" w:hAnsi="Times New Roman" w:cs="Times New Roman"/>
                                    <w:sz w:val="20"/>
                                    <w:szCs w:val="20"/>
                                  </w:rPr>
                                </w:rPrChange>
                              </w:rPr>
                            </w:pPr>
                            <w:ins w:id="947" w:author="Maino Vieytes, Christian (NIH/NIA/IRP) [F]" w:date="2023-11-15T15:22:00Z">
                              <w:r w:rsidRPr="00972A4F">
                                <w:rPr>
                                  <w:rFonts w:ascii="Times New Roman" w:hAnsi="Times New Roman" w:cs="Times New Roman"/>
                                  <w:color w:val="000000"/>
                                  <w:sz w:val="18"/>
                                  <w:szCs w:val="18"/>
                                  <w:rPrChange w:id="948" w:author="Maino Vieytes, Christian (NIH/NIA/IRP) [F]" w:date="2023-11-15T15:31:00Z">
                                    <w:rPr>
                                      <w:rFonts w:ascii="Calibri" w:hAnsi="Calibri" w:cs="Calibri"/>
                                      <w:color w:val="000000"/>
                                    </w:rPr>
                                  </w:rPrChange>
                                </w:rPr>
                                <w:t>-0.010</w:t>
                              </w:r>
                            </w:ins>
                            <w:del w:id="949" w:author="Maino Vieytes, Christian (NIH/NIA/IRP) [F]" w:date="2023-11-15T15:22:00Z">
                              <w:r w:rsidRPr="00972A4F" w:rsidDel="00C92AAD">
                                <w:rPr>
                                  <w:rFonts w:ascii="Times New Roman" w:hAnsi="Times New Roman" w:cs="Times New Roman"/>
                                  <w:color w:val="000000"/>
                                  <w:sz w:val="18"/>
                                  <w:szCs w:val="18"/>
                                  <w:rPrChange w:id="950" w:author="Maino Vieytes, Christian (NIH/NIA/IRP) [F]" w:date="2023-11-15T15:31:00Z">
                                    <w:rPr>
                                      <w:rFonts w:ascii="Times New Roman" w:hAnsi="Times New Roman" w:cs="Times New Roman"/>
                                      <w:color w:val="000000"/>
                                      <w:sz w:val="20"/>
                                      <w:szCs w:val="20"/>
                                    </w:rPr>
                                  </w:rPrChange>
                                </w:rPr>
                                <w:delText>-0.12</w:delText>
                              </w:r>
                            </w:del>
                          </w:p>
                        </w:tc>
                        <w:tc>
                          <w:tcPr>
                            <w:tcW w:w="990" w:type="dxa"/>
                            <w:tcBorders>
                              <w:top w:val="nil"/>
                              <w:bottom w:val="nil"/>
                            </w:tcBorders>
                            <w:shd w:val="clear" w:color="auto" w:fill="auto"/>
                            <w:noWrap/>
                            <w:vAlign w:val="center"/>
                            <w:hideMark/>
                          </w:tcPr>
                          <w:p w14:paraId="6915FD83" w14:textId="0F02CB8A" w:rsidR="0003299C" w:rsidRPr="00972A4F" w:rsidRDefault="0003299C" w:rsidP="0003299C">
                            <w:pPr>
                              <w:spacing w:line="360" w:lineRule="auto"/>
                              <w:jc w:val="center"/>
                              <w:rPr>
                                <w:rFonts w:ascii="Times New Roman" w:hAnsi="Times New Roman" w:cs="Times New Roman"/>
                                <w:sz w:val="18"/>
                                <w:szCs w:val="18"/>
                                <w:rPrChange w:id="951" w:author="Maino Vieytes, Christian (NIH/NIA/IRP) [F]" w:date="2023-11-15T15:31:00Z">
                                  <w:rPr>
                                    <w:rFonts w:ascii="Times New Roman" w:hAnsi="Times New Roman" w:cs="Times New Roman"/>
                                    <w:sz w:val="20"/>
                                    <w:szCs w:val="20"/>
                                  </w:rPr>
                                </w:rPrChange>
                              </w:rPr>
                            </w:pPr>
                            <w:ins w:id="952" w:author="Maino Vieytes, Christian (NIH/NIA/IRP) [F]" w:date="2023-11-15T15:22:00Z">
                              <w:r w:rsidRPr="00972A4F">
                                <w:rPr>
                                  <w:rFonts w:ascii="Times New Roman" w:hAnsi="Times New Roman" w:cs="Times New Roman"/>
                                  <w:color w:val="000000"/>
                                  <w:sz w:val="18"/>
                                  <w:szCs w:val="18"/>
                                  <w:rPrChange w:id="953" w:author="Maino Vieytes, Christian (NIH/NIA/IRP) [F]" w:date="2023-11-15T15:31:00Z">
                                    <w:rPr>
                                      <w:rFonts w:ascii="Calibri" w:hAnsi="Calibri" w:cs="Calibri"/>
                                      <w:color w:val="000000"/>
                                    </w:rPr>
                                  </w:rPrChange>
                                </w:rPr>
                                <w:t>-0.060</w:t>
                              </w:r>
                            </w:ins>
                            <w:del w:id="954" w:author="Maino Vieytes, Christian (NIH/NIA/IRP) [F]" w:date="2023-11-15T15:22:00Z">
                              <w:r w:rsidRPr="00972A4F" w:rsidDel="00C92AAD">
                                <w:rPr>
                                  <w:rFonts w:ascii="Times New Roman" w:hAnsi="Times New Roman" w:cs="Times New Roman"/>
                                  <w:color w:val="000000"/>
                                  <w:sz w:val="18"/>
                                  <w:szCs w:val="18"/>
                                  <w:rPrChange w:id="955" w:author="Maino Vieytes, Christian (NIH/NIA/IRP) [F]" w:date="2023-11-15T15:31:00Z">
                                    <w:rPr>
                                      <w:rFonts w:ascii="Times New Roman" w:hAnsi="Times New Roman" w:cs="Times New Roman"/>
                                      <w:color w:val="000000"/>
                                      <w:sz w:val="20"/>
                                      <w:szCs w:val="20"/>
                                    </w:rPr>
                                  </w:rPrChange>
                                </w:rPr>
                                <w:delText>-0.05</w:delText>
                              </w:r>
                            </w:del>
                          </w:p>
                        </w:tc>
                        <w:tc>
                          <w:tcPr>
                            <w:tcW w:w="900" w:type="dxa"/>
                            <w:tcBorders>
                              <w:top w:val="nil"/>
                              <w:bottom w:val="nil"/>
                              <w:right w:val="nil"/>
                            </w:tcBorders>
                            <w:shd w:val="clear" w:color="auto" w:fill="auto"/>
                            <w:noWrap/>
                            <w:vAlign w:val="center"/>
                            <w:hideMark/>
                          </w:tcPr>
                          <w:p w14:paraId="0BAB7F1B" w14:textId="36C988B8" w:rsidR="0003299C" w:rsidRPr="00972A4F" w:rsidRDefault="0003299C" w:rsidP="0003299C">
                            <w:pPr>
                              <w:spacing w:line="360" w:lineRule="auto"/>
                              <w:jc w:val="center"/>
                              <w:rPr>
                                <w:rFonts w:ascii="Times New Roman" w:hAnsi="Times New Roman" w:cs="Times New Roman"/>
                                <w:sz w:val="18"/>
                                <w:szCs w:val="18"/>
                                <w:rPrChange w:id="956" w:author="Maino Vieytes, Christian (NIH/NIA/IRP) [F]" w:date="2023-11-15T15:31:00Z">
                                  <w:rPr>
                                    <w:rFonts w:ascii="Times New Roman" w:hAnsi="Times New Roman" w:cs="Times New Roman"/>
                                    <w:sz w:val="20"/>
                                    <w:szCs w:val="20"/>
                                  </w:rPr>
                                </w:rPrChange>
                              </w:rPr>
                            </w:pPr>
                            <w:ins w:id="957" w:author="Maino Vieytes, Christian (NIH/NIA/IRP) [F]" w:date="2023-11-15T15:22:00Z">
                              <w:r w:rsidRPr="00972A4F">
                                <w:rPr>
                                  <w:rFonts w:ascii="Times New Roman" w:hAnsi="Times New Roman" w:cs="Times New Roman"/>
                                  <w:color w:val="000000"/>
                                  <w:sz w:val="18"/>
                                  <w:szCs w:val="18"/>
                                  <w:rPrChange w:id="958" w:author="Maino Vieytes, Christian (NIH/NIA/IRP) [F]" w:date="2023-11-15T15:31:00Z">
                                    <w:rPr>
                                      <w:rFonts w:ascii="Calibri" w:hAnsi="Calibri" w:cs="Calibri"/>
                                      <w:color w:val="000000"/>
                                    </w:rPr>
                                  </w:rPrChange>
                                </w:rPr>
                                <w:t>0.26</w:t>
                              </w:r>
                            </w:ins>
                            <w:del w:id="959" w:author="Maino Vieytes, Christian (NIH/NIA/IRP) [F]" w:date="2023-11-15T15:22:00Z">
                              <w:r w:rsidRPr="00972A4F" w:rsidDel="00C92AAD">
                                <w:rPr>
                                  <w:rFonts w:ascii="Times New Roman" w:hAnsi="Times New Roman" w:cs="Times New Roman"/>
                                  <w:color w:val="000000"/>
                                  <w:sz w:val="18"/>
                                  <w:szCs w:val="18"/>
                                  <w:rPrChange w:id="960" w:author="Maino Vieytes, Christian (NIH/NIA/IRP) [F]" w:date="2023-11-15T15:31:00Z">
                                    <w:rPr>
                                      <w:rFonts w:ascii="Times New Roman" w:hAnsi="Times New Roman" w:cs="Times New Roman"/>
                                      <w:color w:val="000000"/>
                                      <w:sz w:val="20"/>
                                      <w:szCs w:val="20"/>
                                    </w:rPr>
                                  </w:rPrChange>
                                </w:rPr>
                                <w:delText>0.03</w:delText>
                              </w:r>
                            </w:del>
                          </w:p>
                        </w:tc>
                        <w:tc>
                          <w:tcPr>
                            <w:tcW w:w="1350" w:type="dxa"/>
                            <w:tcBorders>
                              <w:top w:val="nil"/>
                              <w:left w:val="nil"/>
                              <w:bottom w:val="nil"/>
                              <w:right w:val="single" w:sz="4" w:space="0" w:color="auto"/>
                            </w:tcBorders>
                            <w:vAlign w:val="center"/>
                          </w:tcPr>
                          <w:p w14:paraId="4D37F398" w14:textId="3C0F6B71" w:rsidR="0003299C" w:rsidRPr="00972A4F" w:rsidRDefault="0003299C" w:rsidP="0003299C">
                            <w:pPr>
                              <w:spacing w:line="360" w:lineRule="auto"/>
                              <w:jc w:val="center"/>
                              <w:rPr>
                                <w:rFonts w:ascii="Times New Roman" w:hAnsi="Times New Roman" w:cs="Times New Roman"/>
                                <w:color w:val="000000"/>
                                <w:sz w:val="18"/>
                                <w:szCs w:val="18"/>
                                <w:rPrChange w:id="961" w:author="Maino Vieytes, Christian (NIH/NIA/IRP) [F]" w:date="2023-11-15T15:31:00Z">
                                  <w:rPr>
                                    <w:rFonts w:ascii="Times New Roman" w:hAnsi="Times New Roman" w:cs="Times New Roman"/>
                                    <w:color w:val="000000"/>
                                    <w:sz w:val="20"/>
                                    <w:szCs w:val="20"/>
                                  </w:rPr>
                                </w:rPrChange>
                              </w:rPr>
                            </w:pPr>
                            <w:ins w:id="962" w:author="Maino Vieytes, Christian (NIH/NIA/IRP) [F]" w:date="2023-11-15T15:22:00Z">
                              <w:r w:rsidRPr="00972A4F">
                                <w:rPr>
                                  <w:rFonts w:ascii="Times New Roman" w:hAnsi="Times New Roman" w:cs="Times New Roman"/>
                                  <w:color w:val="000000"/>
                                  <w:sz w:val="18"/>
                                  <w:szCs w:val="18"/>
                                  <w:rPrChange w:id="963" w:author="Maino Vieytes, Christian (NIH/NIA/IRP) [F]" w:date="2023-11-15T15:31:00Z">
                                    <w:rPr>
                                      <w:rFonts w:ascii="Calibri" w:hAnsi="Calibri" w:cs="Calibri"/>
                                      <w:color w:val="000000"/>
                                    </w:rPr>
                                  </w:rPrChange>
                                </w:rPr>
                                <w:t>0.13</w:t>
                              </w:r>
                            </w:ins>
                            <w:del w:id="964" w:author="Maino Vieytes, Christian (NIH/NIA/IRP) [F]" w:date="2023-11-15T15:22:00Z">
                              <w:r w:rsidRPr="00972A4F" w:rsidDel="00C92AAD">
                                <w:rPr>
                                  <w:rFonts w:ascii="Times New Roman" w:hAnsi="Times New Roman" w:cs="Times New Roman"/>
                                  <w:color w:val="000000"/>
                                  <w:sz w:val="18"/>
                                  <w:szCs w:val="18"/>
                                  <w:rPrChange w:id="965" w:author="Maino Vieytes, Christian (NIH/NIA/IRP) [F]" w:date="2023-11-15T15:31:00Z">
                                    <w:rPr>
                                      <w:rFonts w:ascii="Times New Roman" w:hAnsi="Times New Roman" w:cs="Times New Roman"/>
                                      <w:color w:val="000000"/>
                                      <w:sz w:val="20"/>
                                      <w:szCs w:val="20"/>
                                    </w:rPr>
                                  </w:rPrChange>
                                </w:rPr>
                                <w:delText>0.13</w:delText>
                              </w:r>
                            </w:del>
                          </w:p>
                        </w:tc>
                      </w:tr>
                      <w:tr w:rsidR="0003299C" w:rsidRPr="00972A4F" w14:paraId="791C8D5A" w14:textId="77777777" w:rsidTr="00972A4F">
                        <w:tc>
                          <w:tcPr>
                            <w:tcW w:w="2187" w:type="dxa"/>
                            <w:gridSpan w:val="2"/>
                            <w:tcBorders>
                              <w:top w:val="nil"/>
                              <w:left w:val="single" w:sz="4" w:space="0" w:color="auto"/>
                              <w:bottom w:val="nil"/>
                            </w:tcBorders>
                            <w:shd w:val="clear" w:color="auto" w:fill="auto"/>
                            <w:vAlign w:val="center"/>
                          </w:tcPr>
                          <w:p w14:paraId="7BC5A9EE" w14:textId="77777777" w:rsidR="0003299C" w:rsidRPr="00972A4F" w:rsidRDefault="0003299C" w:rsidP="0003299C">
                            <w:pPr>
                              <w:spacing w:line="360" w:lineRule="auto"/>
                              <w:rPr>
                                <w:rFonts w:ascii="Times New Roman" w:hAnsi="Times New Roman" w:cs="Times New Roman"/>
                                <w:sz w:val="18"/>
                                <w:szCs w:val="18"/>
                                <w:rPrChange w:id="96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967" w:author="Maino Vieytes, Christian (NIH/NIA/IRP) [F]" w:date="2023-11-15T15:31:00Z">
                                  <w:rPr>
                                    <w:rFonts w:ascii="Times New Roman" w:hAnsi="Times New Roman" w:cs="Times New Roman"/>
                                    <w:sz w:val="20"/>
                                    <w:szCs w:val="20"/>
                                  </w:rPr>
                                </w:rPrChange>
                              </w:rPr>
                              <w:t>Eggs</w:t>
                            </w:r>
                          </w:p>
                        </w:tc>
                        <w:tc>
                          <w:tcPr>
                            <w:tcW w:w="1499" w:type="dxa"/>
                            <w:tcBorders>
                              <w:top w:val="nil"/>
                              <w:bottom w:val="nil"/>
                            </w:tcBorders>
                            <w:shd w:val="clear" w:color="auto" w:fill="auto"/>
                            <w:noWrap/>
                            <w:vAlign w:val="center"/>
                            <w:hideMark/>
                          </w:tcPr>
                          <w:p w14:paraId="69150DDD" w14:textId="3C60CED1" w:rsidR="0003299C" w:rsidRPr="00972A4F" w:rsidRDefault="0003299C" w:rsidP="0003299C">
                            <w:pPr>
                              <w:spacing w:line="360" w:lineRule="auto"/>
                              <w:jc w:val="center"/>
                              <w:rPr>
                                <w:rFonts w:ascii="Times New Roman" w:hAnsi="Times New Roman" w:cs="Times New Roman"/>
                                <w:sz w:val="18"/>
                                <w:szCs w:val="18"/>
                                <w:rPrChange w:id="968" w:author="Maino Vieytes, Christian (NIH/NIA/IRP) [F]" w:date="2023-11-15T15:31:00Z">
                                  <w:rPr>
                                    <w:rFonts w:ascii="Times New Roman" w:hAnsi="Times New Roman" w:cs="Times New Roman"/>
                                    <w:sz w:val="20"/>
                                    <w:szCs w:val="20"/>
                                  </w:rPr>
                                </w:rPrChange>
                              </w:rPr>
                            </w:pPr>
                            <w:ins w:id="969" w:author="Maino Vieytes, Christian (NIH/NIA/IRP) [F]" w:date="2023-11-15T15:22:00Z">
                              <w:r w:rsidRPr="00972A4F">
                                <w:rPr>
                                  <w:rFonts w:ascii="Times New Roman" w:hAnsi="Times New Roman" w:cs="Times New Roman"/>
                                  <w:color w:val="000000"/>
                                  <w:sz w:val="18"/>
                                  <w:szCs w:val="18"/>
                                  <w:rPrChange w:id="970" w:author="Maino Vieytes, Christian (NIH/NIA/IRP) [F]" w:date="2023-11-15T15:31:00Z">
                                    <w:rPr>
                                      <w:rFonts w:ascii="Calibri" w:hAnsi="Calibri" w:cs="Calibri"/>
                                      <w:color w:val="000000"/>
                                    </w:rPr>
                                  </w:rPrChange>
                                </w:rPr>
                                <w:t>-0.11</w:t>
                              </w:r>
                            </w:ins>
                            <w:del w:id="971" w:author="Maino Vieytes, Christian (NIH/NIA/IRP) [F]" w:date="2023-11-15T15:22:00Z">
                              <w:r w:rsidRPr="00972A4F" w:rsidDel="00C92AAD">
                                <w:rPr>
                                  <w:rFonts w:ascii="Times New Roman" w:hAnsi="Times New Roman" w:cs="Times New Roman"/>
                                  <w:color w:val="000000"/>
                                  <w:sz w:val="18"/>
                                  <w:szCs w:val="18"/>
                                  <w:rPrChange w:id="972" w:author="Maino Vieytes, Christian (NIH/NIA/IRP) [F]" w:date="2023-11-15T15:31:00Z">
                                    <w:rPr>
                                      <w:rFonts w:ascii="Times New Roman" w:hAnsi="Times New Roman" w:cs="Times New Roman"/>
                                      <w:color w:val="000000"/>
                                      <w:sz w:val="20"/>
                                      <w:szCs w:val="20"/>
                                    </w:rPr>
                                  </w:rPrChange>
                                </w:rPr>
                                <w:delText>0.10</w:delText>
                              </w:r>
                            </w:del>
                          </w:p>
                        </w:tc>
                        <w:tc>
                          <w:tcPr>
                            <w:tcW w:w="990" w:type="dxa"/>
                            <w:tcBorders>
                              <w:top w:val="nil"/>
                              <w:bottom w:val="nil"/>
                            </w:tcBorders>
                            <w:shd w:val="clear" w:color="auto" w:fill="auto"/>
                            <w:noWrap/>
                            <w:vAlign w:val="center"/>
                            <w:hideMark/>
                          </w:tcPr>
                          <w:p w14:paraId="024B9DD6" w14:textId="18A4656A" w:rsidR="0003299C" w:rsidRPr="00972A4F" w:rsidRDefault="0003299C" w:rsidP="0003299C">
                            <w:pPr>
                              <w:spacing w:line="360" w:lineRule="auto"/>
                              <w:jc w:val="center"/>
                              <w:rPr>
                                <w:rFonts w:ascii="Times New Roman" w:hAnsi="Times New Roman" w:cs="Times New Roman"/>
                                <w:sz w:val="18"/>
                                <w:szCs w:val="18"/>
                                <w:rPrChange w:id="973" w:author="Maino Vieytes, Christian (NIH/NIA/IRP) [F]" w:date="2023-11-15T15:31:00Z">
                                  <w:rPr>
                                    <w:rFonts w:ascii="Times New Roman" w:hAnsi="Times New Roman" w:cs="Times New Roman"/>
                                    <w:sz w:val="20"/>
                                    <w:szCs w:val="20"/>
                                  </w:rPr>
                                </w:rPrChange>
                              </w:rPr>
                            </w:pPr>
                            <w:ins w:id="974" w:author="Maino Vieytes, Christian (NIH/NIA/IRP) [F]" w:date="2023-11-15T15:22:00Z">
                              <w:r w:rsidRPr="00972A4F">
                                <w:rPr>
                                  <w:rFonts w:ascii="Times New Roman" w:hAnsi="Times New Roman" w:cs="Times New Roman"/>
                                  <w:color w:val="000000"/>
                                  <w:sz w:val="18"/>
                                  <w:szCs w:val="18"/>
                                  <w:rPrChange w:id="975" w:author="Maino Vieytes, Christian (NIH/NIA/IRP) [F]" w:date="2023-11-15T15:31:00Z">
                                    <w:rPr>
                                      <w:rFonts w:ascii="Calibri" w:hAnsi="Calibri" w:cs="Calibri"/>
                                      <w:color w:val="000000"/>
                                    </w:rPr>
                                  </w:rPrChange>
                                </w:rPr>
                                <w:t>0.060</w:t>
                              </w:r>
                            </w:ins>
                            <w:del w:id="976" w:author="Maino Vieytes, Christian (NIH/NIA/IRP) [F]" w:date="2023-11-15T15:22:00Z">
                              <w:r w:rsidRPr="00972A4F" w:rsidDel="00C92AAD">
                                <w:rPr>
                                  <w:rFonts w:ascii="Times New Roman" w:hAnsi="Times New Roman" w:cs="Times New Roman"/>
                                  <w:color w:val="000000"/>
                                  <w:sz w:val="18"/>
                                  <w:szCs w:val="18"/>
                                  <w:rPrChange w:id="977" w:author="Maino Vieytes, Christian (NIH/NIA/IRP) [F]" w:date="2023-11-15T15:31:00Z">
                                    <w:rPr>
                                      <w:rFonts w:ascii="Times New Roman" w:hAnsi="Times New Roman" w:cs="Times New Roman"/>
                                      <w:color w:val="000000"/>
                                      <w:sz w:val="20"/>
                                      <w:szCs w:val="20"/>
                                    </w:rPr>
                                  </w:rPrChange>
                                </w:rPr>
                                <w:delText>0.16</w:delText>
                              </w:r>
                            </w:del>
                          </w:p>
                        </w:tc>
                        <w:tc>
                          <w:tcPr>
                            <w:tcW w:w="900" w:type="dxa"/>
                            <w:tcBorders>
                              <w:top w:val="nil"/>
                              <w:bottom w:val="nil"/>
                              <w:right w:val="nil"/>
                            </w:tcBorders>
                            <w:shd w:val="clear" w:color="auto" w:fill="auto"/>
                            <w:noWrap/>
                            <w:vAlign w:val="center"/>
                            <w:hideMark/>
                          </w:tcPr>
                          <w:p w14:paraId="29F2DF01" w14:textId="48705F86" w:rsidR="0003299C" w:rsidRPr="00972A4F" w:rsidRDefault="0003299C" w:rsidP="0003299C">
                            <w:pPr>
                              <w:spacing w:line="360" w:lineRule="auto"/>
                              <w:jc w:val="center"/>
                              <w:rPr>
                                <w:rFonts w:ascii="Times New Roman" w:hAnsi="Times New Roman" w:cs="Times New Roman"/>
                                <w:sz w:val="18"/>
                                <w:szCs w:val="18"/>
                                <w:rPrChange w:id="978" w:author="Maino Vieytes, Christian (NIH/NIA/IRP) [F]" w:date="2023-11-15T15:31:00Z">
                                  <w:rPr>
                                    <w:rFonts w:ascii="Times New Roman" w:hAnsi="Times New Roman" w:cs="Times New Roman"/>
                                    <w:sz w:val="20"/>
                                    <w:szCs w:val="20"/>
                                  </w:rPr>
                                </w:rPrChange>
                              </w:rPr>
                            </w:pPr>
                            <w:ins w:id="979" w:author="Maino Vieytes, Christian (NIH/NIA/IRP) [F]" w:date="2023-11-15T15:22:00Z">
                              <w:r w:rsidRPr="00972A4F">
                                <w:rPr>
                                  <w:rFonts w:ascii="Times New Roman" w:hAnsi="Times New Roman" w:cs="Times New Roman"/>
                                  <w:color w:val="000000"/>
                                  <w:sz w:val="18"/>
                                  <w:szCs w:val="18"/>
                                  <w:rPrChange w:id="980" w:author="Maino Vieytes, Christian (NIH/NIA/IRP) [F]" w:date="2023-11-15T15:31:00Z">
                                    <w:rPr>
                                      <w:rFonts w:ascii="Calibri" w:hAnsi="Calibri" w:cs="Calibri"/>
                                      <w:color w:val="000000"/>
                                    </w:rPr>
                                  </w:rPrChange>
                                </w:rPr>
                                <w:t>-0.030</w:t>
                              </w:r>
                            </w:ins>
                            <w:del w:id="981" w:author="Maino Vieytes, Christian (NIH/NIA/IRP) [F]" w:date="2023-11-15T15:22:00Z">
                              <w:r w:rsidRPr="00972A4F" w:rsidDel="00C92AAD">
                                <w:rPr>
                                  <w:rFonts w:ascii="Times New Roman" w:hAnsi="Times New Roman" w:cs="Times New Roman"/>
                                  <w:color w:val="000000"/>
                                  <w:sz w:val="18"/>
                                  <w:szCs w:val="18"/>
                                  <w:rPrChange w:id="982" w:author="Maino Vieytes, Christian (NIH/NIA/IRP) [F]" w:date="2023-11-15T15:31:00Z">
                                    <w:rPr>
                                      <w:rFonts w:ascii="Times New Roman" w:hAnsi="Times New Roman" w:cs="Times New Roman"/>
                                      <w:color w:val="000000"/>
                                      <w:sz w:val="20"/>
                                      <w:szCs w:val="20"/>
                                    </w:rPr>
                                  </w:rPrChange>
                                </w:rPr>
                                <w:delText>-0.02</w:delText>
                              </w:r>
                            </w:del>
                          </w:p>
                        </w:tc>
                        <w:tc>
                          <w:tcPr>
                            <w:tcW w:w="1350" w:type="dxa"/>
                            <w:tcBorders>
                              <w:top w:val="nil"/>
                              <w:left w:val="nil"/>
                              <w:bottom w:val="nil"/>
                              <w:right w:val="single" w:sz="4" w:space="0" w:color="auto"/>
                            </w:tcBorders>
                            <w:vAlign w:val="center"/>
                          </w:tcPr>
                          <w:p w14:paraId="6561EF0C" w14:textId="12C2B63B" w:rsidR="0003299C" w:rsidRPr="00972A4F" w:rsidRDefault="0003299C" w:rsidP="0003299C">
                            <w:pPr>
                              <w:spacing w:line="360" w:lineRule="auto"/>
                              <w:jc w:val="center"/>
                              <w:rPr>
                                <w:rFonts w:ascii="Times New Roman" w:hAnsi="Times New Roman" w:cs="Times New Roman"/>
                                <w:color w:val="000000"/>
                                <w:sz w:val="18"/>
                                <w:szCs w:val="18"/>
                                <w:rPrChange w:id="983" w:author="Maino Vieytes, Christian (NIH/NIA/IRP) [F]" w:date="2023-11-15T15:31:00Z">
                                  <w:rPr>
                                    <w:rFonts w:ascii="Times New Roman" w:hAnsi="Times New Roman" w:cs="Times New Roman"/>
                                    <w:color w:val="000000"/>
                                    <w:sz w:val="20"/>
                                    <w:szCs w:val="20"/>
                                  </w:rPr>
                                </w:rPrChange>
                              </w:rPr>
                            </w:pPr>
                            <w:ins w:id="984" w:author="Maino Vieytes, Christian (NIH/NIA/IRP) [F]" w:date="2023-11-15T15:22:00Z">
                              <w:r w:rsidRPr="00972A4F">
                                <w:rPr>
                                  <w:rFonts w:ascii="Times New Roman" w:hAnsi="Times New Roman" w:cs="Times New Roman"/>
                                  <w:color w:val="000000"/>
                                  <w:sz w:val="18"/>
                                  <w:szCs w:val="18"/>
                                  <w:rPrChange w:id="985" w:author="Maino Vieytes, Christian (NIH/NIA/IRP) [F]" w:date="2023-11-15T15:31:00Z">
                                    <w:rPr>
                                      <w:rFonts w:ascii="Calibri" w:hAnsi="Calibri" w:cs="Calibri"/>
                                      <w:color w:val="000000"/>
                                    </w:rPr>
                                  </w:rPrChange>
                                </w:rPr>
                                <w:t>-0.080</w:t>
                              </w:r>
                            </w:ins>
                            <w:del w:id="986" w:author="Maino Vieytes, Christian (NIH/NIA/IRP) [F]" w:date="2023-11-15T15:22:00Z">
                              <w:r w:rsidRPr="00972A4F" w:rsidDel="00C92AAD">
                                <w:rPr>
                                  <w:rFonts w:ascii="Times New Roman" w:hAnsi="Times New Roman" w:cs="Times New Roman"/>
                                  <w:color w:val="000000"/>
                                  <w:sz w:val="18"/>
                                  <w:szCs w:val="18"/>
                                  <w:rPrChange w:id="987" w:author="Maino Vieytes, Christian (NIH/NIA/IRP) [F]" w:date="2023-11-15T15:31:00Z">
                                    <w:rPr>
                                      <w:rFonts w:ascii="Times New Roman" w:hAnsi="Times New Roman" w:cs="Times New Roman"/>
                                      <w:color w:val="000000"/>
                                      <w:sz w:val="20"/>
                                      <w:szCs w:val="20"/>
                                    </w:rPr>
                                  </w:rPrChange>
                                </w:rPr>
                                <w:delText>-0.050</w:delText>
                              </w:r>
                            </w:del>
                          </w:p>
                        </w:tc>
                      </w:tr>
                      <w:tr w:rsidR="0003299C" w:rsidRPr="00972A4F" w14:paraId="28725377" w14:textId="77777777" w:rsidTr="00972A4F">
                        <w:tc>
                          <w:tcPr>
                            <w:tcW w:w="2187" w:type="dxa"/>
                            <w:gridSpan w:val="2"/>
                            <w:tcBorders>
                              <w:top w:val="nil"/>
                              <w:left w:val="single" w:sz="4" w:space="0" w:color="auto"/>
                              <w:bottom w:val="nil"/>
                            </w:tcBorders>
                            <w:shd w:val="clear" w:color="auto" w:fill="auto"/>
                            <w:vAlign w:val="center"/>
                          </w:tcPr>
                          <w:p w14:paraId="5767A869" w14:textId="77777777" w:rsidR="0003299C" w:rsidRPr="00972A4F" w:rsidRDefault="0003299C" w:rsidP="0003299C">
                            <w:pPr>
                              <w:spacing w:line="360" w:lineRule="auto"/>
                              <w:rPr>
                                <w:rFonts w:ascii="Times New Roman" w:hAnsi="Times New Roman" w:cs="Times New Roman"/>
                                <w:sz w:val="18"/>
                                <w:szCs w:val="18"/>
                                <w:rPrChange w:id="988"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989" w:author="Maino Vieytes, Christian (NIH/NIA/IRP) [F]" w:date="2023-11-15T15:31:00Z">
                                  <w:rPr>
                                    <w:rFonts w:ascii="Times New Roman" w:hAnsi="Times New Roman" w:cs="Times New Roman"/>
                                    <w:sz w:val="20"/>
                                    <w:szCs w:val="20"/>
                                  </w:rPr>
                                </w:rPrChange>
                              </w:rPr>
                              <w:t>Solid Fats</w:t>
                            </w:r>
                          </w:p>
                        </w:tc>
                        <w:tc>
                          <w:tcPr>
                            <w:tcW w:w="1499" w:type="dxa"/>
                            <w:tcBorders>
                              <w:top w:val="nil"/>
                              <w:bottom w:val="nil"/>
                            </w:tcBorders>
                            <w:shd w:val="clear" w:color="auto" w:fill="auto"/>
                            <w:noWrap/>
                            <w:vAlign w:val="center"/>
                            <w:hideMark/>
                          </w:tcPr>
                          <w:p w14:paraId="3EB4A195" w14:textId="6A367EE2" w:rsidR="0003299C" w:rsidRPr="00972A4F" w:rsidRDefault="0003299C" w:rsidP="0003299C">
                            <w:pPr>
                              <w:spacing w:line="360" w:lineRule="auto"/>
                              <w:jc w:val="center"/>
                              <w:rPr>
                                <w:rFonts w:ascii="Times New Roman" w:hAnsi="Times New Roman" w:cs="Times New Roman"/>
                                <w:sz w:val="18"/>
                                <w:szCs w:val="18"/>
                                <w:rPrChange w:id="990" w:author="Maino Vieytes, Christian (NIH/NIA/IRP) [F]" w:date="2023-11-15T15:31:00Z">
                                  <w:rPr>
                                    <w:rFonts w:ascii="Times New Roman" w:hAnsi="Times New Roman" w:cs="Times New Roman"/>
                                    <w:sz w:val="20"/>
                                    <w:szCs w:val="20"/>
                                  </w:rPr>
                                </w:rPrChange>
                              </w:rPr>
                            </w:pPr>
                            <w:ins w:id="991" w:author="Maino Vieytes, Christian (NIH/NIA/IRP) [F]" w:date="2023-11-15T15:22:00Z">
                              <w:r w:rsidRPr="00972A4F">
                                <w:rPr>
                                  <w:rFonts w:ascii="Times New Roman" w:hAnsi="Times New Roman" w:cs="Times New Roman"/>
                                  <w:color w:val="000000"/>
                                  <w:sz w:val="18"/>
                                  <w:szCs w:val="18"/>
                                  <w:rPrChange w:id="992" w:author="Maino Vieytes, Christian (NIH/NIA/IRP) [F]" w:date="2023-11-15T15:31:00Z">
                                    <w:rPr>
                                      <w:rFonts w:ascii="Calibri" w:hAnsi="Calibri" w:cs="Calibri"/>
                                      <w:color w:val="000000"/>
                                    </w:rPr>
                                  </w:rPrChange>
                                </w:rPr>
                                <w:t>-0.070</w:t>
                              </w:r>
                            </w:ins>
                            <w:del w:id="993" w:author="Maino Vieytes, Christian (NIH/NIA/IRP) [F]" w:date="2023-11-15T15:22:00Z">
                              <w:r w:rsidRPr="00972A4F" w:rsidDel="00C92AAD">
                                <w:rPr>
                                  <w:rFonts w:ascii="Times New Roman" w:hAnsi="Times New Roman" w:cs="Times New Roman"/>
                                  <w:color w:val="000000"/>
                                  <w:sz w:val="18"/>
                                  <w:szCs w:val="18"/>
                                  <w:rPrChange w:id="994" w:author="Maino Vieytes, Christian (NIH/NIA/IRP) [F]" w:date="2023-11-15T15:31:00Z">
                                    <w:rPr>
                                      <w:rFonts w:ascii="Times New Roman" w:hAnsi="Times New Roman" w:cs="Times New Roman"/>
                                      <w:color w:val="000000"/>
                                      <w:sz w:val="20"/>
                                      <w:szCs w:val="20"/>
                                    </w:rPr>
                                  </w:rPrChange>
                                </w:rPr>
                                <w:delText>0.13</w:delText>
                              </w:r>
                            </w:del>
                          </w:p>
                        </w:tc>
                        <w:tc>
                          <w:tcPr>
                            <w:tcW w:w="990" w:type="dxa"/>
                            <w:tcBorders>
                              <w:top w:val="nil"/>
                              <w:bottom w:val="nil"/>
                            </w:tcBorders>
                            <w:shd w:val="clear" w:color="auto" w:fill="auto"/>
                            <w:noWrap/>
                            <w:vAlign w:val="center"/>
                            <w:hideMark/>
                          </w:tcPr>
                          <w:p w14:paraId="19020F26" w14:textId="0EDFB8AC" w:rsidR="0003299C" w:rsidRPr="00972A4F" w:rsidRDefault="0003299C" w:rsidP="0003299C">
                            <w:pPr>
                              <w:spacing w:line="360" w:lineRule="auto"/>
                              <w:jc w:val="center"/>
                              <w:rPr>
                                <w:rFonts w:ascii="Times New Roman" w:hAnsi="Times New Roman" w:cs="Times New Roman"/>
                                <w:sz w:val="18"/>
                                <w:szCs w:val="18"/>
                                <w:rPrChange w:id="995" w:author="Maino Vieytes, Christian (NIH/NIA/IRP) [F]" w:date="2023-11-15T15:31:00Z">
                                  <w:rPr>
                                    <w:rFonts w:ascii="Times New Roman" w:hAnsi="Times New Roman" w:cs="Times New Roman"/>
                                    <w:sz w:val="20"/>
                                    <w:szCs w:val="20"/>
                                  </w:rPr>
                                </w:rPrChange>
                              </w:rPr>
                            </w:pPr>
                            <w:ins w:id="996" w:author="Maino Vieytes, Christian (NIH/NIA/IRP) [F]" w:date="2023-11-15T15:22:00Z">
                              <w:r w:rsidRPr="00972A4F">
                                <w:rPr>
                                  <w:rFonts w:ascii="Times New Roman" w:hAnsi="Times New Roman" w:cs="Times New Roman"/>
                                  <w:color w:val="000000"/>
                                  <w:sz w:val="18"/>
                                  <w:szCs w:val="18"/>
                                  <w:rPrChange w:id="997" w:author="Maino Vieytes, Christian (NIH/NIA/IRP) [F]" w:date="2023-11-15T15:31:00Z">
                                    <w:rPr>
                                      <w:rFonts w:ascii="Calibri" w:hAnsi="Calibri" w:cs="Calibri"/>
                                      <w:color w:val="000000"/>
                                    </w:rPr>
                                  </w:rPrChange>
                                </w:rPr>
                                <w:t>-0.010</w:t>
                              </w:r>
                            </w:ins>
                            <w:del w:id="998" w:author="Maino Vieytes, Christian (NIH/NIA/IRP) [F]" w:date="2023-11-15T15:22:00Z">
                              <w:r w:rsidRPr="00972A4F" w:rsidDel="00C92AAD">
                                <w:rPr>
                                  <w:rFonts w:ascii="Times New Roman" w:hAnsi="Times New Roman" w:cs="Times New Roman"/>
                                  <w:color w:val="000000"/>
                                  <w:sz w:val="18"/>
                                  <w:szCs w:val="18"/>
                                  <w:rPrChange w:id="999" w:author="Maino Vieytes, Christian (NIH/NIA/IRP) [F]" w:date="2023-11-15T15:31:00Z">
                                    <w:rPr>
                                      <w:rFonts w:ascii="Times New Roman" w:hAnsi="Times New Roman" w:cs="Times New Roman"/>
                                      <w:color w:val="000000"/>
                                      <w:sz w:val="20"/>
                                      <w:szCs w:val="20"/>
                                    </w:rPr>
                                  </w:rPrChange>
                                </w:rPr>
                                <w:delText>0.13</w:delText>
                              </w:r>
                            </w:del>
                          </w:p>
                        </w:tc>
                        <w:tc>
                          <w:tcPr>
                            <w:tcW w:w="900" w:type="dxa"/>
                            <w:tcBorders>
                              <w:top w:val="nil"/>
                              <w:bottom w:val="nil"/>
                              <w:right w:val="nil"/>
                            </w:tcBorders>
                            <w:shd w:val="clear" w:color="auto" w:fill="auto"/>
                            <w:noWrap/>
                            <w:vAlign w:val="center"/>
                            <w:hideMark/>
                          </w:tcPr>
                          <w:p w14:paraId="7F0BD2CF" w14:textId="4D596AC8" w:rsidR="0003299C" w:rsidRPr="00972A4F" w:rsidRDefault="0003299C" w:rsidP="0003299C">
                            <w:pPr>
                              <w:spacing w:line="360" w:lineRule="auto"/>
                              <w:jc w:val="center"/>
                              <w:rPr>
                                <w:rFonts w:ascii="Times New Roman" w:hAnsi="Times New Roman" w:cs="Times New Roman"/>
                                <w:b/>
                                <w:bCs/>
                                <w:sz w:val="18"/>
                                <w:szCs w:val="18"/>
                                <w:rPrChange w:id="1000" w:author="Maino Vieytes, Christian (NIH/NIA/IRP) [F]" w:date="2023-11-15T15:31:00Z">
                                  <w:rPr>
                                    <w:rFonts w:ascii="Times New Roman" w:hAnsi="Times New Roman" w:cs="Times New Roman"/>
                                    <w:b/>
                                    <w:bCs/>
                                    <w:sz w:val="20"/>
                                    <w:szCs w:val="20"/>
                                  </w:rPr>
                                </w:rPrChange>
                              </w:rPr>
                            </w:pPr>
                            <w:ins w:id="1001" w:author="Maino Vieytes, Christian (NIH/NIA/IRP) [F]" w:date="2023-11-15T15:22:00Z">
                              <w:r w:rsidRPr="00972A4F">
                                <w:rPr>
                                  <w:rFonts w:ascii="Times New Roman" w:hAnsi="Times New Roman" w:cs="Times New Roman"/>
                                  <w:color w:val="000000"/>
                                  <w:sz w:val="18"/>
                                  <w:szCs w:val="18"/>
                                  <w:rPrChange w:id="1002" w:author="Maino Vieytes, Christian (NIH/NIA/IRP) [F]" w:date="2023-11-15T15:31:00Z">
                                    <w:rPr>
                                      <w:rFonts w:ascii="Calibri" w:hAnsi="Calibri" w:cs="Calibri"/>
                                      <w:color w:val="000000"/>
                                    </w:rPr>
                                  </w:rPrChange>
                                </w:rPr>
                                <w:t>-0.080</w:t>
                              </w:r>
                            </w:ins>
                            <w:del w:id="1003" w:author="Maino Vieytes, Christian (NIH/NIA/IRP) [F]" w:date="2023-11-15T15:22:00Z">
                              <w:r w:rsidRPr="00972A4F" w:rsidDel="00C92AAD">
                                <w:rPr>
                                  <w:rFonts w:ascii="Times New Roman" w:hAnsi="Times New Roman" w:cs="Times New Roman"/>
                                  <w:b/>
                                  <w:bCs/>
                                  <w:color w:val="000000"/>
                                  <w:sz w:val="18"/>
                                  <w:szCs w:val="18"/>
                                  <w:rPrChange w:id="1004" w:author="Maino Vieytes, Christian (NIH/NIA/IRP) [F]" w:date="2023-11-15T15:31:00Z">
                                    <w:rPr>
                                      <w:rFonts w:ascii="Times New Roman" w:hAnsi="Times New Roman" w:cs="Times New Roman"/>
                                      <w:b/>
                                      <w:bCs/>
                                      <w:color w:val="000000"/>
                                      <w:sz w:val="20"/>
                                      <w:szCs w:val="20"/>
                                    </w:rPr>
                                  </w:rPrChange>
                                </w:rPr>
                                <w:delText>-0.46</w:delText>
                              </w:r>
                            </w:del>
                          </w:p>
                        </w:tc>
                        <w:tc>
                          <w:tcPr>
                            <w:tcW w:w="1350" w:type="dxa"/>
                            <w:tcBorders>
                              <w:top w:val="nil"/>
                              <w:left w:val="nil"/>
                              <w:bottom w:val="nil"/>
                              <w:right w:val="single" w:sz="4" w:space="0" w:color="auto"/>
                            </w:tcBorders>
                            <w:vAlign w:val="center"/>
                          </w:tcPr>
                          <w:p w14:paraId="03A33D46" w14:textId="2AA94E4B" w:rsidR="0003299C" w:rsidRPr="00972A4F" w:rsidRDefault="0003299C" w:rsidP="0003299C">
                            <w:pPr>
                              <w:spacing w:line="360" w:lineRule="auto"/>
                              <w:jc w:val="center"/>
                              <w:rPr>
                                <w:rFonts w:ascii="Times New Roman" w:hAnsi="Times New Roman" w:cs="Times New Roman"/>
                                <w:b/>
                                <w:bCs/>
                                <w:color w:val="000000"/>
                                <w:sz w:val="18"/>
                                <w:szCs w:val="18"/>
                                <w:rPrChange w:id="1005" w:author="Maino Vieytes, Christian (NIH/NIA/IRP) [F]" w:date="2023-11-15T15:31:00Z">
                                  <w:rPr>
                                    <w:rFonts w:ascii="Times New Roman" w:hAnsi="Times New Roman" w:cs="Times New Roman"/>
                                    <w:b/>
                                    <w:bCs/>
                                    <w:color w:val="000000"/>
                                    <w:sz w:val="20"/>
                                    <w:szCs w:val="20"/>
                                  </w:rPr>
                                </w:rPrChange>
                              </w:rPr>
                            </w:pPr>
                            <w:ins w:id="1006" w:author="Maino Vieytes, Christian (NIH/NIA/IRP) [F]" w:date="2023-11-15T15:22:00Z">
                              <w:r w:rsidRPr="00972A4F">
                                <w:rPr>
                                  <w:rFonts w:ascii="Times New Roman" w:hAnsi="Times New Roman" w:cs="Times New Roman"/>
                                  <w:b/>
                                  <w:bCs/>
                                  <w:color w:val="000000"/>
                                  <w:sz w:val="18"/>
                                  <w:szCs w:val="18"/>
                                  <w:rPrChange w:id="1007" w:author="Maino Vieytes, Christian (NIH/NIA/IRP) [F]" w:date="2023-11-15T15:31:00Z">
                                    <w:rPr>
                                      <w:rFonts w:ascii="Calibri" w:hAnsi="Calibri" w:cs="Calibri"/>
                                      <w:color w:val="000000"/>
                                    </w:rPr>
                                  </w:rPrChange>
                                </w:rPr>
                                <w:t>-0.45</w:t>
                              </w:r>
                            </w:ins>
                            <w:del w:id="1008" w:author="Maino Vieytes, Christian (NIH/NIA/IRP) [F]" w:date="2023-11-15T15:22:00Z">
                              <w:r w:rsidRPr="00972A4F" w:rsidDel="00C92AAD">
                                <w:rPr>
                                  <w:rFonts w:ascii="Times New Roman" w:hAnsi="Times New Roman" w:cs="Times New Roman"/>
                                  <w:b/>
                                  <w:bCs/>
                                  <w:color w:val="000000"/>
                                  <w:sz w:val="18"/>
                                  <w:szCs w:val="18"/>
                                  <w:rPrChange w:id="1009" w:author="Maino Vieytes, Christian (NIH/NIA/IRP) [F]" w:date="2023-11-15T15:31:00Z">
                                    <w:rPr>
                                      <w:rFonts w:ascii="Times New Roman" w:hAnsi="Times New Roman" w:cs="Times New Roman"/>
                                      <w:b/>
                                      <w:bCs/>
                                      <w:color w:val="000000"/>
                                      <w:sz w:val="20"/>
                                      <w:szCs w:val="20"/>
                                    </w:rPr>
                                  </w:rPrChange>
                                </w:rPr>
                                <w:delText>-0.45</w:delText>
                              </w:r>
                            </w:del>
                          </w:p>
                        </w:tc>
                      </w:tr>
                      <w:tr w:rsidR="0003299C" w:rsidRPr="00972A4F" w14:paraId="28BDB3F7" w14:textId="77777777" w:rsidTr="00972A4F">
                        <w:tc>
                          <w:tcPr>
                            <w:tcW w:w="2187" w:type="dxa"/>
                            <w:gridSpan w:val="2"/>
                            <w:tcBorders>
                              <w:top w:val="nil"/>
                              <w:left w:val="single" w:sz="4" w:space="0" w:color="auto"/>
                              <w:bottom w:val="nil"/>
                            </w:tcBorders>
                            <w:shd w:val="clear" w:color="auto" w:fill="auto"/>
                            <w:vAlign w:val="center"/>
                          </w:tcPr>
                          <w:p w14:paraId="44F8B613" w14:textId="77777777" w:rsidR="0003299C" w:rsidRPr="00972A4F" w:rsidRDefault="0003299C" w:rsidP="0003299C">
                            <w:pPr>
                              <w:spacing w:line="360" w:lineRule="auto"/>
                              <w:rPr>
                                <w:rFonts w:ascii="Times New Roman" w:hAnsi="Times New Roman" w:cs="Times New Roman"/>
                                <w:sz w:val="18"/>
                                <w:szCs w:val="18"/>
                                <w:rPrChange w:id="1010"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011" w:author="Maino Vieytes, Christian (NIH/NIA/IRP) [F]" w:date="2023-11-15T15:31:00Z">
                                  <w:rPr>
                                    <w:rFonts w:ascii="Times New Roman" w:hAnsi="Times New Roman" w:cs="Times New Roman"/>
                                    <w:sz w:val="20"/>
                                    <w:szCs w:val="20"/>
                                  </w:rPr>
                                </w:rPrChange>
                              </w:rPr>
                              <w:t>Oils</w:t>
                            </w:r>
                          </w:p>
                        </w:tc>
                        <w:tc>
                          <w:tcPr>
                            <w:tcW w:w="1499" w:type="dxa"/>
                            <w:tcBorders>
                              <w:top w:val="nil"/>
                              <w:bottom w:val="nil"/>
                            </w:tcBorders>
                            <w:shd w:val="clear" w:color="auto" w:fill="auto"/>
                            <w:noWrap/>
                            <w:vAlign w:val="center"/>
                            <w:hideMark/>
                          </w:tcPr>
                          <w:p w14:paraId="146DD970" w14:textId="30947228" w:rsidR="0003299C" w:rsidRPr="00972A4F" w:rsidRDefault="0003299C" w:rsidP="0003299C">
                            <w:pPr>
                              <w:spacing w:line="360" w:lineRule="auto"/>
                              <w:jc w:val="center"/>
                              <w:rPr>
                                <w:rFonts w:ascii="Times New Roman" w:hAnsi="Times New Roman" w:cs="Times New Roman"/>
                                <w:sz w:val="18"/>
                                <w:szCs w:val="18"/>
                                <w:rPrChange w:id="1012" w:author="Maino Vieytes, Christian (NIH/NIA/IRP) [F]" w:date="2023-11-15T15:31:00Z">
                                  <w:rPr>
                                    <w:rFonts w:ascii="Times New Roman" w:hAnsi="Times New Roman" w:cs="Times New Roman"/>
                                    <w:sz w:val="20"/>
                                    <w:szCs w:val="20"/>
                                  </w:rPr>
                                </w:rPrChange>
                              </w:rPr>
                            </w:pPr>
                            <w:ins w:id="1013" w:author="Maino Vieytes, Christian (NIH/NIA/IRP) [F]" w:date="2023-11-15T15:22:00Z">
                              <w:r w:rsidRPr="00972A4F">
                                <w:rPr>
                                  <w:rFonts w:ascii="Times New Roman" w:hAnsi="Times New Roman" w:cs="Times New Roman"/>
                                  <w:color w:val="000000"/>
                                  <w:sz w:val="18"/>
                                  <w:szCs w:val="18"/>
                                  <w:rPrChange w:id="1014" w:author="Maino Vieytes, Christian (NIH/NIA/IRP) [F]" w:date="2023-11-15T15:31:00Z">
                                    <w:rPr>
                                      <w:rFonts w:ascii="Calibri" w:hAnsi="Calibri" w:cs="Calibri"/>
                                      <w:color w:val="000000"/>
                                    </w:rPr>
                                  </w:rPrChange>
                                </w:rPr>
                                <w:t>-0.14</w:t>
                              </w:r>
                            </w:ins>
                            <w:del w:id="1015" w:author="Maino Vieytes, Christian (NIH/NIA/IRP) [F]" w:date="2023-11-15T15:22:00Z">
                              <w:r w:rsidRPr="00972A4F" w:rsidDel="00C92AAD">
                                <w:rPr>
                                  <w:rFonts w:ascii="Times New Roman" w:hAnsi="Times New Roman" w:cs="Times New Roman"/>
                                  <w:color w:val="000000"/>
                                  <w:sz w:val="18"/>
                                  <w:szCs w:val="18"/>
                                  <w:rPrChange w:id="1016" w:author="Maino Vieytes, Christian (NIH/NIA/IRP) [F]" w:date="2023-11-15T15:31:00Z">
                                    <w:rPr>
                                      <w:rFonts w:ascii="Times New Roman" w:hAnsi="Times New Roman" w:cs="Times New Roman"/>
                                      <w:color w:val="000000"/>
                                      <w:sz w:val="20"/>
                                      <w:szCs w:val="20"/>
                                    </w:rPr>
                                  </w:rPrChange>
                                </w:rPr>
                                <w:delText>-0.11</w:delText>
                              </w:r>
                            </w:del>
                          </w:p>
                        </w:tc>
                        <w:tc>
                          <w:tcPr>
                            <w:tcW w:w="990" w:type="dxa"/>
                            <w:tcBorders>
                              <w:top w:val="nil"/>
                              <w:bottom w:val="nil"/>
                            </w:tcBorders>
                            <w:shd w:val="clear" w:color="auto" w:fill="auto"/>
                            <w:noWrap/>
                            <w:vAlign w:val="center"/>
                            <w:hideMark/>
                          </w:tcPr>
                          <w:p w14:paraId="4499C29E" w14:textId="044B6FC3" w:rsidR="0003299C" w:rsidRPr="00972A4F" w:rsidRDefault="0003299C" w:rsidP="0003299C">
                            <w:pPr>
                              <w:spacing w:line="360" w:lineRule="auto"/>
                              <w:jc w:val="center"/>
                              <w:rPr>
                                <w:rFonts w:ascii="Times New Roman" w:hAnsi="Times New Roman" w:cs="Times New Roman"/>
                                <w:b/>
                                <w:bCs/>
                                <w:sz w:val="18"/>
                                <w:szCs w:val="18"/>
                                <w:rPrChange w:id="1017" w:author="Maino Vieytes, Christian (NIH/NIA/IRP) [F]" w:date="2023-11-15T15:31:00Z">
                                  <w:rPr>
                                    <w:rFonts w:ascii="Times New Roman" w:hAnsi="Times New Roman" w:cs="Times New Roman"/>
                                    <w:b/>
                                    <w:bCs/>
                                    <w:sz w:val="20"/>
                                    <w:szCs w:val="20"/>
                                  </w:rPr>
                                </w:rPrChange>
                              </w:rPr>
                            </w:pPr>
                            <w:ins w:id="1018" w:author="Maino Vieytes, Christian (NIH/NIA/IRP) [F]" w:date="2023-11-15T15:22:00Z">
                              <w:r w:rsidRPr="00972A4F">
                                <w:rPr>
                                  <w:rFonts w:ascii="Times New Roman" w:hAnsi="Times New Roman" w:cs="Times New Roman"/>
                                  <w:b/>
                                  <w:bCs/>
                                  <w:color w:val="000000"/>
                                  <w:sz w:val="18"/>
                                  <w:szCs w:val="18"/>
                                  <w:rPrChange w:id="1019" w:author="Maino Vieytes, Christian (NIH/NIA/IRP) [F]" w:date="2023-11-15T15:31:00Z">
                                    <w:rPr>
                                      <w:rFonts w:ascii="Calibri" w:hAnsi="Calibri" w:cs="Calibri"/>
                                      <w:color w:val="000000"/>
                                    </w:rPr>
                                  </w:rPrChange>
                                </w:rPr>
                                <w:t>0.31</w:t>
                              </w:r>
                            </w:ins>
                            <w:del w:id="1020" w:author="Maino Vieytes, Christian (NIH/NIA/IRP) [F]" w:date="2023-11-15T15:22:00Z">
                              <w:r w:rsidRPr="00972A4F" w:rsidDel="00C92AAD">
                                <w:rPr>
                                  <w:rFonts w:ascii="Times New Roman" w:hAnsi="Times New Roman" w:cs="Times New Roman"/>
                                  <w:b/>
                                  <w:bCs/>
                                  <w:color w:val="000000"/>
                                  <w:sz w:val="18"/>
                                  <w:szCs w:val="18"/>
                                  <w:rPrChange w:id="1021" w:author="Maino Vieytes, Christian (NIH/NIA/IRP) [F]" w:date="2023-11-15T15:31:00Z">
                                    <w:rPr>
                                      <w:rFonts w:ascii="Times New Roman" w:hAnsi="Times New Roman" w:cs="Times New Roman"/>
                                      <w:color w:val="000000"/>
                                      <w:sz w:val="20"/>
                                      <w:szCs w:val="20"/>
                                    </w:rPr>
                                  </w:rPrChange>
                                </w:rPr>
                                <w:delText>0.24</w:delText>
                              </w:r>
                            </w:del>
                          </w:p>
                        </w:tc>
                        <w:tc>
                          <w:tcPr>
                            <w:tcW w:w="900" w:type="dxa"/>
                            <w:tcBorders>
                              <w:top w:val="nil"/>
                              <w:bottom w:val="nil"/>
                              <w:right w:val="nil"/>
                            </w:tcBorders>
                            <w:shd w:val="clear" w:color="auto" w:fill="auto"/>
                            <w:noWrap/>
                            <w:vAlign w:val="center"/>
                            <w:hideMark/>
                          </w:tcPr>
                          <w:p w14:paraId="59CC0E20" w14:textId="12B9E16A" w:rsidR="0003299C" w:rsidRPr="00972A4F" w:rsidRDefault="0003299C" w:rsidP="0003299C">
                            <w:pPr>
                              <w:spacing w:line="360" w:lineRule="auto"/>
                              <w:jc w:val="center"/>
                              <w:rPr>
                                <w:rFonts w:ascii="Times New Roman" w:hAnsi="Times New Roman" w:cs="Times New Roman"/>
                                <w:sz w:val="18"/>
                                <w:szCs w:val="18"/>
                                <w:rPrChange w:id="1022" w:author="Maino Vieytes, Christian (NIH/NIA/IRP) [F]" w:date="2023-11-15T15:31:00Z">
                                  <w:rPr>
                                    <w:rFonts w:ascii="Times New Roman" w:hAnsi="Times New Roman" w:cs="Times New Roman"/>
                                    <w:sz w:val="20"/>
                                    <w:szCs w:val="20"/>
                                  </w:rPr>
                                </w:rPrChange>
                              </w:rPr>
                            </w:pPr>
                            <w:ins w:id="1023" w:author="Maino Vieytes, Christian (NIH/NIA/IRP) [F]" w:date="2023-11-15T15:22:00Z">
                              <w:r w:rsidRPr="00972A4F">
                                <w:rPr>
                                  <w:rFonts w:ascii="Times New Roman" w:hAnsi="Times New Roman" w:cs="Times New Roman"/>
                                  <w:color w:val="000000"/>
                                  <w:sz w:val="18"/>
                                  <w:szCs w:val="18"/>
                                  <w:rPrChange w:id="1024" w:author="Maino Vieytes, Christian (NIH/NIA/IRP) [F]" w:date="2023-11-15T15:31:00Z">
                                    <w:rPr>
                                      <w:rFonts w:ascii="Calibri" w:hAnsi="Calibri" w:cs="Calibri"/>
                                      <w:color w:val="000000"/>
                                    </w:rPr>
                                  </w:rPrChange>
                                </w:rPr>
                                <w:t>-0.18</w:t>
                              </w:r>
                            </w:ins>
                            <w:del w:id="1025" w:author="Maino Vieytes, Christian (NIH/NIA/IRP) [F]" w:date="2023-11-15T15:22:00Z">
                              <w:r w:rsidRPr="00972A4F" w:rsidDel="00C92AAD">
                                <w:rPr>
                                  <w:rFonts w:ascii="Times New Roman" w:hAnsi="Times New Roman" w:cs="Times New Roman"/>
                                  <w:color w:val="000000"/>
                                  <w:sz w:val="18"/>
                                  <w:szCs w:val="18"/>
                                  <w:rPrChange w:id="1026" w:author="Maino Vieytes, Christian (NIH/NIA/IRP) [F]" w:date="2023-11-15T15:31:00Z">
                                    <w:rPr>
                                      <w:rFonts w:ascii="Times New Roman" w:hAnsi="Times New Roman" w:cs="Times New Roman"/>
                                      <w:color w:val="000000"/>
                                      <w:sz w:val="20"/>
                                      <w:szCs w:val="20"/>
                                    </w:rPr>
                                  </w:rPrChange>
                                </w:rPr>
                                <w:delText>-0.05</w:delText>
                              </w:r>
                            </w:del>
                          </w:p>
                        </w:tc>
                        <w:tc>
                          <w:tcPr>
                            <w:tcW w:w="1350" w:type="dxa"/>
                            <w:tcBorders>
                              <w:top w:val="nil"/>
                              <w:left w:val="nil"/>
                              <w:bottom w:val="nil"/>
                              <w:right w:val="single" w:sz="4" w:space="0" w:color="auto"/>
                            </w:tcBorders>
                            <w:vAlign w:val="center"/>
                          </w:tcPr>
                          <w:p w14:paraId="0446BC98" w14:textId="7F293194" w:rsidR="0003299C" w:rsidRPr="00972A4F" w:rsidRDefault="0003299C" w:rsidP="0003299C">
                            <w:pPr>
                              <w:spacing w:line="360" w:lineRule="auto"/>
                              <w:jc w:val="center"/>
                              <w:rPr>
                                <w:rFonts w:ascii="Times New Roman" w:hAnsi="Times New Roman" w:cs="Times New Roman"/>
                                <w:color w:val="000000"/>
                                <w:sz w:val="18"/>
                                <w:szCs w:val="18"/>
                                <w:rPrChange w:id="1027" w:author="Maino Vieytes, Christian (NIH/NIA/IRP) [F]" w:date="2023-11-15T15:31:00Z">
                                  <w:rPr>
                                    <w:rFonts w:ascii="Times New Roman" w:hAnsi="Times New Roman" w:cs="Times New Roman"/>
                                    <w:color w:val="000000"/>
                                    <w:sz w:val="20"/>
                                    <w:szCs w:val="20"/>
                                  </w:rPr>
                                </w:rPrChange>
                              </w:rPr>
                            </w:pPr>
                            <w:ins w:id="1028" w:author="Maino Vieytes, Christian (NIH/NIA/IRP) [F]" w:date="2023-11-15T15:22:00Z">
                              <w:r w:rsidRPr="00972A4F">
                                <w:rPr>
                                  <w:rFonts w:ascii="Times New Roman" w:hAnsi="Times New Roman" w:cs="Times New Roman"/>
                                  <w:color w:val="000000"/>
                                  <w:sz w:val="18"/>
                                  <w:szCs w:val="18"/>
                                  <w:rPrChange w:id="1029" w:author="Maino Vieytes, Christian (NIH/NIA/IRP) [F]" w:date="2023-11-15T15:31:00Z">
                                    <w:rPr>
                                      <w:rFonts w:ascii="Calibri" w:hAnsi="Calibri" w:cs="Calibri"/>
                                      <w:color w:val="000000"/>
                                    </w:rPr>
                                  </w:rPrChange>
                                </w:rPr>
                                <w:t>0.26</w:t>
                              </w:r>
                            </w:ins>
                            <w:del w:id="1030" w:author="Maino Vieytes, Christian (NIH/NIA/IRP) [F]" w:date="2023-11-15T15:22:00Z">
                              <w:r w:rsidRPr="00972A4F" w:rsidDel="00C92AAD">
                                <w:rPr>
                                  <w:rFonts w:ascii="Times New Roman" w:hAnsi="Times New Roman" w:cs="Times New Roman"/>
                                  <w:color w:val="000000"/>
                                  <w:sz w:val="18"/>
                                  <w:szCs w:val="18"/>
                                  <w:rPrChange w:id="1031" w:author="Maino Vieytes, Christian (NIH/NIA/IRP) [F]" w:date="2023-11-15T15:31:00Z">
                                    <w:rPr>
                                      <w:rFonts w:ascii="Times New Roman" w:hAnsi="Times New Roman" w:cs="Times New Roman"/>
                                      <w:color w:val="000000"/>
                                      <w:sz w:val="20"/>
                                      <w:szCs w:val="20"/>
                                    </w:rPr>
                                  </w:rPrChange>
                                </w:rPr>
                                <w:delText>0.24</w:delText>
                              </w:r>
                            </w:del>
                          </w:p>
                        </w:tc>
                      </w:tr>
                      <w:tr w:rsidR="0003299C" w:rsidRPr="00972A4F" w14:paraId="5B88C4A0" w14:textId="77777777" w:rsidTr="00972A4F">
                        <w:tc>
                          <w:tcPr>
                            <w:tcW w:w="2187" w:type="dxa"/>
                            <w:gridSpan w:val="2"/>
                            <w:tcBorders>
                              <w:top w:val="nil"/>
                              <w:left w:val="single" w:sz="4" w:space="0" w:color="auto"/>
                              <w:bottom w:val="nil"/>
                            </w:tcBorders>
                            <w:shd w:val="clear" w:color="auto" w:fill="auto"/>
                            <w:vAlign w:val="center"/>
                          </w:tcPr>
                          <w:p w14:paraId="10ADCCAC" w14:textId="77777777" w:rsidR="0003299C" w:rsidRPr="00972A4F" w:rsidRDefault="0003299C" w:rsidP="0003299C">
                            <w:pPr>
                              <w:spacing w:line="360" w:lineRule="auto"/>
                              <w:rPr>
                                <w:rFonts w:ascii="Times New Roman" w:hAnsi="Times New Roman" w:cs="Times New Roman"/>
                                <w:sz w:val="18"/>
                                <w:szCs w:val="18"/>
                                <w:rPrChange w:id="1032"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033" w:author="Maino Vieytes, Christian (NIH/NIA/IRP) [F]" w:date="2023-11-15T15:31:00Z">
                                  <w:rPr>
                                    <w:rFonts w:ascii="Times New Roman" w:hAnsi="Times New Roman" w:cs="Times New Roman"/>
                                    <w:sz w:val="20"/>
                                    <w:szCs w:val="20"/>
                                  </w:rPr>
                                </w:rPrChange>
                              </w:rPr>
                              <w:t>Milk</w:t>
                            </w:r>
                          </w:p>
                        </w:tc>
                        <w:tc>
                          <w:tcPr>
                            <w:tcW w:w="1499" w:type="dxa"/>
                            <w:tcBorders>
                              <w:top w:val="nil"/>
                              <w:bottom w:val="nil"/>
                            </w:tcBorders>
                            <w:shd w:val="clear" w:color="auto" w:fill="auto"/>
                            <w:noWrap/>
                            <w:vAlign w:val="center"/>
                            <w:hideMark/>
                          </w:tcPr>
                          <w:p w14:paraId="76918FF6" w14:textId="00904B72" w:rsidR="0003299C" w:rsidRPr="00972A4F" w:rsidRDefault="0003299C" w:rsidP="0003299C">
                            <w:pPr>
                              <w:spacing w:line="360" w:lineRule="auto"/>
                              <w:jc w:val="center"/>
                              <w:rPr>
                                <w:rFonts w:ascii="Times New Roman" w:hAnsi="Times New Roman" w:cs="Times New Roman"/>
                                <w:sz w:val="18"/>
                                <w:szCs w:val="18"/>
                                <w:rPrChange w:id="1034" w:author="Maino Vieytes, Christian (NIH/NIA/IRP) [F]" w:date="2023-11-15T15:31:00Z">
                                  <w:rPr>
                                    <w:rFonts w:ascii="Times New Roman" w:hAnsi="Times New Roman" w:cs="Times New Roman"/>
                                    <w:sz w:val="20"/>
                                    <w:szCs w:val="20"/>
                                  </w:rPr>
                                </w:rPrChange>
                              </w:rPr>
                            </w:pPr>
                            <w:ins w:id="1035" w:author="Maino Vieytes, Christian (NIH/NIA/IRP) [F]" w:date="2023-11-15T15:22:00Z">
                              <w:r w:rsidRPr="00972A4F">
                                <w:rPr>
                                  <w:rFonts w:ascii="Times New Roman" w:hAnsi="Times New Roman" w:cs="Times New Roman"/>
                                  <w:color w:val="000000"/>
                                  <w:sz w:val="18"/>
                                  <w:szCs w:val="18"/>
                                  <w:rPrChange w:id="1036" w:author="Maino Vieytes, Christian (NIH/NIA/IRP) [F]" w:date="2023-11-15T15:31:00Z">
                                    <w:rPr>
                                      <w:rFonts w:ascii="Calibri" w:hAnsi="Calibri" w:cs="Calibri"/>
                                      <w:color w:val="000000"/>
                                    </w:rPr>
                                  </w:rPrChange>
                                </w:rPr>
                                <w:t>-0.070</w:t>
                              </w:r>
                            </w:ins>
                            <w:del w:id="1037" w:author="Maino Vieytes, Christian (NIH/NIA/IRP) [F]" w:date="2023-11-15T15:22:00Z">
                              <w:r w:rsidRPr="00972A4F" w:rsidDel="00C92AAD">
                                <w:rPr>
                                  <w:rFonts w:ascii="Times New Roman" w:hAnsi="Times New Roman" w:cs="Times New Roman"/>
                                  <w:color w:val="000000"/>
                                  <w:sz w:val="18"/>
                                  <w:szCs w:val="18"/>
                                  <w:rPrChange w:id="1038" w:author="Maino Vieytes, Christian (NIH/NIA/IRP) [F]" w:date="2023-11-15T15:31:00Z">
                                    <w:rPr>
                                      <w:rFonts w:ascii="Times New Roman" w:hAnsi="Times New Roman" w:cs="Times New Roman"/>
                                      <w:color w:val="000000"/>
                                      <w:sz w:val="20"/>
                                      <w:szCs w:val="20"/>
                                    </w:rPr>
                                  </w:rPrChange>
                                </w:rPr>
                                <w:delText>-0.04</w:delText>
                              </w:r>
                            </w:del>
                          </w:p>
                        </w:tc>
                        <w:tc>
                          <w:tcPr>
                            <w:tcW w:w="990" w:type="dxa"/>
                            <w:tcBorders>
                              <w:top w:val="nil"/>
                              <w:bottom w:val="nil"/>
                            </w:tcBorders>
                            <w:shd w:val="clear" w:color="auto" w:fill="auto"/>
                            <w:noWrap/>
                            <w:vAlign w:val="center"/>
                            <w:hideMark/>
                          </w:tcPr>
                          <w:p w14:paraId="38026904" w14:textId="4DD36D94" w:rsidR="0003299C" w:rsidRPr="00972A4F" w:rsidRDefault="0003299C" w:rsidP="0003299C">
                            <w:pPr>
                              <w:spacing w:line="360" w:lineRule="auto"/>
                              <w:jc w:val="center"/>
                              <w:rPr>
                                <w:rFonts w:ascii="Times New Roman" w:hAnsi="Times New Roman" w:cs="Times New Roman"/>
                                <w:sz w:val="18"/>
                                <w:szCs w:val="18"/>
                                <w:rPrChange w:id="1039" w:author="Maino Vieytes, Christian (NIH/NIA/IRP) [F]" w:date="2023-11-15T15:31:00Z">
                                  <w:rPr>
                                    <w:rFonts w:ascii="Times New Roman" w:hAnsi="Times New Roman" w:cs="Times New Roman"/>
                                    <w:sz w:val="20"/>
                                    <w:szCs w:val="20"/>
                                  </w:rPr>
                                </w:rPrChange>
                              </w:rPr>
                            </w:pPr>
                            <w:ins w:id="1040" w:author="Maino Vieytes, Christian (NIH/NIA/IRP) [F]" w:date="2023-11-15T15:22:00Z">
                              <w:r w:rsidRPr="00972A4F">
                                <w:rPr>
                                  <w:rFonts w:ascii="Times New Roman" w:hAnsi="Times New Roman" w:cs="Times New Roman"/>
                                  <w:color w:val="000000"/>
                                  <w:sz w:val="18"/>
                                  <w:szCs w:val="18"/>
                                  <w:rPrChange w:id="1041" w:author="Maino Vieytes, Christian (NIH/NIA/IRP) [F]" w:date="2023-11-15T15:31:00Z">
                                    <w:rPr>
                                      <w:rFonts w:ascii="Calibri" w:hAnsi="Calibri" w:cs="Calibri"/>
                                      <w:color w:val="000000"/>
                                    </w:rPr>
                                  </w:rPrChange>
                                </w:rPr>
                                <w:t>0.090</w:t>
                              </w:r>
                            </w:ins>
                            <w:del w:id="1042" w:author="Maino Vieytes, Christian (NIH/NIA/IRP) [F]" w:date="2023-11-15T15:22:00Z">
                              <w:r w:rsidRPr="00972A4F" w:rsidDel="00C92AAD">
                                <w:rPr>
                                  <w:rFonts w:ascii="Times New Roman" w:hAnsi="Times New Roman" w:cs="Times New Roman"/>
                                  <w:color w:val="000000"/>
                                  <w:sz w:val="18"/>
                                  <w:szCs w:val="18"/>
                                  <w:rPrChange w:id="1043" w:author="Maino Vieytes, Christian (NIH/NIA/IRP) [F]" w:date="2023-11-15T15:31:00Z">
                                    <w:rPr>
                                      <w:rFonts w:ascii="Times New Roman" w:hAnsi="Times New Roman" w:cs="Times New Roman"/>
                                      <w:color w:val="000000"/>
                                      <w:sz w:val="20"/>
                                      <w:szCs w:val="20"/>
                                    </w:rPr>
                                  </w:rPrChange>
                                </w:rPr>
                                <w:delText>-0.06</w:delText>
                              </w:r>
                            </w:del>
                          </w:p>
                        </w:tc>
                        <w:tc>
                          <w:tcPr>
                            <w:tcW w:w="900" w:type="dxa"/>
                            <w:tcBorders>
                              <w:top w:val="nil"/>
                              <w:bottom w:val="nil"/>
                              <w:right w:val="nil"/>
                            </w:tcBorders>
                            <w:shd w:val="clear" w:color="auto" w:fill="auto"/>
                            <w:noWrap/>
                            <w:vAlign w:val="center"/>
                            <w:hideMark/>
                          </w:tcPr>
                          <w:p w14:paraId="4F83894E" w14:textId="314F95BD" w:rsidR="0003299C" w:rsidRPr="00972A4F" w:rsidRDefault="0003299C" w:rsidP="0003299C">
                            <w:pPr>
                              <w:spacing w:line="360" w:lineRule="auto"/>
                              <w:jc w:val="center"/>
                              <w:rPr>
                                <w:rFonts w:ascii="Times New Roman" w:hAnsi="Times New Roman" w:cs="Times New Roman"/>
                                <w:b/>
                                <w:bCs/>
                                <w:sz w:val="18"/>
                                <w:szCs w:val="18"/>
                                <w:rPrChange w:id="1044" w:author="Maino Vieytes, Christian (NIH/NIA/IRP) [F]" w:date="2023-11-15T15:31:00Z">
                                  <w:rPr>
                                    <w:rFonts w:ascii="Times New Roman" w:hAnsi="Times New Roman" w:cs="Times New Roman"/>
                                    <w:sz w:val="20"/>
                                    <w:szCs w:val="20"/>
                                  </w:rPr>
                                </w:rPrChange>
                              </w:rPr>
                            </w:pPr>
                            <w:ins w:id="1045" w:author="Maino Vieytes, Christian (NIH/NIA/IRP) [F]" w:date="2023-11-15T15:22:00Z">
                              <w:r w:rsidRPr="00972A4F">
                                <w:rPr>
                                  <w:rFonts w:ascii="Times New Roman" w:hAnsi="Times New Roman" w:cs="Times New Roman"/>
                                  <w:b/>
                                  <w:bCs/>
                                  <w:color w:val="000000"/>
                                  <w:sz w:val="18"/>
                                  <w:szCs w:val="18"/>
                                  <w:rPrChange w:id="1046" w:author="Maino Vieytes, Christian (NIH/NIA/IRP) [F]" w:date="2023-11-15T15:31:00Z">
                                    <w:rPr>
                                      <w:rFonts w:ascii="Calibri" w:hAnsi="Calibri" w:cs="Calibri"/>
                                      <w:color w:val="000000"/>
                                    </w:rPr>
                                  </w:rPrChange>
                                </w:rPr>
                                <w:t>0.45</w:t>
                              </w:r>
                            </w:ins>
                            <w:del w:id="1047" w:author="Maino Vieytes, Christian (NIH/NIA/IRP) [F]" w:date="2023-11-15T15:22:00Z">
                              <w:r w:rsidRPr="00972A4F" w:rsidDel="00C92AAD">
                                <w:rPr>
                                  <w:rFonts w:ascii="Times New Roman" w:hAnsi="Times New Roman" w:cs="Times New Roman"/>
                                  <w:b/>
                                  <w:bCs/>
                                  <w:color w:val="000000"/>
                                  <w:sz w:val="18"/>
                                  <w:szCs w:val="18"/>
                                  <w:rPrChange w:id="1048" w:author="Maino Vieytes, Christian (NIH/NIA/IRP) [F]" w:date="2023-11-15T15:31:00Z">
                                    <w:rPr>
                                      <w:rFonts w:ascii="Times New Roman" w:hAnsi="Times New Roman" w:cs="Times New Roman"/>
                                      <w:color w:val="000000"/>
                                      <w:sz w:val="20"/>
                                      <w:szCs w:val="20"/>
                                    </w:rPr>
                                  </w:rPrChange>
                                </w:rPr>
                                <w:delText>0.02</w:delText>
                              </w:r>
                            </w:del>
                          </w:p>
                        </w:tc>
                        <w:tc>
                          <w:tcPr>
                            <w:tcW w:w="1350" w:type="dxa"/>
                            <w:tcBorders>
                              <w:top w:val="nil"/>
                              <w:left w:val="nil"/>
                              <w:bottom w:val="nil"/>
                              <w:right w:val="single" w:sz="4" w:space="0" w:color="auto"/>
                            </w:tcBorders>
                            <w:vAlign w:val="center"/>
                          </w:tcPr>
                          <w:p w14:paraId="043760C9" w14:textId="364B5981" w:rsidR="0003299C" w:rsidRPr="00972A4F" w:rsidRDefault="0003299C" w:rsidP="0003299C">
                            <w:pPr>
                              <w:spacing w:line="360" w:lineRule="auto"/>
                              <w:jc w:val="center"/>
                              <w:rPr>
                                <w:rFonts w:ascii="Times New Roman" w:hAnsi="Times New Roman" w:cs="Times New Roman"/>
                                <w:color w:val="000000"/>
                                <w:sz w:val="18"/>
                                <w:szCs w:val="18"/>
                                <w:rPrChange w:id="1049" w:author="Maino Vieytes, Christian (NIH/NIA/IRP) [F]" w:date="2023-11-15T15:31:00Z">
                                  <w:rPr>
                                    <w:rFonts w:ascii="Times New Roman" w:hAnsi="Times New Roman" w:cs="Times New Roman"/>
                                    <w:color w:val="000000"/>
                                    <w:sz w:val="20"/>
                                    <w:szCs w:val="20"/>
                                  </w:rPr>
                                </w:rPrChange>
                              </w:rPr>
                            </w:pPr>
                            <w:ins w:id="1050" w:author="Maino Vieytes, Christian (NIH/NIA/IRP) [F]" w:date="2023-11-15T15:22:00Z">
                              <w:r w:rsidRPr="00972A4F">
                                <w:rPr>
                                  <w:rFonts w:ascii="Times New Roman" w:hAnsi="Times New Roman" w:cs="Times New Roman"/>
                                  <w:color w:val="000000"/>
                                  <w:sz w:val="18"/>
                                  <w:szCs w:val="18"/>
                                  <w:rPrChange w:id="1051" w:author="Maino Vieytes, Christian (NIH/NIA/IRP) [F]" w:date="2023-11-15T15:31:00Z">
                                    <w:rPr>
                                      <w:rFonts w:ascii="Calibri" w:hAnsi="Calibri" w:cs="Calibri"/>
                                      <w:color w:val="000000"/>
                                    </w:rPr>
                                  </w:rPrChange>
                                </w:rPr>
                                <w:t>0.16</w:t>
                              </w:r>
                            </w:ins>
                            <w:del w:id="1052" w:author="Maino Vieytes, Christian (NIH/NIA/IRP) [F]" w:date="2023-11-15T15:22:00Z">
                              <w:r w:rsidRPr="00972A4F" w:rsidDel="00C92AAD">
                                <w:rPr>
                                  <w:rFonts w:ascii="Times New Roman" w:hAnsi="Times New Roman" w:cs="Times New Roman"/>
                                  <w:color w:val="000000"/>
                                  <w:sz w:val="18"/>
                                  <w:szCs w:val="18"/>
                                  <w:rPrChange w:id="1053" w:author="Maino Vieytes, Christian (NIH/NIA/IRP) [F]" w:date="2023-11-15T15:31:00Z">
                                    <w:rPr>
                                      <w:rFonts w:ascii="Times New Roman" w:hAnsi="Times New Roman" w:cs="Times New Roman"/>
                                      <w:color w:val="000000"/>
                                      <w:sz w:val="20"/>
                                      <w:szCs w:val="20"/>
                                    </w:rPr>
                                  </w:rPrChange>
                                </w:rPr>
                                <w:delText>0.16</w:delText>
                              </w:r>
                            </w:del>
                          </w:p>
                        </w:tc>
                      </w:tr>
                      <w:tr w:rsidR="0003299C" w:rsidRPr="00972A4F" w14:paraId="2F9E7980" w14:textId="77777777" w:rsidTr="00972A4F">
                        <w:tc>
                          <w:tcPr>
                            <w:tcW w:w="2187" w:type="dxa"/>
                            <w:gridSpan w:val="2"/>
                            <w:tcBorders>
                              <w:top w:val="nil"/>
                              <w:left w:val="single" w:sz="4" w:space="0" w:color="auto"/>
                              <w:bottom w:val="nil"/>
                            </w:tcBorders>
                            <w:shd w:val="clear" w:color="auto" w:fill="auto"/>
                            <w:vAlign w:val="center"/>
                          </w:tcPr>
                          <w:p w14:paraId="28EC2483" w14:textId="77777777" w:rsidR="0003299C" w:rsidRPr="00972A4F" w:rsidRDefault="0003299C" w:rsidP="0003299C">
                            <w:pPr>
                              <w:spacing w:line="360" w:lineRule="auto"/>
                              <w:rPr>
                                <w:rFonts w:ascii="Times New Roman" w:hAnsi="Times New Roman" w:cs="Times New Roman"/>
                                <w:sz w:val="18"/>
                                <w:szCs w:val="18"/>
                                <w:rPrChange w:id="1054"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055" w:author="Maino Vieytes, Christian (NIH/NIA/IRP) [F]" w:date="2023-11-15T15:31:00Z">
                                  <w:rPr>
                                    <w:rFonts w:ascii="Times New Roman" w:hAnsi="Times New Roman" w:cs="Times New Roman"/>
                                    <w:sz w:val="20"/>
                                    <w:szCs w:val="20"/>
                                  </w:rPr>
                                </w:rPrChange>
                              </w:rPr>
                              <w:t>Yogurt</w:t>
                            </w:r>
                          </w:p>
                        </w:tc>
                        <w:tc>
                          <w:tcPr>
                            <w:tcW w:w="1499" w:type="dxa"/>
                            <w:tcBorders>
                              <w:top w:val="nil"/>
                              <w:bottom w:val="nil"/>
                            </w:tcBorders>
                            <w:shd w:val="clear" w:color="auto" w:fill="auto"/>
                            <w:noWrap/>
                            <w:vAlign w:val="center"/>
                            <w:hideMark/>
                          </w:tcPr>
                          <w:p w14:paraId="06418F22" w14:textId="64A46C68" w:rsidR="0003299C" w:rsidRPr="00972A4F" w:rsidRDefault="0003299C" w:rsidP="0003299C">
                            <w:pPr>
                              <w:spacing w:line="360" w:lineRule="auto"/>
                              <w:jc w:val="center"/>
                              <w:rPr>
                                <w:rFonts w:ascii="Times New Roman" w:hAnsi="Times New Roman" w:cs="Times New Roman"/>
                                <w:b/>
                                <w:bCs/>
                                <w:sz w:val="18"/>
                                <w:szCs w:val="18"/>
                                <w:rPrChange w:id="1056" w:author="Maino Vieytes, Christian (NIH/NIA/IRP) [F]" w:date="2023-11-15T15:31:00Z">
                                  <w:rPr>
                                    <w:rFonts w:ascii="Times New Roman" w:hAnsi="Times New Roman" w:cs="Times New Roman"/>
                                    <w:sz w:val="20"/>
                                    <w:szCs w:val="20"/>
                                  </w:rPr>
                                </w:rPrChange>
                              </w:rPr>
                            </w:pPr>
                            <w:ins w:id="1057" w:author="Maino Vieytes, Christian (NIH/NIA/IRP) [F]" w:date="2023-11-15T15:22:00Z">
                              <w:r w:rsidRPr="00972A4F">
                                <w:rPr>
                                  <w:rFonts w:ascii="Times New Roman" w:hAnsi="Times New Roman" w:cs="Times New Roman"/>
                                  <w:b/>
                                  <w:bCs/>
                                  <w:color w:val="000000"/>
                                  <w:sz w:val="18"/>
                                  <w:szCs w:val="18"/>
                                  <w:rPrChange w:id="1058" w:author="Maino Vieytes, Christian (NIH/NIA/IRP) [F]" w:date="2023-11-15T15:31:00Z">
                                    <w:rPr>
                                      <w:rFonts w:ascii="Calibri" w:hAnsi="Calibri" w:cs="Calibri"/>
                                      <w:color w:val="000000"/>
                                    </w:rPr>
                                  </w:rPrChange>
                                </w:rPr>
                                <w:t>-0.31</w:t>
                              </w:r>
                            </w:ins>
                            <w:del w:id="1059" w:author="Maino Vieytes, Christian (NIH/NIA/IRP) [F]" w:date="2023-11-15T15:22:00Z">
                              <w:r w:rsidRPr="00972A4F" w:rsidDel="00C92AAD">
                                <w:rPr>
                                  <w:rFonts w:ascii="Times New Roman" w:hAnsi="Times New Roman" w:cs="Times New Roman"/>
                                  <w:b/>
                                  <w:bCs/>
                                  <w:color w:val="000000"/>
                                  <w:sz w:val="18"/>
                                  <w:szCs w:val="18"/>
                                  <w:rPrChange w:id="1060" w:author="Maino Vieytes, Christian (NIH/NIA/IRP) [F]" w:date="2023-11-15T15:31:00Z">
                                    <w:rPr>
                                      <w:rFonts w:ascii="Times New Roman" w:hAnsi="Times New Roman" w:cs="Times New Roman"/>
                                      <w:color w:val="000000"/>
                                      <w:sz w:val="20"/>
                                      <w:szCs w:val="20"/>
                                    </w:rPr>
                                  </w:rPrChange>
                                </w:rPr>
                                <w:delText>-0.09</w:delText>
                              </w:r>
                            </w:del>
                          </w:p>
                        </w:tc>
                        <w:tc>
                          <w:tcPr>
                            <w:tcW w:w="990" w:type="dxa"/>
                            <w:tcBorders>
                              <w:top w:val="nil"/>
                              <w:bottom w:val="nil"/>
                            </w:tcBorders>
                            <w:shd w:val="clear" w:color="auto" w:fill="auto"/>
                            <w:noWrap/>
                            <w:vAlign w:val="center"/>
                            <w:hideMark/>
                          </w:tcPr>
                          <w:p w14:paraId="76CC4C06" w14:textId="2D205DE5" w:rsidR="0003299C" w:rsidRPr="00972A4F" w:rsidRDefault="0003299C" w:rsidP="0003299C">
                            <w:pPr>
                              <w:spacing w:line="360" w:lineRule="auto"/>
                              <w:jc w:val="center"/>
                              <w:rPr>
                                <w:rFonts w:ascii="Times New Roman" w:hAnsi="Times New Roman" w:cs="Times New Roman"/>
                                <w:sz w:val="18"/>
                                <w:szCs w:val="18"/>
                                <w:rPrChange w:id="1061" w:author="Maino Vieytes, Christian (NIH/NIA/IRP) [F]" w:date="2023-11-15T15:31:00Z">
                                  <w:rPr>
                                    <w:rFonts w:ascii="Times New Roman" w:hAnsi="Times New Roman" w:cs="Times New Roman"/>
                                    <w:sz w:val="20"/>
                                    <w:szCs w:val="20"/>
                                  </w:rPr>
                                </w:rPrChange>
                              </w:rPr>
                            </w:pPr>
                            <w:ins w:id="1062" w:author="Maino Vieytes, Christian (NIH/NIA/IRP) [F]" w:date="2023-11-15T15:22:00Z">
                              <w:r w:rsidRPr="00972A4F">
                                <w:rPr>
                                  <w:rFonts w:ascii="Times New Roman" w:hAnsi="Times New Roman" w:cs="Times New Roman"/>
                                  <w:color w:val="000000"/>
                                  <w:sz w:val="18"/>
                                  <w:szCs w:val="18"/>
                                  <w:rPrChange w:id="1063" w:author="Maino Vieytes, Christian (NIH/NIA/IRP) [F]" w:date="2023-11-15T15:31:00Z">
                                    <w:rPr>
                                      <w:rFonts w:ascii="Calibri" w:hAnsi="Calibri" w:cs="Calibri"/>
                                      <w:color w:val="000000"/>
                                    </w:rPr>
                                  </w:rPrChange>
                                </w:rPr>
                                <w:t>-0.060</w:t>
                              </w:r>
                            </w:ins>
                            <w:del w:id="1064" w:author="Maino Vieytes, Christian (NIH/NIA/IRP) [F]" w:date="2023-11-15T15:22:00Z">
                              <w:r w:rsidRPr="00972A4F" w:rsidDel="00C92AAD">
                                <w:rPr>
                                  <w:rFonts w:ascii="Times New Roman" w:hAnsi="Times New Roman" w:cs="Times New Roman"/>
                                  <w:color w:val="000000"/>
                                  <w:sz w:val="18"/>
                                  <w:szCs w:val="18"/>
                                  <w:rPrChange w:id="1065" w:author="Maino Vieytes, Christian (NIH/NIA/IRP) [F]" w:date="2023-11-15T15:31:00Z">
                                    <w:rPr>
                                      <w:rFonts w:ascii="Times New Roman" w:hAnsi="Times New Roman" w:cs="Times New Roman"/>
                                      <w:color w:val="000000"/>
                                      <w:sz w:val="20"/>
                                      <w:szCs w:val="20"/>
                                    </w:rPr>
                                  </w:rPrChange>
                                </w:rPr>
                                <w:delText>0.04</w:delText>
                              </w:r>
                            </w:del>
                          </w:p>
                        </w:tc>
                        <w:tc>
                          <w:tcPr>
                            <w:tcW w:w="900" w:type="dxa"/>
                            <w:tcBorders>
                              <w:top w:val="nil"/>
                              <w:bottom w:val="nil"/>
                              <w:right w:val="nil"/>
                            </w:tcBorders>
                            <w:shd w:val="clear" w:color="auto" w:fill="auto"/>
                            <w:noWrap/>
                            <w:vAlign w:val="center"/>
                            <w:hideMark/>
                          </w:tcPr>
                          <w:p w14:paraId="168D7A4B" w14:textId="31822A22" w:rsidR="0003299C" w:rsidRPr="00972A4F" w:rsidRDefault="0003299C" w:rsidP="0003299C">
                            <w:pPr>
                              <w:spacing w:line="360" w:lineRule="auto"/>
                              <w:jc w:val="center"/>
                              <w:rPr>
                                <w:rFonts w:ascii="Times New Roman" w:hAnsi="Times New Roman" w:cs="Times New Roman"/>
                                <w:b/>
                                <w:bCs/>
                                <w:sz w:val="18"/>
                                <w:szCs w:val="18"/>
                                <w:rPrChange w:id="1066" w:author="Maino Vieytes, Christian (NIH/NIA/IRP) [F]" w:date="2023-11-15T15:31:00Z">
                                  <w:rPr>
                                    <w:rFonts w:ascii="Times New Roman" w:hAnsi="Times New Roman" w:cs="Times New Roman"/>
                                    <w:b/>
                                    <w:bCs/>
                                    <w:sz w:val="20"/>
                                    <w:szCs w:val="20"/>
                                  </w:rPr>
                                </w:rPrChange>
                              </w:rPr>
                            </w:pPr>
                            <w:ins w:id="1067" w:author="Maino Vieytes, Christian (NIH/NIA/IRP) [F]" w:date="2023-11-15T15:22:00Z">
                              <w:r w:rsidRPr="00972A4F">
                                <w:rPr>
                                  <w:rFonts w:ascii="Times New Roman" w:hAnsi="Times New Roman" w:cs="Times New Roman"/>
                                  <w:color w:val="000000"/>
                                  <w:sz w:val="18"/>
                                  <w:szCs w:val="18"/>
                                  <w:rPrChange w:id="1068" w:author="Maino Vieytes, Christian (NIH/NIA/IRP) [F]" w:date="2023-11-15T15:31:00Z">
                                    <w:rPr>
                                      <w:rFonts w:ascii="Calibri" w:hAnsi="Calibri" w:cs="Calibri"/>
                                      <w:color w:val="000000"/>
                                    </w:rPr>
                                  </w:rPrChange>
                                </w:rPr>
                                <w:t>0.040</w:t>
                              </w:r>
                            </w:ins>
                            <w:del w:id="1069" w:author="Maino Vieytes, Christian (NIH/NIA/IRP) [F]" w:date="2023-11-15T15:22:00Z">
                              <w:r w:rsidRPr="00972A4F" w:rsidDel="00C92AAD">
                                <w:rPr>
                                  <w:rFonts w:ascii="Times New Roman" w:hAnsi="Times New Roman" w:cs="Times New Roman"/>
                                  <w:b/>
                                  <w:bCs/>
                                  <w:color w:val="000000"/>
                                  <w:sz w:val="18"/>
                                  <w:szCs w:val="18"/>
                                  <w:rPrChange w:id="1070" w:author="Maino Vieytes, Christian (NIH/NIA/IRP) [F]" w:date="2023-11-15T15:31:00Z">
                                    <w:rPr>
                                      <w:rFonts w:ascii="Times New Roman" w:hAnsi="Times New Roman" w:cs="Times New Roman"/>
                                      <w:b/>
                                      <w:bCs/>
                                      <w:color w:val="000000"/>
                                      <w:sz w:val="20"/>
                                      <w:szCs w:val="20"/>
                                    </w:rPr>
                                  </w:rPrChange>
                                </w:rPr>
                                <w:delText>0.31</w:delText>
                              </w:r>
                            </w:del>
                          </w:p>
                        </w:tc>
                        <w:tc>
                          <w:tcPr>
                            <w:tcW w:w="1350" w:type="dxa"/>
                            <w:tcBorders>
                              <w:top w:val="nil"/>
                              <w:left w:val="nil"/>
                              <w:bottom w:val="nil"/>
                              <w:right w:val="single" w:sz="4" w:space="0" w:color="auto"/>
                            </w:tcBorders>
                            <w:vAlign w:val="center"/>
                          </w:tcPr>
                          <w:p w14:paraId="4C994951" w14:textId="64927D52" w:rsidR="0003299C" w:rsidRPr="00972A4F" w:rsidRDefault="0003299C" w:rsidP="0003299C">
                            <w:pPr>
                              <w:spacing w:line="360" w:lineRule="auto"/>
                              <w:jc w:val="center"/>
                              <w:rPr>
                                <w:rFonts w:ascii="Times New Roman" w:hAnsi="Times New Roman" w:cs="Times New Roman"/>
                                <w:b/>
                                <w:bCs/>
                                <w:color w:val="000000"/>
                                <w:sz w:val="18"/>
                                <w:szCs w:val="18"/>
                                <w:rPrChange w:id="1071" w:author="Maino Vieytes, Christian (NIH/NIA/IRP) [F]" w:date="2023-11-15T15:31:00Z">
                                  <w:rPr>
                                    <w:rFonts w:ascii="Times New Roman" w:hAnsi="Times New Roman" w:cs="Times New Roman"/>
                                    <w:b/>
                                    <w:bCs/>
                                    <w:color w:val="000000"/>
                                    <w:sz w:val="20"/>
                                    <w:szCs w:val="20"/>
                                  </w:rPr>
                                </w:rPrChange>
                              </w:rPr>
                            </w:pPr>
                            <w:ins w:id="1072" w:author="Maino Vieytes, Christian (NIH/NIA/IRP) [F]" w:date="2023-11-15T15:22:00Z">
                              <w:r w:rsidRPr="00972A4F">
                                <w:rPr>
                                  <w:rFonts w:ascii="Times New Roman" w:hAnsi="Times New Roman" w:cs="Times New Roman"/>
                                  <w:color w:val="000000"/>
                                  <w:sz w:val="18"/>
                                  <w:szCs w:val="18"/>
                                  <w:rPrChange w:id="1073" w:author="Maino Vieytes, Christian (NIH/NIA/IRP) [F]" w:date="2023-11-15T15:31:00Z">
                                    <w:rPr>
                                      <w:rFonts w:ascii="Calibri" w:hAnsi="Calibri" w:cs="Calibri"/>
                                      <w:color w:val="000000"/>
                                    </w:rPr>
                                  </w:rPrChange>
                                </w:rPr>
                                <w:t>0.17</w:t>
                              </w:r>
                            </w:ins>
                            <w:del w:id="1074" w:author="Maino Vieytes, Christian (NIH/NIA/IRP) [F]" w:date="2023-11-15T15:22:00Z">
                              <w:r w:rsidRPr="00972A4F" w:rsidDel="00C92AAD">
                                <w:rPr>
                                  <w:rFonts w:ascii="Times New Roman" w:hAnsi="Times New Roman" w:cs="Times New Roman"/>
                                  <w:color w:val="000000"/>
                                  <w:sz w:val="18"/>
                                  <w:szCs w:val="18"/>
                                  <w:rPrChange w:id="1075" w:author="Maino Vieytes, Christian (NIH/NIA/IRP) [F]" w:date="2023-11-15T15:31:00Z">
                                    <w:rPr>
                                      <w:rFonts w:ascii="Times New Roman" w:hAnsi="Times New Roman" w:cs="Times New Roman"/>
                                      <w:color w:val="000000"/>
                                      <w:sz w:val="20"/>
                                      <w:szCs w:val="20"/>
                                    </w:rPr>
                                  </w:rPrChange>
                                </w:rPr>
                                <w:delText>0.20</w:delText>
                              </w:r>
                            </w:del>
                          </w:p>
                        </w:tc>
                      </w:tr>
                      <w:tr w:rsidR="0003299C" w:rsidRPr="00972A4F" w14:paraId="1853DC42" w14:textId="77777777" w:rsidTr="00972A4F">
                        <w:tc>
                          <w:tcPr>
                            <w:tcW w:w="2187" w:type="dxa"/>
                            <w:gridSpan w:val="2"/>
                            <w:tcBorders>
                              <w:top w:val="nil"/>
                              <w:left w:val="single" w:sz="4" w:space="0" w:color="auto"/>
                              <w:bottom w:val="nil"/>
                            </w:tcBorders>
                            <w:shd w:val="clear" w:color="auto" w:fill="auto"/>
                            <w:vAlign w:val="center"/>
                          </w:tcPr>
                          <w:p w14:paraId="6DA7EB81" w14:textId="77777777" w:rsidR="0003299C" w:rsidRPr="00972A4F" w:rsidRDefault="0003299C" w:rsidP="0003299C">
                            <w:pPr>
                              <w:spacing w:line="360" w:lineRule="auto"/>
                              <w:rPr>
                                <w:rFonts w:ascii="Times New Roman" w:hAnsi="Times New Roman" w:cs="Times New Roman"/>
                                <w:sz w:val="18"/>
                                <w:szCs w:val="18"/>
                                <w:rPrChange w:id="107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077" w:author="Maino Vieytes, Christian (NIH/NIA/IRP) [F]" w:date="2023-11-15T15:31:00Z">
                                  <w:rPr>
                                    <w:rFonts w:ascii="Times New Roman" w:hAnsi="Times New Roman" w:cs="Times New Roman"/>
                                    <w:sz w:val="20"/>
                                    <w:szCs w:val="20"/>
                                  </w:rPr>
                                </w:rPrChange>
                              </w:rPr>
                              <w:t>Cheese</w:t>
                            </w:r>
                          </w:p>
                        </w:tc>
                        <w:tc>
                          <w:tcPr>
                            <w:tcW w:w="1499" w:type="dxa"/>
                            <w:tcBorders>
                              <w:top w:val="nil"/>
                              <w:bottom w:val="nil"/>
                            </w:tcBorders>
                            <w:shd w:val="clear" w:color="auto" w:fill="auto"/>
                            <w:noWrap/>
                            <w:vAlign w:val="center"/>
                            <w:hideMark/>
                          </w:tcPr>
                          <w:p w14:paraId="5E02A30E" w14:textId="12FE9D89" w:rsidR="0003299C" w:rsidRPr="00972A4F" w:rsidRDefault="0003299C" w:rsidP="0003299C">
                            <w:pPr>
                              <w:spacing w:line="360" w:lineRule="auto"/>
                              <w:jc w:val="center"/>
                              <w:rPr>
                                <w:rFonts w:ascii="Times New Roman" w:hAnsi="Times New Roman" w:cs="Times New Roman"/>
                                <w:sz w:val="18"/>
                                <w:szCs w:val="18"/>
                                <w:rPrChange w:id="1078" w:author="Maino Vieytes, Christian (NIH/NIA/IRP) [F]" w:date="2023-11-15T15:31:00Z">
                                  <w:rPr>
                                    <w:rFonts w:ascii="Times New Roman" w:hAnsi="Times New Roman" w:cs="Times New Roman"/>
                                    <w:sz w:val="20"/>
                                    <w:szCs w:val="20"/>
                                  </w:rPr>
                                </w:rPrChange>
                              </w:rPr>
                            </w:pPr>
                            <w:ins w:id="1079" w:author="Maino Vieytes, Christian (NIH/NIA/IRP) [F]" w:date="2023-11-15T15:22:00Z">
                              <w:r w:rsidRPr="00972A4F">
                                <w:rPr>
                                  <w:rFonts w:ascii="Times New Roman" w:hAnsi="Times New Roman" w:cs="Times New Roman"/>
                                  <w:color w:val="000000"/>
                                  <w:sz w:val="18"/>
                                  <w:szCs w:val="18"/>
                                  <w:rPrChange w:id="1080" w:author="Maino Vieytes, Christian (NIH/NIA/IRP) [F]" w:date="2023-11-15T15:31:00Z">
                                    <w:rPr>
                                      <w:rFonts w:ascii="Calibri" w:hAnsi="Calibri" w:cs="Calibri"/>
                                      <w:color w:val="000000"/>
                                    </w:rPr>
                                  </w:rPrChange>
                                </w:rPr>
                                <w:t>-0.030</w:t>
                              </w:r>
                            </w:ins>
                            <w:del w:id="1081" w:author="Maino Vieytes, Christian (NIH/NIA/IRP) [F]" w:date="2023-11-15T15:22:00Z">
                              <w:r w:rsidRPr="00972A4F" w:rsidDel="00C92AAD">
                                <w:rPr>
                                  <w:rFonts w:ascii="Times New Roman" w:hAnsi="Times New Roman" w:cs="Times New Roman"/>
                                  <w:color w:val="000000"/>
                                  <w:sz w:val="18"/>
                                  <w:szCs w:val="18"/>
                                  <w:rPrChange w:id="1082" w:author="Maino Vieytes, Christian (NIH/NIA/IRP) [F]" w:date="2023-11-15T15:31:00Z">
                                    <w:rPr>
                                      <w:rFonts w:ascii="Times New Roman" w:hAnsi="Times New Roman" w:cs="Times New Roman"/>
                                      <w:color w:val="000000"/>
                                      <w:sz w:val="20"/>
                                      <w:szCs w:val="20"/>
                                    </w:rPr>
                                  </w:rPrChange>
                                </w:rPr>
                                <w:delText>-0.04</w:delText>
                              </w:r>
                            </w:del>
                          </w:p>
                        </w:tc>
                        <w:tc>
                          <w:tcPr>
                            <w:tcW w:w="990" w:type="dxa"/>
                            <w:tcBorders>
                              <w:top w:val="nil"/>
                              <w:bottom w:val="nil"/>
                            </w:tcBorders>
                            <w:shd w:val="clear" w:color="auto" w:fill="auto"/>
                            <w:noWrap/>
                            <w:vAlign w:val="center"/>
                            <w:hideMark/>
                          </w:tcPr>
                          <w:p w14:paraId="38FD2ED1" w14:textId="6F2C8EFB" w:rsidR="0003299C" w:rsidRPr="00972A4F" w:rsidRDefault="0003299C" w:rsidP="0003299C">
                            <w:pPr>
                              <w:spacing w:line="360" w:lineRule="auto"/>
                              <w:jc w:val="center"/>
                              <w:rPr>
                                <w:rFonts w:ascii="Times New Roman" w:hAnsi="Times New Roman" w:cs="Times New Roman"/>
                                <w:b/>
                                <w:bCs/>
                                <w:sz w:val="18"/>
                                <w:szCs w:val="18"/>
                                <w:rPrChange w:id="1083" w:author="Maino Vieytes, Christian (NIH/NIA/IRP) [F]" w:date="2023-11-15T15:31:00Z">
                                  <w:rPr>
                                    <w:rFonts w:ascii="Times New Roman" w:hAnsi="Times New Roman" w:cs="Times New Roman"/>
                                    <w:b/>
                                    <w:bCs/>
                                    <w:sz w:val="20"/>
                                    <w:szCs w:val="20"/>
                                  </w:rPr>
                                </w:rPrChange>
                              </w:rPr>
                            </w:pPr>
                            <w:ins w:id="1084" w:author="Maino Vieytes, Christian (NIH/NIA/IRP) [F]" w:date="2023-11-15T15:22:00Z">
                              <w:r w:rsidRPr="00972A4F">
                                <w:rPr>
                                  <w:rFonts w:ascii="Times New Roman" w:hAnsi="Times New Roman" w:cs="Times New Roman"/>
                                  <w:color w:val="000000"/>
                                  <w:sz w:val="18"/>
                                  <w:szCs w:val="18"/>
                                  <w:rPrChange w:id="1085" w:author="Maino Vieytes, Christian (NIH/NIA/IRP) [F]" w:date="2023-11-15T15:31:00Z">
                                    <w:rPr>
                                      <w:rFonts w:ascii="Calibri" w:hAnsi="Calibri" w:cs="Calibri"/>
                                      <w:color w:val="000000"/>
                                    </w:rPr>
                                  </w:rPrChange>
                                </w:rPr>
                                <w:t>0.20</w:t>
                              </w:r>
                            </w:ins>
                            <w:del w:id="1086" w:author="Maino Vieytes, Christian (NIH/NIA/IRP) [F]" w:date="2023-11-15T15:22:00Z">
                              <w:r w:rsidRPr="00972A4F" w:rsidDel="00C92AAD">
                                <w:rPr>
                                  <w:rFonts w:ascii="Times New Roman" w:hAnsi="Times New Roman" w:cs="Times New Roman"/>
                                  <w:b/>
                                  <w:bCs/>
                                  <w:color w:val="000000"/>
                                  <w:sz w:val="18"/>
                                  <w:szCs w:val="18"/>
                                  <w:rPrChange w:id="1087" w:author="Maino Vieytes, Christian (NIH/NIA/IRP) [F]" w:date="2023-11-15T15:31:00Z">
                                    <w:rPr>
                                      <w:rFonts w:ascii="Times New Roman" w:hAnsi="Times New Roman" w:cs="Times New Roman"/>
                                      <w:b/>
                                      <w:bCs/>
                                      <w:color w:val="000000"/>
                                      <w:sz w:val="20"/>
                                      <w:szCs w:val="20"/>
                                    </w:rPr>
                                  </w:rPrChange>
                                </w:rPr>
                                <w:delText>0.31</w:delText>
                              </w:r>
                            </w:del>
                          </w:p>
                        </w:tc>
                        <w:tc>
                          <w:tcPr>
                            <w:tcW w:w="900" w:type="dxa"/>
                            <w:tcBorders>
                              <w:top w:val="nil"/>
                              <w:bottom w:val="nil"/>
                              <w:right w:val="nil"/>
                            </w:tcBorders>
                            <w:shd w:val="clear" w:color="auto" w:fill="auto"/>
                            <w:noWrap/>
                            <w:vAlign w:val="center"/>
                            <w:hideMark/>
                          </w:tcPr>
                          <w:p w14:paraId="63F9D0FB" w14:textId="214AA6F4" w:rsidR="0003299C" w:rsidRPr="00972A4F" w:rsidRDefault="0003299C" w:rsidP="0003299C">
                            <w:pPr>
                              <w:spacing w:line="360" w:lineRule="auto"/>
                              <w:jc w:val="center"/>
                              <w:rPr>
                                <w:rFonts w:ascii="Times New Roman" w:hAnsi="Times New Roman" w:cs="Times New Roman"/>
                                <w:b/>
                                <w:bCs/>
                                <w:sz w:val="18"/>
                                <w:szCs w:val="18"/>
                                <w:rPrChange w:id="1088" w:author="Maino Vieytes, Christian (NIH/NIA/IRP) [F]" w:date="2023-11-15T15:31:00Z">
                                  <w:rPr>
                                    <w:rFonts w:ascii="Times New Roman" w:hAnsi="Times New Roman" w:cs="Times New Roman"/>
                                    <w:b/>
                                    <w:bCs/>
                                    <w:sz w:val="20"/>
                                    <w:szCs w:val="20"/>
                                  </w:rPr>
                                </w:rPrChange>
                              </w:rPr>
                            </w:pPr>
                            <w:ins w:id="1089" w:author="Maino Vieytes, Christian (NIH/NIA/IRP) [F]" w:date="2023-11-15T15:22:00Z">
                              <w:r w:rsidRPr="00972A4F">
                                <w:rPr>
                                  <w:rFonts w:ascii="Times New Roman" w:hAnsi="Times New Roman" w:cs="Times New Roman"/>
                                  <w:b/>
                                  <w:bCs/>
                                  <w:color w:val="000000"/>
                                  <w:sz w:val="18"/>
                                  <w:szCs w:val="18"/>
                                  <w:rPrChange w:id="1090" w:author="Maino Vieytes, Christian (NIH/NIA/IRP) [F]" w:date="2023-11-15T15:31:00Z">
                                    <w:rPr>
                                      <w:rFonts w:ascii="Calibri" w:hAnsi="Calibri" w:cs="Calibri"/>
                                      <w:color w:val="000000"/>
                                    </w:rPr>
                                  </w:rPrChange>
                                </w:rPr>
                                <w:t>-0.35</w:t>
                              </w:r>
                            </w:ins>
                            <w:del w:id="1091" w:author="Maino Vieytes, Christian (NIH/NIA/IRP) [F]" w:date="2023-11-15T15:22:00Z">
                              <w:r w:rsidRPr="00972A4F" w:rsidDel="00C92AAD">
                                <w:rPr>
                                  <w:rFonts w:ascii="Times New Roman" w:hAnsi="Times New Roman" w:cs="Times New Roman"/>
                                  <w:b/>
                                  <w:bCs/>
                                  <w:color w:val="000000"/>
                                  <w:sz w:val="18"/>
                                  <w:szCs w:val="18"/>
                                  <w:rPrChange w:id="1092" w:author="Maino Vieytes, Christian (NIH/NIA/IRP) [F]" w:date="2023-11-15T15:31:00Z">
                                    <w:rPr>
                                      <w:rFonts w:ascii="Times New Roman" w:hAnsi="Times New Roman" w:cs="Times New Roman"/>
                                      <w:b/>
                                      <w:bCs/>
                                      <w:color w:val="000000"/>
                                      <w:sz w:val="20"/>
                                      <w:szCs w:val="20"/>
                                    </w:rPr>
                                  </w:rPrChange>
                                </w:rPr>
                                <w:delText>-0.31</w:delText>
                              </w:r>
                            </w:del>
                          </w:p>
                        </w:tc>
                        <w:tc>
                          <w:tcPr>
                            <w:tcW w:w="1350" w:type="dxa"/>
                            <w:tcBorders>
                              <w:top w:val="nil"/>
                              <w:left w:val="nil"/>
                              <w:bottom w:val="nil"/>
                              <w:right w:val="single" w:sz="4" w:space="0" w:color="auto"/>
                            </w:tcBorders>
                            <w:vAlign w:val="center"/>
                          </w:tcPr>
                          <w:p w14:paraId="01D30AD9" w14:textId="6A63CA97" w:rsidR="0003299C" w:rsidRPr="00972A4F" w:rsidRDefault="0003299C" w:rsidP="0003299C">
                            <w:pPr>
                              <w:spacing w:line="360" w:lineRule="auto"/>
                              <w:jc w:val="center"/>
                              <w:rPr>
                                <w:rFonts w:ascii="Times New Roman" w:hAnsi="Times New Roman" w:cs="Times New Roman"/>
                                <w:b/>
                                <w:bCs/>
                                <w:color w:val="000000"/>
                                <w:sz w:val="18"/>
                                <w:szCs w:val="18"/>
                                <w:rPrChange w:id="1093" w:author="Maino Vieytes, Christian (NIH/NIA/IRP) [F]" w:date="2023-11-15T15:31:00Z">
                                  <w:rPr>
                                    <w:rFonts w:ascii="Times New Roman" w:hAnsi="Times New Roman" w:cs="Times New Roman"/>
                                    <w:b/>
                                    <w:bCs/>
                                    <w:color w:val="000000"/>
                                    <w:sz w:val="20"/>
                                    <w:szCs w:val="20"/>
                                  </w:rPr>
                                </w:rPrChange>
                              </w:rPr>
                            </w:pPr>
                            <w:ins w:id="1094" w:author="Maino Vieytes, Christian (NIH/NIA/IRP) [F]" w:date="2023-11-15T15:22:00Z">
                              <w:r w:rsidRPr="00972A4F">
                                <w:rPr>
                                  <w:rFonts w:ascii="Times New Roman" w:hAnsi="Times New Roman" w:cs="Times New Roman"/>
                                  <w:color w:val="000000"/>
                                  <w:sz w:val="18"/>
                                  <w:szCs w:val="18"/>
                                  <w:rPrChange w:id="1095" w:author="Maino Vieytes, Christian (NIH/NIA/IRP) [F]" w:date="2023-11-15T15:31:00Z">
                                    <w:rPr>
                                      <w:rFonts w:ascii="Calibri" w:hAnsi="Calibri" w:cs="Calibri"/>
                                      <w:color w:val="000000"/>
                                    </w:rPr>
                                  </w:rPrChange>
                                </w:rPr>
                                <w:t>-0.13</w:t>
                              </w:r>
                            </w:ins>
                            <w:del w:id="1096" w:author="Maino Vieytes, Christian (NIH/NIA/IRP) [F]" w:date="2023-11-15T15:22:00Z">
                              <w:r w:rsidRPr="00972A4F" w:rsidDel="00C92AAD">
                                <w:rPr>
                                  <w:rFonts w:ascii="Times New Roman" w:hAnsi="Times New Roman" w:cs="Times New Roman"/>
                                  <w:color w:val="000000"/>
                                  <w:sz w:val="18"/>
                                  <w:szCs w:val="18"/>
                                  <w:rPrChange w:id="1097" w:author="Maino Vieytes, Christian (NIH/NIA/IRP) [F]" w:date="2023-11-15T15:31:00Z">
                                    <w:rPr>
                                      <w:rFonts w:ascii="Times New Roman" w:hAnsi="Times New Roman" w:cs="Times New Roman"/>
                                      <w:color w:val="000000"/>
                                      <w:sz w:val="20"/>
                                      <w:szCs w:val="20"/>
                                    </w:rPr>
                                  </w:rPrChange>
                                </w:rPr>
                                <w:delText>-0.15</w:delText>
                              </w:r>
                            </w:del>
                          </w:p>
                        </w:tc>
                      </w:tr>
                      <w:tr w:rsidR="0003299C" w:rsidRPr="00972A4F" w14:paraId="7CD93BFB" w14:textId="77777777" w:rsidTr="00972A4F">
                        <w:tc>
                          <w:tcPr>
                            <w:tcW w:w="2187" w:type="dxa"/>
                            <w:gridSpan w:val="2"/>
                            <w:tcBorders>
                              <w:top w:val="nil"/>
                              <w:left w:val="single" w:sz="4" w:space="0" w:color="auto"/>
                              <w:bottom w:val="nil"/>
                            </w:tcBorders>
                            <w:shd w:val="clear" w:color="auto" w:fill="auto"/>
                            <w:vAlign w:val="center"/>
                          </w:tcPr>
                          <w:p w14:paraId="64359702" w14:textId="77777777" w:rsidR="0003299C" w:rsidRPr="00972A4F" w:rsidRDefault="0003299C" w:rsidP="0003299C">
                            <w:pPr>
                              <w:spacing w:line="360" w:lineRule="auto"/>
                              <w:rPr>
                                <w:rFonts w:ascii="Times New Roman" w:hAnsi="Times New Roman" w:cs="Times New Roman"/>
                                <w:sz w:val="18"/>
                                <w:szCs w:val="18"/>
                                <w:rPrChange w:id="1098"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099" w:author="Maino Vieytes, Christian (NIH/NIA/IRP) [F]" w:date="2023-11-15T15:31:00Z">
                                  <w:rPr>
                                    <w:rFonts w:ascii="Times New Roman" w:hAnsi="Times New Roman" w:cs="Times New Roman"/>
                                    <w:sz w:val="20"/>
                                    <w:szCs w:val="20"/>
                                  </w:rPr>
                                </w:rPrChange>
                              </w:rPr>
                              <w:t>Alcohol</w:t>
                            </w:r>
                          </w:p>
                        </w:tc>
                        <w:tc>
                          <w:tcPr>
                            <w:tcW w:w="1499" w:type="dxa"/>
                            <w:tcBorders>
                              <w:top w:val="nil"/>
                              <w:bottom w:val="nil"/>
                            </w:tcBorders>
                            <w:shd w:val="clear" w:color="auto" w:fill="auto"/>
                            <w:noWrap/>
                            <w:vAlign w:val="center"/>
                            <w:hideMark/>
                          </w:tcPr>
                          <w:p w14:paraId="76EF200F" w14:textId="2668C16A" w:rsidR="0003299C" w:rsidRPr="00972A4F" w:rsidRDefault="0003299C" w:rsidP="0003299C">
                            <w:pPr>
                              <w:spacing w:line="360" w:lineRule="auto"/>
                              <w:jc w:val="center"/>
                              <w:rPr>
                                <w:rFonts w:ascii="Times New Roman" w:hAnsi="Times New Roman" w:cs="Times New Roman"/>
                                <w:sz w:val="18"/>
                                <w:szCs w:val="18"/>
                                <w:rPrChange w:id="1100" w:author="Maino Vieytes, Christian (NIH/NIA/IRP) [F]" w:date="2023-11-15T15:31:00Z">
                                  <w:rPr>
                                    <w:rFonts w:ascii="Times New Roman" w:hAnsi="Times New Roman" w:cs="Times New Roman"/>
                                    <w:sz w:val="20"/>
                                    <w:szCs w:val="20"/>
                                  </w:rPr>
                                </w:rPrChange>
                              </w:rPr>
                            </w:pPr>
                            <w:ins w:id="1101" w:author="Maino Vieytes, Christian (NIH/NIA/IRP) [F]" w:date="2023-11-15T15:22:00Z">
                              <w:r w:rsidRPr="00972A4F">
                                <w:rPr>
                                  <w:rFonts w:ascii="Times New Roman" w:hAnsi="Times New Roman" w:cs="Times New Roman"/>
                                  <w:color w:val="000000"/>
                                  <w:sz w:val="18"/>
                                  <w:szCs w:val="18"/>
                                  <w:rPrChange w:id="1102" w:author="Maino Vieytes, Christian (NIH/NIA/IRP) [F]" w:date="2023-11-15T15:31:00Z">
                                    <w:rPr>
                                      <w:rFonts w:ascii="Calibri" w:hAnsi="Calibri" w:cs="Calibri"/>
                                      <w:color w:val="000000"/>
                                    </w:rPr>
                                  </w:rPrChange>
                                </w:rPr>
                                <w:t>-0.11</w:t>
                              </w:r>
                            </w:ins>
                            <w:del w:id="1103" w:author="Maino Vieytes, Christian (NIH/NIA/IRP) [F]" w:date="2023-11-15T15:22:00Z">
                              <w:r w:rsidRPr="00972A4F" w:rsidDel="00C92AAD">
                                <w:rPr>
                                  <w:rFonts w:ascii="Times New Roman" w:hAnsi="Times New Roman" w:cs="Times New Roman"/>
                                  <w:color w:val="000000"/>
                                  <w:sz w:val="18"/>
                                  <w:szCs w:val="18"/>
                                  <w:rPrChange w:id="1104" w:author="Maino Vieytes, Christian (NIH/NIA/IRP) [F]" w:date="2023-11-15T15:31:00Z">
                                    <w:rPr>
                                      <w:rFonts w:ascii="Times New Roman" w:hAnsi="Times New Roman" w:cs="Times New Roman"/>
                                      <w:color w:val="000000"/>
                                      <w:sz w:val="20"/>
                                      <w:szCs w:val="20"/>
                                    </w:rPr>
                                  </w:rPrChange>
                                </w:rPr>
                                <w:delText>-0.17</w:delText>
                              </w:r>
                            </w:del>
                          </w:p>
                        </w:tc>
                        <w:tc>
                          <w:tcPr>
                            <w:tcW w:w="990" w:type="dxa"/>
                            <w:tcBorders>
                              <w:top w:val="nil"/>
                              <w:bottom w:val="nil"/>
                            </w:tcBorders>
                            <w:shd w:val="clear" w:color="auto" w:fill="auto"/>
                            <w:noWrap/>
                            <w:vAlign w:val="center"/>
                            <w:hideMark/>
                          </w:tcPr>
                          <w:p w14:paraId="6DB2BE25" w14:textId="33BF3912" w:rsidR="0003299C" w:rsidRPr="00972A4F" w:rsidRDefault="0003299C" w:rsidP="0003299C">
                            <w:pPr>
                              <w:spacing w:line="360" w:lineRule="auto"/>
                              <w:jc w:val="center"/>
                              <w:rPr>
                                <w:rFonts w:ascii="Times New Roman" w:hAnsi="Times New Roman" w:cs="Times New Roman"/>
                                <w:b/>
                                <w:bCs/>
                                <w:sz w:val="18"/>
                                <w:szCs w:val="18"/>
                                <w:rPrChange w:id="1105" w:author="Maino Vieytes, Christian (NIH/NIA/IRP) [F]" w:date="2023-11-15T15:31:00Z">
                                  <w:rPr>
                                    <w:rFonts w:ascii="Times New Roman" w:hAnsi="Times New Roman" w:cs="Times New Roman"/>
                                    <w:b/>
                                    <w:bCs/>
                                    <w:sz w:val="20"/>
                                    <w:szCs w:val="20"/>
                                  </w:rPr>
                                </w:rPrChange>
                              </w:rPr>
                            </w:pPr>
                            <w:ins w:id="1106" w:author="Maino Vieytes, Christian (NIH/NIA/IRP) [F]" w:date="2023-11-15T15:22:00Z">
                              <w:r w:rsidRPr="00972A4F">
                                <w:rPr>
                                  <w:rFonts w:ascii="Times New Roman" w:hAnsi="Times New Roman" w:cs="Times New Roman"/>
                                  <w:b/>
                                  <w:bCs/>
                                  <w:color w:val="000000"/>
                                  <w:sz w:val="18"/>
                                  <w:szCs w:val="18"/>
                                  <w:rPrChange w:id="1107" w:author="Maino Vieytes, Christian (NIH/NIA/IRP) [F]" w:date="2023-11-15T15:31:00Z">
                                    <w:rPr>
                                      <w:rFonts w:ascii="Calibri" w:hAnsi="Calibri" w:cs="Calibri"/>
                                      <w:color w:val="000000"/>
                                    </w:rPr>
                                  </w:rPrChange>
                                </w:rPr>
                                <w:t>-0.36</w:t>
                              </w:r>
                            </w:ins>
                            <w:del w:id="1108" w:author="Maino Vieytes, Christian (NIH/NIA/IRP) [F]" w:date="2023-11-15T15:22:00Z">
                              <w:r w:rsidRPr="00972A4F" w:rsidDel="00C92AAD">
                                <w:rPr>
                                  <w:rFonts w:ascii="Times New Roman" w:hAnsi="Times New Roman" w:cs="Times New Roman"/>
                                  <w:b/>
                                  <w:bCs/>
                                  <w:color w:val="000000"/>
                                  <w:sz w:val="18"/>
                                  <w:szCs w:val="18"/>
                                  <w:rPrChange w:id="1109" w:author="Maino Vieytes, Christian (NIH/NIA/IRP) [F]" w:date="2023-11-15T15:31:00Z">
                                    <w:rPr>
                                      <w:rFonts w:ascii="Times New Roman" w:hAnsi="Times New Roman" w:cs="Times New Roman"/>
                                      <w:b/>
                                      <w:bCs/>
                                      <w:color w:val="000000"/>
                                      <w:sz w:val="20"/>
                                      <w:szCs w:val="20"/>
                                    </w:rPr>
                                  </w:rPrChange>
                                </w:rPr>
                                <w:delText>-0.38</w:delText>
                              </w:r>
                            </w:del>
                          </w:p>
                        </w:tc>
                        <w:tc>
                          <w:tcPr>
                            <w:tcW w:w="900" w:type="dxa"/>
                            <w:tcBorders>
                              <w:top w:val="nil"/>
                              <w:bottom w:val="nil"/>
                              <w:right w:val="nil"/>
                            </w:tcBorders>
                            <w:shd w:val="clear" w:color="auto" w:fill="auto"/>
                            <w:noWrap/>
                            <w:vAlign w:val="center"/>
                            <w:hideMark/>
                          </w:tcPr>
                          <w:p w14:paraId="7D35935D" w14:textId="0FBA0657" w:rsidR="0003299C" w:rsidRPr="00972A4F" w:rsidRDefault="0003299C" w:rsidP="0003299C">
                            <w:pPr>
                              <w:spacing w:line="360" w:lineRule="auto"/>
                              <w:jc w:val="center"/>
                              <w:rPr>
                                <w:rFonts w:ascii="Times New Roman" w:hAnsi="Times New Roman" w:cs="Times New Roman"/>
                                <w:sz w:val="18"/>
                                <w:szCs w:val="18"/>
                                <w:rPrChange w:id="1110" w:author="Maino Vieytes, Christian (NIH/NIA/IRP) [F]" w:date="2023-11-15T15:31:00Z">
                                  <w:rPr>
                                    <w:rFonts w:ascii="Times New Roman" w:hAnsi="Times New Roman" w:cs="Times New Roman"/>
                                    <w:sz w:val="20"/>
                                    <w:szCs w:val="20"/>
                                  </w:rPr>
                                </w:rPrChange>
                              </w:rPr>
                            </w:pPr>
                            <w:ins w:id="1111" w:author="Maino Vieytes, Christian (NIH/NIA/IRP) [F]" w:date="2023-11-15T15:22:00Z">
                              <w:r w:rsidRPr="00972A4F">
                                <w:rPr>
                                  <w:rFonts w:ascii="Times New Roman" w:hAnsi="Times New Roman" w:cs="Times New Roman"/>
                                  <w:color w:val="000000"/>
                                  <w:sz w:val="18"/>
                                  <w:szCs w:val="18"/>
                                  <w:rPrChange w:id="1112" w:author="Maino Vieytes, Christian (NIH/NIA/IRP) [F]" w:date="2023-11-15T15:31:00Z">
                                    <w:rPr>
                                      <w:rFonts w:ascii="Calibri" w:hAnsi="Calibri" w:cs="Calibri"/>
                                      <w:color w:val="000000"/>
                                    </w:rPr>
                                  </w:rPrChange>
                                </w:rPr>
                                <w:t>0.020</w:t>
                              </w:r>
                            </w:ins>
                            <w:del w:id="1113" w:author="Maino Vieytes, Christian (NIH/NIA/IRP) [F]" w:date="2023-11-15T15:22:00Z">
                              <w:r w:rsidRPr="00972A4F" w:rsidDel="00C92AAD">
                                <w:rPr>
                                  <w:rFonts w:ascii="Times New Roman" w:hAnsi="Times New Roman" w:cs="Times New Roman"/>
                                  <w:color w:val="000000"/>
                                  <w:sz w:val="18"/>
                                  <w:szCs w:val="18"/>
                                  <w:rPrChange w:id="1114" w:author="Maino Vieytes, Christian (NIH/NIA/IRP) [F]" w:date="2023-11-15T15:31:00Z">
                                    <w:rPr>
                                      <w:rFonts w:ascii="Times New Roman" w:hAnsi="Times New Roman" w:cs="Times New Roman"/>
                                      <w:color w:val="000000"/>
                                      <w:sz w:val="20"/>
                                      <w:szCs w:val="20"/>
                                    </w:rPr>
                                  </w:rPrChange>
                                </w:rPr>
                                <w:delText>-0.15</w:delText>
                              </w:r>
                            </w:del>
                          </w:p>
                        </w:tc>
                        <w:tc>
                          <w:tcPr>
                            <w:tcW w:w="1350" w:type="dxa"/>
                            <w:tcBorders>
                              <w:top w:val="nil"/>
                              <w:left w:val="nil"/>
                              <w:bottom w:val="nil"/>
                              <w:right w:val="single" w:sz="4" w:space="0" w:color="auto"/>
                            </w:tcBorders>
                            <w:vAlign w:val="center"/>
                          </w:tcPr>
                          <w:p w14:paraId="0B6355A4" w14:textId="7221D1B3" w:rsidR="0003299C" w:rsidRPr="00972A4F" w:rsidRDefault="0003299C" w:rsidP="0003299C">
                            <w:pPr>
                              <w:spacing w:line="360" w:lineRule="auto"/>
                              <w:jc w:val="center"/>
                              <w:rPr>
                                <w:rFonts w:ascii="Times New Roman" w:hAnsi="Times New Roman" w:cs="Times New Roman"/>
                                <w:color w:val="000000"/>
                                <w:sz w:val="18"/>
                                <w:szCs w:val="18"/>
                                <w:rPrChange w:id="1115" w:author="Maino Vieytes, Christian (NIH/NIA/IRP) [F]" w:date="2023-11-15T15:31:00Z">
                                  <w:rPr>
                                    <w:rFonts w:ascii="Times New Roman" w:hAnsi="Times New Roman" w:cs="Times New Roman"/>
                                    <w:color w:val="000000"/>
                                    <w:sz w:val="20"/>
                                    <w:szCs w:val="20"/>
                                  </w:rPr>
                                </w:rPrChange>
                              </w:rPr>
                            </w:pPr>
                            <w:ins w:id="1116" w:author="Maino Vieytes, Christian (NIH/NIA/IRP) [F]" w:date="2023-11-15T15:22:00Z">
                              <w:r w:rsidRPr="00972A4F">
                                <w:rPr>
                                  <w:rFonts w:ascii="Times New Roman" w:hAnsi="Times New Roman" w:cs="Times New Roman"/>
                                  <w:color w:val="000000"/>
                                  <w:sz w:val="18"/>
                                  <w:szCs w:val="18"/>
                                  <w:rPrChange w:id="1117" w:author="Maino Vieytes, Christian (NIH/NIA/IRP) [F]" w:date="2023-11-15T15:31:00Z">
                                    <w:rPr>
                                      <w:rFonts w:ascii="Calibri" w:hAnsi="Calibri" w:cs="Calibri"/>
                                      <w:color w:val="000000"/>
                                    </w:rPr>
                                  </w:rPrChange>
                                </w:rPr>
                                <w:t>0.010</w:t>
                              </w:r>
                            </w:ins>
                            <w:del w:id="1118" w:author="Maino Vieytes, Christian (NIH/NIA/IRP) [F]" w:date="2023-11-15T15:22:00Z">
                              <w:r w:rsidRPr="00972A4F" w:rsidDel="00C92AAD">
                                <w:rPr>
                                  <w:rFonts w:ascii="Times New Roman" w:hAnsi="Times New Roman" w:cs="Times New Roman"/>
                                  <w:color w:val="000000"/>
                                  <w:sz w:val="18"/>
                                  <w:szCs w:val="18"/>
                                  <w:rPrChange w:id="1119" w:author="Maino Vieytes, Christian (NIH/NIA/IRP) [F]" w:date="2023-11-15T15:31:00Z">
                                    <w:rPr>
                                      <w:rFonts w:ascii="Times New Roman" w:hAnsi="Times New Roman" w:cs="Times New Roman"/>
                                      <w:color w:val="000000"/>
                                      <w:sz w:val="20"/>
                                      <w:szCs w:val="20"/>
                                    </w:rPr>
                                  </w:rPrChange>
                                </w:rPr>
                                <w:delText>-0.020</w:delText>
                              </w:r>
                            </w:del>
                          </w:p>
                        </w:tc>
                      </w:tr>
                      <w:tr w:rsidR="0003299C" w:rsidRPr="00972A4F" w14:paraId="25B213DD" w14:textId="77777777" w:rsidTr="00972A4F">
                        <w:tc>
                          <w:tcPr>
                            <w:tcW w:w="2187" w:type="dxa"/>
                            <w:gridSpan w:val="2"/>
                            <w:tcBorders>
                              <w:top w:val="nil"/>
                              <w:left w:val="single" w:sz="4" w:space="0" w:color="auto"/>
                              <w:bottom w:val="nil"/>
                            </w:tcBorders>
                            <w:shd w:val="clear" w:color="auto" w:fill="auto"/>
                            <w:vAlign w:val="center"/>
                          </w:tcPr>
                          <w:p w14:paraId="34DF105C" w14:textId="77777777" w:rsidR="0003299C" w:rsidRPr="00972A4F" w:rsidRDefault="0003299C" w:rsidP="0003299C">
                            <w:pPr>
                              <w:spacing w:line="360" w:lineRule="auto"/>
                              <w:rPr>
                                <w:rFonts w:ascii="Times New Roman" w:hAnsi="Times New Roman" w:cs="Times New Roman"/>
                                <w:sz w:val="18"/>
                                <w:szCs w:val="18"/>
                                <w:rPrChange w:id="1120"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121" w:author="Maino Vieytes, Christian (NIH/NIA/IRP) [F]" w:date="2023-11-15T15:31:00Z">
                                  <w:rPr>
                                    <w:rFonts w:ascii="Times New Roman" w:hAnsi="Times New Roman" w:cs="Times New Roman"/>
                                    <w:sz w:val="20"/>
                                    <w:szCs w:val="20"/>
                                  </w:rPr>
                                </w:rPrChange>
                              </w:rPr>
                              <w:t>Fruit—Other</w:t>
                            </w:r>
                          </w:p>
                        </w:tc>
                        <w:tc>
                          <w:tcPr>
                            <w:tcW w:w="1499" w:type="dxa"/>
                            <w:tcBorders>
                              <w:top w:val="nil"/>
                              <w:bottom w:val="nil"/>
                            </w:tcBorders>
                            <w:shd w:val="clear" w:color="auto" w:fill="auto"/>
                            <w:noWrap/>
                            <w:vAlign w:val="center"/>
                            <w:hideMark/>
                          </w:tcPr>
                          <w:p w14:paraId="6C835CC8" w14:textId="625DC456" w:rsidR="0003299C" w:rsidRPr="00972A4F" w:rsidRDefault="0003299C" w:rsidP="0003299C">
                            <w:pPr>
                              <w:spacing w:line="360" w:lineRule="auto"/>
                              <w:jc w:val="center"/>
                              <w:rPr>
                                <w:rFonts w:ascii="Times New Roman" w:hAnsi="Times New Roman" w:cs="Times New Roman"/>
                                <w:b/>
                                <w:bCs/>
                                <w:sz w:val="18"/>
                                <w:szCs w:val="18"/>
                                <w:rPrChange w:id="1122" w:author="Maino Vieytes, Christian (NIH/NIA/IRP) [F]" w:date="2023-11-15T15:31:00Z">
                                  <w:rPr>
                                    <w:rFonts w:ascii="Times New Roman" w:hAnsi="Times New Roman" w:cs="Times New Roman"/>
                                    <w:sz w:val="20"/>
                                    <w:szCs w:val="20"/>
                                  </w:rPr>
                                </w:rPrChange>
                              </w:rPr>
                            </w:pPr>
                            <w:ins w:id="1123" w:author="Maino Vieytes, Christian (NIH/NIA/IRP) [F]" w:date="2023-11-15T15:22:00Z">
                              <w:r w:rsidRPr="00972A4F">
                                <w:rPr>
                                  <w:rFonts w:ascii="Times New Roman" w:hAnsi="Times New Roman" w:cs="Times New Roman"/>
                                  <w:b/>
                                  <w:bCs/>
                                  <w:color w:val="000000"/>
                                  <w:sz w:val="18"/>
                                  <w:szCs w:val="18"/>
                                  <w:rPrChange w:id="1124" w:author="Maino Vieytes, Christian (NIH/NIA/IRP) [F]" w:date="2023-11-15T15:31:00Z">
                                    <w:rPr>
                                      <w:rFonts w:ascii="Calibri" w:hAnsi="Calibri" w:cs="Calibri"/>
                                      <w:color w:val="000000"/>
                                    </w:rPr>
                                  </w:rPrChange>
                                </w:rPr>
                                <w:t>-0.37</w:t>
                              </w:r>
                            </w:ins>
                            <w:del w:id="1125" w:author="Maino Vieytes, Christian (NIH/NIA/IRP) [F]" w:date="2023-11-15T15:22:00Z">
                              <w:r w:rsidRPr="00972A4F" w:rsidDel="00C92AAD">
                                <w:rPr>
                                  <w:rFonts w:ascii="Times New Roman" w:hAnsi="Times New Roman" w:cs="Times New Roman"/>
                                  <w:b/>
                                  <w:bCs/>
                                  <w:color w:val="000000"/>
                                  <w:sz w:val="18"/>
                                  <w:szCs w:val="18"/>
                                  <w:rPrChange w:id="1126" w:author="Maino Vieytes, Christian (NIH/NIA/IRP) [F]" w:date="2023-11-15T15:31:00Z">
                                    <w:rPr>
                                      <w:rFonts w:ascii="Times New Roman" w:hAnsi="Times New Roman" w:cs="Times New Roman"/>
                                      <w:color w:val="000000"/>
                                      <w:sz w:val="20"/>
                                      <w:szCs w:val="20"/>
                                    </w:rPr>
                                  </w:rPrChange>
                                </w:rPr>
                                <w:delText>-0.18</w:delText>
                              </w:r>
                            </w:del>
                          </w:p>
                        </w:tc>
                        <w:tc>
                          <w:tcPr>
                            <w:tcW w:w="990" w:type="dxa"/>
                            <w:tcBorders>
                              <w:top w:val="nil"/>
                              <w:bottom w:val="nil"/>
                            </w:tcBorders>
                            <w:shd w:val="clear" w:color="auto" w:fill="auto"/>
                            <w:noWrap/>
                            <w:vAlign w:val="center"/>
                            <w:hideMark/>
                          </w:tcPr>
                          <w:p w14:paraId="2868FAB3" w14:textId="7AFAB40F" w:rsidR="0003299C" w:rsidRPr="00972A4F" w:rsidRDefault="0003299C" w:rsidP="0003299C">
                            <w:pPr>
                              <w:spacing w:line="360" w:lineRule="auto"/>
                              <w:jc w:val="center"/>
                              <w:rPr>
                                <w:rFonts w:ascii="Times New Roman" w:hAnsi="Times New Roman" w:cs="Times New Roman"/>
                                <w:sz w:val="18"/>
                                <w:szCs w:val="18"/>
                                <w:rPrChange w:id="1127" w:author="Maino Vieytes, Christian (NIH/NIA/IRP) [F]" w:date="2023-11-15T15:31:00Z">
                                  <w:rPr>
                                    <w:rFonts w:ascii="Times New Roman" w:hAnsi="Times New Roman" w:cs="Times New Roman"/>
                                    <w:sz w:val="20"/>
                                    <w:szCs w:val="20"/>
                                  </w:rPr>
                                </w:rPrChange>
                              </w:rPr>
                            </w:pPr>
                            <w:ins w:id="1128" w:author="Maino Vieytes, Christian (NIH/NIA/IRP) [F]" w:date="2023-11-15T15:22:00Z">
                              <w:r w:rsidRPr="00972A4F">
                                <w:rPr>
                                  <w:rFonts w:ascii="Times New Roman" w:hAnsi="Times New Roman" w:cs="Times New Roman"/>
                                  <w:color w:val="000000"/>
                                  <w:sz w:val="18"/>
                                  <w:szCs w:val="18"/>
                                  <w:rPrChange w:id="1129" w:author="Maino Vieytes, Christian (NIH/NIA/IRP) [F]" w:date="2023-11-15T15:31:00Z">
                                    <w:rPr>
                                      <w:rFonts w:ascii="Calibri" w:hAnsi="Calibri" w:cs="Calibri"/>
                                      <w:color w:val="000000"/>
                                    </w:rPr>
                                  </w:rPrChange>
                                </w:rPr>
                                <w:t>0.16</w:t>
                              </w:r>
                            </w:ins>
                            <w:del w:id="1130" w:author="Maino Vieytes, Christian (NIH/NIA/IRP) [F]" w:date="2023-11-15T15:22:00Z">
                              <w:r w:rsidRPr="00972A4F" w:rsidDel="00C92AAD">
                                <w:rPr>
                                  <w:rFonts w:ascii="Times New Roman" w:hAnsi="Times New Roman" w:cs="Times New Roman"/>
                                  <w:color w:val="000000"/>
                                  <w:sz w:val="18"/>
                                  <w:szCs w:val="18"/>
                                  <w:rPrChange w:id="1131" w:author="Maino Vieytes, Christian (NIH/NIA/IRP) [F]" w:date="2023-11-15T15:31:00Z">
                                    <w:rPr>
                                      <w:rFonts w:ascii="Times New Roman" w:hAnsi="Times New Roman" w:cs="Times New Roman"/>
                                      <w:color w:val="000000"/>
                                      <w:sz w:val="20"/>
                                      <w:szCs w:val="20"/>
                                    </w:rPr>
                                  </w:rPrChange>
                                </w:rPr>
                                <w:delText>0.01</w:delText>
                              </w:r>
                            </w:del>
                          </w:p>
                        </w:tc>
                        <w:tc>
                          <w:tcPr>
                            <w:tcW w:w="900" w:type="dxa"/>
                            <w:tcBorders>
                              <w:top w:val="nil"/>
                              <w:bottom w:val="nil"/>
                              <w:right w:val="nil"/>
                            </w:tcBorders>
                            <w:shd w:val="clear" w:color="auto" w:fill="auto"/>
                            <w:noWrap/>
                            <w:vAlign w:val="center"/>
                            <w:hideMark/>
                          </w:tcPr>
                          <w:p w14:paraId="5E66762C" w14:textId="244F34CB" w:rsidR="0003299C" w:rsidRPr="00972A4F" w:rsidRDefault="0003299C" w:rsidP="0003299C">
                            <w:pPr>
                              <w:spacing w:line="360" w:lineRule="auto"/>
                              <w:jc w:val="center"/>
                              <w:rPr>
                                <w:rFonts w:ascii="Times New Roman" w:hAnsi="Times New Roman" w:cs="Times New Roman"/>
                                <w:b/>
                                <w:bCs/>
                                <w:sz w:val="18"/>
                                <w:szCs w:val="18"/>
                                <w:rPrChange w:id="1132" w:author="Maino Vieytes, Christian (NIH/NIA/IRP) [F]" w:date="2023-11-15T15:31:00Z">
                                  <w:rPr>
                                    <w:rFonts w:ascii="Times New Roman" w:hAnsi="Times New Roman" w:cs="Times New Roman"/>
                                    <w:b/>
                                    <w:bCs/>
                                    <w:sz w:val="20"/>
                                    <w:szCs w:val="20"/>
                                  </w:rPr>
                                </w:rPrChange>
                              </w:rPr>
                            </w:pPr>
                            <w:ins w:id="1133" w:author="Maino Vieytes, Christian (NIH/NIA/IRP) [F]" w:date="2023-11-15T15:22:00Z">
                              <w:r w:rsidRPr="00972A4F">
                                <w:rPr>
                                  <w:rFonts w:ascii="Times New Roman" w:hAnsi="Times New Roman" w:cs="Times New Roman"/>
                                  <w:color w:val="000000"/>
                                  <w:sz w:val="18"/>
                                  <w:szCs w:val="18"/>
                                  <w:rPrChange w:id="1134" w:author="Maino Vieytes, Christian (NIH/NIA/IRP) [F]" w:date="2023-11-15T15:31:00Z">
                                    <w:rPr>
                                      <w:rFonts w:ascii="Calibri" w:hAnsi="Calibri" w:cs="Calibri"/>
                                      <w:color w:val="000000"/>
                                    </w:rPr>
                                  </w:rPrChange>
                                </w:rPr>
                                <w:t>0.14</w:t>
                              </w:r>
                            </w:ins>
                            <w:del w:id="1135" w:author="Maino Vieytes, Christian (NIH/NIA/IRP) [F]" w:date="2023-11-15T15:22:00Z">
                              <w:r w:rsidRPr="00972A4F" w:rsidDel="00C92AAD">
                                <w:rPr>
                                  <w:rFonts w:ascii="Times New Roman" w:hAnsi="Times New Roman" w:cs="Times New Roman"/>
                                  <w:b/>
                                  <w:bCs/>
                                  <w:color w:val="000000"/>
                                  <w:sz w:val="18"/>
                                  <w:szCs w:val="18"/>
                                  <w:rPrChange w:id="1136" w:author="Maino Vieytes, Christian (NIH/NIA/IRP) [F]" w:date="2023-11-15T15:31:00Z">
                                    <w:rPr>
                                      <w:rFonts w:ascii="Times New Roman" w:hAnsi="Times New Roman" w:cs="Times New Roman"/>
                                      <w:b/>
                                      <w:bCs/>
                                      <w:color w:val="000000"/>
                                      <w:sz w:val="20"/>
                                      <w:szCs w:val="20"/>
                                    </w:rPr>
                                  </w:rPrChange>
                                </w:rPr>
                                <w:delText>0.35</w:delText>
                              </w:r>
                            </w:del>
                          </w:p>
                        </w:tc>
                        <w:tc>
                          <w:tcPr>
                            <w:tcW w:w="1350" w:type="dxa"/>
                            <w:tcBorders>
                              <w:top w:val="nil"/>
                              <w:left w:val="nil"/>
                              <w:bottom w:val="nil"/>
                              <w:right w:val="single" w:sz="4" w:space="0" w:color="auto"/>
                            </w:tcBorders>
                            <w:vAlign w:val="center"/>
                          </w:tcPr>
                          <w:p w14:paraId="1BD06B53" w14:textId="2C48C134" w:rsidR="0003299C" w:rsidRPr="00972A4F" w:rsidRDefault="0003299C" w:rsidP="0003299C">
                            <w:pPr>
                              <w:spacing w:line="360" w:lineRule="auto"/>
                              <w:jc w:val="center"/>
                              <w:rPr>
                                <w:rFonts w:ascii="Times New Roman" w:hAnsi="Times New Roman" w:cs="Times New Roman"/>
                                <w:b/>
                                <w:bCs/>
                                <w:color w:val="000000"/>
                                <w:sz w:val="18"/>
                                <w:szCs w:val="18"/>
                                <w:rPrChange w:id="1137" w:author="Maino Vieytes, Christian (NIH/NIA/IRP) [F]" w:date="2023-11-15T15:31:00Z">
                                  <w:rPr>
                                    <w:rFonts w:ascii="Times New Roman" w:hAnsi="Times New Roman" w:cs="Times New Roman"/>
                                    <w:b/>
                                    <w:bCs/>
                                    <w:color w:val="000000"/>
                                    <w:sz w:val="20"/>
                                    <w:szCs w:val="20"/>
                                  </w:rPr>
                                </w:rPrChange>
                              </w:rPr>
                            </w:pPr>
                            <w:ins w:id="1138" w:author="Maino Vieytes, Christian (NIH/NIA/IRP) [F]" w:date="2023-11-15T15:22:00Z">
                              <w:r w:rsidRPr="00972A4F">
                                <w:rPr>
                                  <w:rFonts w:ascii="Times New Roman" w:hAnsi="Times New Roman" w:cs="Times New Roman"/>
                                  <w:b/>
                                  <w:bCs/>
                                  <w:color w:val="000000"/>
                                  <w:sz w:val="18"/>
                                  <w:szCs w:val="18"/>
                                  <w:rPrChange w:id="1139" w:author="Maino Vieytes, Christian (NIH/NIA/IRP) [F]" w:date="2023-11-15T15:31:00Z">
                                    <w:rPr>
                                      <w:rFonts w:ascii="Calibri" w:hAnsi="Calibri" w:cs="Calibri"/>
                                      <w:color w:val="000000"/>
                                    </w:rPr>
                                  </w:rPrChange>
                                </w:rPr>
                                <w:t>0.32</w:t>
                              </w:r>
                            </w:ins>
                            <w:del w:id="1140" w:author="Maino Vieytes, Christian (NIH/NIA/IRP) [F]" w:date="2023-11-15T15:22:00Z">
                              <w:r w:rsidRPr="00972A4F" w:rsidDel="00C92AAD">
                                <w:rPr>
                                  <w:rFonts w:ascii="Times New Roman" w:hAnsi="Times New Roman" w:cs="Times New Roman"/>
                                  <w:b/>
                                  <w:bCs/>
                                  <w:color w:val="000000"/>
                                  <w:sz w:val="18"/>
                                  <w:szCs w:val="18"/>
                                  <w:rPrChange w:id="1141" w:author="Maino Vieytes, Christian (NIH/NIA/IRP) [F]" w:date="2023-11-15T15:31:00Z">
                                    <w:rPr>
                                      <w:rFonts w:ascii="Times New Roman" w:hAnsi="Times New Roman" w:cs="Times New Roman"/>
                                      <w:b/>
                                      <w:bCs/>
                                      <w:color w:val="000000"/>
                                      <w:sz w:val="20"/>
                                      <w:szCs w:val="20"/>
                                    </w:rPr>
                                  </w:rPrChange>
                                </w:rPr>
                                <w:delText>0.38</w:delText>
                              </w:r>
                            </w:del>
                          </w:p>
                        </w:tc>
                      </w:tr>
                      <w:tr w:rsidR="0003299C" w:rsidRPr="00972A4F" w14:paraId="6DBDEAA2" w14:textId="77777777" w:rsidTr="00972A4F">
                        <w:tc>
                          <w:tcPr>
                            <w:tcW w:w="2187" w:type="dxa"/>
                            <w:gridSpan w:val="2"/>
                            <w:tcBorders>
                              <w:top w:val="nil"/>
                              <w:left w:val="single" w:sz="4" w:space="0" w:color="auto"/>
                              <w:bottom w:val="nil"/>
                            </w:tcBorders>
                            <w:shd w:val="clear" w:color="auto" w:fill="auto"/>
                            <w:vAlign w:val="center"/>
                          </w:tcPr>
                          <w:p w14:paraId="3BB0CE6A" w14:textId="77777777" w:rsidR="0003299C" w:rsidRPr="00972A4F" w:rsidRDefault="0003299C" w:rsidP="0003299C">
                            <w:pPr>
                              <w:spacing w:line="360" w:lineRule="auto"/>
                              <w:rPr>
                                <w:rFonts w:ascii="Times New Roman" w:hAnsi="Times New Roman" w:cs="Times New Roman"/>
                                <w:sz w:val="18"/>
                                <w:szCs w:val="18"/>
                                <w:rPrChange w:id="1142"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143" w:author="Maino Vieytes, Christian (NIH/NIA/IRP) [F]" w:date="2023-11-15T15:31:00Z">
                                  <w:rPr>
                                    <w:rFonts w:ascii="Times New Roman" w:hAnsi="Times New Roman" w:cs="Times New Roman"/>
                                    <w:sz w:val="20"/>
                                    <w:szCs w:val="20"/>
                                  </w:rPr>
                                </w:rPrChange>
                              </w:rPr>
                              <w:t>Fruit—Citrus, melons, and berries</w:t>
                            </w:r>
                          </w:p>
                        </w:tc>
                        <w:tc>
                          <w:tcPr>
                            <w:tcW w:w="1499" w:type="dxa"/>
                            <w:tcBorders>
                              <w:top w:val="nil"/>
                              <w:bottom w:val="nil"/>
                            </w:tcBorders>
                            <w:shd w:val="clear" w:color="auto" w:fill="auto"/>
                            <w:noWrap/>
                            <w:vAlign w:val="center"/>
                            <w:hideMark/>
                          </w:tcPr>
                          <w:p w14:paraId="08EB9D24" w14:textId="78A36262" w:rsidR="0003299C" w:rsidRPr="00972A4F" w:rsidRDefault="0003299C" w:rsidP="0003299C">
                            <w:pPr>
                              <w:spacing w:line="360" w:lineRule="auto"/>
                              <w:jc w:val="center"/>
                              <w:rPr>
                                <w:rFonts w:ascii="Times New Roman" w:hAnsi="Times New Roman" w:cs="Times New Roman"/>
                                <w:sz w:val="18"/>
                                <w:szCs w:val="18"/>
                                <w:rPrChange w:id="1144" w:author="Maino Vieytes, Christian (NIH/NIA/IRP) [F]" w:date="2023-11-15T15:31:00Z">
                                  <w:rPr>
                                    <w:rFonts w:ascii="Times New Roman" w:hAnsi="Times New Roman" w:cs="Times New Roman"/>
                                    <w:sz w:val="20"/>
                                    <w:szCs w:val="20"/>
                                  </w:rPr>
                                </w:rPrChange>
                              </w:rPr>
                            </w:pPr>
                            <w:ins w:id="1145" w:author="Maino Vieytes, Christian (NIH/NIA/IRP) [F]" w:date="2023-11-15T15:22:00Z">
                              <w:r w:rsidRPr="00972A4F">
                                <w:rPr>
                                  <w:rFonts w:ascii="Times New Roman" w:hAnsi="Times New Roman" w:cs="Times New Roman"/>
                                  <w:color w:val="000000"/>
                                  <w:sz w:val="18"/>
                                  <w:szCs w:val="18"/>
                                  <w:rPrChange w:id="1146" w:author="Maino Vieytes, Christian (NIH/NIA/IRP) [F]" w:date="2023-11-15T15:31:00Z">
                                    <w:rPr>
                                      <w:rFonts w:ascii="Calibri" w:hAnsi="Calibri" w:cs="Calibri"/>
                                      <w:color w:val="000000"/>
                                    </w:rPr>
                                  </w:rPrChange>
                                </w:rPr>
                                <w:t>-0.22</w:t>
                              </w:r>
                            </w:ins>
                            <w:del w:id="1147" w:author="Maino Vieytes, Christian (NIH/NIA/IRP) [F]" w:date="2023-11-15T15:22:00Z">
                              <w:r w:rsidRPr="00972A4F" w:rsidDel="00C92AAD">
                                <w:rPr>
                                  <w:rFonts w:ascii="Times New Roman" w:hAnsi="Times New Roman" w:cs="Times New Roman"/>
                                  <w:color w:val="000000"/>
                                  <w:sz w:val="18"/>
                                  <w:szCs w:val="18"/>
                                  <w:rPrChange w:id="1148" w:author="Maino Vieytes, Christian (NIH/NIA/IRP) [F]" w:date="2023-11-15T15:31:00Z">
                                    <w:rPr>
                                      <w:rFonts w:ascii="Times New Roman" w:hAnsi="Times New Roman" w:cs="Times New Roman"/>
                                      <w:color w:val="000000"/>
                                      <w:sz w:val="20"/>
                                      <w:szCs w:val="20"/>
                                    </w:rPr>
                                  </w:rPrChange>
                                </w:rPr>
                                <w:delText>-0.21</w:delText>
                              </w:r>
                            </w:del>
                          </w:p>
                        </w:tc>
                        <w:tc>
                          <w:tcPr>
                            <w:tcW w:w="990" w:type="dxa"/>
                            <w:tcBorders>
                              <w:top w:val="nil"/>
                              <w:bottom w:val="nil"/>
                            </w:tcBorders>
                            <w:shd w:val="clear" w:color="auto" w:fill="auto"/>
                            <w:noWrap/>
                            <w:vAlign w:val="center"/>
                            <w:hideMark/>
                          </w:tcPr>
                          <w:p w14:paraId="3AA1BD7E" w14:textId="05ED348D" w:rsidR="0003299C" w:rsidRPr="00972A4F" w:rsidRDefault="0003299C" w:rsidP="0003299C">
                            <w:pPr>
                              <w:spacing w:line="360" w:lineRule="auto"/>
                              <w:jc w:val="center"/>
                              <w:rPr>
                                <w:rFonts w:ascii="Times New Roman" w:hAnsi="Times New Roman" w:cs="Times New Roman"/>
                                <w:sz w:val="18"/>
                                <w:szCs w:val="18"/>
                                <w:rPrChange w:id="1149" w:author="Maino Vieytes, Christian (NIH/NIA/IRP) [F]" w:date="2023-11-15T15:31:00Z">
                                  <w:rPr>
                                    <w:rFonts w:ascii="Times New Roman" w:hAnsi="Times New Roman" w:cs="Times New Roman"/>
                                    <w:sz w:val="20"/>
                                    <w:szCs w:val="20"/>
                                  </w:rPr>
                                </w:rPrChange>
                              </w:rPr>
                            </w:pPr>
                            <w:ins w:id="1150" w:author="Maino Vieytes, Christian (NIH/NIA/IRP) [F]" w:date="2023-11-15T15:22:00Z">
                              <w:r w:rsidRPr="00972A4F">
                                <w:rPr>
                                  <w:rFonts w:ascii="Times New Roman" w:hAnsi="Times New Roman" w:cs="Times New Roman"/>
                                  <w:color w:val="000000"/>
                                  <w:sz w:val="18"/>
                                  <w:szCs w:val="18"/>
                                  <w:rPrChange w:id="1151" w:author="Maino Vieytes, Christian (NIH/NIA/IRP) [F]" w:date="2023-11-15T15:31:00Z">
                                    <w:rPr>
                                      <w:rFonts w:ascii="Calibri" w:hAnsi="Calibri" w:cs="Calibri"/>
                                      <w:color w:val="000000"/>
                                    </w:rPr>
                                  </w:rPrChange>
                                </w:rPr>
                                <w:t>0.18</w:t>
                              </w:r>
                            </w:ins>
                            <w:del w:id="1152" w:author="Maino Vieytes, Christian (NIH/NIA/IRP) [F]" w:date="2023-11-15T15:22:00Z">
                              <w:r w:rsidRPr="00972A4F" w:rsidDel="00C92AAD">
                                <w:rPr>
                                  <w:rFonts w:ascii="Times New Roman" w:hAnsi="Times New Roman" w:cs="Times New Roman"/>
                                  <w:color w:val="000000"/>
                                  <w:sz w:val="18"/>
                                  <w:szCs w:val="18"/>
                                  <w:rPrChange w:id="1153" w:author="Maino Vieytes, Christian (NIH/NIA/IRP) [F]" w:date="2023-11-15T15:31:00Z">
                                    <w:rPr>
                                      <w:rFonts w:ascii="Times New Roman" w:hAnsi="Times New Roman" w:cs="Times New Roman"/>
                                      <w:color w:val="000000"/>
                                      <w:sz w:val="20"/>
                                      <w:szCs w:val="20"/>
                                    </w:rPr>
                                  </w:rPrChange>
                                </w:rPr>
                                <w:delText>0.03</w:delText>
                              </w:r>
                            </w:del>
                          </w:p>
                        </w:tc>
                        <w:tc>
                          <w:tcPr>
                            <w:tcW w:w="900" w:type="dxa"/>
                            <w:tcBorders>
                              <w:top w:val="nil"/>
                              <w:bottom w:val="nil"/>
                              <w:right w:val="nil"/>
                            </w:tcBorders>
                            <w:shd w:val="clear" w:color="auto" w:fill="auto"/>
                            <w:noWrap/>
                            <w:vAlign w:val="center"/>
                            <w:hideMark/>
                          </w:tcPr>
                          <w:p w14:paraId="69EF6FED" w14:textId="10548824" w:rsidR="0003299C" w:rsidRPr="00972A4F" w:rsidRDefault="0003299C" w:rsidP="0003299C">
                            <w:pPr>
                              <w:spacing w:line="360" w:lineRule="auto"/>
                              <w:jc w:val="center"/>
                              <w:rPr>
                                <w:rFonts w:ascii="Times New Roman" w:hAnsi="Times New Roman" w:cs="Times New Roman"/>
                                <w:b/>
                                <w:bCs/>
                                <w:sz w:val="18"/>
                                <w:szCs w:val="18"/>
                                <w:rPrChange w:id="1154" w:author="Maino Vieytes, Christian (NIH/NIA/IRP) [F]" w:date="2023-11-15T15:31:00Z">
                                  <w:rPr>
                                    <w:rFonts w:ascii="Times New Roman" w:hAnsi="Times New Roman" w:cs="Times New Roman"/>
                                    <w:b/>
                                    <w:bCs/>
                                    <w:sz w:val="20"/>
                                    <w:szCs w:val="20"/>
                                  </w:rPr>
                                </w:rPrChange>
                              </w:rPr>
                            </w:pPr>
                            <w:ins w:id="1155" w:author="Maino Vieytes, Christian (NIH/NIA/IRP) [F]" w:date="2023-11-15T15:22:00Z">
                              <w:r w:rsidRPr="00972A4F">
                                <w:rPr>
                                  <w:rFonts w:ascii="Times New Roman" w:hAnsi="Times New Roman" w:cs="Times New Roman"/>
                                  <w:b/>
                                  <w:bCs/>
                                  <w:color w:val="000000"/>
                                  <w:sz w:val="18"/>
                                  <w:szCs w:val="18"/>
                                  <w:rPrChange w:id="1156" w:author="Maino Vieytes, Christian (NIH/NIA/IRP) [F]" w:date="2023-11-15T15:31:00Z">
                                    <w:rPr>
                                      <w:rFonts w:ascii="Calibri" w:hAnsi="Calibri" w:cs="Calibri"/>
                                      <w:color w:val="000000"/>
                                    </w:rPr>
                                  </w:rPrChange>
                                </w:rPr>
                                <w:t>0.47</w:t>
                              </w:r>
                            </w:ins>
                            <w:del w:id="1157" w:author="Maino Vieytes, Christian (NIH/NIA/IRP) [F]" w:date="2023-11-15T15:22:00Z">
                              <w:r w:rsidRPr="00972A4F" w:rsidDel="00C92AAD">
                                <w:rPr>
                                  <w:rFonts w:ascii="Times New Roman" w:hAnsi="Times New Roman" w:cs="Times New Roman"/>
                                  <w:b/>
                                  <w:bCs/>
                                  <w:color w:val="000000"/>
                                  <w:sz w:val="18"/>
                                  <w:szCs w:val="18"/>
                                  <w:rPrChange w:id="1158" w:author="Maino Vieytes, Christian (NIH/NIA/IRP) [F]" w:date="2023-11-15T15:31:00Z">
                                    <w:rPr>
                                      <w:rFonts w:ascii="Times New Roman" w:hAnsi="Times New Roman" w:cs="Times New Roman"/>
                                      <w:b/>
                                      <w:bCs/>
                                      <w:color w:val="000000"/>
                                      <w:sz w:val="20"/>
                                      <w:szCs w:val="20"/>
                                    </w:rPr>
                                  </w:rPrChange>
                                </w:rPr>
                                <w:delText>0.44</w:delText>
                              </w:r>
                            </w:del>
                          </w:p>
                        </w:tc>
                        <w:tc>
                          <w:tcPr>
                            <w:tcW w:w="1350" w:type="dxa"/>
                            <w:tcBorders>
                              <w:top w:val="nil"/>
                              <w:left w:val="nil"/>
                              <w:bottom w:val="nil"/>
                              <w:right w:val="single" w:sz="4" w:space="0" w:color="auto"/>
                            </w:tcBorders>
                            <w:vAlign w:val="center"/>
                          </w:tcPr>
                          <w:p w14:paraId="21A5B92E" w14:textId="52875F35" w:rsidR="0003299C" w:rsidRPr="00972A4F" w:rsidRDefault="0003299C" w:rsidP="0003299C">
                            <w:pPr>
                              <w:spacing w:line="360" w:lineRule="auto"/>
                              <w:jc w:val="center"/>
                              <w:rPr>
                                <w:rFonts w:ascii="Times New Roman" w:hAnsi="Times New Roman" w:cs="Times New Roman"/>
                                <w:b/>
                                <w:bCs/>
                                <w:color w:val="000000"/>
                                <w:sz w:val="18"/>
                                <w:szCs w:val="18"/>
                                <w:rPrChange w:id="1159" w:author="Maino Vieytes, Christian (NIH/NIA/IRP) [F]" w:date="2023-11-15T15:31:00Z">
                                  <w:rPr>
                                    <w:rFonts w:ascii="Times New Roman" w:hAnsi="Times New Roman" w:cs="Times New Roman"/>
                                    <w:b/>
                                    <w:bCs/>
                                    <w:color w:val="000000"/>
                                    <w:sz w:val="20"/>
                                    <w:szCs w:val="20"/>
                                  </w:rPr>
                                </w:rPrChange>
                              </w:rPr>
                            </w:pPr>
                            <w:ins w:id="1160" w:author="Maino Vieytes, Christian (NIH/NIA/IRP) [F]" w:date="2023-11-15T15:22:00Z">
                              <w:r w:rsidRPr="00972A4F">
                                <w:rPr>
                                  <w:rFonts w:ascii="Times New Roman" w:hAnsi="Times New Roman" w:cs="Times New Roman"/>
                                  <w:b/>
                                  <w:bCs/>
                                  <w:color w:val="000000"/>
                                  <w:sz w:val="18"/>
                                  <w:szCs w:val="18"/>
                                  <w:rPrChange w:id="1161" w:author="Maino Vieytes, Christian (NIH/NIA/IRP) [F]" w:date="2023-11-15T15:31:00Z">
                                    <w:rPr>
                                      <w:rFonts w:ascii="Calibri" w:hAnsi="Calibri" w:cs="Calibri"/>
                                      <w:color w:val="000000"/>
                                    </w:rPr>
                                  </w:rPrChange>
                                </w:rPr>
                                <w:t>0.30</w:t>
                              </w:r>
                            </w:ins>
                            <w:del w:id="1162" w:author="Maino Vieytes, Christian (NIH/NIA/IRP) [F]" w:date="2023-11-15T15:22:00Z">
                              <w:r w:rsidRPr="00972A4F" w:rsidDel="00C92AAD">
                                <w:rPr>
                                  <w:rFonts w:ascii="Times New Roman" w:hAnsi="Times New Roman" w:cs="Times New Roman"/>
                                  <w:b/>
                                  <w:bCs/>
                                  <w:color w:val="000000"/>
                                  <w:sz w:val="18"/>
                                  <w:szCs w:val="18"/>
                                  <w:rPrChange w:id="1163" w:author="Maino Vieytes, Christian (NIH/NIA/IRP) [F]" w:date="2023-11-15T15:31:00Z">
                                    <w:rPr>
                                      <w:rFonts w:ascii="Times New Roman" w:hAnsi="Times New Roman" w:cs="Times New Roman"/>
                                      <w:b/>
                                      <w:bCs/>
                                      <w:color w:val="000000"/>
                                      <w:sz w:val="20"/>
                                      <w:szCs w:val="20"/>
                                    </w:rPr>
                                  </w:rPrChange>
                                </w:rPr>
                                <w:delText>0.30</w:delText>
                              </w:r>
                            </w:del>
                          </w:p>
                        </w:tc>
                      </w:tr>
                      <w:tr w:rsidR="0003299C" w:rsidRPr="00972A4F" w14:paraId="322C98E0" w14:textId="77777777" w:rsidTr="00972A4F">
                        <w:tc>
                          <w:tcPr>
                            <w:tcW w:w="2187" w:type="dxa"/>
                            <w:gridSpan w:val="2"/>
                            <w:tcBorders>
                              <w:top w:val="nil"/>
                              <w:left w:val="single" w:sz="4" w:space="0" w:color="auto"/>
                              <w:bottom w:val="nil"/>
                            </w:tcBorders>
                            <w:shd w:val="clear" w:color="auto" w:fill="auto"/>
                            <w:vAlign w:val="center"/>
                          </w:tcPr>
                          <w:p w14:paraId="29DF2949" w14:textId="77777777" w:rsidR="0003299C" w:rsidRPr="00972A4F" w:rsidRDefault="0003299C" w:rsidP="0003299C">
                            <w:pPr>
                              <w:spacing w:line="360" w:lineRule="auto"/>
                              <w:rPr>
                                <w:rFonts w:ascii="Times New Roman" w:hAnsi="Times New Roman" w:cs="Times New Roman"/>
                                <w:sz w:val="18"/>
                                <w:szCs w:val="18"/>
                                <w:rPrChange w:id="1164"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165" w:author="Maino Vieytes, Christian (NIH/NIA/IRP) [F]" w:date="2023-11-15T15:31:00Z">
                                  <w:rPr>
                                    <w:rFonts w:ascii="Times New Roman" w:hAnsi="Times New Roman" w:cs="Times New Roman"/>
                                    <w:sz w:val="20"/>
                                    <w:szCs w:val="20"/>
                                  </w:rPr>
                                </w:rPrChange>
                              </w:rPr>
                              <w:t>Tomatoes</w:t>
                            </w:r>
                          </w:p>
                        </w:tc>
                        <w:tc>
                          <w:tcPr>
                            <w:tcW w:w="1499" w:type="dxa"/>
                            <w:tcBorders>
                              <w:top w:val="nil"/>
                              <w:bottom w:val="nil"/>
                            </w:tcBorders>
                            <w:shd w:val="clear" w:color="auto" w:fill="auto"/>
                            <w:noWrap/>
                            <w:vAlign w:val="center"/>
                            <w:hideMark/>
                          </w:tcPr>
                          <w:p w14:paraId="713FA6AA" w14:textId="25C5450C" w:rsidR="0003299C" w:rsidRPr="00972A4F" w:rsidRDefault="0003299C" w:rsidP="0003299C">
                            <w:pPr>
                              <w:spacing w:line="360" w:lineRule="auto"/>
                              <w:jc w:val="center"/>
                              <w:rPr>
                                <w:rFonts w:ascii="Times New Roman" w:hAnsi="Times New Roman" w:cs="Times New Roman"/>
                                <w:sz w:val="18"/>
                                <w:szCs w:val="18"/>
                                <w:rPrChange w:id="1166" w:author="Maino Vieytes, Christian (NIH/NIA/IRP) [F]" w:date="2023-11-15T15:31:00Z">
                                  <w:rPr>
                                    <w:rFonts w:ascii="Times New Roman" w:hAnsi="Times New Roman" w:cs="Times New Roman"/>
                                    <w:sz w:val="20"/>
                                    <w:szCs w:val="20"/>
                                  </w:rPr>
                                </w:rPrChange>
                              </w:rPr>
                            </w:pPr>
                            <w:ins w:id="1167" w:author="Maino Vieytes, Christian (NIH/NIA/IRP) [F]" w:date="2023-11-15T15:22:00Z">
                              <w:r w:rsidRPr="00972A4F">
                                <w:rPr>
                                  <w:rFonts w:ascii="Times New Roman" w:hAnsi="Times New Roman" w:cs="Times New Roman"/>
                                  <w:color w:val="000000"/>
                                  <w:sz w:val="18"/>
                                  <w:szCs w:val="18"/>
                                  <w:rPrChange w:id="1168" w:author="Maino Vieytes, Christian (NIH/NIA/IRP) [F]" w:date="2023-11-15T15:31:00Z">
                                    <w:rPr>
                                      <w:rFonts w:ascii="Calibri" w:hAnsi="Calibri" w:cs="Calibri"/>
                                      <w:color w:val="000000"/>
                                    </w:rPr>
                                  </w:rPrChange>
                                </w:rPr>
                                <w:t>-0.26</w:t>
                              </w:r>
                            </w:ins>
                            <w:del w:id="1169" w:author="Maino Vieytes, Christian (NIH/NIA/IRP) [F]" w:date="2023-11-15T15:22:00Z">
                              <w:r w:rsidRPr="00972A4F" w:rsidDel="00C92AAD">
                                <w:rPr>
                                  <w:rFonts w:ascii="Times New Roman" w:hAnsi="Times New Roman" w:cs="Times New Roman"/>
                                  <w:color w:val="000000"/>
                                  <w:sz w:val="18"/>
                                  <w:szCs w:val="18"/>
                                  <w:rPrChange w:id="1170" w:author="Maino Vieytes, Christian (NIH/NIA/IRP) [F]" w:date="2023-11-15T15:31:00Z">
                                    <w:rPr>
                                      <w:rFonts w:ascii="Times New Roman" w:hAnsi="Times New Roman" w:cs="Times New Roman"/>
                                      <w:color w:val="000000"/>
                                      <w:sz w:val="20"/>
                                      <w:szCs w:val="20"/>
                                    </w:rPr>
                                  </w:rPrChange>
                                </w:rPr>
                                <w:delText>-0.16</w:delText>
                              </w:r>
                            </w:del>
                          </w:p>
                        </w:tc>
                        <w:tc>
                          <w:tcPr>
                            <w:tcW w:w="990" w:type="dxa"/>
                            <w:tcBorders>
                              <w:top w:val="nil"/>
                              <w:bottom w:val="nil"/>
                            </w:tcBorders>
                            <w:shd w:val="clear" w:color="auto" w:fill="auto"/>
                            <w:noWrap/>
                            <w:vAlign w:val="center"/>
                            <w:hideMark/>
                          </w:tcPr>
                          <w:p w14:paraId="6D7EE600" w14:textId="620A3AC4" w:rsidR="0003299C" w:rsidRPr="00972A4F" w:rsidRDefault="0003299C" w:rsidP="0003299C">
                            <w:pPr>
                              <w:spacing w:line="360" w:lineRule="auto"/>
                              <w:jc w:val="center"/>
                              <w:rPr>
                                <w:rFonts w:ascii="Times New Roman" w:hAnsi="Times New Roman" w:cs="Times New Roman"/>
                                <w:b/>
                                <w:bCs/>
                                <w:sz w:val="18"/>
                                <w:szCs w:val="18"/>
                                <w:rPrChange w:id="1171" w:author="Maino Vieytes, Christian (NIH/NIA/IRP) [F]" w:date="2023-11-15T15:31:00Z">
                                  <w:rPr>
                                    <w:rFonts w:ascii="Times New Roman" w:hAnsi="Times New Roman" w:cs="Times New Roman"/>
                                    <w:b/>
                                    <w:bCs/>
                                    <w:sz w:val="20"/>
                                    <w:szCs w:val="20"/>
                                  </w:rPr>
                                </w:rPrChange>
                              </w:rPr>
                            </w:pPr>
                            <w:ins w:id="1172" w:author="Maino Vieytes, Christian (NIH/NIA/IRP) [F]" w:date="2023-11-15T15:22:00Z">
                              <w:r w:rsidRPr="00972A4F">
                                <w:rPr>
                                  <w:rFonts w:ascii="Times New Roman" w:hAnsi="Times New Roman" w:cs="Times New Roman"/>
                                  <w:b/>
                                  <w:bCs/>
                                  <w:color w:val="000000"/>
                                  <w:sz w:val="18"/>
                                  <w:szCs w:val="18"/>
                                  <w:rPrChange w:id="1173" w:author="Maino Vieytes, Christian (NIH/NIA/IRP) [F]" w:date="2023-11-15T15:31:00Z">
                                    <w:rPr>
                                      <w:rFonts w:ascii="Calibri" w:hAnsi="Calibri" w:cs="Calibri"/>
                                      <w:color w:val="000000"/>
                                    </w:rPr>
                                  </w:rPrChange>
                                </w:rPr>
                                <w:t>0.45</w:t>
                              </w:r>
                            </w:ins>
                            <w:del w:id="1174" w:author="Maino Vieytes, Christian (NIH/NIA/IRP) [F]" w:date="2023-11-15T15:22:00Z">
                              <w:r w:rsidRPr="00972A4F" w:rsidDel="00C92AAD">
                                <w:rPr>
                                  <w:rFonts w:ascii="Times New Roman" w:hAnsi="Times New Roman" w:cs="Times New Roman"/>
                                  <w:b/>
                                  <w:bCs/>
                                  <w:color w:val="000000"/>
                                  <w:sz w:val="18"/>
                                  <w:szCs w:val="18"/>
                                  <w:rPrChange w:id="1175" w:author="Maino Vieytes, Christian (NIH/NIA/IRP) [F]" w:date="2023-11-15T15:31:00Z">
                                    <w:rPr>
                                      <w:rFonts w:ascii="Times New Roman" w:hAnsi="Times New Roman" w:cs="Times New Roman"/>
                                      <w:b/>
                                      <w:bCs/>
                                      <w:color w:val="000000"/>
                                      <w:sz w:val="20"/>
                                      <w:szCs w:val="20"/>
                                    </w:rPr>
                                  </w:rPrChange>
                                </w:rPr>
                                <w:delText>0.42</w:delText>
                              </w:r>
                            </w:del>
                          </w:p>
                        </w:tc>
                        <w:tc>
                          <w:tcPr>
                            <w:tcW w:w="900" w:type="dxa"/>
                            <w:tcBorders>
                              <w:top w:val="nil"/>
                              <w:bottom w:val="nil"/>
                              <w:right w:val="nil"/>
                            </w:tcBorders>
                            <w:shd w:val="clear" w:color="auto" w:fill="auto"/>
                            <w:noWrap/>
                            <w:vAlign w:val="center"/>
                            <w:hideMark/>
                          </w:tcPr>
                          <w:p w14:paraId="384A8C08" w14:textId="10187898" w:rsidR="0003299C" w:rsidRPr="00972A4F" w:rsidRDefault="0003299C" w:rsidP="0003299C">
                            <w:pPr>
                              <w:spacing w:line="360" w:lineRule="auto"/>
                              <w:jc w:val="center"/>
                              <w:rPr>
                                <w:rFonts w:ascii="Times New Roman" w:hAnsi="Times New Roman" w:cs="Times New Roman"/>
                                <w:sz w:val="18"/>
                                <w:szCs w:val="18"/>
                                <w:rPrChange w:id="1176" w:author="Maino Vieytes, Christian (NIH/NIA/IRP) [F]" w:date="2023-11-15T15:31:00Z">
                                  <w:rPr>
                                    <w:rFonts w:ascii="Times New Roman" w:hAnsi="Times New Roman" w:cs="Times New Roman"/>
                                    <w:sz w:val="20"/>
                                    <w:szCs w:val="20"/>
                                  </w:rPr>
                                </w:rPrChange>
                              </w:rPr>
                            </w:pPr>
                            <w:ins w:id="1177" w:author="Maino Vieytes, Christian (NIH/NIA/IRP) [F]" w:date="2023-11-15T15:22:00Z">
                              <w:r w:rsidRPr="00972A4F">
                                <w:rPr>
                                  <w:rFonts w:ascii="Times New Roman" w:hAnsi="Times New Roman" w:cs="Times New Roman"/>
                                  <w:color w:val="000000"/>
                                  <w:sz w:val="18"/>
                                  <w:szCs w:val="18"/>
                                  <w:rPrChange w:id="1178" w:author="Maino Vieytes, Christian (NIH/NIA/IRP) [F]" w:date="2023-11-15T15:31:00Z">
                                    <w:rPr>
                                      <w:rFonts w:ascii="Calibri" w:hAnsi="Calibri" w:cs="Calibri"/>
                                      <w:color w:val="000000"/>
                                    </w:rPr>
                                  </w:rPrChange>
                                </w:rPr>
                                <w:t>-0.15</w:t>
                              </w:r>
                            </w:ins>
                            <w:del w:id="1179" w:author="Maino Vieytes, Christian (NIH/NIA/IRP) [F]" w:date="2023-11-15T15:22:00Z">
                              <w:r w:rsidRPr="00972A4F" w:rsidDel="00C92AAD">
                                <w:rPr>
                                  <w:rFonts w:ascii="Times New Roman" w:hAnsi="Times New Roman" w:cs="Times New Roman"/>
                                  <w:color w:val="000000"/>
                                  <w:sz w:val="18"/>
                                  <w:szCs w:val="18"/>
                                  <w:rPrChange w:id="1180" w:author="Maino Vieytes, Christian (NIH/NIA/IRP) [F]" w:date="2023-11-15T15:31:00Z">
                                    <w:rPr>
                                      <w:rFonts w:ascii="Times New Roman" w:hAnsi="Times New Roman" w:cs="Times New Roman"/>
                                      <w:color w:val="000000"/>
                                      <w:sz w:val="20"/>
                                      <w:szCs w:val="20"/>
                                    </w:rPr>
                                  </w:rPrChange>
                                </w:rPr>
                                <w:delText>-0.01</w:delText>
                              </w:r>
                            </w:del>
                          </w:p>
                        </w:tc>
                        <w:tc>
                          <w:tcPr>
                            <w:tcW w:w="1350" w:type="dxa"/>
                            <w:tcBorders>
                              <w:top w:val="nil"/>
                              <w:left w:val="nil"/>
                              <w:bottom w:val="nil"/>
                              <w:right w:val="single" w:sz="4" w:space="0" w:color="auto"/>
                            </w:tcBorders>
                            <w:vAlign w:val="center"/>
                          </w:tcPr>
                          <w:p w14:paraId="1EEAD651" w14:textId="7967AC24" w:rsidR="0003299C" w:rsidRPr="00972A4F" w:rsidRDefault="0003299C" w:rsidP="0003299C">
                            <w:pPr>
                              <w:spacing w:line="360" w:lineRule="auto"/>
                              <w:jc w:val="center"/>
                              <w:rPr>
                                <w:rFonts w:ascii="Times New Roman" w:hAnsi="Times New Roman" w:cs="Times New Roman"/>
                                <w:color w:val="000000"/>
                                <w:sz w:val="18"/>
                                <w:szCs w:val="18"/>
                                <w:rPrChange w:id="1181" w:author="Maino Vieytes, Christian (NIH/NIA/IRP) [F]" w:date="2023-11-15T15:31:00Z">
                                  <w:rPr>
                                    <w:rFonts w:ascii="Times New Roman" w:hAnsi="Times New Roman" w:cs="Times New Roman"/>
                                    <w:color w:val="000000"/>
                                    <w:sz w:val="20"/>
                                    <w:szCs w:val="20"/>
                                  </w:rPr>
                                </w:rPrChange>
                              </w:rPr>
                            </w:pPr>
                            <w:ins w:id="1182" w:author="Maino Vieytes, Christian (NIH/NIA/IRP) [F]" w:date="2023-11-15T15:22:00Z">
                              <w:r w:rsidRPr="00972A4F">
                                <w:rPr>
                                  <w:rFonts w:ascii="Times New Roman" w:hAnsi="Times New Roman" w:cs="Times New Roman"/>
                                  <w:color w:val="000000"/>
                                  <w:sz w:val="18"/>
                                  <w:szCs w:val="18"/>
                                  <w:rPrChange w:id="1183" w:author="Maino Vieytes, Christian (NIH/NIA/IRP) [F]" w:date="2023-11-15T15:31:00Z">
                                    <w:rPr>
                                      <w:rFonts w:ascii="Calibri" w:hAnsi="Calibri" w:cs="Calibri"/>
                                      <w:color w:val="000000"/>
                                    </w:rPr>
                                  </w:rPrChange>
                                </w:rPr>
                                <w:t>0.10</w:t>
                              </w:r>
                            </w:ins>
                            <w:del w:id="1184" w:author="Maino Vieytes, Christian (NIH/NIA/IRP) [F]" w:date="2023-11-15T15:22:00Z">
                              <w:r w:rsidRPr="00972A4F" w:rsidDel="00C92AAD">
                                <w:rPr>
                                  <w:rFonts w:ascii="Times New Roman" w:hAnsi="Times New Roman" w:cs="Times New Roman"/>
                                  <w:color w:val="000000"/>
                                  <w:sz w:val="18"/>
                                  <w:szCs w:val="18"/>
                                  <w:rPrChange w:id="1185" w:author="Maino Vieytes, Christian (NIH/NIA/IRP) [F]" w:date="2023-11-15T15:31:00Z">
                                    <w:rPr>
                                      <w:rFonts w:ascii="Times New Roman" w:hAnsi="Times New Roman" w:cs="Times New Roman"/>
                                      <w:color w:val="000000"/>
                                      <w:sz w:val="20"/>
                                      <w:szCs w:val="20"/>
                                    </w:rPr>
                                  </w:rPrChange>
                                </w:rPr>
                                <w:delText>0.090</w:delText>
                              </w:r>
                            </w:del>
                          </w:p>
                        </w:tc>
                      </w:tr>
                      <w:tr w:rsidR="0003299C" w:rsidRPr="00972A4F" w14:paraId="14FA86AB" w14:textId="77777777" w:rsidTr="00972A4F">
                        <w:tc>
                          <w:tcPr>
                            <w:tcW w:w="2187" w:type="dxa"/>
                            <w:gridSpan w:val="2"/>
                            <w:tcBorders>
                              <w:top w:val="nil"/>
                              <w:left w:val="single" w:sz="4" w:space="0" w:color="auto"/>
                              <w:bottom w:val="nil"/>
                            </w:tcBorders>
                            <w:shd w:val="clear" w:color="auto" w:fill="auto"/>
                            <w:vAlign w:val="center"/>
                          </w:tcPr>
                          <w:p w14:paraId="73F18CBC" w14:textId="77777777" w:rsidR="0003299C" w:rsidRPr="00972A4F" w:rsidRDefault="0003299C" w:rsidP="0003299C">
                            <w:pPr>
                              <w:spacing w:line="360" w:lineRule="auto"/>
                              <w:rPr>
                                <w:rFonts w:ascii="Times New Roman" w:hAnsi="Times New Roman" w:cs="Times New Roman"/>
                                <w:sz w:val="18"/>
                                <w:szCs w:val="18"/>
                                <w:rPrChange w:id="118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187" w:author="Maino Vieytes, Christian (NIH/NIA/IRP) [F]" w:date="2023-11-15T15:31:00Z">
                                  <w:rPr>
                                    <w:rFonts w:ascii="Times New Roman" w:hAnsi="Times New Roman" w:cs="Times New Roman"/>
                                    <w:sz w:val="20"/>
                                    <w:szCs w:val="20"/>
                                  </w:rPr>
                                </w:rPrChange>
                              </w:rPr>
                              <w:t>Dark-Green Vegetables</w:t>
                            </w:r>
                          </w:p>
                        </w:tc>
                        <w:tc>
                          <w:tcPr>
                            <w:tcW w:w="1499" w:type="dxa"/>
                            <w:tcBorders>
                              <w:top w:val="nil"/>
                              <w:bottom w:val="nil"/>
                            </w:tcBorders>
                            <w:shd w:val="clear" w:color="auto" w:fill="auto"/>
                            <w:noWrap/>
                            <w:vAlign w:val="center"/>
                            <w:hideMark/>
                          </w:tcPr>
                          <w:p w14:paraId="14B0ED74" w14:textId="59ADF55A" w:rsidR="0003299C" w:rsidRPr="00972A4F" w:rsidRDefault="0003299C" w:rsidP="0003299C">
                            <w:pPr>
                              <w:spacing w:line="360" w:lineRule="auto"/>
                              <w:jc w:val="center"/>
                              <w:rPr>
                                <w:rFonts w:ascii="Times New Roman" w:hAnsi="Times New Roman" w:cs="Times New Roman"/>
                                <w:b/>
                                <w:bCs/>
                                <w:sz w:val="18"/>
                                <w:szCs w:val="18"/>
                                <w:rPrChange w:id="1188" w:author="Maino Vieytes, Christian (NIH/NIA/IRP) [F]" w:date="2023-11-15T15:31:00Z">
                                  <w:rPr>
                                    <w:rFonts w:ascii="Times New Roman" w:hAnsi="Times New Roman" w:cs="Times New Roman"/>
                                    <w:sz w:val="20"/>
                                    <w:szCs w:val="20"/>
                                  </w:rPr>
                                </w:rPrChange>
                              </w:rPr>
                            </w:pPr>
                            <w:ins w:id="1189" w:author="Maino Vieytes, Christian (NIH/NIA/IRP) [F]" w:date="2023-11-15T15:22:00Z">
                              <w:r w:rsidRPr="00972A4F">
                                <w:rPr>
                                  <w:rFonts w:ascii="Times New Roman" w:hAnsi="Times New Roman" w:cs="Times New Roman"/>
                                  <w:b/>
                                  <w:bCs/>
                                  <w:color w:val="000000"/>
                                  <w:sz w:val="18"/>
                                  <w:szCs w:val="18"/>
                                  <w:rPrChange w:id="1190" w:author="Maino Vieytes, Christian (NIH/NIA/IRP) [F]" w:date="2023-11-15T15:31:00Z">
                                    <w:rPr>
                                      <w:rFonts w:ascii="Calibri" w:hAnsi="Calibri" w:cs="Calibri"/>
                                      <w:color w:val="000000"/>
                                    </w:rPr>
                                  </w:rPrChange>
                                </w:rPr>
                                <w:t>-0.48</w:t>
                              </w:r>
                            </w:ins>
                            <w:del w:id="1191" w:author="Maino Vieytes, Christian (NIH/NIA/IRP) [F]" w:date="2023-11-15T15:22:00Z">
                              <w:r w:rsidRPr="00972A4F" w:rsidDel="00C92AAD">
                                <w:rPr>
                                  <w:rFonts w:ascii="Times New Roman" w:hAnsi="Times New Roman" w:cs="Times New Roman"/>
                                  <w:b/>
                                  <w:bCs/>
                                  <w:color w:val="000000"/>
                                  <w:sz w:val="18"/>
                                  <w:szCs w:val="18"/>
                                  <w:rPrChange w:id="1192" w:author="Maino Vieytes, Christian (NIH/NIA/IRP) [F]" w:date="2023-11-15T15:31:00Z">
                                    <w:rPr>
                                      <w:rFonts w:ascii="Times New Roman" w:hAnsi="Times New Roman" w:cs="Times New Roman"/>
                                      <w:color w:val="000000"/>
                                      <w:sz w:val="20"/>
                                      <w:szCs w:val="20"/>
                                    </w:rPr>
                                  </w:rPrChange>
                                </w:rPr>
                                <w:delText>-0.22</w:delText>
                              </w:r>
                            </w:del>
                          </w:p>
                        </w:tc>
                        <w:tc>
                          <w:tcPr>
                            <w:tcW w:w="990" w:type="dxa"/>
                            <w:tcBorders>
                              <w:top w:val="nil"/>
                              <w:bottom w:val="nil"/>
                            </w:tcBorders>
                            <w:shd w:val="clear" w:color="auto" w:fill="auto"/>
                            <w:noWrap/>
                            <w:vAlign w:val="center"/>
                            <w:hideMark/>
                          </w:tcPr>
                          <w:p w14:paraId="36780AFE" w14:textId="038A5F4B" w:rsidR="0003299C" w:rsidRPr="00972A4F" w:rsidRDefault="0003299C" w:rsidP="0003299C">
                            <w:pPr>
                              <w:spacing w:line="360" w:lineRule="auto"/>
                              <w:jc w:val="center"/>
                              <w:rPr>
                                <w:rFonts w:ascii="Times New Roman" w:hAnsi="Times New Roman" w:cs="Times New Roman"/>
                                <w:sz w:val="18"/>
                                <w:szCs w:val="18"/>
                                <w:rPrChange w:id="1193" w:author="Maino Vieytes, Christian (NIH/NIA/IRP) [F]" w:date="2023-11-15T15:31:00Z">
                                  <w:rPr>
                                    <w:rFonts w:ascii="Times New Roman" w:hAnsi="Times New Roman" w:cs="Times New Roman"/>
                                    <w:sz w:val="20"/>
                                    <w:szCs w:val="20"/>
                                  </w:rPr>
                                </w:rPrChange>
                              </w:rPr>
                            </w:pPr>
                            <w:ins w:id="1194" w:author="Maino Vieytes, Christian (NIH/NIA/IRP) [F]" w:date="2023-11-15T15:22:00Z">
                              <w:r w:rsidRPr="00972A4F">
                                <w:rPr>
                                  <w:rFonts w:ascii="Times New Roman" w:hAnsi="Times New Roman" w:cs="Times New Roman"/>
                                  <w:color w:val="000000"/>
                                  <w:sz w:val="18"/>
                                  <w:szCs w:val="18"/>
                                  <w:rPrChange w:id="1195" w:author="Maino Vieytes, Christian (NIH/NIA/IRP) [F]" w:date="2023-11-15T15:31:00Z">
                                    <w:rPr>
                                      <w:rFonts w:ascii="Calibri" w:hAnsi="Calibri" w:cs="Calibri"/>
                                      <w:color w:val="000000"/>
                                    </w:rPr>
                                  </w:rPrChange>
                                </w:rPr>
                                <w:t>0.24</w:t>
                              </w:r>
                            </w:ins>
                            <w:del w:id="1196" w:author="Maino Vieytes, Christian (NIH/NIA/IRP) [F]" w:date="2023-11-15T15:22:00Z">
                              <w:r w:rsidRPr="00972A4F" w:rsidDel="00C92AAD">
                                <w:rPr>
                                  <w:rFonts w:ascii="Times New Roman" w:hAnsi="Times New Roman" w:cs="Times New Roman"/>
                                  <w:color w:val="000000"/>
                                  <w:sz w:val="18"/>
                                  <w:szCs w:val="18"/>
                                  <w:rPrChange w:id="1197" w:author="Maino Vieytes, Christian (NIH/NIA/IRP) [F]" w:date="2023-11-15T15:31:00Z">
                                    <w:rPr>
                                      <w:rFonts w:ascii="Times New Roman" w:hAnsi="Times New Roman" w:cs="Times New Roman"/>
                                      <w:color w:val="000000"/>
                                      <w:sz w:val="20"/>
                                      <w:szCs w:val="20"/>
                                    </w:rPr>
                                  </w:rPrChange>
                                </w:rPr>
                                <w:delText>0.20</w:delText>
                              </w:r>
                            </w:del>
                          </w:p>
                        </w:tc>
                        <w:tc>
                          <w:tcPr>
                            <w:tcW w:w="900" w:type="dxa"/>
                            <w:tcBorders>
                              <w:top w:val="nil"/>
                              <w:bottom w:val="nil"/>
                              <w:right w:val="nil"/>
                            </w:tcBorders>
                            <w:shd w:val="clear" w:color="auto" w:fill="auto"/>
                            <w:noWrap/>
                            <w:vAlign w:val="center"/>
                            <w:hideMark/>
                          </w:tcPr>
                          <w:p w14:paraId="364A7A48" w14:textId="5053D39B" w:rsidR="0003299C" w:rsidRPr="00972A4F" w:rsidRDefault="0003299C" w:rsidP="0003299C">
                            <w:pPr>
                              <w:spacing w:line="360" w:lineRule="auto"/>
                              <w:jc w:val="center"/>
                              <w:rPr>
                                <w:rFonts w:ascii="Times New Roman" w:hAnsi="Times New Roman" w:cs="Times New Roman"/>
                                <w:b/>
                                <w:bCs/>
                                <w:sz w:val="18"/>
                                <w:szCs w:val="18"/>
                                <w:rPrChange w:id="1198" w:author="Maino Vieytes, Christian (NIH/NIA/IRP) [F]" w:date="2023-11-15T15:31:00Z">
                                  <w:rPr>
                                    <w:rFonts w:ascii="Times New Roman" w:hAnsi="Times New Roman" w:cs="Times New Roman"/>
                                    <w:b/>
                                    <w:bCs/>
                                    <w:sz w:val="20"/>
                                    <w:szCs w:val="20"/>
                                  </w:rPr>
                                </w:rPrChange>
                              </w:rPr>
                            </w:pPr>
                            <w:ins w:id="1199" w:author="Maino Vieytes, Christian (NIH/NIA/IRP) [F]" w:date="2023-11-15T15:22:00Z">
                              <w:r w:rsidRPr="00972A4F">
                                <w:rPr>
                                  <w:rFonts w:ascii="Times New Roman" w:hAnsi="Times New Roman" w:cs="Times New Roman"/>
                                  <w:color w:val="000000"/>
                                  <w:sz w:val="18"/>
                                  <w:szCs w:val="18"/>
                                  <w:rPrChange w:id="1200" w:author="Maino Vieytes, Christian (NIH/NIA/IRP) [F]" w:date="2023-11-15T15:31:00Z">
                                    <w:rPr>
                                      <w:rFonts w:ascii="Calibri" w:hAnsi="Calibri" w:cs="Calibri"/>
                                      <w:color w:val="000000"/>
                                    </w:rPr>
                                  </w:rPrChange>
                                </w:rPr>
                                <w:t>-0.090</w:t>
                              </w:r>
                            </w:ins>
                            <w:del w:id="1201" w:author="Maino Vieytes, Christian (NIH/NIA/IRP) [F]" w:date="2023-11-15T15:22:00Z">
                              <w:r w:rsidRPr="00972A4F" w:rsidDel="00C92AAD">
                                <w:rPr>
                                  <w:rFonts w:ascii="Times New Roman" w:hAnsi="Times New Roman" w:cs="Times New Roman"/>
                                  <w:b/>
                                  <w:bCs/>
                                  <w:color w:val="000000"/>
                                  <w:sz w:val="18"/>
                                  <w:szCs w:val="18"/>
                                  <w:rPrChange w:id="1202" w:author="Maino Vieytes, Christian (NIH/NIA/IRP) [F]" w:date="2023-11-15T15:31:00Z">
                                    <w:rPr>
                                      <w:rFonts w:ascii="Times New Roman" w:hAnsi="Times New Roman" w:cs="Times New Roman"/>
                                      <w:b/>
                                      <w:bCs/>
                                      <w:color w:val="000000"/>
                                      <w:sz w:val="20"/>
                                      <w:szCs w:val="20"/>
                                    </w:rPr>
                                  </w:rPrChange>
                                </w:rPr>
                                <w:delText>0.44</w:delText>
                              </w:r>
                            </w:del>
                          </w:p>
                        </w:tc>
                        <w:tc>
                          <w:tcPr>
                            <w:tcW w:w="1350" w:type="dxa"/>
                            <w:tcBorders>
                              <w:top w:val="nil"/>
                              <w:left w:val="nil"/>
                              <w:bottom w:val="nil"/>
                              <w:right w:val="single" w:sz="4" w:space="0" w:color="auto"/>
                            </w:tcBorders>
                            <w:vAlign w:val="center"/>
                          </w:tcPr>
                          <w:p w14:paraId="6241E4FC" w14:textId="354FE05F" w:rsidR="0003299C" w:rsidRPr="00972A4F" w:rsidRDefault="0003299C" w:rsidP="0003299C">
                            <w:pPr>
                              <w:spacing w:line="360" w:lineRule="auto"/>
                              <w:jc w:val="center"/>
                              <w:rPr>
                                <w:rFonts w:ascii="Times New Roman" w:hAnsi="Times New Roman" w:cs="Times New Roman"/>
                                <w:b/>
                                <w:bCs/>
                                <w:color w:val="000000"/>
                                <w:sz w:val="18"/>
                                <w:szCs w:val="18"/>
                                <w:rPrChange w:id="1203" w:author="Maino Vieytes, Christian (NIH/NIA/IRP) [F]" w:date="2023-11-15T15:31:00Z">
                                  <w:rPr>
                                    <w:rFonts w:ascii="Times New Roman" w:hAnsi="Times New Roman" w:cs="Times New Roman"/>
                                    <w:b/>
                                    <w:bCs/>
                                    <w:color w:val="000000"/>
                                    <w:sz w:val="20"/>
                                    <w:szCs w:val="20"/>
                                  </w:rPr>
                                </w:rPrChange>
                              </w:rPr>
                            </w:pPr>
                            <w:ins w:id="1204" w:author="Maino Vieytes, Christian (NIH/NIA/IRP) [F]" w:date="2023-11-15T15:22:00Z">
                              <w:r w:rsidRPr="00972A4F">
                                <w:rPr>
                                  <w:rFonts w:ascii="Times New Roman" w:hAnsi="Times New Roman" w:cs="Times New Roman"/>
                                  <w:b/>
                                  <w:bCs/>
                                  <w:color w:val="000000"/>
                                  <w:sz w:val="18"/>
                                  <w:szCs w:val="18"/>
                                  <w:rPrChange w:id="1205" w:author="Maino Vieytes, Christian (NIH/NIA/IRP) [F]" w:date="2023-11-15T15:31:00Z">
                                    <w:rPr>
                                      <w:rFonts w:ascii="Calibri" w:hAnsi="Calibri" w:cs="Calibri"/>
                                      <w:color w:val="000000"/>
                                    </w:rPr>
                                  </w:rPrChange>
                                </w:rPr>
                                <w:t>0.31</w:t>
                              </w:r>
                            </w:ins>
                            <w:del w:id="1206" w:author="Maino Vieytes, Christian (NIH/NIA/IRP) [F]" w:date="2023-11-15T15:22:00Z">
                              <w:r w:rsidRPr="00972A4F" w:rsidDel="00C92AAD">
                                <w:rPr>
                                  <w:rFonts w:ascii="Times New Roman" w:hAnsi="Times New Roman" w:cs="Times New Roman"/>
                                  <w:b/>
                                  <w:bCs/>
                                  <w:color w:val="000000"/>
                                  <w:sz w:val="18"/>
                                  <w:szCs w:val="18"/>
                                  <w:rPrChange w:id="1207" w:author="Maino Vieytes, Christian (NIH/NIA/IRP) [F]" w:date="2023-11-15T15:31:00Z">
                                    <w:rPr>
                                      <w:rFonts w:ascii="Times New Roman" w:hAnsi="Times New Roman" w:cs="Times New Roman"/>
                                      <w:b/>
                                      <w:bCs/>
                                      <w:color w:val="000000"/>
                                      <w:sz w:val="20"/>
                                      <w:szCs w:val="20"/>
                                    </w:rPr>
                                  </w:rPrChange>
                                </w:rPr>
                                <w:delText>0.34</w:delText>
                              </w:r>
                            </w:del>
                          </w:p>
                        </w:tc>
                      </w:tr>
                      <w:tr w:rsidR="0003299C" w:rsidRPr="00972A4F" w14:paraId="5C125108" w14:textId="77777777" w:rsidTr="00972A4F">
                        <w:tc>
                          <w:tcPr>
                            <w:tcW w:w="2187" w:type="dxa"/>
                            <w:gridSpan w:val="2"/>
                            <w:tcBorders>
                              <w:top w:val="nil"/>
                              <w:left w:val="single" w:sz="4" w:space="0" w:color="auto"/>
                              <w:bottom w:val="nil"/>
                            </w:tcBorders>
                            <w:shd w:val="clear" w:color="auto" w:fill="auto"/>
                            <w:vAlign w:val="center"/>
                          </w:tcPr>
                          <w:p w14:paraId="6A0D0FE8" w14:textId="77777777" w:rsidR="0003299C" w:rsidRPr="00972A4F" w:rsidRDefault="0003299C" w:rsidP="0003299C">
                            <w:pPr>
                              <w:spacing w:line="360" w:lineRule="auto"/>
                              <w:rPr>
                                <w:rFonts w:ascii="Times New Roman" w:hAnsi="Times New Roman" w:cs="Times New Roman"/>
                                <w:sz w:val="18"/>
                                <w:szCs w:val="18"/>
                                <w:rPrChange w:id="1208"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209" w:author="Maino Vieytes, Christian (NIH/NIA/IRP) [F]" w:date="2023-11-15T15:31:00Z">
                                  <w:rPr>
                                    <w:rFonts w:ascii="Times New Roman" w:hAnsi="Times New Roman" w:cs="Times New Roman"/>
                                    <w:sz w:val="20"/>
                                    <w:szCs w:val="20"/>
                                  </w:rPr>
                                </w:rPrChange>
                              </w:rPr>
                              <w:t>Dark-Yellow Vegetables</w:t>
                            </w:r>
                          </w:p>
                        </w:tc>
                        <w:tc>
                          <w:tcPr>
                            <w:tcW w:w="1499" w:type="dxa"/>
                            <w:tcBorders>
                              <w:top w:val="nil"/>
                              <w:bottom w:val="nil"/>
                            </w:tcBorders>
                            <w:shd w:val="clear" w:color="auto" w:fill="auto"/>
                            <w:noWrap/>
                            <w:vAlign w:val="center"/>
                            <w:hideMark/>
                          </w:tcPr>
                          <w:p w14:paraId="1228238E" w14:textId="6D016FBA" w:rsidR="0003299C" w:rsidRPr="00972A4F" w:rsidRDefault="0003299C" w:rsidP="0003299C">
                            <w:pPr>
                              <w:spacing w:line="360" w:lineRule="auto"/>
                              <w:jc w:val="center"/>
                              <w:rPr>
                                <w:rFonts w:ascii="Times New Roman" w:hAnsi="Times New Roman" w:cs="Times New Roman"/>
                                <w:b/>
                                <w:bCs/>
                                <w:sz w:val="18"/>
                                <w:szCs w:val="18"/>
                                <w:rPrChange w:id="1210" w:author="Maino Vieytes, Christian (NIH/NIA/IRP) [F]" w:date="2023-11-15T15:31:00Z">
                                  <w:rPr>
                                    <w:rFonts w:ascii="Times New Roman" w:hAnsi="Times New Roman" w:cs="Times New Roman"/>
                                    <w:sz w:val="20"/>
                                    <w:szCs w:val="20"/>
                                  </w:rPr>
                                </w:rPrChange>
                              </w:rPr>
                            </w:pPr>
                            <w:ins w:id="1211" w:author="Maino Vieytes, Christian (NIH/NIA/IRP) [F]" w:date="2023-11-15T15:22:00Z">
                              <w:r w:rsidRPr="00972A4F">
                                <w:rPr>
                                  <w:rFonts w:ascii="Times New Roman" w:hAnsi="Times New Roman" w:cs="Times New Roman"/>
                                  <w:b/>
                                  <w:bCs/>
                                  <w:color w:val="000000"/>
                                  <w:sz w:val="18"/>
                                  <w:szCs w:val="18"/>
                                  <w:rPrChange w:id="1212" w:author="Maino Vieytes, Christian (NIH/NIA/IRP) [F]" w:date="2023-11-15T15:31:00Z">
                                    <w:rPr>
                                      <w:rFonts w:ascii="Calibri" w:hAnsi="Calibri" w:cs="Calibri"/>
                                      <w:color w:val="000000"/>
                                    </w:rPr>
                                  </w:rPrChange>
                                </w:rPr>
                                <w:t>-0.37</w:t>
                              </w:r>
                            </w:ins>
                            <w:del w:id="1213" w:author="Maino Vieytes, Christian (NIH/NIA/IRP) [F]" w:date="2023-11-15T15:22:00Z">
                              <w:r w:rsidRPr="00972A4F" w:rsidDel="00C92AAD">
                                <w:rPr>
                                  <w:rFonts w:ascii="Times New Roman" w:hAnsi="Times New Roman" w:cs="Times New Roman"/>
                                  <w:b/>
                                  <w:bCs/>
                                  <w:color w:val="000000"/>
                                  <w:sz w:val="18"/>
                                  <w:szCs w:val="18"/>
                                  <w:rPrChange w:id="1214" w:author="Maino Vieytes, Christian (NIH/NIA/IRP) [F]" w:date="2023-11-15T15:31:00Z">
                                    <w:rPr>
                                      <w:rFonts w:ascii="Times New Roman" w:hAnsi="Times New Roman" w:cs="Times New Roman"/>
                                      <w:color w:val="000000"/>
                                      <w:sz w:val="20"/>
                                      <w:szCs w:val="20"/>
                                    </w:rPr>
                                  </w:rPrChange>
                                </w:rPr>
                                <w:delText>-0.14</w:delText>
                              </w:r>
                            </w:del>
                          </w:p>
                        </w:tc>
                        <w:tc>
                          <w:tcPr>
                            <w:tcW w:w="990" w:type="dxa"/>
                            <w:tcBorders>
                              <w:top w:val="nil"/>
                              <w:bottom w:val="nil"/>
                            </w:tcBorders>
                            <w:shd w:val="clear" w:color="auto" w:fill="auto"/>
                            <w:noWrap/>
                            <w:vAlign w:val="center"/>
                            <w:hideMark/>
                          </w:tcPr>
                          <w:p w14:paraId="0BDCB6C8" w14:textId="7EEEB628" w:rsidR="0003299C" w:rsidRPr="00972A4F" w:rsidRDefault="0003299C" w:rsidP="0003299C">
                            <w:pPr>
                              <w:spacing w:line="360" w:lineRule="auto"/>
                              <w:jc w:val="center"/>
                              <w:rPr>
                                <w:rFonts w:ascii="Times New Roman" w:hAnsi="Times New Roman" w:cs="Times New Roman"/>
                                <w:sz w:val="18"/>
                                <w:szCs w:val="18"/>
                                <w:rPrChange w:id="1215" w:author="Maino Vieytes, Christian (NIH/NIA/IRP) [F]" w:date="2023-11-15T15:31:00Z">
                                  <w:rPr>
                                    <w:rFonts w:ascii="Times New Roman" w:hAnsi="Times New Roman" w:cs="Times New Roman"/>
                                    <w:sz w:val="20"/>
                                    <w:szCs w:val="20"/>
                                  </w:rPr>
                                </w:rPrChange>
                              </w:rPr>
                            </w:pPr>
                            <w:ins w:id="1216" w:author="Maino Vieytes, Christian (NIH/NIA/IRP) [F]" w:date="2023-11-15T15:22:00Z">
                              <w:r w:rsidRPr="00972A4F">
                                <w:rPr>
                                  <w:rFonts w:ascii="Times New Roman" w:hAnsi="Times New Roman" w:cs="Times New Roman"/>
                                  <w:color w:val="000000"/>
                                  <w:sz w:val="18"/>
                                  <w:szCs w:val="18"/>
                                  <w:rPrChange w:id="1217" w:author="Maino Vieytes, Christian (NIH/NIA/IRP) [F]" w:date="2023-11-15T15:31:00Z">
                                    <w:rPr>
                                      <w:rFonts w:ascii="Calibri" w:hAnsi="Calibri" w:cs="Calibri"/>
                                      <w:color w:val="000000"/>
                                    </w:rPr>
                                  </w:rPrChange>
                                </w:rPr>
                                <w:t>0.27</w:t>
                              </w:r>
                            </w:ins>
                            <w:del w:id="1218" w:author="Maino Vieytes, Christian (NIH/NIA/IRP) [F]" w:date="2023-11-15T15:22:00Z">
                              <w:r w:rsidRPr="00972A4F" w:rsidDel="00C92AAD">
                                <w:rPr>
                                  <w:rFonts w:ascii="Times New Roman" w:hAnsi="Times New Roman" w:cs="Times New Roman"/>
                                  <w:color w:val="000000"/>
                                  <w:sz w:val="18"/>
                                  <w:szCs w:val="18"/>
                                  <w:rPrChange w:id="1219" w:author="Maino Vieytes, Christian (NIH/NIA/IRP) [F]" w:date="2023-11-15T15:31:00Z">
                                    <w:rPr>
                                      <w:rFonts w:ascii="Times New Roman" w:hAnsi="Times New Roman" w:cs="Times New Roman"/>
                                      <w:color w:val="000000"/>
                                      <w:sz w:val="20"/>
                                      <w:szCs w:val="20"/>
                                    </w:rPr>
                                  </w:rPrChange>
                                </w:rPr>
                                <w:delText>0.10</w:delText>
                              </w:r>
                            </w:del>
                          </w:p>
                        </w:tc>
                        <w:tc>
                          <w:tcPr>
                            <w:tcW w:w="900" w:type="dxa"/>
                            <w:tcBorders>
                              <w:top w:val="nil"/>
                              <w:bottom w:val="nil"/>
                              <w:right w:val="nil"/>
                            </w:tcBorders>
                            <w:shd w:val="clear" w:color="auto" w:fill="auto"/>
                            <w:noWrap/>
                            <w:vAlign w:val="center"/>
                            <w:hideMark/>
                          </w:tcPr>
                          <w:p w14:paraId="2D5CDDB1" w14:textId="73B91C97" w:rsidR="0003299C" w:rsidRPr="00972A4F" w:rsidRDefault="0003299C" w:rsidP="0003299C">
                            <w:pPr>
                              <w:spacing w:line="360" w:lineRule="auto"/>
                              <w:jc w:val="center"/>
                              <w:rPr>
                                <w:rFonts w:ascii="Times New Roman" w:hAnsi="Times New Roman" w:cs="Times New Roman"/>
                                <w:b/>
                                <w:bCs/>
                                <w:sz w:val="18"/>
                                <w:szCs w:val="18"/>
                                <w:rPrChange w:id="1220" w:author="Maino Vieytes, Christian (NIH/NIA/IRP) [F]" w:date="2023-11-15T15:31:00Z">
                                  <w:rPr>
                                    <w:rFonts w:ascii="Times New Roman" w:hAnsi="Times New Roman" w:cs="Times New Roman"/>
                                    <w:b/>
                                    <w:bCs/>
                                    <w:sz w:val="20"/>
                                    <w:szCs w:val="20"/>
                                  </w:rPr>
                                </w:rPrChange>
                              </w:rPr>
                            </w:pPr>
                            <w:ins w:id="1221" w:author="Maino Vieytes, Christian (NIH/NIA/IRP) [F]" w:date="2023-11-15T15:22:00Z">
                              <w:r w:rsidRPr="00972A4F">
                                <w:rPr>
                                  <w:rFonts w:ascii="Times New Roman" w:hAnsi="Times New Roman" w:cs="Times New Roman"/>
                                  <w:color w:val="000000"/>
                                  <w:sz w:val="18"/>
                                  <w:szCs w:val="18"/>
                                  <w:rPrChange w:id="1222" w:author="Maino Vieytes, Christian (NIH/NIA/IRP) [F]" w:date="2023-11-15T15:31:00Z">
                                    <w:rPr>
                                      <w:rFonts w:ascii="Calibri" w:hAnsi="Calibri" w:cs="Calibri"/>
                                      <w:color w:val="000000"/>
                                    </w:rPr>
                                  </w:rPrChange>
                                </w:rPr>
                                <w:t>0.15</w:t>
                              </w:r>
                            </w:ins>
                            <w:del w:id="1223" w:author="Maino Vieytes, Christian (NIH/NIA/IRP) [F]" w:date="2023-11-15T15:22:00Z">
                              <w:r w:rsidRPr="00972A4F" w:rsidDel="00C92AAD">
                                <w:rPr>
                                  <w:rFonts w:ascii="Times New Roman" w:hAnsi="Times New Roman" w:cs="Times New Roman"/>
                                  <w:b/>
                                  <w:bCs/>
                                  <w:color w:val="000000"/>
                                  <w:sz w:val="18"/>
                                  <w:szCs w:val="18"/>
                                  <w:rPrChange w:id="1224" w:author="Maino Vieytes, Christian (NIH/NIA/IRP) [F]" w:date="2023-11-15T15:31:00Z">
                                    <w:rPr>
                                      <w:rFonts w:ascii="Times New Roman" w:hAnsi="Times New Roman" w:cs="Times New Roman"/>
                                      <w:b/>
                                      <w:bCs/>
                                      <w:color w:val="000000"/>
                                      <w:sz w:val="20"/>
                                      <w:szCs w:val="20"/>
                                    </w:rPr>
                                  </w:rPrChange>
                                </w:rPr>
                                <w:delText>0.39</w:delText>
                              </w:r>
                            </w:del>
                          </w:p>
                        </w:tc>
                        <w:tc>
                          <w:tcPr>
                            <w:tcW w:w="1350" w:type="dxa"/>
                            <w:tcBorders>
                              <w:top w:val="nil"/>
                              <w:left w:val="nil"/>
                              <w:bottom w:val="nil"/>
                              <w:right w:val="single" w:sz="4" w:space="0" w:color="auto"/>
                            </w:tcBorders>
                            <w:vAlign w:val="center"/>
                          </w:tcPr>
                          <w:p w14:paraId="5EB18A45" w14:textId="2AE6AA67" w:rsidR="0003299C" w:rsidRPr="00972A4F" w:rsidRDefault="0003299C" w:rsidP="0003299C">
                            <w:pPr>
                              <w:spacing w:line="360" w:lineRule="auto"/>
                              <w:jc w:val="center"/>
                              <w:rPr>
                                <w:rFonts w:ascii="Times New Roman" w:hAnsi="Times New Roman" w:cs="Times New Roman"/>
                                <w:b/>
                                <w:bCs/>
                                <w:color w:val="000000"/>
                                <w:sz w:val="18"/>
                                <w:szCs w:val="18"/>
                                <w:rPrChange w:id="1225" w:author="Maino Vieytes, Christian (NIH/NIA/IRP) [F]" w:date="2023-11-15T15:31:00Z">
                                  <w:rPr>
                                    <w:rFonts w:ascii="Times New Roman" w:hAnsi="Times New Roman" w:cs="Times New Roman"/>
                                    <w:b/>
                                    <w:bCs/>
                                    <w:color w:val="000000"/>
                                    <w:sz w:val="20"/>
                                    <w:szCs w:val="20"/>
                                  </w:rPr>
                                </w:rPrChange>
                              </w:rPr>
                            </w:pPr>
                            <w:ins w:id="1226" w:author="Maino Vieytes, Christian (NIH/NIA/IRP) [F]" w:date="2023-11-15T15:22:00Z">
                              <w:r w:rsidRPr="00972A4F">
                                <w:rPr>
                                  <w:rFonts w:ascii="Times New Roman" w:hAnsi="Times New Roman" w:cs="Times New Roman"/>
                                  <w:color w:val="000000"/>
                                  <w:sz w:val="18"/>
                                  <w:szCs w:val="18"/>
                                  <w:rPrChange w:id="1227" w:author="Maino Vieytes, Christian (NIH/NIA/IRP) [F]" w:date="2023-11-15T15:31:00Z">
                                    <w:rPr>
                                      <w:rFonts w:ascii="Calibri" w:hAnsi="Calibri" w:cs="Calibri"/>
                                      <w:color w:val="000000"/>
                                    </w:rPr>
                                  </w:rPrChange>
                                </w:rPr>
                                <w:t>0.17</w:t>
                              </w:r>
                            </w:ins>
                            <w:del w:id="1228" w:author="Maino Vieytes, Christian (NIH/NIA/IRP) [F]" w:date="2023-11-15T15:22:00Z">
                              <w:r w:rsidRPr="00972A4F" w:rsidDel="00C92AAD">
                                <w:rPr>
                                  <w:rFonts w:ascii="Times New Roman" w:hAnsi="Times New Roman" w:cs="Times New Roman"/>
                                  <w:color w:val="000000"/>
                                  <w:sz w:val="18"/>
                                  <w:szCs w:val="18"/>
                                  <w:rPrChange w:id="1229" w:author="Maino Vieytes, Christian (NIH/NIA/IRP) [F]" w:date="2023-11-15T15:31:00Z">
                                    <w:rPr>
                                      <w:rFonts w:ascii="Times New Roman" w:hAnsi="Times New Roman" w:cs="Times New Roman"/>
                                      <w:color w:val="000000"/>
                                      <w:sz w:val="20"/>
                                      <w:szCs w:val="20"/>
                                    </w:rPr>
                                  </w:rPrChange>
                                </w:rPr>
                                <w:delText>0.21</w:delText>
                              </w:r>
                            </w:del>
                          </w:p>
                        </w:tc>
                      </w:tr>
                      <w:tr w:rsidR="0003299C" w:rsidRPr="00972A4F" w14:paraId="69CE77F1" w14:textId="77777777" w:rsidTr="00972A4F">
                        <w:tc>
                          <w:tcPr>
                            <w:tcW w:w="2187" w:type="dxa"/>
                            <w:gridSpan w:val="2"/>
                            <w:tcBorders>
                              <w:top w:val="nil"/>
                              <w:left w:val="single" w:sz="4" w:space="0" w:color="auto"/>
                              <w:bottom w:val="nil"/>
                            </w:tcBorders>
                            <w:shd w:val="clear" w:color="auto" w:fill="auto"/>
                            <w:vAlign w:val="center"/>
                          </w:tcPr>
                          <w:p w14:paraId="45BB8330" w14:textId="77777777" w:rsidR="0003299C" w:rsidRPr="00972A4F" w:rsidRDefault="0003299C" w:rsidP="0003299C">
                            <w:pPr>
                              <w:spacing w:line="360" w:lineRule="auto"/>
                              <w:rPr>
                                <w:rFonts w:ascii="Times New Roman" w:hAnsi="Times New Roman" w:cs="Times New Roman"/>
                                <w:sz w:val="18"/>
                                <w:szCs w:val="18"/>
                                <w:rPrChange w:id="1230"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231" w:author="Maino Vieytes, Christian (NIH/NIA/IRP) [F]" w:date="2023-11-15T15:31:00Z">
                                  <w:rPr>
                                    <w:rFonts w:ascii="Times New Roman" w:hAnsi="Times New Roman" w:cs="Times New Roman"/>
                                    <w:sz w:val="20"/>
                                    <w:szCs w:val="20"/>
                                  </w:rPr>
                                </w:rPrChange>
                              </w:rPr>
                              <w:t>Other Vegetables</w:t>
                            </w:r>
                          </w:p>
                        </w:tc>
                        <w:tc>
                          <w:tcPr>
                            <w:tcW w:w="1499" w:type="dxa"/>
                            <w:tcBorders>
                              <w:top w:val="nil"/>
                              <w:bottom w:val="nil"/>
                            </w:tcBorders>
                            <w:shd w:val="clear" w:color="auto" w:fill="auto"/>
                            <w:noWrap/>
                            <w:vAlign w:val="center"/>
                            <w:hideMark/>
                          </w:tcPr>
                          <w:p w14:paraId="45A495C3" w14:textId="74B47878" w:rsidR="0003299C" w:rsidRPr="00972A4F" w:rsidRDefault="0003299C" w:rsidP="0003299C">
                            <w:pPr>
                              <w:spacing w:line="360" w:lineRule="auto"/>
                              <w:jc w:val="center"/>
                              <w:rPr>
                                <w:rFonts w:ascii="Times New Roman" w:hAnsi="Times New Roman" w:cs="Times New Roman"/>
                                <w:b/>
                                <w:bCs/>
                                <w:sz w:val="18"/>
                                <w:szCs w:val="18"/>
                                <w:rPrChange w:id="1232" w:author="Maino Vieytes, Christian (NIH/NIA/IRP) [F]" w:date="2023-11-15T15:31:00Z">
                                  <w:rPr>
                                    <w:rFonts w:ascii="Times New Roman" w:hAnsi="Times New Roman" w:cs="Times New Roman"/>
                                    <w:b/>
                                    <w:bCs/>
                                    <w:sz w:val="20"/>
                                    <w:szCs w:val="20"/>
                                  </w:rPr>
                                </w:rPrChange>
                              </w:rPr>
                            </w:pPr>
                            <w:ins w:id="1233" w:author="Maino Vieytes, Christian (NIH/NIA/IRP) [F]" w:date="2023-11-15T15:22:00Z">
                              <w:r w:rsidRPr="00972A4F">
                                <w:rPr>
                                  <w:rFonts w:ascii="Times New Roman" w:hAnsi="Times New Roman" w:cs="Times New Roman"/>
                                  <w:b/>
                                  <w:bCs/>
                                  <w:color w:val="000000"/>
                                  <w:sz w:val="18"/>
                                  <w:szCs w:val="18"/>
                                  <w:rPrChange w:id="1234" w:author="Maino Vieytes, Christian (NIH/NIA/IRP) [F]" w:date="2023-11-15T15:31:00Z">
                                    <w:rPr>
                                      <w:rFonts w:ascii="Calibri" w:hAnsi="Calibri" w:cs="Calibri"/>
                                      <w:color w:val="000000"/>
                                    </w:rPr>
                                  </w:rPrChange>
                                </w:rPr>
                                <w:t>-0.55</w:t>
                              </w:r>
                            </w:ins>
                            <w:del w:id="1235" w:author="Maino Vieytes, Christian (NIH/NIA/IRP) [F]" w:date="2023-11-15T15:22:00Z">
                              <w:r w:rsidRPr="00972A4F" w:rsidDel="00C92AAD">
                                <w:rPr>
                                  <w:rFonts w:ascii="Times New Roman" w:hAnsi="Times New Roman" w:cs="Times New Roman"/>
                                  <w:b/>
                                  <w:bCs/>
                                  <w:color w:val="000000"/>
                                  <w:sz w:val="18"/>
                                  <w:szCs w:val="18"/>
                                  <w:rPrChange w:id="1236" w:author="Maino Vieytes, Christian (NIH/NIA/IRP) [F]" w:date="2023-11-15T15:31:00Z">
                                    <w:rPr>
                                      <w:rFonts w:ascii="Times New Roman" w:hAnsi="Times New Roman" w:cs="Times New Roman"/>
                                      <w:b/>
                                      <w:bCs/>
                                      <w:color w:val="000000"/>
                                      <w:sz w:val="20"/>
                                      <w:szCs w:val="20"/>
                                    </w:rPr>
                                  </w:rPrChange>
                                </w:rPr>
                                <w:delText>-0.41</w:delText>
                              </w:r>
                            </w:del>
                          </w:p>
                        </w:tc>
                        <w:tc>
                          <w:tcPr>
                            <w:tcW w:w="990" w:type="dxa"/>
                            <w:tcBorders>
                              <w:top w:val="nil"/>
                              <w:bottom w:val="nil"/>
                            </w:tcBorders>
                            <w:shd w:val="clear" w:color="auto" w:fill="auto"/>
                            <w:noWrap/>
                            <w:vAlign w:val="center"/>
                            <w:hideMark/>
                          </w:tcPr>
                          <w:p w14:paraId="7A7ADD0A" w14:textId="73831BAA" w:rsidR="0003299C" w:rsidRPr="00972A4F" w:rsidRDefault="0003299C" w:rsidP="0003299C">
                            <w:pPr>
                              <w:spacing w:line="360" w:lineRule="auto"/>
                              <w:jc w:val="center"/>
                              <w:rPr>
                                <w:rFonts w:ascii="Times New Roman" w:hAnsi="Times New Roman" w:cs="Times New Roman"/>
                                <w:b/>
                                <w:bCs/>
                                <w:sz w:val="18"/>
                                <w:szCs w:val="18"/>
                                <w:rPrChange w:id="1237" w:author="Maino Vieytes, Christian (NIH/NIA/IRP) [F]" w:date="2023-11-15T15:31:00Z">
                                  <w:rPr>
                                    <w:rFonts w:ascii="Times New Roman" w:hAnsi="Times New Roman" w:cs="Times New Roman"/>
                                    <w:b/>
                                    <w:bCs/>
                                    <w:sz w:val="20"/>
                                    <w:szCs w:val="20"/>
                                  </w:rPr>
                                </w:rPrChange>
                              </w:rPr>
                            </w:pPr>
                            <w:ins w:id="1238" w:author="Maino Vieytes, Christian (NIH/NIA/IRP) [F]" w:date="2023-11-15T15:22:00Z">
                              <w:r w:rsidRPr="00972A4F">
                                <w:rPr>
                                  <w:rFonts w:ascii="Times New Roman" w:hAnsi="Times New Roman" w:cs="Times New Roman"/>
                                  <w:b/>
                                  <w:bCs/>
                                  <w:color w:val="000000"/>
                                  <w:sz w:val="18"/>
                                  <w:szCs w:val="18"/>
                                  <w:rPrChange w:id="1239" w:author="Maino Vieytes, Christian (NIH/NIA/IRP) [F]" w:date="2023-11-15T15:31:00Z">
                                    <w:rPr>
                                      <w:rFonts w:ascii="Calibri" w:hAnsi="Calibri" w:cs="Calibri"/>
                                      <w:color w:val="000000"/>
                                    </w:rPr>
                                  </w:rPrChange>
                                </w:rPr>
                                <w:t>0.47</w:t>
                              </w:r>
                            </w:ins>
                            <w:del w:id="1240" w:author="Maino Vieytes, Christian (NIH/NIA/IRP) [F]" w:date="2023-11-15T15:22:00Z">
                              <w:r w:rsidRPr="00972A4F" w:rsidDel="00C92AAD">
                                <w:rPr>
                                  <w:rFonts w:ascii="Times New Roman" w:hAnsi="Times New Roman" w:cs="Times New Roman"/>
                                  <w:b/>
                                  <w:bCs/>
                                  <w:color w:val="000000"/>
                                  <w:sz w:val="18"/>
                                  <w:szCs w:val="18"/>
                                  <w:rPrChange w:id="1241" w:author="Maino Vieytes, Christian (NIH/NIA/IRP) [F]" w:date="2023-11-15T15:31:00Z">
                                    <w:rPr>
                                      <w:rFonts w:ascii="Times New Roman" w:hAnsi="Times New Roman" w:cs="Times New Roman"/>
                                      <w:b/>
                                      <w:bCs/>
                                      <w:color w:val="000000"/>
                                      <w:sz w:val="20"/>
                                      <w:szCs w:val="20"/>
                                    </w:rPr>
                                  </w:rPrChange>
                                </w:rPr>
                                <w:delText>0.36</w:delText>
                              </w:r>
                            </w:del>
                          </w:p>
                        </w:tc>
                        <w:tc>
                          <w:tcPr>
                            <w:tcW w:w="900" w:type="dxa"/>
                            <w:tcBorders>
                              <w:top w:val="nil"/>
                              <w:bottom w:val="nil"/>
                              <w:right w:val="nil"/>
                            </w:tcBorders>
                            <w:shd w:val="clear" w:color="auto" w:fill="auto"/>
                            <w:noWrap/>
                            <w:vAlign w:val="center"/>
                            <w:hideMark/>
                          </w:tcPr>
                          <w:p w14:paraId="567EAF5C" w14:textId="50C72E1D" w:rsidR="0003299C" w:rsidRPr="00972A4F" w:rsidRDefault="0003299C" w:rsidP="0003299C">
                            <w:pPr>
                              <w:spacing w:line="360" w:lineRule="auto"/>
                              <w:jc w:val="center"/>
                              <w:rPr>
                                <w:rFonts w:ascii="Times New Roman" w:hAnsi="Times New Roman" w:cs="Times New Roman"/>
                                <w:b/>
                                <w:bCs/>
                                <w:sz w:val="18"/>
                                <w:szCs w:val="18"/>
                                <w:rPrChange w:id="1242" w:author="Maino Vieytes, Christian (NIH/NIA/IRP) [F]" w:date="2023-11-15T15:31:00Z">
                                  <w:rPr>
                                    <w:rFonts w:ascii="Times New Roman" w:hAnsi="Times New Roman" w:cs="Times New Roman"/>
                                    <w:b/>
                                    <w:bCs/>
                                    <w:sz w:val="20"/>
                                    <w:szCs w:val="20"/>
                                  </w:rPr>
                                </w:rPrChange>
                              </w:rPr>
                            </w:pPr>
                            <w:ins w:id="1243" w:author="Maino Vieytes, Christian (NIH/NIA/IRP) [F]" w:date="2023-11-15T15:22:00Z">
                              <w:r w:rsidRPr="00972A4F">
                                <w:rPr>
                                  <w:rFonts w:ascii="Times New Roman" w:hAnsi="Times New Roman" w:cs="Times New Roman"/>
                                  <w:color w:val="000000"/>
                                  <w:sz w:val="18"/>
                                  <w:szCs w:val="18"/>
                                  <w:rPrChange w:id="1244" w:author="Maino Vieytes, Christian (NIH/NIA/IRP) [F]" w:date="2023-11-15T15:31:00Z">
                                    <w:rPr>
                                      <w:rFonts w:ascii="Calibri" w:hAnsi="Calibri" w:cs="Calibri"/>
                                      <w:color w:val="000000"/>
                                    </w:rPr>
                                  </w:rPrChange>
                                </w:rPr>
                                <w:t>0.19</w:t>
                              </w:r>
                            </w:ins>
                            <w:del w:id="1245" w:author="Maino Vieytes, Christian (NIH/NIA/IRP) [F]" w:date="2023-11-15T15:22:00Z">
                              <w:r w:rsidRPr="00972A4F" w:rsidDel="00C92AAD">
                                <w:rPr>
                                  <w:rFonts w:ascii="Times New Roman" w:hAnsi="Times New Roman" w:cs="Times New Roman"/>
                                  <w:b/>
                                  <w:bCs/>
                                  <w:color w:val="000000"/>
                                  <w:sz w:val="18"/>
                                  <w:szCs w:val="18"/>
                                  <w:rPrChange w:id="1246" w:author="Maino Vieytes, Christian (NIH/NIA/IRP) [F]" w:date="2023-11-15T15:31:00Z">
                                    <w:rPr>
                                      <w:rFonts w:ascii="Times New Roman" w:hAnsi="Times New Roman" w:cs="Times New Roman"/>
                                      <w:b/>
                                      <w:bCs/>
                                      <w:color w:val="000000"/>
                                      <w:sz w:val="20"/>
                                      <w:szCs w:val="20"/>
                                    </w:rPr>
                                  </w:rPrChange>
                                </w:rPr>
                                <w:delText>0.31</w:delText>
                              </w:r>
                            </w:del>
                          </w:p>
                        </w:tc>
                        <w:tc>
                          <w:tcPr>
                            <w:tcW w:w="1350" w:type="dxa"/>
                            <w:tcBorders>
                              <w:top w:val="nil"/>
                              <w:left w:val="nil"/>
                              <w:bottom w:val="nil"/>
                              <w:right w:val="single" w:sz="4" w:space="0" w:color="auto"/>
                            </w:tcBorders>
                            <w:vAlign w:val="center"/>
                          </w:tcPr>
                          <w:p w14:paraId="551A3775" w14:textId="4C6F7665" w:rsidR="0003299C" w:rsidRPr="00972A4F" w:rsidRDefault="0003299C" w:rsidP="0003299C">
                            <w:pPr>
                              <w:spacing w:line="360" w:lineRule="auto"/>
                              <w:jc w:val="center"/>
                              <w:rPr>
                                <w:rFonts w:ascii="Times New Roman" w:hAnsi="Times New Roman" w:cs="Times New Roman"/>
                                <w:b/>
                                <w:bCs/>
                                <w:color w:val="000000"/>
                                <w:sz w:val="18"/>
                                <w:szCs w:val="18"/>
                                <w:rPrChange w:id="1247" w:author="Maino Vieytes, Christian (NIH/NIA/IRP) [F]" w:date="2023-11-15T15:31:00Z">
                                  <w:rPr>
                                    <w:rFonts w:ascii="Times New Roman" w:hAnsi="Times New Roman" w:cs="Times New Roman"/>
                                    <w:b/>
                                    <w:bCs/>
                                    <w:color w:val="000000"/>
                                    <w:sz w:val="20"/>
                                    <w:szCs w:val="20"/>
                                  </w:rPr>
                                </w:rPrChange>
                              </w:rPr>
                            </w:pPr>
                            <w:ins w:id="1248" w:author="Maino Vieytes, Christian (NIH/NIA/IRP) [F]" w:date="2023-11-15T15:22:00Z">
                              <w:r w:rsidRPr="00972A4F">
                                <w:rPr>
                                  <w:rFonts w:ascii="Times New Roman" w:hAnsi="Times New Roman" w:cs="Times New Roman"/>
                                  <w:color w:val="000000"/>
                                  <w:sz w:val="18"/>
                                  <w:szCs w:val="18"/>
                                  <w:rPrChange w:id="1249" w:author="Maino Vieytes, Christian (NIH/NIA/IRP) [F]" w:date="2023-11-15T15:31:00Z">
                                    <w:rPr>
                                      <w:rFonts w:ascii="Calibri" w:hAnsi="Calibri" w:cs="Calibri"/>
                                      <w:color w:val="000000"/>
                                    </w:rPr>
                                  </w:rPrChange>
                                </w:rPr>
                                <w:t>0.26</w:t>
                              </w:r>
                            </w:ins>
                            <w:del w:id="1250" w:author="Maino Vieytes, Christian (NIH/NIA/IRP) [F]" w:date="2023-11-15T15:22:00Z">
                              <w:r w:rsidRPr="00972A4F" w:rsidDel="00C92AAD">
                                <w:rPr>
                                  <w:rFonts w:ascii="Times New Roman" w:hAnsi="Times New Roman" w:cs="Times New Roman"/>
                                  <w:color w:val="000000"/>
                                  <w:sz w:val="18"/>
                                  <w:szCs w:val="18"/>
                                  <w:rPrChange w:id="1251" w:author="Maino Vieytes, Christian (NIH/NIA/IRP) [F]" w:date="2023-11-15T15:31:00Z">
                                    <w:rPr>
                                      <w:rFonts w:ascii="Times New Roman" w:hAnsi="Times New Roman" w:cs="Times New Roman"/>
                                      <w:color w:val="000000"/>
                                      <w:sz w:val="20"/>
                                      <w:szCs w:val="20"/>
                                    </w:rPr>
                                  </w:rPrChange>
                                </w:rPr>
                                <w:delText>0.26</w:delText>
                              </w:r>
                            </w:del>
                          </w:p>
                        </w:tc>
                      </w:tr>
                      <w:tr w:rsidR="0003299C" w:rsidRPr="00972A4F" w14:paraId="35E59549" w14:textId="77777777" w:rsidTr="00972A4F">
                        <w:tc>
                          <w:tcPr>
                            <w:tcW w:w="2187" w:type="dxa"/>
                            <w:gridSpan w:val="2"/>
                            <w:tcBorders>
                              <w:top w:val="nil"/>
                              <w:left w:val="single" w:sz="4" w:space="0" w:color="auto"/>
                              <w:bottom w:val="nil"/>
                            </w:tcBorders>
                            <w:shd w:val="clear" w:color="auto" w:fill="auto"/>
                            <w:vAlign w:val="center"/>
                          </w:tcPr>
                          <w:p w14:paraId="30DC3CBB" w14:textId="77777777" w:rsidR="0003299C" w:rsidRPr="00972A4F" w:rsidRDefault="0003299C" w:rsidP="0003299C">
                            <w:pPr>
                              <w:spacing w:line="360" w:lineRule="auto"/>
                              <w:rPr>
                                <w:rFonts w:ascii="Times New Roman" w:hAnsi="Times New Roman" w:cs="Times New Roman"/>
                                <w:sz w:val="18"/>
                                <w:szCs w:val="18"/>
                                <w:rPrChange w:id="1252"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253" w:author="Maino Vieytes, Christian (NIH/NIA/IRP) [F]" w:date="2023-11-15T15:31:00Z">
                                  <w:rPr>
                                    <w:rFonts w:ascii="Times New Roman" w:hAnsi="Times New Roman" w:cs="Times New Roman"/>
                                    <w:sz w:val="20"/>
                                    <w:szCs w:val="20"/>
                                  </w:rPr>
                                </w:rPrChange>
                              </w:rPr>
                              <w:t>Potatoes</w:t>
                            </w:r>
                          </w:p>
                        </w:tc>
                        <w:tc>
                          <w:tcPr>
                            <w:tcW w:w="1499" w:type="dxa"/>
                            <w:tcBorders>
                              <w:top w:val="nil"/>
                              <w:bottom w:val="nil"/>
                            </w:tcBorders>
                            <w:shd w:val="clear" w:color="auto" w:fill="auto"/>
                            <w:noWrap/>
                            <w:vAlign w:val="center"/>
                            <w:hideMark/>
                          </w:tcPr>
                          <w:p w14:paraId="0C12A628" w14:textId="750D314A" w:rsidR="0003299C" w:rsidRPr="00972A4F" w:rsidRDefault="0003299C" w:rsidP="0003299C">
                            <w:pPr>
                              <w:spacing w:line="360" w:lineRule="auto"/>
                              <w:jc w:val="center"/>
                              <w:rPr>
                                <w:rFonts w:ascii="Times New Roman" w:hAnsi="Times New Roman" w:cs="Times New Roman"/>
                                <w:b/>
                                <w:bCs/>
                                <w:sz w:val="18"/>
                                <w:szCs w:val="18"/>
                                <w:rPrChange w:id="1254" w:author="Maino Vieytes, Christian (NIH/NIA/IRP) [F]" w:date="2023-11-15T15:31:00Z">
                                  <w:rPr>
                                    <w:rFonts w:ascii="Times New Roman" w:hAnsi="Times New Roman" w:cs="Times New Roman"/>
                                    <w:b/>
                                    <w:bCs/>
                                    <w:sz w:val="20"/>
                                    <w:szCs w:val="20"/>
                                  </w:rPr>
                                </w:rPrChange>
                              </w:rPr>
                            </w:pPr>
                            <w:ins w:id="1255" w:author="Maino Vieytes, Christian (NIH/NIA/IRP) [F]" w:date="2023-11-15T15:22:00Z">
                              <w:r w:rsidRPr="00972A4F">
                                <w:rPr>
                                  <w:rFonts w:ascii="Times New Roman" w:hAnsi="Times New Roman" w:cs="Times New Roman"/>
                                  <w:color w:val="000000"/>
                                  <w:sz w:val="18"/>
                                  <w:szCs w:val="18"/>
                                  <w:rPrChange w:id="1256" w:author="Maino Vieytes, Christian (NIH/NIA/IRP) [F]" w:date="2023-11-15T15:31:00Z">
                                    <w:rPr>
                                      <w:rFonts w:ascii="Calibri" w:hAnsi="Calibri" w:cs="Calibri"/>
                                      <w:color w:val="000000"/>
                                    </w:rPr>
                                  </w:rPrChange>
                                </w:rPr>
                                <w:t>0.060</w:t>
                              </w:r>
                            </w:ins>
                            <w:del w:id="1257" w:author="Maino Vieytes, Christian (NIH/NIA/IRP) [F]" w:date="2023-11-15T15:22:00Z">
                              <w:r w:rsidRPr="00972A4F" w:rsidDel="00C92AAD">
                                <w:rPr>
                                  <w:rFonts w:ascii="Times New Roman" w:hAnsi="Times New Roman" w:cs="Times New Roman"/>
                                  <w:b/>
                                  <w:bCs/>
                                  <w:color w:val="000000"/>
                                  <w:sz w:val="18"/>
                                  <w:szCs w:val="18"/>
                                  <w:rPrChange w:id="1258" w:author="Maino Vieytes, Christian (NIH/NIA/IRP) [F]" w:date="2023-11-15T15:31:00Z">
                                    <w:rPr>
                                      <w:rFonts w:ascii="Times New Roman" w:hAnsi="Times New Roman" w:cs="Times New Roman"/>
                                      <w:b/>
                                      <w:bCs/>
                                      <w:color w:val="000000"/>
                                      <w:sz w:val="20"/>
                                      <w:szCs w:val="20"/>
                                    </w:rPr>
                                  </w:rPrChange>
                                </w:rPr>
                                <w:delText>0.38</w:delText>
                              </w:r>
                            </w:del>
                          </w:p>
                        </w:tc>
                        <w:tc>
                          <w:tcPr>
                            <w:tcW w:w="990" w:type="dxa"/>
                            <w:tcBorders>
                              <w:top w:val="nil"/>
                              <w:bottom w:val="nil"/>
                            </w:tcBorders>
                            <w:shd w:val="clear" w:color="auto" w:fill="auto"/>
                            <w:noWrap/>
                            <w:vAlign w:val="center"/>
                            <w:hideMark/>
                          </w:tcPr>
                          <w:p w14:paraId="79501CAB" w14:textId="37338F3A" w:rsidR="0003299C" w:rsidRPr="00972A4F" w:rsidRDefault="0003299C" w:rsidP="0003299C">
                            <w:pPr>
                              <w:spacing w:line="360" w:lineRule="auto"/>
                              <w:jc w:val="center"/>
                              <w:rPr>
                                <w:rFonts w:ascii="Times New Roman" w:hAnsi="Times New Roman" w:cs="Times New Roman"/>
                                <w:sz w:val="18"/>
                                <w:szCs w:val="18"/>
                                <w:rPrChange w:id="1259" w:author="Maino Vieytes, Christian (NIH/NIA/IRP) [F]" w:date="2023-11-15T15:31:00Z">
                                  <w:rPr>
                                    <w:rFonts w:ascii="Times New Roman" w:hAnsi="Times New Roman" w:cs="Times New Roman"/>
                                    <w:sz w:val="20"/>
                                    <w:szCs w:val="20"/>
                                  </w:rPr>
                                </w:rPrChange>
                              </w:rPr>
                            </w:pPr>
                            <w:ins w:id="1260" w:author="Maino Vieytes, Christian (NIH/NIA/IRP) [F]" w:date="2023-11-15T15:22:00Z">
                              <w:r w:rsidRPr="00972A4F">
                                <w:rPr>
                                  <w:rFonts w:ascii="Times New Roman" w:hAnsi="Times New Roman" w:cs="Times New Roman"/>
                                  <w:color w:val="000000"/>
                                  <w:sz w:val="18"/>
                                  <w:szCs w:val="18"/>
                                  <w:rPrChange w:id="1261" w:author="Maino Vieytes, Christian (NIH/NIA/IRP) [F]" w:date="2023-11-15T15:31:00Z">
                                    <w:rPr>
                                      <w:rFonts w:ascii="Calibri" w:hAnsi="Calibri" w:cs="Calibri"/>
                                      <w:color w:val="000000"/>
                                    </w:rPr>
                                  </w:rPrChange>
                                </w:rPr>
                                <w:t>0.15</w:t>
                              </w:r>
                            </w:ins>
                            <w:del w:id="1262" w:author="Maino Vieytes, Christian (NIH/NIA/IRP) [F]" w:date="2023-11-15T15:22:00Z">
                              <w:r w:rsidRPr="00972A4F" w:rsidDel="00C92AAD">
                                <w:rPr>
                                  <w:rFonts w:ascii="Times New Roman" w:hAnsi="Times New Roman" w:cs="Times New Roman"/>
                                  <w:color w:val="000000"/>
                                  <w:sz w:val="18"/>
                                  <w:szCs w:val="18"/>
                                  <w:rPrChange w:id="1263" w:author="Maino Vieytes, Christian (NIH/NIA/IRP) [F]" w:date="2023-11-15T15:31:00Z">
                                    <w:rPr>
                                      <w:rFonts w:ascii="Times New Roman" w:hAnsi="Times New Roman" w:cs="Times New Roman"/>
                                      <w:color w:val="000000"/>
                                      <w:sz w:val="20"/>
                                      <w:szCs w:val="20"/>
                                    </w:rPr>
                                  </w:rPrChange>
                                </w:rPr>
                                <w:delText>0.13</w:delText>
                              </w:r>
                            </w:del>
                          </w:p>
                        </w:tc>
                        <w:tc>
                          <w:tcPr>
                            <w:tcW w:w="900" w:type="dxa"/>
                            <w:tcBorders>
                              <w:top w:val="nil"/>
                              <w:bottom w:val="nil"/>
                              <w:right w:val="nil"/>
                            </w:tcBorders>
                            <w:shd w:val="clear" w:color="auto" w:fill="auto"/>
                            <w:noWrap/>
                            <w:vAlign w:val="center"/>
                            <w:hideMark/>
                          </w:tcPr>
                          <w:p w14:paraId="1168C954" w14:textId="3B9BDBB1" w:rsidR="0003299C" w:rsidRPr="00972A4F" w:rsidRDefault="0003299C" w:rsidP="0003299C">
                            <w:pPr>
                              <w:spacing w:line="360" w:lineRule="auto"/>
                              <w:jc w:val="center"/>
                              <w:rPr>
                                <w:rFonts w:ascii="Times New Roman" w:hAnsi="Times New Roman" w:cs="Times New Roman"/>
                                <w:sz w:val="18"/>
                                <w:szCs w:val="18"/>
                                <w:rPrChange w:id="1264" w:author="Maino Vieytes, Christian (NIH/NIA/IRP) [F]" w:date="2023-11-15T15:31:00Z">
                                  <w:rPr>
                                    <w:rFonts w:ascii="Times New Roman" w:hAnsi="Times New Roman" w:cs="Times New Roman"/>
                                    <w:sz w:val="20"/>
                                    <w:szCs w:val="20"/>
                                  </w:rPr>
                                </w:rPrChange>
                              </w:rPr>
                            </w:pPr>
                            <w:ins w:id="1265" w:author="Maino Vieytes, Christian (NIH/NIA/IRP) [F]" w:date="2023-11-15T15:22:00Z">
                              <w:r w:rsidRPr="00972A4F">
                                <w:rPr>
                                  <w:rFonts w:ascii="Times New Roman" w:hAnsi="Times New Roman" w:cs="Times New Roman"/>
                                  <w:color w:val="000000"/>
                                  <w:sz w:val="18"/>
                                  <w:szCs w:val="18"/>
                                  <w:rPrChange w:id="1266" w:author="Maino Vieytes, Christian (NIH/NIA/IRP) [F]" w:date="2023-11-15T15:31:00Z">
                                    <w:rPr>
                                      <w:rFonts w:ascii="Calibri" w:hAnsi="Calibri" w:cs="Calibri"/>
                                      <w:color w:val="000000"/>
                                    </w:rPr>
                                  </w:rPrChange>
                                </w:rPr>
                                <w:t>0.12</w:t>
                              </w:r>
                            </w:ins>
                            <w:del w:id="1267" w:author="Maino Vieytes, Christian (NIH/NIA/IRP) [F]" w:date="2023-11-15T15:22:00Z">
                              <w:r w:rsidRPr="00972A4F" w:rsidDel="00C92AAD">
                                <w:rPr>
                                  <w:rFonts w:ascii="Times New Roman" w:hAnsi="Times New Roman" w:cs="Times New Roman"/>
                                  <w:color w:val="000000"/>
                                  <w:sz w:val="18"/>
                                  <w:szCs w:val="18"/>
                                  <w:rPrChange w:id="1268" w:author="Maino Vieytes, Christian (NIH/NIA/IRP) [F]" w:date="2023-11-15T15:31:00Z">
                                    <w:rPr>
                                      <w:rFonts w:ascii="Times New Roman" w:hAnsi="Times New Roman" w:cs="Times New Roman"/>
                                      <w:color w:val="000000"/>
                                      <w:sz w:val="20"/>
                                      <w:szCs w:val="20"/>
                                    </w:rPr>
                                  </w:rPrChange>
                                </w:rPr>
                                <w:delText>-0.13</w:delText>
                              </w:r>
                            </w:del>
                          </w:p>
                        </w:tc>
                        <w:tc>
                          <w:tcPr>
                            <w:tcW w:w="1350" w:type="dxa"/>
                            <w:tcBorders>
                              <w:top w:val="nil"/>
                              <w:left w:val="nil"/>
                              <w:bottom w:val="nil"/>
                              <w:right w:val="single" w:sz="4" w:space="0" w:color="auto"/>
                            </w:tcBorders>
                            <w:vAlign w:val="center"/>
                          </w:tcPr>
                          <w:p w14:paraId="7C006312" w14:textId="11388613" w:rsidR="0003299C" w:rsidRPr="00972A4F" w:rsidRDefault="0003299C" w:rsidP="0003299C">
                            <w:pPr>
                              <w:spacing w:line="360" w:lineRule="auto"/>
                              <w:jc w:val="center"/>
                              <w:rPr>
                                <w:rFonts w:ascii="Times New Roman" w:hAnsi="Times New Roman" w:cs="Times New Roman"/>
                                <w:color w:val="000000"/>
                                <w:sz w:val="18"/>
                                <w:szCs w:val="18"/>
                                <w:rPrChange w:id="1269" w:author="Maino Vieytes, Christian (NIH/NIA/IRP) [F]" w:date="2023-11-15T15:31:00Z">
                                  <w:rPr>
                                    <w:rFonts w:ascii="Times New Roman" w:hAnsi="Times New Roman" w:cs="Times New Roman"/>
                                    <w:color w:val="000000"/>
                                    <w:sz w:val="20"/>
                                    <w:szCs w:val="20"/>
                                  </w:rPr>
                                </w:rPrChange>
                              </w:rPr>
                            </w:pPr>
                            <w:ins w:id="1270" w:author="Maino Vieytes, Christian (NIH/NIA/IRP) [F]" w:date="2023-11-15T15:22:00Z">
                              <w:r w:rsidRPr="00972A4F">
                                <w:rPr>
                                  <w:rFonts w:ascii="Times New Roman" w:hAnsi="Times New Roman" w:cs="Times New Roman"/>
                                  <w:color w:val="000000"/>
                                  <w:sz w:val="18"/>
                                  <w:szCs w:val="18"/>
                                  <w:rPrChange w:id="1271" w:author="Maino Vieytes, Christian (NIH/NIA/IRP) [F]" w:date="2023-11-15T15:31:00Z">
                                    <w:rPr>
                                      <w:rFonts w:ascii="Calibri" w:hAnsi="Calibri" w:cs="Calibri"/>
                                      <w:color w:val="000000"/>
                                    </w:rPr>
                                  </w:rPrChange>
                                </w:rPr>
                                <w:t>0.010</w:t>
                              </w:r>
                            </w:ins>
                            <w:del w:id="1272" w:author="Maino Vieytes, Christian (NIH/NIA/IRP) [F]" w:date="2023-11-15T15:22:00Z">
                              <w:r w:rsidRPr="00972A4F" w:rsidDel="00C92AAD">
                                <w:rPr>
                                  <w:rFonts w:ascii="Times New Roman" w:hAnsi="Times New Roman" w:cs="Times New Roman"/>
                                  <w:color w:val="000000"/>
                                  <w:sz w:val="18"/>
                                  <w:szCs w:val="18"/>
                                  <w:rPrChange w:id="1273" w:author="Maino Vieytes, Christian (NIH/NIA/IRP) [F]" w:date="2023-11-15T15:31:00Z">
                                    <w:rPr>
                                      <w:rFonts w:ascii="Times New Roman" w:hAnsi="Times New Roman" w:cs="Times New Roman"/>
                                      <w:color w:val="000000"/>
                                      <w:sz w:val="20"/>
                                      <w:szCs w:val="20"/>
                                    </w:rPr>
                                  </w:rPrChange>
                                </w:rPr>
                                <w:delText>0.00</w:delText>
                              </w:r>
                            </w:del>
                          </w:p>
                        </w:tc>
                      </w:tr>
                      <w:tr w:rsidR="0003299C" w:rsidRPr="00972A4F" w14:paraId="4EB63B91" w14:textId="77777777" w:rsidTr="00972A4F">
                        <w:tc>
                          <w:tcPr>
                            <w:tcW w:w="2187" w:type="dxa"/>
                            <w:gridSpan w:val="2"/>
                            <w:tcBorders>
                              <w:top w:val="nil"/>
                              <w:left w:val="single" w:sz="4" w:space="0" w:color="auto"/>
                              <w:bottom w:val="nil"/>
                            </w:tcBorders>
                            <w:shd w:val="clear" w:color="auto" w:fill="auto"/>
                            <w:vAlign w:val="center"/>
                          </w:tcPr>
                          <w:p w14:paraId="439CF300" w14:textId="77777777" w:rsidR="0003299C" w:rsidRPr="00972A4F" w:rsidRDefault="0003299C" w:rsidP="0003299C">
                            <w:pPr>
                              <w:spacing w:line="360" w:lineRule="auto"/>
                              <w:rPr>
                                <w:rFonts w:ascii="Times New Roman" w:hAnsi="Times New Roman" w:cs="Times New Roman"/>
                                <w:sz w:val="18"/>
                                <w:szCs w:val="18"/>
                                <w:rPrChange w:id="1274"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275" w:author="Maino Vieytes, Christian (NIH/NIA/IRP) [F]" w:date="2023-11-15T15:31:00Z">
                                  <w:rPr>
                                    <w:rFonts w:ascii="Times New Roman" w:hAnsi="Times New Roman" w:cs="Times New Roman"/>
                                    <w:sz w:val="20"/>
                                    <w:szCs w:val="20"/>
                                  </w:rPr>
                                </w:rPrChange>
                              </w:rPr>
                              <w:t>Other Starchy Vegetables</w:t>
                            </w:r>
                          </w:p>
                        </w:tc>
                        <w:tc>
                          <w:tcPr>
                            <w:tcW w:w="1499" w:type="dxa"/>
                            <w:tcBorders>
                              <w:top w:val="nil"/>
                              <w:bottom w:val="nil"/>
                            </w:tcBorders>
                            <w:shd w:val="clear" w:color="auto" w:fill="auto"/>
                            <w:noWrap/>
                            <w:vAlign w:val="center"/>
                            <w:hideMark/>
                          </w:tcPr>
                          <w:p w14:paraId="77232CE6" w14:textId="7BCC6AE5" w:rsidR="0003299C" w:rsidRPr="00972A4F" w:rsidRDefault="0003299C" w:rsidP="0003299C">
                            <w:pPr>
                              <w:spacing w:line="360" w:lineRule="auto"/>
                              <w:jc w:val="center"/>
                              <w:rPr>
                                <w:rFonts w:ascii="Times New Roman" w:hAnsi="Times New Roman" w:cs="Times New Roman"/>
                                <w:sz w:val="18"/>
                                <w:szCs w:val="18"/>
                                <w:rPrChange w:id="1276" w:author="Maino Vieytes, Christian (NIH/NIA/IRP) [F]" w:date="2023-11-15T15:31:00Z">
                                  <w:rPr>
                                    <w:rFonts w:ascii="Times New Roman" w:hAnsi="Times New Roman" w:cs="Times New Roman"/>
                                    <w:sz w:val="20"/>
                                    <w:szCs w:val="20"/>
                                  </w:rPr>
                                </w:rPrChange>
                              </w:rPr>
                            </w:pPr>
                            <w:ins w:id="1277" w:author="Maino Vieytes, Christian (NIH/NIA/IRP) [F]" w:date="2023-11-15T15:22:00Z">
                              <w:r w:rsidRPr="00972A4F">
                                <w:rPr>
                                  <w:rFonts w:ascii="Times New Roman" w:hAnsi="Times New Roman" w:cs="Times New Roman"/>
                                  <w:color w:val="000000"/>
                                  <w:sz w:val="18"/>
                                  <w:szCs w:val="18"/>
                                  <w:rPrChange w:id="1278" w:author="Maino Vieytes, Christian (NIH/NIA/IRP) [F]" w:date="2023-11-15T15:31:00Z">
                                    <w:rPr>
                                      <w:rFonts w:ascii="Calibri" w:hAnsi="Calibri" w:cs="Calibri"/>
                                      <w:color w:val="000000"/>
                                    </w:rPr>
                                  </w:rPrChange>
                                </w:rPr>
                                <w:t>0.00</w:t>
                              </w:r>
                            </w:ins>
                            <w:del w:id="1279" w:author="Maino Vieytes, Christian (NIH/NIA/IRP) [F]" w:date="2023-11-15T15:22:00Z">
                              <w:r w:rsidRPr="00972A4F" w:rsidDel="00C92AAD">
                                <w:rPr>
                                  <w:rFonts w:ascii="Times New Roman" w:hAnsi="Times New Roman" w:cs="Times New Roman"/>
                                  <w:color w:val="000000"/>
                                  <w:sz w:val="18"/>
                                  <w:szCs w:val="18"/>
                                  <w:rPrChange w:id="1280" w:author="Maino Vieytes, Christian (NIH/NIA/IRP) [F]" w:date="2023-11-15T15:31:00Z">
                                    <w:rPr>
                                      <w:rFonts w:ascii="Times New Roman" w:hAnsi="Times New Roman" w:cs="Times New Roman"/>
                                      <w:color w:val="000000"/>
                                      <w:sz w:val="20"/>
                                      <w:szCs w:val="20"/>
                                    </w:rPr>
                                  </w:rPrChange>
                                </w:rPr>
                                <w:delText>-0.02</w:delText>
                              </w:r>
                            </w:del>
                          </w:p>
                        </w:tc>
                        <w:tc>
                          <w:tcPr>
                            <w:tcW w:w="990" w:type="dxa"/>
                            <w:tcBorders>
                              <w:top w:val="nil"/>
                              <w:bottom w:val="nil"/>
                            </w:tcBorders>
                            <w:shd w:val="clear" w:color="auto" w:fill="auto"/>
                            <w:noWrap/>
                            <w:vAlign w:val="center"/>
                            <w:hideMark/>
                          </w:tcPr>
                          <w:p w14:paraId="4E067B86" w14:textId="338F8CD3" w:rsidR="0003299C" w:rsidRPr="00972A4F" w:rsidRDefault="0003299C" w:rsidP="0003299C">
                            <w:pPr>
                              <w:spacing w:line="360" w:lineRule="auto"/>
                              <w:jc w:val="center"/>
                              <w:rPr>
                                <w:rFonts w:ascii="Times New Roman" w:hAnsi="Times New Roman" w:cs="Times New Roman"/>
                                <w:sz w:val="18"/>
                                <w:szCs w:val="18"/>
                                <w:rPrChange w:id="1281" w:author="Maino Vieytes, Christian (NIH/NIA/IRP) [F]" w:date="2023-11-15T15:31:00Z">
                                  <w:rPr>
                                    <w:rFonts w:ascii="Times New Roman" w:hAnsi="Times New Roman" w:cs="Times New Roman"/>
                                    <w:sz w:val="20"/>
                                    <w:szCs w:val="20"/>
                                  </w:rPr>
                                </w:rPrChange>
                              </w:rPr>
                            </w:pPr>
                            <w:ins w:id="1282" w:author="Maino Vieytes, Christian (NIH/NIA/IRP) [F]" w:date="2023-11-15T15:22:00Z">
                              <w:r w:rsidRPr="00972A4F">
                                <w:rPr>
                                  <w:rFonts w:ascii="Times New Roman" w:hAnsi="Times New Roman" w:cs="Times New Roman"/>
                                  <w:color w:val="000000"/>
                                  <w:sz w:val="18"/>
                                  <w:szCs w:val="18"/>
                                  <w:rPrChange w:id="1283" w:author="Maino Vieytes, Christian (NIH/NIA/IRP) [F]" w:date="2023-11-15T15:31:00Z">
                                    <w:rPr>
                                      <w:rFonts w:ascii="Calibri" w:hAnsi="Calibri" w:cs="Calibri"/>
                                      <w:color w:val="000000"/>
                                    </w:rPr>
                                  </w:rPrChange>
                                </w:rPr>
                                <w:t>0.10</w:t>
                              </w:r>
                            </w:ins>
                            <w:del w:id="1284" w:author="Maino Vieytes, Christian (NIH/NIA/IRP) [F]" w:date="2023-11-15T15:22:00Z">
                              <w:r w:rsidRPr="00972A4F" w:rsidDel="00C92AAD">
                                <w:rPr>
                                  <w:rFonts w:ascii="Times New Roman" w:hAnsi="Times New Roman" w:cs="Times New Roman"/>
                                  <w:color w:val="000000"/>
                                  <w:sz w:val="18"/>
                                  <w:szCs w:val="18"/>
                                  <w:rPrChange w:id="1285" w:author="Maino Vieytes, Christian (NIH/NIA/IRP) [F]" w:date="2023-11-15T15:31:00Z">
                                    <w:rPr>
                                      <w:rFonts w:ascii="Times New Roman" w:hAnsi="Times New Roman" w:cs="Times New Roman"/>
                                      <w:color w:val="000000"/>
                                      <w:sz w:val="20"/>
                                      <w:szCs w:val="20"/>
                                    </w:rPr>
                                  </w:rPrChange>
                                </w:rPr>
                                <w:delText>-0.12</w:delText>
                              </w:r>
                            </w:del>
                          </w:p>
                        </w:tc>
                        <w:tc>
                          <w:tcPr>
                            <w:tcW w:w="900" w:type="dxa"/>
                            <w:tcBorders>
                              <w:top w:val="nil"/>
                              <w:bottom w:val="nil"/>
                              <w:right w:val="nil"/>
                            </w:tcBorders>
                            <w:shd w:val="clear" w:color="auto" w:fill="auto"/>
                            <w:noWrap/>
                            <w:vAlign w:val="center"/>
                            <w:hideMark/>
                          </w:tcPr>
                          <w:p w14:paraId="69BDA42F" w14:textId="7B3CD911" w:rsidR="0003299C" w:rsidRPr="00972A4F" w:rsidRDefault="0003299C" w:rsidP="0003299C">
                            <w:pPr>
                              <w:spacing w:line="360" w:lineRule="auto"/>
                              <w:jc w:val="center"/>
                              <w:rPr>
                                <w:rFonts w:ascii="Times New Roman" w:hAnsi="Times New Roman" w:cs="Times New Roman"/>
                                <w:b/>
                                <w:bCs/>
                                <w:sz w:val="18"/>
                                <w:szCs w:val="18"/>
                                <w:rPrChange w:id="1286" w:author="Maino Vieytes, Christian (NIH/NIA/IRP) [F]" w:date="2023-11-15T15:31:00Z">
                                  <w:rPr>
                                    <w:rFonts w:ascii="Times New Roman" w:hAnsi="Times New Roman" w:cs="Times New Roman"/>
                                    <w:sz w:val="20"/>
                                    <w:szCs w:val="20"/>
                                  </w:rPr>
                                </w:rPrChange>
                              </w:rPr>
                            </w:pPr>
                            <w:ins w:id="1287" w:author="Maino Vieytes, Christian (NIH/NIA/IRP) [F]" w:date="2023-11-15T15:22:00Z">
                              <w:r w:rsidRPr="00972A4F">
                                <w:rPr>
                                  <w:rFonts w:ascii="Times New Roman" w:hAnsi="Times New Roman" w:cs="Times New Roman"/>
                                  <w:b/>
                                  <w:bCs/>
                                  <w:color w:val="000000"/>
                                  <w:sz w:val="18"/>
                                  <w:szCs w:val="18"/>
                                  <w:rPrChange w:id="1288" w:author="Maino Vieytes, Christian (NIH/NIA/IRP) [F]" w:date="2023-11-15T15:31:00Z">
                                    <w:rPr>
                                      <w:rFonts w:ascii="Calibri" w:hAnsi="Calibri" w:cs="Calibri"/>
                                      <w:color w:val="000000"/>
                                    </w:rPr>
                                  </w:rPrChange>
                                </w:rPr>
                                <w:t>0.41</w:t>
                              </w:r>
                            </w:ins>
                            <w:del w:id="1289" w:author="Maino Vieytes, Christian (NIH/NIA/IRP) [F]" w:date="2023-11-15T15:22:00Z">
                              <w:r w:rsidRPr="00972A4F" w:rsidDel="00C92AAD">
                                <w:rPr>
                                  <w:rFonts w:ascii="Times New Roman" w:hAnsi="Times New Roman" w:cs="Times New Roman"/>
                                  <w:b/>
                                  <w:bCs/>
                                  <w:color w:val="000000"/>
                                  <w:sz w:val="18"/>
                                  <w:szCs w:val="18"/>
                                  <w:rPrChange w:id="1290" w:author="Maino Vieytes, Christian (NIH/NIA/IRP) [F]" w:date="2023-11-15T15:31:00Z">
                                    <w:rPr>
                                      <w:rFonts w:ascii="Times New Roman" w:hAnsi="Times New Roman" w:cs="Times New Roman"/>
                                      <w:color w:val="000000"/>
                                      <w:sz w:val="20"/>
                                      <w:szCs w:val="20"/>
                                    </w:rPr>
                                  </w:rPrChange>
                                </w:rPr>
                                <w:delText>0.13</w:delText>
                              </w:r>
                            </w:del>
                          </w:p>
                        </w:tc>
                        <w:tc>
                          <w:tcPr>
                            <w:tcW w:w="1350" w:type="dxa"/>
                            <w:tcBorders>
                              <w:top w:val="nil"/>
                              <w:left w:val="nil"/>
                              <w:bottom w:val="nil"/>
                              <w:right w:val="single" w:sz="4" w:space="0" w:color="auto"/>
                            </w:tcBorders>
                            <w:vAlign w:val="center"/>
                          </w:tcPr>
                          <w:p w14:paraId="2B509D7B" w14:textId="540BDD6A" w:rsidR="0003299C" w:rsidRPr="00972A4F" w:rsidRDefault="0003299C" w:rsidP="0003299C">
                            <w:pPr>
                              <w:spacing w:line="360" w:lineRule="auto"/>
                              <w:jc w:val="center"/>
                              <w:rPr>
                                <w:rFonts w:ascii="Times New Roman" w:hAnsi="Times New Roman" w:cs="Times New Roman"/>
                                <w:color w:val="000000"/>
                                <w:sz w:val="18"/>
                                <w:szCs w:val="18"/>
                                <w:rPrChange w:id="1291" w:author="Maino Vieytes, Christian (NIH/NIA/IRP) [F]" w:date="2023-11-15T15:31:00Z">
                                  <w:rPr>
                                    <w:rFonts w:ascii="Times New Roman" w:hAnsi="Times New Roman" w:cs="Times New Roman"/>
                                    <w:color w:val="000000"/>
                                    <w:sz w:val="20"/>
                                    <w:szCs w:val="20"/>
                                  </w:rPr>
                                </w:rPrChange>
                              </w:rPr>
                            </w:pPr>
                            <w:ins w:id="1292" w:author="Maino Vieytes, Christian (NIH/NIA/IRP) [F]" w:date="2023-11-15T15:22:00Z">
                              <w:r w:rsidRPr="00972A4F">
                                <w:rPr>
                                  <w:rFonts w:ascii="Times New Roman" w:hAnsi="Times New Roman" w:cs="Times New Roman"/>
                                  <w:color w:val="000000"/>
                                  <w:sz w:val="18"/>
                                  <w:szCs w:val="18"/>
                                  <w:rPrChange w:id="1293" w:author="Maino Vieytes, Christian (NIH/NIA/IRP) [F]" w:date="2023-11-15T15:31:00Z">
                                    <w:rPr>
                                      <w:rFonts w:ascii="Calibri" w:hAnsi="Calibri" w:cs="Calibri"/>
                                      <w:color w:val="000000"/>
                                    </w:rPr>
                                  </w:rPrChange>
                                </w:rPr>
                                <w:t>0.00</w:t>
                              </w:r>
                            </w:ins>
                            <w:del w:id="1294" w:author="Maino Vieytes, Christian (NIH/NIA/IRP) [F]" w:date="2023-11-15T15:22:00Z">
                              <w:r w:rsidRPr="00972A4F" w:rsidDel="00C92AAD">
                                <w:rPr>
                                  <w:rFonts w:ascii="Times New Roman" w:hAnsi="Times New Roman" w:cs="Times New Roman"/>
                                  <w:color w:val="000000"/>
                                  <w:sz w:val="18"/>
                                  <w:szCs w:val="18"/>
                                  <w:rPrChange w:id="1295" w:author="Maino Vieytes, Christian (NIH/NIA/IRP) [F]" w:date="2023-11-15T15:31:00Z">
                                    <w:rPr>
                                      <w:rFonts w:ascii="Times New Roman" w:hAnsi="Times New Roman" w:cs="Times New Roman"/>
                                      <w:color w:val="000000"/>
                                      <w:sz w:val="20"/>
                                      <w:szCs w:val="20"/>
                                    </w:rPr>
                                  </w:rPrChange>
                                </w:rPr>
                                <w:delText>0.030</w:delText>
                              </w:r>
                            </w:del>
                          </w:p>
                        </w:tc>
                      </w:tr>
                      <w:tr w:rsidR="0003299C" w:rsidRPr="00972A4F" w14:paraId="0B271CF8" w14:textId="77777777" w:rsidTr="00972A4F">
                        <w:tc>
                          <w:tcPr>
                            <w:tcW w:w="2187" w:type="dxa"/>
                            <w:gridSpan w:val="2"/>
                            <w:tcBorders>
                              <w:top w:val="nil"/>
                              <w:left w:val="single" w:sz="4" w:space="0" w:color="auto"/>
                              <w:bottom w:val="nil"/>
                            </w:tcBorders>
                            <w:shd w:val="clear" w:color="auto" w:fill="auto"/>
                            <w:vAlign w:val="center"/>
                          </w:tcPr>
                          <w:p w14:paraId="4018193F" w14:textId="77777777" w:rsidR="0003299C" w:rsidRPr="00972A4F" w:rsidRDefault="0003299C" w:rsidP="0003299C">
                            <w:pPr>
                              <w:spacing w:line="360" w:lineRule="auto"/>
                              <w:rPr>
                                <w:rFonts w:ascii="Times New Roman" w:hAnsi="Times New Roman" w:cs="Times New Roman"/>
                                <w:sz w:val="18"/>
                                <w:szCs w:val="18"/>
                                <w:rPrChange w:id="129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297" w:author="Maino Vieytes, Christian (NIH/NIA/IRP) [F]" w:date="2023-11-15T15:31:00Z">
                                  <w:rPr>
                                    <w:rFonts w:ascii="Times New Roman" w:hAnsi="Times New Roman" w:cs="Times New Roman"/>
                                    <w:sz w:val="20"/>
                                    <w:szCs w:val="20"/>
                                  </w:rPr>
                                </w:rPrChange>
                              </w:rPr>
                              <w:t>Legumes</w:t>
                            </w:r>
                          </w:p>
                        </w:tc>
                        <w:tc>
                          <w:tcPr>
                            <w:tcW w:w="1499" w:type="dxa"/>
                            <w:tcBorders>
                              <w:top w:val="nil"/>
                              <w:bottom w:val="nil"/>
                            </w:tcBorders>
                            <w:shd w:val="clear" w:color="auto" w:fill="auto"/>
                            <w:noWrap/>
                            <w:vAlign w:val="center"/>
                            <w:hideMark/>
                          </w:tcPr>
                          <w:p w14:paraId="778D4B1E" w14:textId="5ED72BDE" w:rsidR="0003299C" w:rsidRPr="00972A4F" w:rsidRDefault="0003299C" w:rsidP="0003299C">
                            <w:pPr>
                              <w:spacing w:line="360" w:lineRule="auto"/>
                              <w:jc w:val="center"/>
                              <w:rPr>
                                <w:rFonts w:ascii="Times New Roman" w:hAnsi="Times New Roman" w:cs="Times New Roman"/>
                                <w:sz w:val="18"/>
                                <w:szCs w:val="18"/>
                                <w:rPrChange w:id="1298" w:author="Maino Vieytes, Christian (NIH/NIA/IRP) [F]" w:date="2023-11-15T15:31:00Z">
                                  <w:rPr>
                                    <w:rFonts w:ascii="Times New Roman" w:hAnsi="Times New Roman" w:cs="Times New Roman"/>
                                    <w:sz w:val="20"/>
                                    <w:szCs w:val="20"/>
                                  </w:rPr>
                                </w:rPrChange>
                              </w:rPr>
                            </w:pPr>
                            <w:ins w:id="1299" w:author="Maino Vieytes, Christian (NIH/NIA/IRP) [F]" w:date="2023-11-15T15:22:00Z">
                              <w:r w:rsidRPr="00972A4F">
                                <w:rPr>
                                  <w:rFonts w:ascii="Times New Roman" w:hAnsi="Times New Roman" w:cs="Times New Roman"/>
                                  <w:color w:val="000000"/>
                                  <w:sz w:val="18"/>
                                  <w:szCs w:val="18"/>
                                  <w:rPrChange w:id="1300" w:author="Maino Vieytes, Christian (NIH/NIA/IRP) [F]" w:date="2023-11-15T15:31:00Z">
                                    <w:rPr>
                                      <w:rFonts w:ascii="Calibri" w:hAnsi="Calibri" w:cs="Calibri"/>
                                      <w:color w:val="000000"/>
                                    </w:rPr>
                                  </w:rPrChange>
                                </w:rPr>
                                <w:t>-0.040</w:t>
                              </w:r>
                            </w:ins>
                            <w:del w:id="1301" w:author="Maino Vieytes, Christian (NIH/NIA/IRP) [F]" w:date="2023-11-15T15:22:00Z">
                              <w:r w:rsidRPr="00972A4F" w:rsidDel="00C92AAD">
                                <w:rPr>
                                  <w:rFonts w:ascii="Times New Roman" w:hAnsi="Times New Roman" w:cs="Times New Roman"/>
                                  <w:color w:val="000000"/>
                                  <w:sz w:val="18"/>
                                  <w:szCs w:val="18"/>
                                  <w:rPrChange w:id="1302" w:author="Maino Vieytes, Christian (NIH/NIA/IRP) [F]" w:date="2023-11-15T15:31:00Z">
                                    <w:rPr>
                                      <w:rFonts w:ascii="Times New Roman" w:hAnsi="Times New Roman" w:cs="Times New Roman"/>
                                      <w:color w:val="000000"/>
                                      <w:sz w:val="20"/>
                                      <w:szCs w:val="20"/>
                                    </w:rPr>
                                  </w:rPrChange>
                                </w:rPr>
                                <w:delText>0.03</w:delText>
                              </w:r>
                            </w:del>
                          </w:p>
                        </w:tc>
                        <w:tc>
                          <w:tcPr>
                            <w:tcW w:w="990" w:type="dxa"/>
                            <w:tcBorders>
                              <w:top w:val="nil"/>
                              <w:bottom w:val="nil"/>
                            </w:tcBorders>
                            <w:shd w:val="clear" w:color="auto" w:fill="auto"/>
                            <w:noWrap/>
                            <w:vAlign w:val="center"/>
                            <w:hideMark/>
                          </w:tcPr>
                          <w:p w14:paraId="300271F8" w14:textId="3CE1351B" w:rsidR="0003299C" w:rsidRPr="00972A4F" w:rsidRDefault="0003299C" w:rsidP="0003299C">
                            <w:pPr>
                              <w:spacing w:line="360" w:lineRule="auto"/>
                              <w:jc w:val="center"/>
                              <w:rPr>
                                <w:rFonts w:ascii="Times New Roman" w:hAnsi="Times New Roman" w:cs="Times New Roman"/>
                                <w:sz w:val="18"/>
                                <w:szCs w:val="18"/>
                                <w:rPrChange w:id="1303" w:author="Maino Vieytes, Christian (NIH/NIA/IRP) [F]" w:date="2023-11-15T15:31:00Z">
                                  <w:rPr>
                                    <w:rFonts w:ascii="Times New Roman" w:hAnsi="Times New Roman" w:cs="Times New Roman"/>
                                    <w:sz w:val="20"/>
                                    <w:szCs w:val="20"/>
                                  </w:rPr>
                                </w:rPrChange>
                              </w:rPr>
                            </w:pPr>
                            <w:ins w:id="1304" w:author="Maino Vieytes, Christian (NIH/NIA/IRP) [F]" w:date="2023-11-15T15:22:00Z">
                              <w:r w:rsidRPr="00972A4F">
                                <w:rPr>
                                  <w:rFonts w:ascii="Times New Roman" w:hAnsi="Times New Roman" w:cs="Times New Roman"/>
                                  <w:color w:val="000000"/>
                                  <w:sz w:val="18"/>
                                  <w:szCs w:val="18"/>
                                  <w:rPrChange w:id="1305" w:author="Maino Vieytes, Christian (NIH/NIA/IRP) [F]" w:date="2023-11-15T15:31:00Z">
                                    <w:rPr>
                                      <w:rFonts w:ascii="Calibri" w:hAnsi="Calibri" w:cs="Calibri"/>
                                      <w:color w:val="000000"/>
                                    </w:rPr>
                                  </w:rPrChange>
                                </w:rPr>
                                <w:t>0.12</w:t>
                              </w:r>
                            </w:ins>
                            <w:del w:id="1306" w:author="Maino Vieytes, Christian (NIH/NIA/IRP) [F]" w:date="2023-11-15T15:22:00Z">
                              <w:r w:rsidRPr="00972A4F" w:rsidDel="00C92AAD">
                                <w:rPr>
                                  <w:rFonts w:ascii="Times New Roman" w:hAnsi="Times New Roman" w:cs="Times New Roman"/>
                                  <w:color w:val="000000"/>
                                  <w:sz w:val="18"/>
                                  <w:szCs w:val="18"/>
                                  <w:rPrChange w:id="1307" w:author="Maino Vieytes, Christian (NIH/NIA/IRP) [F]" w:date="2023-11-15T15:31:00Z">
                                    <w:rPr>
                                      <w:rFonts w:ascii="Times New Roman" w:hAnsi="Times New Roman" w:cs="Times New Roman"/>
                                      <w:color w:val="000000"/>
                                      <w:sz w:val="20"/>
                                      <w:szCs w:val="20"/>
                                    </w:rPr>
                                  </w:rPrChange>
                                </w:rPr>
                                <w:delText>0.03</w:delText>
                              </w:r>
                            </w:del>
                          </w:p>
                        </w:tc>
                        <w:tc>
                          <w:tcPr>
                            <w:tcW w:w="900" w:type="dxa"/>
                            <w:tcBorders>
                              <w:top w:val="nil"/>
                              <w:bottom w:val="nil"/>
                              <w:right w:val="nil"/>
                            </w:tcBorders>
                            <w:shd w:val="clear" w:color="auto" w:fill="auto"/>
                            <w:noWrap/>
                            <w:vAlign w:val="center"/>
                            <w:hideMark/>
                          </w:tcPr>
                          <w:p w14:paraId="68DB156D" w14:textId="0BEA5A9F" w:rsidR="0003299C" w:rsidRPr="00972A4F" w:rsidRDefault="0003299C" w:rsidP="0003299C">
                            <w:pPr>
                              <w:spacing w:line="360" w:lineRule="auto"/>
                              <w:jc w:val="center"/>
                              <w:rPr>
                                <w:rFonts w:ascii="Times New Roman" w:hAnsi="Times New Roman" w:cs="Times New Roman"/>
                                <w:sz w:val="18"/>
                                <w:szCs w:val="18"/>
                                <w:rPrChange w:id="1308" w:author="Maino Vieytes, Christian (NIH/NIA/IRP) [F]" w:date="2023-11-15T15:31:00Z">
                                  <w:rPr>
                                    <w:rFonts w:ascii="Times New Roman" w:hAnsi="Times New Roman" w:cs="Times New Roman"/>
                                    <w:sz w:val="20"/>
                                    <w:szCs w:val="20"/>
                                  </w:rPr>
                                </w:rPrChange>
                              </w:rPr>
                            </w:pPr>
                            <w:ins w:id="1309" w:author="Maino Vieytes, Christian (NIH/NIA/IRP) [F]" w:date="2023-11-15T15:22:00Z">
                              <w:r w:rsidRPr="00972A4F">
                                <w:rPr>
                                  <w:rFonts w:ascii="Times New Roman" w:hAnsi="Times New Roman" w:cs="Times New Roman"/>
                                  <w:color w:val="000000"/>
                                  <w:sz w:val="18"/>
                                  <w:szCs w:val="18"/>
                                  <w:rPrChange w:id="1310" w:author="Maino Vieytes, Christian (NIH/NIA/IRP) [F]" w:date="2023-11-15T15:31:00Z">
                                    <w:rPr>
                                      <w:rFonts w:ascii="Calibri" w:hAnsi="Calibri" w:cs="Calibri"/>
                                      <w:color w:val="000000"/>
                                    </w:rPr>
                                  </w:rPrChange>
                                </w:rPr>
                                <w:t>-0.24</w:t>
                              </w:r>
                            </w:ins>
                            <w:del w:id="1311" w:author="Maino Vieytes, Christian (NIH/NIA/IRP) [F]" w:date="2023-11-15T15:22:00Z">
                              <w:r w:rsidRPr="00972A4F" w:rsidDel="00C92AAD">
                                <w:rPr>
                                  <w:rFonts w:ascii="Times New Roman" w:hAnsi="Times New Roman" w:cs="Times New Roman"/>
                                  <w:color w:val="000000"/>
                                  <w:sz w:val="18"/>
                                  <w:szCs w:val="18"/>
                                  <w:rPrChange w:id="1312" w:author="Maino Vieytes, Christian (NIH/NIA/IRP) [F]" w:date="2023-11-15T15:31:00Z">
                                    <w:rPr>
                                      <w:rFonts w:ascii="Times New Roman" w:hAnsi="Times New Roman" w:cs="Times New Roman"/>
                                      <w:color w:val="000000"/>
                                      <w:sz w:val="20"/>
                                      <w:szCs w:val="20"/>
                                    </w:rPr>
                                  </w:rPrChange>
                                </w:rPr>
                                <w:delText>-0.13</w:delText>
                              </w:r>
                            </w:del>
                          </w:p>
                        </w:tc>
                        <w:tc>
                          <w:tcPr>
                            <w:tcW w:w="1350" w:type="dxa"/>
                            <w:tcBorders>
                              <w:top w:val="nil"/>
                              <w:left w:val="nil"/>
                              <w:bottom w:val="nil"/>
                              <w:right w:val="single" w:sz="4" w:space="0" w:color="auto"/>
                            </w:tcBorders>
                            <w:vAlign w:val="center"/>
                          </w:tcPr>
                          <w:p w14:paraId="37D1EABD" w14:textId="69842312" w:rsidR="0003299C" w:rsidRPr="00972A4F" w:rsidRDefault="0003299C" w:rsidP="0003299C">
                            <w:pPr>
                              <w:spacing w:line="360" w:lineRule="auto"/>
                              <w:jc w:val="center"/>
                              <w:rPr>
                                <w:rFonts w:ascii="Times New Roman" w:hAnsi="Times New Roman" w:cs="Times New Roman"/>
                                <w:color w:val="000000"/>
                                <w:sz w:val="18"/>
                                <w:szCs w:val="18"/>
                                <w:rPrChange w:id="1313" w:author="Maino Vieytes, Christian (NIH/NIA/IRP) [F]" w:date="2023-11-15T15:31:00Z">
                                  <w:rPr>
                                    <w:rFonts w:ascii="Times New Roman" w:hAnsi="Times New Roman" w:cs="Times New Roman"/>
                                    <w:color w:val="000000"/>
                                    <w:sz w:val="20"/>
                                    <w:szCs w:val="20"/>
                                  </w:rPr>
                                </w:rPrChange>
                              </w:rPr>
                            </w:pPr>
                            <w:ins w:id="1314" w:author="Maino Vieytes, Christian (NIH/NIA/IRP) [F]" w:date="2023-11-15T15:22:00Z">
                              <w:r w:rsidRPr="00972A4F">
                                <w:rPr>
                                  <w:rFonts w:ascii="Times New Roman" w:hAnsi="Times New Roman" w:cs="Times New Roman"/>
                                  <w:color w:val="000000"/>
                                  <w:sz w:val="18"/>
                                  <w:szCs w:val="18"/>
                                  <w:rPrChange w:id="1315" w:author="Maino Vieytes, Christian (NIH/NIA/IRP) [F]" w:date="2023-11-15T15:31:00Z">
                                    <w:rPr>
                                      <w:rFonts w:ascii="Calibri" w:hAnsi="Calibri" w:cs="Calibri"/>
                                      <w:color w:val="000000"/>
                                    </w:rPr>
                                  </w:rPrChange>
                                </w:rPr>
                                <w:t>0.16</w:t>
                              </w:r>
                            </w:ins>
                            <w:del w:id="1316" w:author="Maino Vieytes, Christian (NIH/NIA/IRP) [F]" w:date="2023-11-15T15:22:00Z">
                              <w:r w:rsidRPr="00972A4F" w:rsidDel="00C92AAD">
                                <w:rPr>
                                  <w:rFonts w:ascii="Times New Roman" w:hAnsi="Times New Roman" w:cs="Times New Roman"/>
                                  <w:color w:val="000000"/>
                                  <w:sz w:val="18"/>
                                  <w:szCs w:val="18"/>
                                  <w:rPrChange w:id="1317" w:author="Maino Vieytes, Christian (NIH/NIA/IRP) [F]" w:date="2023-11-15T15:31:00Z">
                                    <w:rPr>
                                      <w:rFonts w:ascii="Times New Roman" w:hAnsi="Times New Roman" w:cs="Times New Roman"/>
                                      <w:color w:val="000000"/>
                                      <w:sz w:val="20"/>
                                      <w:szCs w:val="20"/>
                                    </w:rPr>
                                  </w:rPrChange>
                                </w:rPr>
                                <w:delText>0.11</w:delText>
                              </w:r>
                            </w:del>
                          </w:p>
                        </w:tc>
                      </w:tr>
                      <w:tr w:rsidR="0003299C" w:rsidRPr="00972A4F" w14:paraId="286A67DC" w14:textId="77777777" w:rsidTr="00972A4F">
                        <w:tc>
                          <w:tcPr>
                            <w:tcW w:w="2187" w:type="dxa"/>
                            <w:gridSpan w:val="2"/>
                            <w:tcBorders>
                              <w:top w:val="nil"/>
                              <w:left w:val="single" w:sz="4" w:space="0" w:color="auto"/>
                              <w:bottom w:val="nil"/>
                            </w:tcBorders>
                            <w:shd w:val="clear" w:color="auto" w:fill="auto"/>
                            <w:vAlign w:val="center"/>
                          </w:tcPr>
                          <w:p w14:paraId="768F146E" w14:textId="77777777" w:rsidR="0003299C" w:rsidRPr="00972A4F" w:rsidRDefault="0003299C" w:rsidP="0003299C">
                            <w:pPr>
                              <w:spacing w:line="360" w:lineRule="auto"/>
                              <w:rPr>
                                <w:rFonts w:ascii="Times New Roman" w:hAnsi="Times New Roman" w:cs="Times New Roman"/>
                                <w:sz w:val="18"/>
                                <w:szCs w:val="18"/>
                                <w:rPrChange w:id="1318"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319" w:author="Maino Vieytes, Christian (NIH/NIA/IRP) [F]" w:date="2023-11-15T15:31:00Z">
                                  <w:rPr>
                                    <w:rFonts w:ascii="Times New Roman" w:hAnsi="Times New Roman" w:cs="Times New Roman"/>
                                    <w:sz w:val="20"/>
                                    <w:szCs w:val="20"/>
                                  </w:rPr>
                                </w:rPrChange>
                              </w:rPr>
                              <w:t>Soy</w:t>
                            </w:r>
                          </w:p>
                        </w:tc>
                        <w:tc>
                          <w:tcPr>
                            <w:tcW w:w="1499" w:type="dxa"/>
                            <w:tcBorders>
                              <w:top w:val="nil"/>
                              <w:bottom w:val="nil"/>
                            </w:tcBorders>
                            <w:shd w:val="clear" w:color="auto" w:fill="auto"/>
                            <w:noWrap/>
                            <w:vAlign w:val="center"/>
                            <w:hideMark/>
                          </w:tcPr>
                          <w:p w14:paraId="6A0FC4F5" w14:textId="453ECDF5" w:rsidR="0003299C" w:rsidRPr="00972A4F" w:rsidRDefault="0003299C" w:rsidP="0003299C">
                            <w:pPr>
                              <w:spacing w:line="360" w:lineRule="auto"/>
                              <w:jc w:val="center"/>
                              <w:rPr>
                                <w:rFonts w:ascii="Times New Roman" w:hAnsi="Times New Roman" w:cs="Times New Roman"/>
                                <w:sz w:val="18"/>
                                <w:szCs w:val="18"/>
                                <w:rPrChange w:id="1320" w:author="Maino Vieytes, Christian (NIH/NIA/IRP) [F]" w:date="2023-11-15T15:31:00Z">
                                  <w:rPr>
                                    <w:rFonts w:ascii="Times New Roman" w:hAnsi="Times New Roman" w:cs="Times New Roman"/>
                                    <w:sz w:val="20"/>
                                    <w:szCs w:val="20"/>
                                  </w:rPr>
                                </w:rPrChange>
                              </w:rPr>
                            </w:pPr>
                            <w:ins w:id="1321" w:author="Maino Vieytes, Christian (NIH/NIA/IRP) [F]" w:date="2023-11-15T15:22:00Z">
                              <w:r w:rsidRPr="00972A4F">
                                <w:rPr>
                                  <w:rFonts w:ascii="Times New Roman" w:hAnsi="Times New Roman" w:cs="Times New Roman"/>
                                  <w:color w:val="000000"/>
                                  <w:sz w:val="18"/>
                                  <w:szCs w:val="18"/>
                                  <w:rPrChange w:id="1322" w:author="Maino Vieytes, Christian (NIH/NIA/IRP) [F]" w:date="2023-11-15T15:31:00Z">
                                    <w:rPr>
                                      <w:rFonts w:ascii="Calibri" w:hAnsi="Calibri" w:cs="Calibri"/>
                                      <w:color w:val="000000"/>
                                    </w:rPr>
                                  </w:rPrChange>
                                </w:rPr>
                                <w:t>-0.060</w:t>
                              </w:r>
                            </w:ins>
                            <w:del w:id="1323" w:author="Maino Vieytes, Christian (NIH/NIA/IRP) [F]" w:date="2023-11-15T15:22:00Z">
                              <w:r w:rsidRPr="00972A4F" w:rsidDel="00C92AAD">
                                <w:rPr>
                                  <w:rFonts w:ascii="Times New Roman" w:hAnsi="Times New Roman" w:cs="Times New Roman"/>
                                  <w:color w:val="000000"/>
                                  <w:sz w:val="18"/>
                                  <w:szCs w:val="18"/>
                                  <w:rPrChange w:id="1324" w:author="Maino Vieytes, Christian (NIH/NIA/IRP) [F]" w:date="2023-11-15T15:31:00Z">
                                    <w:rPr>
                                      <w:rFonts w:ascii="Times New Roman" w:hAnsi="Times New Roman" w:cs="Times New Roman"/>
                                      <w:color w:val="000000"/>
                                      <w:sz w:val="20"/>
                                      <w:szCs w:val="20"/>
                                    </w:rPr>
                                  </w:rPrChange>
                                </w:rPr>
                                <w:delText>-0.09</w:delText>
                              </w:r>
                            </w:del>
                          </w:p>
                        </w:tc>
                        <w:tc>
                          <w:tcPr>
                            <w:tcW w:w="990" w:type="dxa"/>
                            <w:tcBorders>
                              <w:top w:val="nil"/>
                              <w:bottom w:val="nil"/>
                            </w:tcBorders>
                            <w:shd w:val="clear" w:color="auto" w:fill="auto"/>
                            <w:noWrap/>
                            <w:vAlign w:val="center"/>
                            <w:hideMark/>
                          </w:tcPr>
                          <w:p w14:paraId="43433ECF" w14:textId="06EE6CDE" w:rsidR="0003299C" w:rsidRPr="00972A4F" w:rsidRDefault="0003299C" w:rsidP="0003299C">
                            <w:pPr>
                              <w:spacing w:line="360" w:lineRule="auto"/>
                              <w:jc w:val="center"/>
                              <w:rPr>
                                <w:rFonts w:ascii="Times New Roman" w:hAnsi="Times New Roman" w:cs="Times New Roman"/>
                                <w:sz w:val="18"/>
                                <w:szCs w:val="18"/>
                                <w:rPrChange w:id="1325" w:author="Maino Vieytes, Christian (NIH/NIA/IRP) [F]" w:date="2023-11-15T15:31:00Z">
                                  <w:rPr>
                                    <w:rFonts w:ascii="Times New Roman" w:hAnsi="Times New Roman" w:cs="Times New Roman"/>
                                    <w:sz w:val="20"/>
                                    <w:szCs w:val="20"/>
                                  </w:rPr>
                                </w:rPrChange>
                              </w:rPr>
                            </w:pPr>
                            <w:ins w:id="1326" w:author="Maino Vieytes, Christian (NIH/NIA/IRP) [F]" w:date="2023-11-15T15:22:00Z">
                              <w:r w:rsidRPr="00972A4F">
                                <w:rPr>
                                  <w:rFonts w:ascii="Times New Roman" w:hAnsi="Times New Roman" w:cs="Times New Roman"/>
                                  <w:color w:val="000000"/>
                                  <w:sz w:val="18"/>
                                  <w:szCs w:val="18"/>
                                  <w:rPrChange w:id="1327" w:author="Maino Vieytes, Christian (NIH/NIA/IRP) [F]" w:date="2023-11-15T15:31:00Z">
                                    <w:rPr>
                                      <w:rFonts w:ascii="Calibri" w:hAnsi="Calibri" w:cs="Calibri"/>
                                      <w:color w:val="000000"/>
                                    </w:rPr>
                                  </w:rPrChange>
                                </w:rPr>
                                <w:t>0.090</w:t>
                              </w:r>
                            </w:ins>
                            <w:del w:id="1328" w:author="Maino Vieytes, Christian (NIH/NIA/IRP) [F]" w:date="2023-11-15T15:22:00Z">
                              <w:r w:rsidRPr="00972A4F" w:rsidDel="00C92AAD">
                                <w:rPr>
                                  <w:rFonts w:ascii="Times New Roman" w:hAnsi="Times New Roman" w:cs="Times New Roman"/>
                                  <w:color w:val="000000"/>
                                  <w:sz w:val="18"/>
                                  <w:szCs w:val="18"/>
                                  <w:rPrChange w:id="1329" w:author="Maino Vieytes, Christian (NIH/NIA/IRP) [F]" w:date="2023-11-15T15:31:00Z">
                                    <w:rPr>
                                      <w:rFonts w:ascii="Times New Roman" w:hAnsi="Times New Roman" w:cs="Times New Roman"/>
                                      <w:color w:val="000000"/>
                                      <w:sz w:val="20"/>
                                      <w:szCs w:val="20"/>
                                    </w:rPr>
                                  </w:rPrChange>
                                </w:rPr>
                                <w:delText>0.07</w:delText>
                              </w:r>
                            </w:del>
                          </w:p>
                        </w:tc>
                        <w:tc>
                          <w:tcPr>
                            <w:tcW w:w="900" w:type="dxa"/>
                            <w:tcBorders>
                              <w:top w:val="nil"/>
                              <w:bottom w:val="nil"/>
                              <w:right w:val="nil"/>
                            </w:tcBorders>
                            <w:shd w:val="clear" w:color="auto" w:fill="auto"/>
                            <w:noWrap/>
                            <w:vAlign w:val="center"/>
                            <w:hideMark/>
                          </w:tcPr>
                          <w:p w14:paraId="05CD5322" w14:textId="592A39CB" w:rsidR="0003299C" w:rsidRPr="00972A4F" w:rsidRDefault="0003299C" w:rsidP="0003299C">
                            <w:pPr>
                              <w:spacing w:line="360" w:lineRule="auto"/>
                              <w:jc w:val="center"/>
                              <w:rPr>
                                <w:rFonts w:ascii="Times New Roman" w:hAnsi="Times New Roman" w:cs="Times New Roman"/>
                                <w:sz w:val="18"/>
                                <w:szCs w:val="18"/>
                                <w:rPrChange w:id="1330" w:author="Maino Vieytes, Christian (NIH/NIA/IRP) [F]" w:date="2023-11-15T15:31:00Z">
                                  <w:rPr>
                                    <w:rFonts w:ascii="Times New Roman" w:hAnsi="Times New Roman" w:cs="Times New Roman"/>
                                    <w:sz w:val="20"/>
                                    <w:szCs w:val="20"/>
                                  </w:rPr>
                                </w:rPrChange>
                              </w:rPr>
                            </w:pPr>
                            <w:ins w:id="1331" w:author="Maino Vieytes, Christian (NIH/NIA/IRP) [F]" w:date="2023-11-15T15:22:00Z">
                              <w:r w:rsidRPr="00972A4F">
                                <w:rPr>
                                  <w:rFonts w:ascii="Times New Roman" w:hAnsi="Times New Roman" w:cs="Times New Roman"/>
                                  <w:color w:val="000000"/>
                                  <w:sz w:val="18"/>
                                  <w:szCs w:val="18"/>
                                  <w:rPrChange w:id="1332" w:author="Maino Vieytes, Christian (NIH/NIA/IRP) [F]" w:date="2023-11-15T15:31:00Z">
                                    <w:rPr>
                                      <w:rFonts w:ascii="Calibri" w:hAnsi="Calibri" w:cs="Calibri"/>
                                      <w:color w:val="000000"/>
                                    </w:rPr>
                                  </w:rPrChange>
                                </w:rPr>
                                <w:t>-0.18</w:t>
                              </w:r>
                            </w:ins>
                            <w:del w:id="1333" w:author="Maino Vieytes, Christian (NIH/NIA/IRP) [F]" w:date="2023-11-15T15:22:00Z">
                              <w:r w:rsidRPr="00972A4F" w:rsidDel="00C92AAD">
                                <w:rPr>
                                  <w:rFonts w:ascii="Times New Roman" w:hAnsi="Times New Roman" w:cs="Times New Roman"/>
                                  <w:color w:val="000000"/>
                                  <w:sz w:val="18"/>
                                  <w:szCs w:val="18"/>
                                  <w:rPrChange w:id="1334" w:author="Maino Vieytes, Christian (NIH/NIA/IRP) [F]" w:date="2023-11-15T15:31:00Z">
                                    <w:rPr>
                                      <w:rFonts w:ascii="Times New Roman" w:hAnsi="Times New Roman" w:cs="Times New Roman"/>
                                      <w:color w:val="000000"/>
                                      <w:sz w:val="20"/>
                                      <w:szCs w:val="20"/>
                                    </w:rPr>
                                  </w:rPrChange>
                                </w:rPr>
                                <w:delText>0.20</w:delText>
                              </w:r>
                            </w:del>
                          </w:p>
                        </w:tc>
                        <w:tc>
                          <w:tcPr>
                            <w:tcW w:w="1350" w:type="dxa"/>
                            <w:tcBorders>
                              <w:top w:val="nil"/>
                              <w:left w:val="nil"/>
                              <w:bottom w:val="nil"/>
                              <w:right w:val="single" w:sz="4" w:space="0" w:color="auto"/>
                            </w:tcBorders>
                            <w:vAlign w:val="center"/>
                          </w:tcPr>
                          <w:p w14:paraId="30FB0137" w14:textId="1FB06BFD" w:rsidR="0003299C" w:rsidRPr="00972A4F" w:rsidRDefault="0003299C" w:rsidP="0003299C">
                            <w:pPr>
                              <w:spacing w:line="360" w:lineRule="auto"/>
                              <w:jc w:val="center"/>
                              <w:rPr>
                                <w:rFonts w:ascii="Times New Roman" w:hAnsi="Times New Roman" w:cs="Times New Roman"/>
                                <w:color w:val="000000"/>
                                <w:sz w:val="18"/>
                                <w:szCs w:val="18"/>
                                <w:rPrChange w:id="1335" w:author="Maino Vieytes, Christian (NIH/NIA/IRP) [F]" w:date="2023-11-15T15:31:00Z">
                                  <w:rPr>
                                    <w:rFonts w:ascii="Times New Roman" w:hAnsi="Times New Roman" w:cs="Times New Roman"/>
                                    <w:color w:val="000000"/>
                                    <w:sz w:val="20"/>
                                    <w:szCs w:val="20"/>
                                  </w:rPr>
                                </w:rPrChange>
                              </w:rPr>
                            </w:pPr>
                            <w:ins w:id="1336" w:author="Maino Vieytes, Christian (NIH/NIA/IRP) [F]" w:date="2023-11-15T15:22:00Z">
                              <w:r w:rsidRPr="00972A4F">
                                <w:rPr>
                                  <w:rFonts w:ascii="Times New Roman" w:hAnsi="Times New Roman" w:cs="Times New Roman"/>
                                  <w:color w:val="000000"/>
                                  <w:sz w:val="18"/>
                                  <w:szCs w:val="18"/>
                                  <w:rPrChange w:id="1337" w:author="Maino Vieytes, Christian (NIH/NIA/IRP) [F]" w:date="2023-11-15T15:31:00Z">
                                    <w:rPr>
                                      <w:rFonts w:ascii="Calibri" w:hAnsi="Calibri" w:cs="Calibri"/>
                                      <w:color w:val="000000"/>
                                    </w:rPr>
                                  </w:rPrChange>
                                </w:rPr>
                                <w:t>0.13</w:t>
                              </w:r>
                            </w:ins>
                            <w:del w:id="1338" w:author="Maino Vieytes, Christian (NIH/NIA/IRP) [F]" w:date="2023-11-15T15:22:00Z">
                              <w:r w:rsidRPr="00972A4F" w:rsidDel="00C92AAD">
                                <w:rPr>
                                  <w:rFonts w:ascii="Times New Roman" w:hAnsi="Times New Roman" w:cs="Times New Roman"/>
                                  <w:color w:val="000000"/>
                                  <w:sz w:val="18"/>
                                  <w:szCs w:val="18"/>
                                  <w:rPrChange w:id="1339" w:author="Maino Vieytes, Christian (NIH/NIA/IRP) [F]" w:date="2023-11-15T15:31:00Z">
                                    <w:rPr>
                                      <w:rFonts w:ascii="Times New Roman" w:hAnsi="Times New Roman" w:cs="Times New Roman"/>
                                      <w:color w:val="000000"/>
                                      <w:sz w:val="20"/>
                                      <w:szCs w:val="20"/>
                                    </w:rPr>
                                  </w:rPrChange>
                                </w:rPr>
                                <w:delText>0.14</w:delText>
                              </w:r>
                            </w:del>
                          </w:p>
                        </w:tc>
                      </w:tr>
                      <w:tr w:rsidR="0003299C" w:rsidRPr="00972A4F" w14:paraId="4875C0D7" w14:textId="77777777" w:rsidTr="00972A4F">
                        <w:tc>
                          <w:tcPr>
                            <w:tcW w:w="2187" w:type="dxa"/>
                            <w:gridSpan w:val="2"/>
                            <w:tcBorders>
                              <w:top w:val="nil"/>
                              <w:left w:val="single" w:sz="4" w:space="0" w:color="auto"/>
                              <w:bottom w:val="nil"/>
                            </w:tcBorders>
                            <w:shd w:val="clear" w:color="auto" w:fill="auto"/>
                            <w:vAlign w:val="center"/>
                          </w:tcPr>
                          <w:p w14:paraId="151F2456" w14:textId="77777777" w:rsidR="0003299C" w:rsidRPr="00972A4F" w:rsidRDefault="0003299C" w:rsidP="0003299C">
                            <w:pPr>
                              <w:spacing w:line="360" w:lineRule="auto"/>
                              <w:rPr>
                                <w:rFonts w:ascii="Times New Roman" w:hAnsi="Times New Roman" w:cs="Times New Roman"/>
                                <w:sz w:val="18"/>
                                <w:szCs w:val="18"/>
                                <w:rPrChange w:id="1340"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341" w:author="Maino Vieytes, Christian (NIH/NIA/IRP) [F]" w:date="2023-11-15T15:31:00Z">
                                  <w:rPr>
                                    <w:rFonts w:ascii="Times New Roman" w:hAnsi="Times New Roman" w:cs="Times New Roman"/>
                                    <w:sz w:val="20"/>
                                    <w:szCs w:val="20"/>
                                  </w:rPr>
                                </w:rPrChange>
                              </w:rPr>
                              <w:t>Refined Grains</w:t>
                            </w:r>
                          </w:p>
                        </w:tc>
                        <w:tc>
                          <w:tcPr>
                            <w:tcW w:w="1499" w:type="dxa"/>
                            <w:tcBorders>
                              <w:top w:val="nil"/>
                              <w:bottom w:val="nil"/>
                            </w:tcBorders>
                            <w:shd w:val="clear" w:color="auto" w:fill="auto"/>
                            <w:noWrap/>
                            <w:vAlign w:val="center"/>
                            <w:hideMark/>
                          </w:tcPr>
                          <w:p w14:paraId="66C1C0AB" w14:textId="7715DF33" w:rsidR="0003299C" w:rsidRPr="00972A4F" w:rsidRDefault="0003299C" w:rsidP="0003299C">
                            <w:pPr>
                              <w:spacing w:line="360" w:lineRule="auto"/>
                              <w:jc w:val="center"/>
                              <w:rPr>
                                <w:rFonts w:ascii="Times New Roman" w:hAnsi="Times New Roman" w:cs="Times New Roman"/>
                                <w:sz w:val="18"/>
                                <w:szCs w:val="18"/>
                                <w:rPrChange w:id="1342" w:author="Maino Vieytes, Christian (NIH/NIA/IRP) [F]" w:date="2023-11-15T15:31:00Z">
                                  <w:rPr>
                                    <w:rFonts w:ascii="Times New Roman" w:hAnsi="Times New Roman" w:cs="Times New Roman"/>
                                    <w:sz w:val="20"/>
                                    <w:szCs w:val="20"/>
                                  </w:rPr>
                                </w:rPrChange>
                              </w:rPr>
                            </w:pPr>
                            <w:ins w:id="1343" w:author="Maino Vieytes, Christian (NIH/NIA/IRP) [F]" w:date="2023-11-15T15:22:00Z">
                              <w:r w:rsidRPr="00972A4F">
                                <w:rPr>
                                  <w:rFonts w:ascii="Times New Roman" w:hAnsi="Times New Roman" w:cs="Times New Roman"/>
                                  <w:color w:val="000000"/>
                                  <w:sz w:val="18"/>
                                  <w:szCs w:val="18"/>
                                  <w:rPrChange w:id="1344" w:author="Maino Vieytes, Christian (NIH/NIA/IRP) [F]" w:date="2023-11-15T15:31:00Z">
                                    <w:rPr>
                                      <w:rFonts w:ascii="Calibri" w:hAnsi="Calibri" w:cs="Calibri"/>
                                      <w:color w:val="000000"/>
                                    </w:rPr>
                                  </w:rPrChange>
                                </w:rPr>
                                <w:t>0.00</w:t>
                              </w:r>
                            </w:ins>
                            <w:del w:id="1345" w:author="Maino Vieytes, Christian (NIH/NIA/IRP) [F]" w:date="2023-11-15T15:22:00Z">
                              <w:r w:rsidRPr="00972A4F" w:rsidDel="00C92AAD">
                                <w:rPr>
                                  <w:rFonts w:ascii="Times New Roman" w:hAnsi="Times New Roman" w:cs="Times New Roman"/>
                                  <w:color w:val="000000"/>
                                  <w:sz w:val="18"/>
                                  <w:szCs w:val="18"/>
                                  <w:rPrChange w:id="1346" w:author="Maino Vieytes, Christian (NIH/NIA/IRP) [F]" w:date="2023-11-15T15:31:00Z">
                                    <w:rPr>
                                      <w:rFonts w:ascii="Times New Roman" w:hAnsi="Times New Roman" w:cs="Times New Roman"/>
                                      <w:color w:val="000000"/>
                                      <w:sz w:val="20"/>
                                      <w:szCs w:val="20"/>
                                    </w:rPr>
                                  </w:rPrChange>
                                </w:rPr>
                                <w:delText>-0.06</w:delText>
                              </w:r>
                            </w:del>
                          </w:p>
                        </w:tc>
                        <w:tc>
                          <w:tcPr>
                            <w:tcW w:w="990" w:type="dxa"/>
                            <w:tcBorders>
                              <w:top w:val="nil"/>
                              <w:bottom w:val="nil"/>
                            </w:tcBorders>
                            <w:shd w:val="clear" w:color="auto" w:fill="auto"/>
                            <w:noWrap/>
                            <w:vAlign w:val="center"/>
                            <w:hideMark/>
                          </w:tcPr>
                          <w:p w14:paraId="79373607" w14:textId="08E681A6" w:rsidR="0003299C" w:rsidRPr="00972A4F" w:rsidRDefault="0003299C" w:rsidP="0003299C">
                            <w:pPr>
                              <w:spacing w:line="360" w:lineRule="auto"/>
                              <w:jc w:val="center"/>
                              <w:rPr>
                                <w:rFonts w:ascii="Times New Roman" w:hAnsi="Times New Roman" w:cs="Times New Roman"/>
                                <w:sz w:val="18"/>
                                <w:szCs w:val="18"/>
                                <w:rPrChange w:id="1347" w:author="Maino Vieytes, Christian (NIH/NIA/IRP) [F]" w:date="2023-11-15T15:31:00Z">
                                  <w:rPr>
                                    <w:rFonts w:ascii="Times New Roman" w:hAnsi="Times New Roman" w:cs="Times New Roman"/>
                                    <w:sz w:val="20"/>
                                    <w:szCs w:val="20"/>
                                  </w:rPr>
                                </w:rPrChange>
                              </w:rPr>
                            </w:pPr>
                            <w:ins w:id="1348" w:author="Maino Vieytes, Christian (NIH/NIA/IRP) [F]" w:date="2023-11-15T15:22:00Z">
                              <w:r w:rsidRPr="00972A4F">
                                <w:rPr>
                                  <w:rFonts w:ascii="Times New Roman" w:hAnsi="Times New Roman" w:cs="Times New Roman"/>
                                  <w:color w:val="000000"/>
                                  <w:sz w:val="18"/>
                                  <w:szCs w:val="18"/>
                                  <w:rPrChange w:id="1349" w:author="Maino Vieytes, Christian (NIH/NIA/IRP) [F]" w:date="2023-11-15T15:31:00Z">
                                    <w:rPr>
                                      <w:rFonts w:ascii="Calibri" w:hAnsi="Calibri" w:cs="Calibri"/>
                                      <w:color w:val="000000"/>
                                    </w:rPr>
                                  </w:rPrChange>
                                </w:rPr>
                                <w:t>0.020</w:t>
                              </w:r>
                            </w:ins>
                            <w:del w:id="1350" w:author="Maino Vieytes, Christian (NIH/NIA/IRP) [F]" w:date="2023-11-15T15:22:00Z">
                              <w:r w:rsidRPr="00972A4F" w:rsidDel="00C92AAD">
                                <w:rPr>
                                  <w:rFonts w:ascii="Times New Roman" w:hAnsi="Times New Roman" w:cs="Times New Roman"/>
                                  <w:color w:val="000000"/>
                                  <w:sz w:val="18"/>
                                  <w:szCs w:val="18"/>
                                  <w:rPrChange w:id="1351" w:author="Maino Vieytes, Christian (NIH/NIA/IRP) [F]" w:date="2023-11-15T15:31:00Z">
                                    <w:rPr>
                                      <w:rFonts w:ascii="Times New Roman" w:hAnsi="Times New Roman" w:cs="Times New Roman"/>
                                      <w:color w:val="000000"/>
                                      <w:sz w:val="20"/>
                                      <w:szCs w:val="20"/>
                                    </w:rPr>
                                  </w:rPrChange>
                                </w:rPr>
                                <w:delText>0.10</w:delText>
                              </w:r>
                            </w:del>
                          </w:p>
                        </w:tc>
                        <w:tc>
                          <w:tcPr>
                            <w:tcW w:w="900" w:type="dxa"/>
                            <w:tcBorders>
                              <w:top w:val="nil"/>
                              <w:bottom w:val="nil"/>
                              <w:right w:val="nil"/>
                            </w:tcBorders>
                            <w:shd w:val="clear" w:color="auto" w:fill="auto"/>
                            <w:noWrap/>
                            <w:vAlign w:val="center"/>
                            <w:hideMark/>
                          </w:tcPr>
                          <w:p w14:paraId="5620B4EF" w14:textId="76A485C3" w:rsidR="0003299C" w:rsidRPr="00972A4F" w:rsidRDefault="0003299C" w:rsidP="0003299C">
                            <w:pPr>
                              <w:spacing w:line="360" w:lineRule="auto"/>
                              <w:jc w:val="center"/>
                              <w:rPr>
                                <w:rFonts w:ascii="Times New Roman" w:hAnsi="Times New Roman" w:cs="Times New Roman"/>
                                <w:b/>
                                <w:bCs/>
                                <w:sz w:val="18"/>
                                <w:szCs w:val="18"/>
                                <w:rPrChange w:id="1352" w:author="Maino Vieytes, Christian (NIH/NIA/IRP) [F]" w:date="2023-11-15T15:31:00Z">
                                  <w:rPr>
                                    <w:rFonts w:ascii="Times New Roman" w:hAnsi="Times New Roman" w:cs="Times New Roman"/>
                                    <w:b/>
                                    <w:bCs/>
                                    <w:sz w:val="20"/>
                                    <w:szCs w:val="20"/>
                                  </w:rPr>
                                </w:rPrChange>
                              </w:rPr>
                            </w:pPr>
                            <w:ins w:id="1353" w:author="Maino Vieytes, Christian (NIH/NIA/IRP) [F]" w:date="2023-11-15T15:22:00Z">
                              <w:r w:rsidRPr="00972A4F">
                                <w:rPr>
                                  <w:rFonts w:ascii="Times New Roman" w:hAnsi="Times New Roman" w:cs="Times New Roman"/>
                                  <w:color w:val="000000"/>
                                  <w:sz w:val="18"/>
                                  <w:szCs w:val="18"/>
                                  <w:rPrChange w:id="1354" w:author="Maino Vieytes, Christian (NIH/NIA/IRP) [F]" w:date="2023-11-15T15:31:00Z">
                                    <w:rPr>
                                      <w:rFonts w:ascii="Calibri" w:hAnsi="Calibri" w:cs="Calibri"/>
                                      <w:color w:val="000000"/>
                                    </w:rPr>
                                  </w:rPrChange>
                                </w:rPr>
                                <w:t>-0.17</w:t>
                              </w:r>
                            </w:ins>
                            <w:del w:id="1355" w:author="Maino Vieytes, Christian (NIH/NIA/IRP) [F]" w:date="2023-11-15T15:22:00Z">
                              <w:r w:rsidRPr="00972A4F" w:rsidDel="00C92AAD">
                                <w:rPr>
                                  <w:rFonts w:ascii="Times New Roman" w:hAnsi="Times New Roman" w:cs="Times New Roman"/>
                                  <w:b/>
                                  <w:bCs/>
                                  <w:color w:val="000000"/>
                                  <w:sz w:val="18"/>
                                  <w:szCs w:val="18"/>
                                  <w:rPrChange w:id="1356" w:author="Maino Vieytes, Christian (NIH/NIA/IRP) [F]" w:date="2023-11-15T15:31:00Z">
                                    <w:rPr>
                                      <w:rFonts w:ascii="Times New Roman" w:hAnsi="Times New Roman" w:cs="Times New Roman"/>
                                      <w:b/>
                                      <w:bCs/>
                                      <w:color w:val="000000"/>
                                      <w:sz w:val="20"/>
                                      <w:szCs w:val="20"/>
                                    </w:rPr>
                                  </w:rPrChange>
                                </w:rPr>
                                <w:delText>-0.41</w:delText>
                              </w:r>
                            </w:del>
                          </w:p>
                        </w:tc>
                        <w:tc>
                          <w:tcPr>
                            <w:tcW w:w="1350" w:type="dxa"/>
                            <w:tcBorders>
                              <w:top w:val="nil"/>
                              <w:left w:val="nil"/>
                              <w:bottom w:val="nil"/>
                              <w:right w:val="single" w:sz="4" w:space="0" w:color="auto"/>
                            </w:tcBorders>
                            <w:vAlign w:val="center"/>
                          </w:tcPr>
                          <w:p w14:paraId="3FCA218C" w14:textId="15B17FC0" w:rsidR="0003299C" w:rsidRPr="00972A4F" w:rsidRDefault="0003299C" w:rsidP="0003299C">
                            <w:pPr>
                              <w:spacing w:line="360" w:lineRule="auto"/>
                              <w:jc w:val="center"/>
                              <w:rPr>
                                <w:rFonts w:ascii="Times New Roman" w:hAnsi="Times New Roman" w:cs="Times New Roman"/>
                                <w:b/>
                                <w:bCs/>
                                <w:color w:val="000000"/>
                                <w:sz w:val="18"/>
                                <w:szCs w:val="18"/>
                                <w:rPrChange w:id="1357" w:author="Maino Vieytes, Christian (NIH/NIA/IRP) [F]" w:date="2023-11-15T15:31:00Z">
                                  <w:rPr>
                                    <w:rFonts w:ascii="Times New Roman" w:hAnsi="Times New Roman" w:cs="Times New Roman"/>
                                    <w:b/>
                                    <w:bCs/>
                                    <w:color w:val="000000"/>
                                    <w:sz w:val="20"/>
                                    <w:szCs w:val="20"/>
                                  </w:rPr>
                                </w:rPrChange>
                              </w:rPr>
                            </w:pPr>
                            <w:ins w:id="1358" w:author="Maino Vieytes, Christian (NIH/NIA/IRP) [F]" w:date="2023-11-15T15:22:00Z">
                              <w:r w:rsidRPr="00972A4F">
                                <w:rPr>
                                  <w:rFonts w:ascii="Times New Roman" w:hAnsi="Times New Roman" w:cs="Times New Roman"/>
                                  <w:b/>
                                  <w:bCs/>
                                  <w:color w:val="000000"/>
                                  <w:sz w:val="18"/>
                                  <w:szCs w:val="18"/>
                                  <w:rPrChange w:id="1359" w:author="Maino Vieytes, Christian (NIH/NIA/IRP) [F]" w:date="2023-11-15T15:31:00Z">
                                    <w:rPr>
                                      <w:rFonts w:ascii="Calibri" w:hAnsi="Calibri" w:cs="Calibri"/>
                                      <w:color w:val="000000"/>
                                    </w:rPr>
                                  </w:rPrChange>
                                </w:rPr>
                                <w:t>-0.37</w:t>
                              </w:r>
                            </w:ins>
                            <w:del w:id="1360" w:author="Maino Vieytes, Christian (NIH/NIA/IRP) [F]" w:date="2023-11-15T15:22:00Z">
                              <w:r w:rsidRPr="00972A4F" w:rsidDel="00C92AAD">
                                <w:rPr>
                                  <w:rFonts w:ascii="Times New Roman" w:hAnsi="Times New Roman" w:cs="Times New Roman"/>
                                  <w:b/>
                                  <w:bCs/>
                                  <w:color w:val="000000"/>
                                  <w:sz w:val="18"/>
                                  <w:szCs w:val="18"/>
                                  <w:rPrChange w:id="1361" w:author="Maino Vieytes, Christian (NIH/NIA/IRP) [F]" w:date="2023-11-15T15:31:00Z">
                                    <w:rPr>
                                      <w:rFonts w:ascii="Times New Roman" w:hAnsi="Times New Roman" w:cs="Times New Roman"/>
                                      <w:b/>
                                      <w:bCs/>
                                      <w:color w:val="000000"/>
                                      <w:sz w:val="20"/>
                                      <w:szCs w:val="20"/>
                                    </w:rPr>
                                  </w:rPrChange>
                                </w:rPr>
                                <w:delText>-0.37</w:delText>
                              </w:r>
                            </w:del>
                          </w:p>
                        </w:tc>
                      </w:tr>
                      <w:tr w:rsidR="0003299C" w:rsidRPr="00972A4F" w14:paraId="23EA4A1D" w14:textId="77777777" w:rsidTr="00972A4F">
                        <w:tc>
                          <w:tcPr>
                            <w:tcW w:w="2187" w:type="dxa"/>
                            <w:gridSpan w:val="2"/>
                            <w:tcBorders>
                              <w:top w:val="nil"/>
                              <w:left w:val="single" w:sz="4" w:space="0" w:color="auto"/>
                              <w:bottom w:val="nil"/>
                            </w:tcBorders>
                            <w:shd w:val="clear" w:color="auto" w:fill="auto"/>
                            <w:vAlign w:val="center"/>
                          </w:tcPr>
                          <w:p w14:paraId="6873CECC" w14:textId="77777777" w:rsidR="0003299C" w:rsidRPr="00972A4F" w:rsidRDefault="0003299C" w:rsidP="0003299C">
                            <w:pPr>
                              <w:spacing w:line="360" w:lineRule="auto"/>
                              <w:rPr>
                                <w:rFonts w:ascii="Times New Roman" w:hAnsi="Times New Roman" w:cs="Times New Roman"/>
                                <w:sz w:val="18"/>
                                <w:szCs w:val="18"/>
                                <w:rPrChange w:id="1362"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363" w:author="Maino Vieytes, Christian (NIH/NIA/IRP) [F]" w:date="2023-11-15T15:31:00Z">
                                  <w:rPr>
                                    <w:rFonts w:ascii="Times New Roman" w:hAnsi="Times New Roman" w:cs="Times New Roman"/>
                                    <w:sz w:val="20"/>
                                    <w:szCs w:val="20"/>
                                  </w:rPr>
                                </w:rPrChange>
                              </w:rPr>
                              <w:t>Whole Grains</w:t>
                            </w:r>
                          </w:p>
                        </w:tc>
                        <w:tc>
                          <w:tcPr>
                            <w:tcW w:w="1499" w:type="dxa"/>
                            <w:tcBorders>
                              <w:top w:val="nil"/>
                              <w:bottom w:val="nil"/>
                            </w:tcBorders>
                            <w:shd w:val="clear" w:color="auto" w:fill="auto"/>
                            <w:noWrap/>
                            <w:vAlign w:val="center"/>
                            <w:hideMark/>
                          </w:tcPr>
                          <w:p w14:paraId="3DD14805" w14:textId="7572CC48" w:rsidR="0003299C" w:rsidRPr="00972A4F" w:rsidRDefault="0003299C" w:rsidP="0003299C">
                            <w:pPr>
                              <w:spacing w:line="360" w:lineRule="auto"/>
                              <w:jc w:val="center"/>
                              <w:rPr>
                                <w:rFonts w:ascii="Times New Roman" w:hAnsi="Times New Roman" w:cs="Times New Roman"/>
                                <w:sz w:val="18"/>
                                <w:szCs w:val="18"/>
                                <w:rPrChange w:id="1364" w:author="Maino Vieytes, Christian (NIH/NIA/IRP) [F]" w:date="2023-11-15T15:31:00Z">
                                  <w:rPr>
                                    <w:rFonts w:ascii="Times New Roman" w:hAnsi="Times New Roman" w:cs="Times New Roman"/>
                                    <w:sz w:val="20"/>
                                    <w:szCs w:val="20"/>
                                  </w:rPr>
                                </w:rPrChange>
                              </w:rPr>
                            </w:pPr>
                            <w:ins w:id="1365" w:author="Maino Vieytes, Christian (NIH/NIA/IRP) [F]" w:date="2023-11-15T15:22:00Z">
                              <w:r w:rsidRPr="00972A4F">
                                <w:rPr>
                                  <w:rFonts w:ascii="Times New Roman" w:hAnsi="Times New Roman" w:cs="Times New Roman"/>
                                  <w:color w:val="000000"/>
                                  <w:sz w:val="18"/>
                                  <w:szCs w:val="18"/>
                                  <w:rPrChange w:id="1366" w:author="Maino Vieytes, Christian (NIH/NIA/IRP) [F]" w:date="2023-11-15T15:31:00Z">
                                    <w:rPr>
                                      <w:rFonts w:ascii="Calibri" w:hAnsi="Calibri" w:cs="Calibri"/>
                                      <w:color w:val="000000"/>
                                    </w:rPr>
                                  </w:rPrChange>
                                </w:rPr>
                                <w:t>-0.17</w:t>
                              </w:r>
                            </w:ins>
                            <w:del w:id="1367" w:author="Maino Vieytes, Christian (NIH/NIA/IRP) [F]" w:date="2023-11-15T15:22:00Z">
                              <w:r w:rsidRPr="00972A4F" w:rsidDel="00C92AAD">
                                <w:rPr>
                                  <w:rFonts w:ascii="Times New Roman" w:hAnsi="Times New Roman" w:cs="Times New Roman"/>
                                  <w:color w:val="000000"/>
                                  <w:sz w:val="18"/>
                                  <w:szCs w:val="18"/>
                                  <w:rPrChange w:id="1368" w:author="Maino Vieytes, Christian (NIH/NIA/IRP) [F]" w:date="2023-11-15T15:31:00Z">
                                    <w:rPr>
                                      <w:rFonts w:ascii="Times New Roman" w:hAnsi="Times New Roman" w:cs="Times New Roman"/>
                                      <w:color w:val="000000"/>
                                      <w:sz w:val="20"/>
                                      <w:szCs w:val="20"/>
                                    </w:rPr>
                                  </w:rPrChange>
                                </w:rPr>
                                <w:delText>-0.19</w:delText>
                              </w:r>
                            </w:del>
                          </w:p>
                        </w:tc>
                        <w:tc>
                          <w:tcPr>
                            <w:tcW w:w="990" w:type="dxa"/>
                            <w:tcBorders>
                              <w:top w:val="nil"/>
                              <w:bottom w:val="nil"/>
                            </w:tcBorders>
                            <w:shd w:val="clear" w:color="auto" w:fill="auto"/>
                            <w:noWrap/>
                            <w:vAlign w:val="center"/>
                            <w:hideMark/>
                          </w:tcPr>
                          <w:p w14:paraId="62780FF9" w14:textId="262B8C96" w:rsidR="0003299C" w:rsidRPr="00972A4F" w:rsidRDefault="0003299C" w:rsidP="0003299C">
                            <w:pPr>
                              <w:spacing w:line="360" w:lineRule="auto"/>
                              <w:jc w:val="center"/>
                              <w:rPr>
                                <w:rFonts w:ascii="Times New Roman" w:hAnsi="Times New Roman" w:cs="Times New Roman"/>
                                <w:sz w:val="18"/>
                                <w:szCs w:val="18"/>
                                <w:rPrChange w:id="1369" w:author="Maino Vieytes, Christian (NIH/NIA/IRP) [F]" w:date="2023-11-15T15:31:00Z">
                                  <w:rPr>
                                    <w:rFonts w:ascii="Times New Roman" w:hAnsi="Times New Roman" w:cs="Times New Roman"/>
                                    <w:sz w:val="20"/>
                                    <w:szCs w:val="20"/>
                                  </w:rPr>
                                </w:rPrChange>
                              </w:rPr>
                            </w:pPr>
                            <w:ins w:id="1370" w:author="Maino Vieytes, Christian (NIH/NIA/IRP) [F]" w:date="2023-11-15T15:22:00Z">
                              <w:r w:rsidRPr="00972A4F">
                                <w:rPr>
                                  <w:rFonts w:ascii="Times New Roman" w:hAnsi="Times New Roman" w:cs="Times New Roman"/>
                                  <w:color w:val="000000"/>
                                  <w:sz w:val="18"/>
                                  <w:szCs w:val="18"/>
                                  <w:rPrChange w:id="1371" w:author="Maino Vieytes, Christian (NIH/NIA/IRP) [F]" w:date="2023-11-15T15:31:00Z">
                                    <w:rPr>
                                      <w:rFonts w:ascii="Calibri" w:hAnsi="Calibri" w:cs="Calibri"/>
                                      <w:color w:val="000000"/>
                                    </w:rPr>
                                  </w:rPrChange>
                                </w:rPr>
                                <w:t>0.21</w:t>
                              </w:r>
                            </w:ins>
                            <w:del w:id="1372" w:author="Maino Vieytes, Christian (NIH/NIA/IRP) [F]" w:date="2023-11-15T15:22:00Z">
                              <w:r w:rsidRPr="00972A4F" w:rsidDel="00C92AAD">
                                <w:rPr>
                                  <w:rFonts w:ascii="Times New Roman" w:hAnsi="Times New Roman" w:cs="Times New Roman"/>
                                  <w:color w:val="000000"/>
                                  <w:sz w:val="18"/>
                                  <w:szCs w:val="18"/>
                                  <w:rPrChange w:id="1373" w:author="Maino Vieytes, Christian (NIH/NIA/IRP) [F]" w:date="2023-11-15T15:31:00Z">
                                    <w:rPr>
                                      <w:rFonts w:ascii="Times New Roman" w:hAnsi="Times New Roman" w:cs="Times New Roman"/>
                                      <w:color w:val="000000"/>
                                      <w:sz w:val="20"/>
                                      <w:szCs w:val="20"/>
                                    </w:rPr>
                                  </w:rPrChange>
                                </w:rPr>
                                <w:delText>-0.04</w:delText>
                              </w:r>
                            </w:del>
                          </w:p>
                        </w:tc>
                        <w:tc>
                          <w:tcPr>
                            <w:tcW w:w="900" w:type="dxa"/>
                            <w:tcBorders>
                              <w:top w:val="nil"/>
                              <w:bottom w:val="nil"/>
                              <w:right w:val="nil"/>
                            </w:tcBorders>
                            <w:shd w:val="clear" w:color="auto" w:fill="auto"/>
                            <w:noWrap/>
                            <w:vAlign w:val="center"/>
                            <w:hideMark/>
                          </w:tcPr>
                          <w:p w14:paraId="3309A264" w14:textId="475025EC" w:rsidR="0003299C" w:rsidRPr="00972A4F" w:rsidRDefault="0003299C" w:rsidP="0003299C">
                            <w:pPr>
                              <w:spacing w:line="360" w:lineRule="auto"/>
                              <w:jc w:val="center"/>
                              <w:rPr>
                                <w:rFonts w:ascii="Times New Roman" w:hAnsi="Times New Roman" w:cs="Times New Roman"/>
                                <w:b/>
                                <w:bCs/>
                                <w:sz w:val="18"/>
                                <w:szCs w:val="18"/>
                                <w:rPrChange w:id="1374" w:author="Maino Vieytes, Christian (NIH/NIA/IRP) [F]" w:date="2023-11-15T15:31:00Z">
                                  <w:rPr>
                                    <w:rFonts w:ascii="Times New Roman" w:hAnsi="Times New Roman" w:cs="Times New Roman"/>
                                    <w:b/>
                                    <w:bCs/>
                                    <w:sz w:val="20"/>
                                    <w:szCs w:val="20"/>
                                  </w:rPr>
                                </w:rPrChange>
                              </w:rPr>
                            </w:pPr>
                            <w:ins w:id="1375" w:author="Maino Vieytes, Christian (NIH/NIA/IRP) [F]" w:date="2023-11-15T15:22:00Z">
                              <w:r w:rsidRPr="00972A4F">
                                <w:rPr>
                                  <w:rFonts w:ascii="Times New Roman" w:hAnsi="Times New Roman" w:cs="Times New Roman"/>
                                  <w:color w:val="000000"/>
                                  <w:sz w:val="18"/>
                                  <w:szCs w:val="18"/>
                                  <w:rPrChange w:id="1376" w:author="Maino Vieytes, Christian (NIH/NIA/IRP) [F]" w:date="2023-11-15T15:31:00Z">
                                    <w:rPr>
                                      <w:rFonts w:ascii="Calibri" w:hAnsi="Calibri" w:cs="Calibri"/>
                                      <w:color w:val="000000"/>
                                    </w:rPr>
                                  </w:rPrChange>
                                </w:rPr>
                                <w:t>0.10</w:t>
                              </w:r>
                            </w:ins>
                            <w:del w:id="1377" w:author="Maino Vieytes, Christian (NIH/NIA/IRP) [F]" w:date="2023-11-15T15:22:00Z">
                              <w:r w:rsidRPr="00972A4F" w:rsidDel="00C92AAD">
                                <w:rPr>
                                  <w:rFonts w:ascii="Times New Roman" w:hAnsi="Times New Roman" w:cs="Times New Roman"/>
                                  <w:color w:val="000000"/>
                                  <w:sz w:val="18"/>
                                  <w:szCs w:val="18"/>
                                  <w:rPrChange w:id="1378" w:author="Maino Vieytes, Christian (NIH/NIA/IRP) [F]" w:date="2023-11-15T15:31:00Z">
                                    <w:rPr>
                                      <w:rFonts w:ascii="Times New Roman" w:hAnsi="Times New Roman" w:cs="Times New Roman"/>
                                      <w:color w:val="000000"/>
                                      <w:sz w:val="20"/>
                                      <w:szCs w:val="20"/>
                                    </w:rPr>
                                  </w:rPrChange>
                                </w:rPr>
                                <w:delText>0.27</w:delText>
                              </w:r>
                            </w:del>
                          </w:p>
                        </w:tc>
                        <w:tc>
                          <w:tcPr>
                            <w:tcW w:w="1350" w:type="dxa"/>
                            <w:tcBorders>
                              <w:top w:val="nil"/>
                              <w:left w:val="nil"/>
                              <w:bottom w:val="nil"/>
                              <w:right w:val="single" w:sz="4" w:space="0" w:color="auto"/>
                            </w:tcBorders>
                            <w:vAlign w:val="center"/>
                          </w:tcPr>
                          <w:p w14:paraId="13A7B57D" w14:textId="68B59992" w:rsidR="0003299C" w:rsidRPr="00972A4F" w:rsidRDefault="0003299C" w:rsidP="0003299C">
                            <w:pPr>
                              <w:spacing w:line="360" w:lineRule="auto"/>
                              <w:jc w:val="center"/>
                              <w:rPr>
                                <w:rFonts w:ascii="Times New Roman" w:hAnsi="Times New Roman" w:cs="Times New Roman"/>
                                <w:b/>
                                <w:bCs/>
                                <w:color w:val="000000"/>
                                <w:sz w:val="18"/>
                                <w:szCs w:val="18"/>
                                <w:rPrChange w:id="1379" w:author="Maino Vieytes, Christian (NIH/NIA/IRP) [F]" w:date="2023-11-15T15:31:00Z">
                                  <w:rPr>
                                    <w:rFonts w:ascii="Times New Roman" w:hAnsi="Times New Roman" w:cs="Times New Roman"/>
                                    <w:b/>
                                    <w:bCs/>
                                    <w:color w:val="000000"/>
                                    <w:sz w:val="20"/>
                                    <w:szCs w:val="20"/>
                                  </w:rPr>
                                </w:rPrChange>
                              </w:rPr>
                            </w:pPr>
                            <w:ins w:id="1380" w:author="Maino Vieytes, Christian (NIH/NIA/IRP) [F]" w:date="2023-11-15T15:22:00Z">
                              <w:r w:rsidRPr="00972A4F">
                                <w:rPr>
                                  <w:rFonts w:ascii="Times New Roman" w:hAnsi="Times New Roman" w:cs="Times New Roman"/>
                                  <w:b/>
                                  <w:bCs/>
                                  <w:color w:val="000000"/>
                                  <w:sz w:val="18"/>
                                  <w:szCs w:val="18"/>
                                  <w:rPrChange w:id="1381" w:author="Maino Vieytes, Christian (NIH/NIA/IRP) [F]" w:date="2023-11-15T15:31:00Z">
                                    <w:rPr>
                                      <w:rFonts w:ascii="Calibri" w:hAnsi="Calibri" w:cs="Calibri"/>
                                      <w:color w:val="000000"/>
                                    </w:rPr>
                                  </w:rPrChange>
                                </w:rPr>
                                <w:t>0.43</w:t>
                              </w:r>
                            </w:ins>
                            <w:del w:id="1382" w:author="Maino Vieytes, Christian (NIH/NIA/IRP) [F]" w:date="2023-11-15T15:22:00Z">
                              <w:r w:rsidRPr="00972A4F" w:rsidDel="00C92AAD">
                                <w:rPr>
                                  <w:rFonts w:ascii="Times New Roman" w:hAnsi="Times New Roman" w:cs="Times New Roman"/>
                                  <w:b/>
                                  <w:bCs/>
                                  <w:color w:val="000000"/>
                                  <w:sz w:val="18"/>
                                  <w:szCs w:val="18"/>
                                  <w:rPrChange w:id="1383" w:author="Maino Vieytes, Christian (NIH/NIA/IRP) [F]" w:date="2023-11-15T15:31:00Z">
                                    <w:rPr>
                                      <w:rFonts w:ascii="Times New Roman" w:hAnsi="Times New Roman" w:cs="Times New Roman"/>
                                      <w:b/>
                                      <w:bCs/>
                                      <w:color w:val="000000"/>
                                      <w:sz w:val="20"/>
                                      <w:szCs w:val="20"/>
                                    </w:rPr>
                                  </w:rPrChange>
                                </w:rPr>
                                <w:delText>0.45</w:delText>
                              </w:r>
                            </w:del>
                          </w:p>
                        </w:tc>
                      </w:tr>
                      <w:tr w:rsidR="0003299C" w:rsidRPr="00972A4F" w14:paraId="4CCA3444" w14:textId="77777777" w:rsidTr="00972A4F">
                        <w:tc>
                          <w:tcPr>
                            <w:tcW w:w="2187" w:type="dxa"/>
                            <w:gridSpan w:val="2"/>
                            <w:tcBorders>
                              <w:top w:val="nil"/>
                              <w:left w:val="single" w:sz="4" w:space="0" w:color="auto"/>
                              <w:bottom w:val="nil"/>
                            </w:tcBorders>
                            <w:shd w:val="clear" w:color="auto" w:fill="auto"/>
                            <w:vAlign w:val="center"/>
                          </w:tcPr>
                          <w:p w14:paraId="6E29FBDF" w14:textId="77777777" w:rsidR="0003299C" w:rsidRPr="00972A4F" w:rsidRDefault="0003299C" w:rsidP="0003299C">
                            <w:pPr>
                              <w:spacing w:line="360" w:lineRule="auto"/>
                              <w:rPr>
                                <w:rFonts w:ascii="Times New Roman" w:hAnsi="Times New Roman" w:cs="Times New Roman"/>
                                <w:sz w:val="18"/>
                                <w:szCs w:val="18"/>
                                <w:rPrChange w:id="1384"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385" w:author="Maino Vieytes, Christian (NIH/NIA/IRP) [F]" w:date="2023-11-15T15:31:00Z">
                                  <w:rPr>
                                    <w:rFonts w:ascii="Times New Roman" w:hAnsi="Times New Roman" w:cs="Times New Roman"/>
                                    <w:sz w:val="20"/>
                                    <w:szCs w:val="20"/>
                                  </w:rPr>
                                </w:rPrChange>
                              </w:rPr>
                              <w:t>Nuts</w:t>
                            </w:r>
                          </w:p>
                        </w:tc>
                        <w:tc>
                          <w:tcPr>
                            <w:tcW w:w="1499" w:type="dxa"/>
                            <w:tcBorders>
                              <w:top w:val="nil"/>
                              <w:bottom w:val="nil"/>
                            </w:tcBorders>
                            <w:shd w:val="clear" w:color="auto" w:fill="auto"/>
                            <w:noWrap/>
                            <w:vAlign w:val="center"/>
                            <w:hideMark/>
                          </w:tcPr>
                          <w:p w14:paraId="5BB082D6" w14:textId="124D8A3C" w:rsidR="0003299C" w:rsidRPr="00972A4F" w:rsidRDefault="0003299C" w:rsidP="0003299C">
                            <w:pPr>
                              <w:spacing w:line="360" w:lineRule="auto"/>
                              <w:jc w:val="center"/>
                              <w:rPr>
                                <w:rFonts w:ascii="Times New Roman" w:hAnsi="Times New Roman" w:cs="Times New Roman"/>
                                <w:sz w:val="18"/>
                                <w:szCs w:val="18"/>
                                <w:rPrChange w:id="1386" w:author="Maino Vieytes, Christian (NIH/NIA/IRP) [F]" w:date="2023-11-15T15:31:00Z">
                                  <w:rPr>
                                    <w:rFonts w:ascii="Times New Roman" w:hAnsi="Times New Roman" w:cs="Times New Roman"/>
                                    <w:sz w:val="20"/>
                                    <w:szCs w:val="20"/>
                                  </w:rPr>
                                </w:rPrChange>
                              </w:rPr>
                            </w:pPr>
                            <w:ins w:id="1387" w:author="Maino Vieytes, Christian (NIH/NIA/IRP) [F]" w:date="2023-11-15T15:22:00Z">
                              <w:r w:rsidRPr="00972A4F">
                                <w:rPr>
                                  <w:rFonts w:ascii="Times New Roman" w:hAnsi="Times New Roman" w:cs="Times New Roman"/>
                                  <w:color w:val="000000"/>
                                  <w:sz w:val="18"/>
                                  <w:szCs w:val="18"/>
                                  <w:rPrChange w:id="1388" w:author="Maino Vieytes, Christian (NIH/NIA/IRP) [F]" w:date="2023-11-15T15:31:00Z">
                                    <w:rPr>
                                      <w:rFonts w:ascii="Calibri" w:hAnsi="Calibri" w:cs="Calibri"/>
                                      <w:color w:val="000000"/>
                                    </w:rPr>
                                  </w:rPrChange>
                                </w:rPr>
                                <w:t>-0.12</w:t>
                              </w:r>
                            </w:ins>
                            <w:del w:id="1389" w:author="Maino Vieytes, Christian (NIH/NIA/IRP) [F]" w:date="2023-11-15T15:22:00Z">
                              <w:r w:rsidRPr="00972A4F" w:rsidDel="00C92AAD">
                                <w:rPr>
                                  <w:rFonts w:ascii="Times New Roman" w:hAnsi="Times New Roman" w:cs="Times New Roman"/>
                                  <w:color w:val="000000"/>
                                  <w:sz w:val="18"/>
                                  <w:szCs w:val="18"/>
                                  <w:rPrChange w:id="1390" w:author="Maino Vieytes, Christian (NIH/NIA/IRP) [F]" w:date="2023-11-15T15:31:00Z">
                                    <w:rPr>
                                      <w:rFonts w:ascii="Times New Roman" w:hAnsi="Times New Roman" w:cs="Times New Roman"/>
                                      <w:color w:val="000000"/>
                                      <w:sz w:val="20"/>
                                      <w:szCs w:val="20"/>
                                    </w:rPr>
                                  </w:rPrChange>
                                </w:rPr>
                                <w:delText>-0.21</w:delText>
                              </w:r>
                            </w:del>
                          </w:p>
                        </w:tc>
                        <w:tc>
                          <w:tcPr>
                            <w:tcW w:w="990" w:type="dxa"/>
                            <w:tcBorders>
                              <w:top w:val="nil"/>
                              <w:bottom w:val="nil"/>
                            </w:tcBorders>
                            <w:shd w:val="clear" w:color="auto" w:fill="auto"/>
                            <w:noWrap/>
                            <w:vAlign w:val="center"/>
                            <w:hideMark/>
                          </w:tcPr>
                          <w:p w14:paraId="03342BC1" w14:textId="3FC821AB" w:rsidR="0003299C" w:rsidRPr="00972A4F" w:rsidRDefault="0003299C" w:rsidP="0003299C">
                            <w:pPr>
                              <w:spacing w:line="360" w:lineRule="auto"/>
                              <w:jc w:val="center"/>
                              <w:rPr>
                                <w:rFonts w:ascii="Times New Roman" w:hAnsi="Times New Roman" w:cs="Times New Roman"/>
                                <w:b/>
                                <w:bCs/>
                                <w:sz w:val="18"/>
                                <w:szCs w:val="18"/>
                                <w:rPrChange w:id="1391" w:author="Maino Vieytes, Christian (NIH/NIA/IRP) [F]" w:date="2023-11-15T15:31:00Z">
                                  <w:rPr>
                                    <w:rFonts w:ascii="Times New Roman" w:hAnsi="Times New Roman" w:cs="Times New Roman"/>
                                    <w:sz w:val="20"/>
                                    <w:szCs w:val="20"/>
                                  </w:rPr>
                                </w:rPrChange>
                              </w:rPr>
                            </w:pPr>
                            <w:ins w:id="1392" w:author="Maino Vieytes, Christian (NIH/NIA/IRP) [F]" w:date="2023-11-15T15:22:00Z">
                              <w:r w:rsidRPr="00972A4F">
                                <w:rPr>
                                  <w:rFonts w:ascii="Times New Roman" w:hAnsi="Times New Roman" w:cs="Times New Roman"/>
                                  <w:b/>
                                  <w:bCs/>
                                  <w:color w:val="000000"/>
                                  <w:sz w:val="18"/>
                                  <w:szCs w:val="18"/>
                                  <w:rPrChange w:id="1393" w:author="Maino Vieytes, Christian (NIH/NIA/IRP) [F]" w:date="2023-11-15T15:31:00Z">
                                    <w:rPr>
                                      <w:rFonts w:ascii="Calibri" w:hAnsi="Calibri" w:cs="Calibri"/>
                                      <w:color w:val="000000"/>
                                    </w:rPr>
                                  </w:rPrChange>
                                </w:rPr>
                                <w:t>0.31</w:t>
                              </w:r>
                            </w:ins>
                            <w:del w:id="1394" w:author="Maino Vieytes, Christian (NIH/NIA/IRP) [F]" w:date="2023-11-15T15:22:00Z">
                              <w:r w:rsidRPr="00972A4F" w:rsidDel="00C92AAD">
                                <w:rPr>
                                  <w:rFonts w:ascii="Times New Roman" w:hAnsi="Times New Roman" w:cs="Times New Roman"/>
                                  <w:b/>
                                  <w:bCs/>
                                  <w:color w:val="000000"/>
                                  <w:sz w:val="18"/>
                                  <w:szCs w:val="18"/>
                                  <w:rPrChange w:id="1395" w:author="Maino Vieytes, Christian (NIH/NIA/IRP) [F]" w:date="2023-11-15T15:31:00Z">
                                    <w:rPr>
                                      <w:rFonts w:ascii="Times New Roman" w:hAnsi="Times New Roman" w:cs="Times New Roman"/>
                                      <w:color w:val="000000"/>
                                      <w:sz w:val="20"/>
                                      <w:szCs w:val="20"/>
                                    </w:rPr>
                                  </w:rPrChange>
                                </w:rPr>
                                <w:delText>0.14</w:delText>
                              </w:r>
                            </w:del>
                          </w:p>
                        </w:tc>
                        <w:tc>
                          <w:tcPr>
                            <w:tcW w:w="900" w:type="dxa"/>
                            <w:tcBorders>
                              <w:top w:val="nil"/>
                              <w:bottom w:val="nil"/>
                              <w:right w:val="nil"/>
                            </w:tcBorders>
                            <w:shd w:val="clear" w:color="auto" w:fill="auto"/>
                            <w:noWrap/>
                            <w:vAlign w:val="center"/>
                            <w:hideMark/>
                          </w:tcPr>
                          <w:p w14:paraId="037F4A5B" w14:textId="21B78C02" w:rsidR="0003299C" w:rsidRPr="00972A4F" w:rsidRDefault="0003299C" w:rsidP="0003299C">
                            <w:pPr>
                              <w:spacing w:line="360" w:lineRule="auto"/>
                              <w:jc w:val="center"/>
                              <w:rPr>
                                <w:rFonts w:ascii="Times New Roman" w:hAnsi="Times New Roman" w:cs="Times New Roman"/>
                                <w:sz w:val="18"/>
                                <w:szCs w:val="18"/>
                                <w:rPrChange w:id="1396" w:author="Maino Vieytes, Christian (NIH/NIA/IRP) [F]" w:date="2023-11-15T15:31:00Z">
                                  <w:rPr>
                                    <w:rFonts w:ascii="Times New Roman" w:hAnsi="Times New Roman" w:cs="Times New Roman"/>
                                    <w:sz w:val="20"/>
                                    <w:szCs w:val="20"/>
                                  </w:rPr>
                                </w:rPrChange>
                              </w:rPr>
                            </w:pPr>
                            <w:ins w:id="1397" w:author="Maino Vieytes, Christian (NIH/NIA/IRP) [F]" w:date="2023-11-15T15:22:00Z">
                              <w:r w:rsidRPr="00972A4F">
                                <w:rPr>
                                  <w:rFonts w:ascii="Times New Roman" w:hAnsi="Times New Roman" w:cs="Times New Roman"/>
                                  <w:color w:val="000000"/>
                                  <w:sz w:val="18"/>
                                  <w:szCs w:val="18"/>
                                  <w:rPrChange w:id="1398" w:author="Maino Vieytes, Christian (NIH/NIA/IRP) [F]" w:date="2023-11-15T15:31:00Z">
                                    <w:rPr>
                                      <w:rFonts w:ascii="Calibri" w:hAnsi="Calibri" w:cs="Calibri"/>
                                      <w:color w:val="000000"/>
                                    </w:rPr>
                                  </w:rPrChange>
                                </w:rPr>
                                <w:t>0.00</w:t>
                              </w:r>
                            </w:ins>
                            <w:del w:id="1399" w:author="Maino Vieytes, Christian (NIH/NIA/IRP) [F]" w:date="2023-11-15T15:22:00Z">
                              <w:r w:rsidRPr="00972A4F" w:rsidDel="00C92AAD">
                                <w:rPr>
                                  <w:rFonts w:ascii="Times New Roman" w:hAnsi="Times New Roman" w:cs="Times New Roman"/>
                                  <w:color w:val="000000"/>
                                  <w:sz w:val="18"/>
                                  <w:szCs w:val="18"/>
                                  <w:rPrChange w:id="1400" w:author="Maino Vieytes, Christian (NIH/NIA/IRP) [F]" w:date="2023-11-15T15:31:00Z">
                                    <w:rPr>
                                      <w:rFonts w:ascii="Times New Roman" w:hAnsi="Times New Roman" w:cs="Times New Roman"/>
                                      <w:color w:val="000000"/>
                                      <w:sz w:val="20"/>
                                      <w:szCs w:val="20"/>
                                    </w:rPr>
                                  </w:rPrChange>
                                </w:rPr>
                                <w:delText>0.11</w:delText>
                              </w:r>
                            </w:del>
                          </w:p>
                        </w:tc>
                        <w:tc>
                          <w:tcPr>
                            <w:tcW w:w="1350" w:type="dxa"/>
                            <w:tcBorders>
                              <w:top w:val="nil"/>
                              <w:left w:val="nil"/>
                              <w:bottom w:val="nil"/>
                              <w:right w:val="single" w:sz="4" w:space="0" w:color="auto"/>
                            </w:tcBorders>
                            <w:vAlign w:val="center"/>
                          </w:tcPr>
                          <w:p w14:paraId="4554443A" w14:textId="4D09FFC5" w:rsidR="0003299C" w:rsidRPr="00972A4F" w:rsidRDefault="0003299C" w:rsidP="0003299C">
                            <w:pPr>
                              <w:spacing w:line="360" w:lineRule="auto"/>
                              <w:jc w:val="center"/>
                              <w:rPr>
                                <w:rFonts w:ascii="Times New Roman" w:hAnsi="Times New Roman" w:cs="Times New Roman"/>
                                <w:b/>
                                <w:bCs/>
                                <w:color w:val="000000"/>
                                <w:sz w:val="18"/>
                                <w:szCs w:val="18"/>
                                <w:rPrChange w:id="1401" w:author="Maino Vieytes, Christian (NIH/NIA/IRP) [F]" w:date="2023-11-15T15:31:00Z">
                                  <w:rPr>
                                    <w:rFonts w:ascii="Times New Roman" w:hAnsi="Times New Roman" w:cs="Times New Roman"/>
                                    <w:b/>
                                    <w:bCs/>
                                    <w:color w:val="000000"/>
                                    <w:sz w:val="20"/>
                                    <w:szCs w:val="20"/>
                                  </w:rPr>
                                </w:rPrChange>
                              </w:rPr>
                            </w:pPr>
                            <w:ins w:id="1402" w:author="Maino Vieytes, Christian (NIH/NIA/IRP) [F]" w:date="2023-11-15T15:22:00Z">
                              <w:r w:rsidRPr="00972A4F">
                                <w:rPr>
                                  <w:rFonts w:ascii="Times New Roman" w:hAnsi="Times New Roman" w:cs="Times New Roman"/>
                                  <w:b/>
                                  <w:bCs/>
                                  <w:color w:val="000000"/>
                                  <w:sz w:val="18"/>
                                  <w:szCs w:val="18"/>
                                  <w:rPrChange w:id="1403" w:author="Maino Vieytes, Christian (NIH/NIA/IRP) [F]" w:date="2023-11-15T15:31:00Z">
                                    <w:rPr>
                                      <w:rFonts w:ascii="Calibri" w:hAnsi="Calibri" w:cs="Calibri"/>
                                      <w:color w:val="000000"/>
                                    </w:rPr>
                                  </w:rPrChange>
                                </w:rPr>
                                <w:t>0.37</w:t>
                              </w:r>
                            </w:ins>
                            <w:del w:id="1404" w:author="Maino Vieytes, Christian (NIH/NIA/IRP) [F]" w:date="2023-11-15T15:22:00Z">
                              <w:r w:rsidRPr="00972A4F" w:rsidDel="00C92AAD">
                                <w:rPr>
                                  <w:rFonts w:ascii="Times New Roman" w:hAnsi="Times New Roman" w:cs="Times New Roman"/>
                                  <w:b/>
                                  <w:bCs/>
                                  <w:color w:val="000000"/>
                                  <w:sz w:val="18"/>
                                  <w:szCs w:val="18"/>
                                  <w:rPrChange w:id="1405" w:author="Maino Vieytes, Christian (NIH/NIA/IRP) [F]" w:date="2023-11-15T15:31:00Z">
                                    <w:rPr>
                                      <w:rFonts w:ascii="Times New Roman" w:hAnsi="Times New Roman" w:cs="Times New Roman"/>
                                      <w:b/>
                                      <w:bCs/>
                                      <w:color w:val="000000"/>
                                      <w:sz w:val="20"/>
                                      <w:szCs w:val="20"/>
                                    </w:rPr>
                                  </w:rPrChange>
                                </w:rPr>
                                <w:delText>0.38</w:delText>
                              </w:r>
                            </w:del>
                          </w:p>
                        </w:tc>
                      </w:tr>
                      <w:tr w:rsidR="0003299C" w:rsidRPr="00972A4F" w14:paraId="3341D125" w14:textId="77777777" w:rsidTr="00972A4F">
                        <w:tc>
                          <w:tcPr>
                            <w:tcW w:w="2187" w:type="dxa"/>
                            <w:gridSpan w:val="2"/>
                            <w:tcBorders>
                              <w:top w:val="nil"/>
                              <w:left w:val="single" w:sz="4" w:space="0" w:color="auto"/>
                              <w:bottom w:val="single" w:sz="4" w:space="0" w:color="auto"/>
                            </w:tcBorders>
                            <w:shd w:val="clear" w:color="auto" w:fill="auto"/>
                            <w:vAlign w:val="center"/>
                          </w:tcPr>
                          <w:p w14:paraId="0443E6AE" w14:textId="77777777" w:rsidR="0003299C" w:rsidRPr="00972A4F" w:rsidRDefault="0003299C" w:rsidP="0003299C">
                            <w:pPr>
                              <w:spacing w:line="360" w:lineRule="auto"/>
                              <w:rPr>
                                <w:rFonts w:ascii="Times New Roman" w:hAnsi="Times New Roman" w:cs="Times New Roman"/>
                                <w:sz w:val="18"/>
                                <w:szCs w:val="18"/>
                                <w:rPrChange w:id="1406"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sz w:val="18"/>
                                <w:szCs w:val="18"/>
                                <w:rPrChange w:id="1407" w:author="Maino Vieytes, Christian (NIH/NIA/IRP) [F]" w:date="2023-11-15T15:31:00Z">
                                  <w:rPr>
                                    <w:rFonts w:ascii="Times New Roman" w:hAnsi="Times New Roman" w:cs="Times New Roman"/>
                                    <w:b/>
                                    <w:bCs/>
                                    <w:sz w:val="20"/>
                                    <w:szCs w:val="20"/>
                                  </w:rPr>
                                </w:rPrChange>
                              </w:rPr>
                              <w:t>Added Sugars</w:t>
                            </w:r>
                          </w:p>
                        </w:tc>
                        <w:tc>
                          <w:tcPr>
                            <w:tcW w:w="1499" w:type="dxa"/>
                            <w:tcBorders>
                              <w:top w:val="nil"/>
                              <w:bottom w:val="single" w:sz="4" w:space="0" w:color="auto"/>
                            </w:tcBorders>
                            <w:shd w:val="clear" w:color="auto" w:fill="auto"/>
                            <w:noWrap/>
                            <w:vAlign w:val="center"/>
                            <w:hideMark/>
                          </w:tcPr>
                          <w:p w14:paraId="3BF549BF" w14:textId="60E57667" w:rsidR="0003299C" w:rsidRPr="00972A4F" w:rsidRDefault="0003299C" w:rsidP="0003299C">
                            <w:pPr>
                              <w:spacing w:line="360" w:lineRule="auto"/>
                              <w:jc w:val="center"/>
                              <w:rPr>
                                <w:rFonts w:ascii="Times New Roman" w:hAnsi="Times New Roman" w:cs="Times New Roman"/>
                                <w:b/>
                                <w:bCs/>
                                <w:sz w:val="18"/>
                                <w:szCs w:val="18"/>
                                <w:rPrChange w:id="1408" w:author="Maino Vieytes, Christian (NIH/NIA/IRP) [F]" w:date="2023-11-15T15:31:00Z">
                                  <w:rPr>
                                    <w:rFonts w:ascii="Times New Roman" w:hAnsi="Times New Roman" w:cs="Times New Roman"/>
                                    <w:b/>
                                    <w:bCs/>
                                    <w:sz w:val="20"/>
                                    <w:szCs w:val="20"/>
                                  </w:rPr>
                                </w:rPrChange>
                              </w:rPr>
                            </w:pPr>
                            <w:ins w:id="1409" w:author="Maino Vieytes, Christian (NIH/NIA/IRP) [F]" w:date="2023-11-15T15:22:00Z">
                              <w:r w:rsidRPr="00972A4F">
                                <w:rPr>
                                  <w:rFonts w:ascii="Times New Roman" w:hAnsi="Times New Roman" w:cs="Times New Roman"/>
                                  <w:b/>
                                  <w:bCs/>
                                  <w:color w:val="000000"/>
                                  <w:sz w:val="18"/>
                                  <w:szCs w:val="18"/>
                                  <w:rPrChange w:id="1410" w:author="Maino Vieytes, Christian (NIH/NIA/IRP) [F]" w:date="2023-11-15T15:31:00Z">
                                    <w:rPr>
                                      <w:rFonts w:ascii="Calibri" w:hAnsi="Calibri" w:cs="Calibri"/>
                                      <w:color w:val="000000"/>
                                    </w:rPr>
                                  </w:rPrChange>
                                </w:rPr>
                                <w:t>0.58</w:t>
                              </w:r>
                            </w:ins>
                            <w:del w:id="1411" w:author="Maino Vieytes, Christian (NIH/NIA/IRP) [F]" w:date="2023-11-15T15:22:00Z">
                              <w:r w:rsidRPr="00972A4F" w:rsidDel="00C92AAD">
                                <w:rPr>
                                  <w:rFonts w:ascii="Times New Roman" w:hAnsi="Times New Roman" w:cs="Times New Roman"/>
                                  <w:b/>
                                  <w:bCs/>
                                  <w:color w:val="000000"/>
                                  <w:sz w:val="18"/>
                                  <w:szCs w:val="18"/>
                                  <w:rPrChange w:id="1412" w:author="Maino Vieytes, Christian (NIH/NIA/IRP) [F]" w:date="2023-11-15T15:31:00Z">
                                    <w:rPr>
                                      <w:rFonts w:ascii="Times New Roman" w:hAnsi="Times New Roman" w:cs="Times New Roman"/>
                                      <w:b/>
                                      <w:bCs/>
                                      <w:color w:val="000000"/>
                                      <w:sz w:val="20"/>
                                      <w:szCs w:val="20"/>
                                    </w:rPr>
                                  </w:rPrChange>
                                </w:rPr>
                                <w:delText>0.67</w:delText>
                              </w:r>
                            </w:del>
                          </w:p>
                        </w:tc>
                        <w:tc>
                          <w:tcPr>
                            <w:tcW w:w="990" w:type="dxa"/>
                            <w:tcBorders>
                              <w:top w:val="nil"/>
                              <w:bottom w:val="single" w:sz="4" w:space="0" w:color="auto"/>
                            </w:tcBorders>
                            <w:shd w:val="clear" w:color="auto" w:fill="auto"/>
                            <w:noWrap/>
                            <w:vAlign w:val="center"/>
                            <w:hideMark/>
                          </w:tcPr>
                          <w:p w14:paraId="6EF66E82" w14:textId="2FB9C6C9" w:rsidR="0003299C" w:rsidRPr="00972A4F" w:rsidRDefault="0003299C" w:rsidP="0003299C">
                            <w:pPr>
                              <w:spacing w:line="360" w:lineRule="auto"/>
                              <w:jc w:val="center"/>
                              <w:rPr>
                                <w:rFonts w:ascii="Times New Roman" w:hAnsi="Times New Roman" w:cs="Times New Roman"/>
                                <w:b/>
                                <w:bCs/>
                                <w:sz w:val="18"/>
                                <w:szCs w:val="18"/>
                                <w:rPrChange w:id="1413" w:author="Maino Vieytes, Christian (NIH/NIA/IRP) [F]" w:date="2023-11-15T15:31:00Z">
                                  <w:rPr>
                                    <w:rFonts w:ascii="Times New Roman" w:hAnsi="Times New Roman" w:cs="Times New Roman"/>
                                    <w:b/>
                                    <w:bCs/>
                                    <w:sz w:val="20"/>
                                    <w:szCs w:val="20"/>
                                  </w:rPr>
                                </w:rPrChange>
                              </w:rPr>
                            </w:pPr>
                            <w:ins w:id="1414" w:author="Maino Vieytes, Christian (NIH/NIA/IRP) [F]" w:date="2023-11-15T15:22:00Z">
                              <w:r w:rsidRPr="00972A4F">
                                <w:rPr>
                                  <w:rFonts w:ascii="Times New Roman" w:hAnsi="Times New Roman" w:cs="Times New Roman"/>
                                  <w:color w:val="000000"/>
                                  <w:sz w:val="18"/>
                                  <w:szCs w:val="18"/>
                                  <w:rPrChange w:id="1415" w:author="Maino Vieytes, Christian (NIH/NIA/IRP) [F]" w:date="2023-11-15T15:31:00Z">
                                    <w:rPr>
                                      <w:rFonts w:ascii="Calibri" w:hAnsi="Calibri" w:cs="Calibri"/>
                                      <w:color w:val="000000"/>
                                    </w:rPr>
                                  </w:rPrChange>
                                </w:rPr>
                                <w:t>-</w:t>
                              </w:r>
                              <w:r w:rsidRPr="00972A4F">
                                <w:rPr>
                                  <w:rFonts w:ascii="Times New Roman" w:hAnsi="Times New Roman" w:cs="Times New Roman"/>
                                  <w:b/>
                                  <w:bCs/>
                                  <w:color w:val="000000"/>
                                  <w:sz w:val="18"/>
                                  <w:szCs w:val="18"/>
                                  <w:rPrChange w:id="1416" w:author="Maino Vieytes, Christian (NIH/NIA/IRP) [F]" w:date="2023-11-15T15:31:00Z">
                                    <w:rPr>
                                      <w:rFonts w:ascii="Calibri" w:hAnsi="Calibri" w:cs="Calibri"/>
                                      <w:color w:val="000000"/>
                                    </w:rPr>
                                  </w:rPrChange>
                                </w:rPr>
                                <w:t>0.33</w:t>
                              </w:r>
                            </w:ins>
                            <w:del w:id="1417" w:author="Maino Vieytes, Christian (NIH/NIA/IRP) [F]" w:date="2023-11-15T15:22:00Z">
                              <w:r w:rsidRPr="00972A4F" w:rsidDel="00C92AAD">
                                <w:rPr>
                                  <w:rFonts w:ascii="Times New Roman" w:hAnsi="Times New Roman" w:cs="Times New Roman"/>
                                  <w:color w:val="000000"/>
                                  <w:sz w:val="18"/>
                                  <w:szCs w:val="18"/>
                                  <w:rPrChange w:id="1418" w:author="Maino Vieytes, Christian (NIH/NIA/IRP) [F]" w:date="2023-11-15T15:31:00Z">
                                    <w:rPr>
                                      <w:rFonts w:ascii="Times New Roman" w:hAnsi="Times New Roman" w:cs="Times New Roman"/>
                                      <w:color w:val="000000"/>
                                      <w:sz w:val="20"/>
                                      <w:szCs w:val="20"/>
                                    </w:rPr>
                                  </w:rPrChange>
                                </w:rPr>
                                <w:delText>-0.27</w:delText>
                              </w:r>
                            </w:del>
                          </w:p>
                        </w:tc>
                        <w:tc>
                          <w:tcPr>
                            <w:tcW w:w="900" w:type="dxa"/>
                            <w:tcBorders>
                              <w:top w:val="nil"/>
                              <w:bottom w:val="single" w:sz="4" w:space="0" w:color="auto"/>
                              <w:right w:val="nil"/>
                            </w:tcBorders>
                            <w:shd w:val="clear" w:color="auto" w:fill="auto"/>
                            <w:noWrap/>
                            <w:vAlign w:val="center"/>
                            <w:hideMark/>
                          </w:tcPr>
                          <w:p w14:paraId="7EFA7399" w14:textId="31CA3872" w:rsidR="0003299C" w:rsidRPr="00972A4F" w:rsidRDefault="0003299C" w:rsidP="0003299C">
                            <w:pPr>
                              <w:spacing w:line="360" w:lineRule="auto"/>
                              <w:jc w:val="center"/>
                              <w:rPr>
                                <w:rFonts w:ascii="Times New Roman" w:hAnsi="Times New Roman" w:cs="Times New Roman"/>
                                <w:b/>
                                <w:bCs/>
                                <w:sz w:val="18"/>
                                <w:szCs w:val="18"/>
                                <w:rPrChange w:id="1419" w:author="Maino Vieytes, Christian (NIH/NIA/IRP) [F]" w:date="2023-11-15T15:31:00Z">
                                  <w:rPr>
                                    <w:rFonts w:ascii="Times New Roman" w:hAnsi="Times New Roman" w:cs="Times New Roman"/>
                                    <w:b/>
                                    <w:bCs/>
                                    <w:sz w:val="20"/>
                                    <w:szCs w:val="20"/>
                                  </w:rPr>
                                </w:rPrChange>
                              </w:rPr>
                            </w:pPr>
                            <w:ins w:id="1420" w:author="Maino Vieytes, Christian (NIH/NIA/IRP) [F]" w:date="2023-11-15T15:22:00Z">
                              <w:r w:rsidRPr="00972A4F">
                                <w:rPr>
                                  <w:rFonts w:ascii="Times New Roman" w:hAnsi="Times New Roman" w:cs="Times New Roman"/>
                                  <w:color w:val="000000"/>
                                  <w:sz w:val="18"/>
                                  <w:szCs w:val="18"/>
                                  <w:rPrChange w:id="1421" w:author="Maino Vieytes, Christian (NIH/NIA/IRP) [F]" w:date="2023-11-15T15:31:00Z">
                                    <w:rPr>
                                      <w:rFonts w:ascii="Calibri" w:hAnsi="Calibri" w:cs="Calibri"/>
                                      <w:color w:val="000000"/>
                                    </w:rPr>
                                  </w:rPrChange>
                                </w:rPr>
                                <w:t>-0.10</w:t>
                              </w:r>
                            </w:ins>
                            <w:del w:id="1422" w:author="Maino Vieytes, Christian (NIH/NIA/IRP) [F]" w:date="2023-11-15T15:22:00Z">
                              <w:r w:rsidRPr="00972A4F" w:rsidDel="00C92AAD">
                                <w:rPr>
                                  <w:rFonts w:ascii="Times New Roman" w:hAnsi="Times New Roman" w:cs="Times New Roman"/>
                                  <w:b/>
                                  <w:bCs/>
                                  <w:color w:val="000000"/>
                                  <w:sz w:val="18"/>
                                  <w:szCs w:val="18"/>
                                  <w:rPrChange w:id="1423" w:author="Maino Vieytes, Christian (NIH/NIA/IRP) [F]" w:date="2023-11-15T15:31:00Z">
                                    <w:rPr>
                                      <w:rFonts w:ascii="Times New Roman" w:hAnsi="Times New Roman" w:cs="Times New Roman"/>
                                      <w:b/>
                                      <w:bCs/>
                                      <w:color w:val="000000"/>
                                      <w:sz w:val="20"/>
                                      <w:szCs w:val="20"/>
                                    </w:rPr>
                                  </w:rPrChange>
                                </w:rPr>
                                <w:delText>-0.33</w:delText>
                              </w:r>
                            </w:del>
                          </w:p>
                        </w:tc>
                        <w:tc>
                          <w:tcPr>
                            <w:tcW w:w="1350" w:type="dxa"/>
                            <w:tcBorders>
                              <w:top w:val="nil"/>
                              <w:left w:val="nil"/>
                              <w:bottom w:val="single" w:sz="4" w:space="0" w:color="auto"/>
                              <w:right w:val="single" w:sz="4" w:space="0" w:color="auto"/>
                            </w:tcBorders>
                            <w:vAlign w:val="center"/>
                          </w:tcPr>
                          <w:p w14:paraId="6931B6E1" w14:textId="0D610A66" w:rsidR="0003299C" w:rsidRPr="00972A4F" w:rsidRDefault="0003299C" w:rsidP="0003299C">
                            <w:pPr>
                              <w:spacing w:line="360" w:lineRule="auto"/>
                              <w:jc w:val="center"/>
                              <w:rPr>
                                <w:rFonts w:ascii="Times New Roman" w:hAnsi="Times New Roman" w:cs="Times New Roman"/>
                                <w:b/>
                                <w:bCs/>
                                <w:color w:val="000000"/>
                                <w:sz w:val="18"/>
                                <w:szCs w:val="18"/>
                                <w:rPrChange w:id="1424" w:author="Maino Vieytes, Christian (NIH/NIA/IRP) [F]" w:date="2023-11-15T15:31:00Z">
                                  <w:rPr>
                                    <w:rFonts w:ascii="Times New Roman" w:hAnsi="Times New Roman" w:cs="Times New Roman"/>
                                    <w:b/>
                                    <w:bCs/>
                                    <w:color w:val="000000"/>
                                    <w:sz w:val="20"/>
                                    <w:szCs w:val="20"/>
                                  </w:rPr>
                                </w:rPrChange>
                              </w:rPr>
                            </w:pPr>
                            <w:ins w:id="1425" w:author="Maino Vieytes, Christian (NIH/NIA/IRP) [F]" w:date="2023-11-15T15:22:00Z">
                              <w:r w:rsidRPr="00972A4F">
                                <w:rPr>
                                  <w:rFonts w:ascii="Times New Roman" w:hAnsi="Times New Roman" w:cs="Times New Roman"/>
                                  <w:b/>
                                  <w:bCs/>
                                  <w:color w:val="000000"/>
                                  <w:sz w:val="18"/>
                                  <w:szCs w:val="18"/>
                                  <w:rPrChange w:id="1426" w:author="Maino Vieytes, Christian (NIH/NIA/IRP) [F]" w:date="2023-11-15T15:31:00Z">
                                    <w:rPr>
                                      <w:rFonts w:ascii="Calibri" w:hAnsi="Calibri" w:cs="Calibri"/>
                                      <w:color w:val="000000"/>
                                    </w:rPr>
                                  </w:rPrChange>
                                </w:rPr>
                                <w:t>-0.43</w:t>
                              </w:r>
                            </w:ins>
                            <w:del w:id="1427" w:author="Maino Vieytes, Christian (NIH/NIA/IRP) [F]" w:date="2023-11-15T15:22:00Z">
                              <w:r w:rsidRPr="00972A4F" w:rsidDel="00C92AAD">
                                <w:rPr>
                                  <w:rFonts w:ascii="Times New Roman" w:hAnsi="Times New Roman" w:cs="Times New Roman"/>
                                  <w:b/>
                                  <w:bCs/>
                                  <w:color w:val="000000"/>
                                  <w:sz w:val="18"/>
                                  <w:szCs w:val="18"/>
                                  <w:rPrChange w:id="1428" w:author="Maino Vieytes, Christian (NIH/NIA/IRP) [F]" w:date="2023-11-15T15:31:00Z">
                                    <w:rPr>
                                      <w:rFonts w:ascii="Times New Roman" w:hAnsi="Times New Roman" w:cs="Times New Roman"/>
                                      <w:b/>
                                      <w:bCs/>
                                      <w:color w:val="000000"/>
                                      <w:sz w:val="20"/>
                                      <w:szCs w:val="20"/>
                                    </w:rPr>
                                  </w:rPrChange>
                                </w:rPr>
                                <w:delText>-0.37</w:delText>
                              </w:r>
                            </w:del>
                          </w:p>
                        </w:tc>
                      </w:tr>
                      <w:tr w:rsidR="0003299C" w:rsidRPr="00972A4F" w14:paraId="67EDC7FC" w14:textId="77777777" w:rsidTr="00972A4F">
                        <w:tc>
                          <w:tcPr>
                            <w:tcW w:w="2187" w:type="dxa"/>
                            <w:gridSpan w:val="2"/>
                            <w:tcBorders>
                              <w:top w:val="single" w:sz="4" w:space="0" w:color="auto"/>
                              <w:left w:val="single" w:sz="4" w:space="0" w:color="auto"/>
                              <w:bottom w:val="nil"/>
                            </w:tcBorders>
                            <w:shd w:val="clear" w:color="auto" w:fill="auto"/>
                            <w:vAlign w:val="center"/>
                          </w:tcPr>
                          <w:p w14:paraId="7F01587F" w14:textId="77777777" w:rsidR="0003299C" w:rsidRPr="00972A4F" w:rsidRDefault="0003299C" w:rsidP="00061216">
                            <w:pPr>
                              <w:spacing w:line="360" w:lineRule="auto"/>
                              <w:rPr>
                                <w:rFonts w:ascii="Times New Roman" w:hAnsi="Times New Roman" w:cs="Times New Roman"/>
                                <w:sz w:val="18"/>
                                <w:szCs w:val="18"/>
                                <w:rPrChange w:id="1429"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430" w:author="Maino Vieytes, Christian (NIH/NIA/IRP) [F]" w:date="2023-11-15T15:31:00Z">
                                  <w:rPr>
                                    <w:rFonts w:ascii="Times New Roman" w:hAnsi="Times New Roman" w:cs="Times New Roman"/>
                                    <w:sz w:val="20"/>
                                    <w:szCs w:val="20"/>
                                  </w:rPr>
                                </w:rPrChange>
                              </w:rPr>
                              <w:t xml:space="preserve"> Food Insecurity (FI)</w:t>
                            </w:r>
                            <w:r w:rsidRPr="00972A4F">
                              <w:rPr>
                                <w:rFonts w:ascii="Times New Roman" w:hAnsi="Times New Roman" w:cs="Times New Roman"/>
                                <w:sz w:val="18"/>
                                <w:szCs w:val="18"/>
                                <w:vertAlign w:val="superscript"/>
                                <w:lang w:bidi="en-US"/>
                                <w:rPrChange w:id="1431" w:author="Maino Vieytes, Christian (NIH/NIA/IRP) [F]" w:date="2023-11-15T15:31:00Z">
                                  <w:rPr>
                                    <w:rFonts w:ascii="Times New Roman" w:hAnsi="Times New Roman" w:cs="Times New Roman"/>
                                    <w:sz w:val="20"/>
                                    <w:szCs w:val="20"/>
                                    <w:vertAlign w:val="superscript"/>
                                    <w:lang w:bidi="en-US"/>
                                  </w:rPr>
                                </w:rPrChange>
                              </w:rPr>
                              <w:t>†</w:t>
                            </w:r>
                          </w:p>
                        </w:tc>
                        <w:tc>
                          <w:tcPr>
                            <w:tcW w:w="1499" w:type="dxa"/>
                            <w:tcBorders>
                              <w:top w:val="single" w:sz="4" w:space="0" w:color="auto"/>
                              <w:bottom w:val="nil"/>
                            </w:tcBorders>
                            <w:shd w:val="clear" w:color="auto" w:fill="auto"/>
                            <w:noWrap/>
                            <w:vAlign w:val="center"/>
                            <w:hideMark/>
                          </w:tcPr>
                          <w:p w14:paraId="71ACFB17" w14:textId="77777777" w:rsidR="0003299C" w:rsidRPr="00972A4F" w:rsidRDefault="0003299C" w:rsidP="0003299C">
                            <w:pPr>
                              <w:spacing w:line="360" w:lineRule="auto"/>
                              <w:jc w:val="center"/>
                              <w:rPr>
                                <w:rFonts w:ascii="Times New Roman" w:hAnsi="Times New Roman" w:cs="Times New Roman"/>
                                <w:sz w:val="18"/>
                                <w:szCs w:val="18"/>
                                <w:rPrChange w:id="1432"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433" w:author="Maino Vieytes, Christian (NIH/NIA/IRP) [F]" w:date="2023-11-15T15:31:00Z">
                                  <w:rPr>
                                    <w:rFonts w:ascii="Times New Roman" w:hAnsi="Times New Roman" w:cs="Times New Roman"/>
                                    <w:sz w:val="20"/>
                                    <w:szCs w:val="20"/>
                                  </w:rPr>
                                </w:rPrChange>
                              </w:rPr>
                              <w:t>--</w:t>
                            </w:r>
                          </w:p>
                        </w:tc>
                        <w:tc>
                          <w:tcPr>
                            <w:tcW w:w="990" w:type="dxa"/>
                            <w:tcBorders>
                              <w:top w:val="single" w:sz="4" w:space="0" w:color="auto"/>
                              <w:bottom w:val="nil"/>
                            </w:tcBorders>
                            <w:shd w:val="clear" w:color="auto" w:fill="auto"/>
                            <w:noWrap/>
                            <w:vAlign w:val="center"/>
                          </w:tcPr>
                          <w:p w14:paraId="09AC6CFE" w14:textId="77777777" w:rsidR="0003299C" w:rsidRPr="00972A4F" w:rsidRDefault="0003299C" w:rsidP="0003299C">
                            <w:pPr>
                              <w:spacing w:line="360" w:lineRule="auto"/>
                              <w:jc w:val="center"/>
                              <w:rPr>
                                <w:rFonts w:ascii="Times New Roman" w:hAnsi="Times New Roman" w:cs="Times New Roman"/>
                                <w:sz w:val="18"/>
                                <w:szCs w:val="18"/>
                                <w:rPrChange w:id="1434" w:author="Maino Vieytes, Christian (NIH/NIA/IRP) [F]" w:date="2023-11-15T15:31:00Z">
                                  <w:rPr>
                                    <w:rFonts w:ascii="Times New Roman" w:hAnsi="Times New Roman" w:cs="Times New Roman"/>
                                    <w:sz w:val="20"/>
                                    <w:szCs w:val="20"/>
                                  </w:rPr>
                                </w:rPrChange>
                              </w:rPr>
                            </w:pPr>
                          </w:p>
                        </w:tc>
                        <w:tc>
                          <w:tcPr>
                            <w:tcW w:w="900" w:type="dxa"/>
                            <w:tcBorders>
                              <w:top w:val="single" w:sz="4" w:space="0" w:color="auto"/>
                              <w:bottom w:val="nil"/>
                              <w:right w:val="nil"/>
                            </w:tcBorders>
                            <w:shd w:val="clear" w:color="auto" w:fill="auto"/>
                            <w:noWrap/>
                            <w:vAlign w:val="center"/>
                          </w:tcPr>
                          <w:p w14:paraId="36DE05AB" w14:textId="77777777" w:rsidR="0003299C" w:rsidRPr="00972A4F" w:rsidRDefault="0003299C" w:rsidP="0003299C">
                            <w:pPr>
                              <w:spacing w:line="360" w:lineRule="auto"/>
                              <w:jc w:val="center"/>
                              <w:rPr>
                                <w:rFonts w:ascii="Times New Roman" w:hAnsi="Times New Roman" w:cs="Times New Roman"/>
                                <w:sz w:val="18"/>
                                <w:szCs w:val="18"/>
                                <w:rPrChange w:id="1435" w:author="Maino Vieytes, Christian (NIH/NIA/IRP) [F]" w:date="2023-11-15T15:31:00Z">
                                  <w:rPr>
                                    <w:rFonts w:ascii="Times New Roman" w:hAnsi="Times New Roman" w:cs="Times New Roman"/>
                                    <w:sz w:val="20"/>
                                    <w:szCs w:val="20"/>
                                  </w:rPr>
                                </w:rPrChange>
                              </w:rPr>
                            </w:pPr>
                          </w:p>
                        </w:tc>
                        <w:tc>
                          <w:tcPr>
                            <w:tcW w:w="1350" w:type="dxa"/>
                            <w:tcBorders>
                              <w:top w:val="single" w:sz="4" w:space="0" w:color="auto"/>
                              <w:left w:val="nil"/>
                              <w:bottom w:val="nil"/>
                              <w:right w:val="single" w:sz="4" w:space="0" w:color="auto"/>
                            </w:tcBorders>
                            <w:vAlign w:val="center"/>
                          </w:tcPr>
                          <w:p w14:paraId="7E8C5034" w14:textId="77777777" w:rsidR="0003299C" w:rsidRPr="00972A4F" w:rsidRDefault="0003299C" w:rsidP="0003299C">
                            <w:pPr>
                              <w:spacing w:line="360" w:lineRule="auto"/>
                              <w:jc w:val="center"/>
                              <w:rPr>
                                <w:rFonts w:ascii="Times New Roman" w:hAnsi="Times New Roman" w:cs="Times New Roman"/>
                                <w:sz w:val="18"/>
                                <w:szCs w:val="18"/>
                                <w:rPrChange w:id="1436" w:author="Maino Vieytes, Christian (NIH/NIA/IRP) [F]" w:date="2023-11-15T15:31:00Z">
                                  <w:rPr>
                                    <w:rFonts w:ascii="Times New Roman" w:hAnsi="Times New Roman" w:cs="Times New Roman"/>
                                    <w:sz w:val="20"/>
                                    <w:szCs w:val="20"/>
                                  </w:rPr>
                                </w:rPrChange>
                              </w:rPr>
                            </w:pPr>
                          </w:p>
                        </w:tc>
                      </w:tr>
                      <w:tr w:rsidR="0003299C" w:rsidRPr="00972A4F" w:rsidDel="008104EE" w14:paraId="0372C20A" w14:textId="3FE112A8" w:rsidTr="00972A4F">
                        <w:trPr>
                          <w:del w:id="1437" w:author="Maino Vieytes, Christian (NIH/NIA/IRP) [F]" w:date="2023-11-15T14:42:00Z"/>
                        </w:trPr>
                        <w:tc>
                          <w:tcPr>
                            <w:tcW w:w="2187" w:type="dxa"/>
                            <w:gridSpan w:val="2"/>
                            <w:tcBorders>
                              <w:top w:val="nil"/>
                              <w:left w:val="single" w:sz="4" w:space="0" w:color="auto"/>
                              <w:bottom w:val="nil"/>
                            </w:tcBorders>
                            <w:shd w:val="clear" w:color="auto" w:fill="auto"/>
                            <w:vAlign w:val="center"/>
                          </w:tcPr>
                          <w:p w14:paraId="281DFA5F" w14:textId="41045BB2" w:rsidR="0003299C" w:rsidRPr="00972A4F" w:rsidDel="008104EE" w:rsidRDefault="0003299C" w:rsidP="00061216">
                            <w:pPr>
                              <w:spacing w:line="360" w:lineRule="auto"/>
                              <w:rPr>
                                <w:del w:id="1438" w:author="Maino Vieytes, Christian (NIH/NIA/IRP) [F]" w:date="2023-11-15T14:42:00Z"/>
                                <w:rFonts w:ascii="Times New Roman" w:hAnsi="Times New Roman" w:cs="Times New Roman"/>
                                <w:sz w:val="18"/>
                                <w:szCs w:val="18"/>
                                <w:rPrChange w:id="1439" w:author="Maino Vieytes, Christian (NIH/NIA/IRP) [F]" w:date="2023-11-15T15:31:00Z">
                                  <w:rPr>
                                    <w:del w:id="1440" w:author="Maino Vieytes, Christian (NIH/NIA/IRP) [F]" w:date="2023-11-15T14:42:00Z"/>
                                    <w:rFonts w:ascii="Times New Roman" w:hAnsi="Times New Roman" w:cs="Times New Roman"/>
                                    <w:sz w:val="20"/>
                                    <w:szCs w:val="20"/>
                                  </w:rPr>
                                </w:rPrChange>
                              </w:rPr>
                            </w:pPr>
                            <w:del w:id="1441" w:author="Maino Vieytes, Christian (NIH/NIA/IRP) [F]" w:date="2023-11-15T14:42:00Z">
                              <w:r w:rsidRPr="00972A4F" w:rsidDel="008104EE">
                                <w:rPr>
                                  <w:rFonts w:ascii="Times New Roman" w:hAnsi="Times New Roman" w:cs="Times New Roman"/>
                                  <w:sz w:val="18"/>
                                  <w:szCs w:val="18"/>
                                  <w:rPrChange w:id="1442" w:author="Maino Vieytes, Christian (NIH/NIA/IRP) [F]" w:date="2023-11-15T15:31:00Z">
                                    <w:rPr>
                                      <w:rFonts w:ascii="Times New Roman" w:hAnsi="Times New Roman" w:cs="Times New Roman"/>
                                      <w:sz w:val="20"/>
                                      <w:szCs w:val="20"/>
                                    </w:rPr>
                                  </w:rPrChange>
                                </w:rPr>
                                <w:delText>Age</w:delText>
                              </w:r>
                              <w:r w:rsidRPr="00972A4F" w:rsidDel="008104EE">
                                <w:rPr>
                                  <w:rFonts w:ascii="Times New Roman" w:hAnsi="Times New Roman" w:cs="Times New Roman"/>
                                  <w:sz w:val="18"/>
                                  <w:szCs w:val="18"/>
                                  <w:vertAlign w:val="superscript"/>
                                  <w:lang w:bidi="en-US"/>
                                  <w:rPrChange w:id="1443"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
                          <w:p w14:paraId="211AD09A" w14:textId="7D39DBB5" w:rsidR="0003299C" w:rsidRPr="00972A4F" w:rsidDel="008104EE" w:rsidRDefault="0003299C" w:rsidP="00555C35">
                            <w:pPr>
                              <w:spacing w:line="360" w:lineRule="auto"/>
                              <w:jc w:val="center"/>
                              <w:rPr>
                                <w:del w:id="1444" w:author="Maino Vieytes, Christian (NIH/NIA/IRP) [F]" w:date="2023-11-15T14:42:00Z"/>
                                <w:rFonts w:ascii="Times New Roman" w:hAnsi="Times New Roman" w:cs="Times New Roman"/>
                                <w:sz w:val="18"/>
                                <w:szCs w:val="18"/>
                                <w:rPrChange w:id="1445" w:author="Maino Vieytes, Christian (NIH/NIA/IRP) [F]" w:date="2023-11-15T15:31:00Z">
                                  <w:rPr>
                                    <w:del w:id="1446" w:author="Maino Vieytes, Christian (NIH/NIA/IRP) [F]" w:date="2023-11-15T14:42:00Z"/>
                                    <w:rFonts w:ascii="Times New Roman" w:hAnsi="Times New Roman" w:cs="Times New Roman"/>
                                    <w:sz w:val="20"/>
                                    <w:szCs w:val="20"/>
                                  </w:rPr>
                                </w:rPrChange>
                              </w:rPr>
                            </w:pPr>
                            <w:del w:id="1447" w:author="Maino Vieytes, Christian (NIH/NIA/IRP) [F]" w:date="2023-11-15T14:42:00Z">
                              <w:r w:rsidRPr="00972A4F" w:rsidDel="008104EE">
                                <w:rPr>
                                  <w:rFonts w:ascii="Times New Roman" w:hAnsi="Times New Roman" w:cs="Times New Roman"/>
                                  <w:color w:val="000000"/>
                                  <w:sz w:val="18"/>
                                  <w:szCs w:val="18"/>
                                  <w:rPrChange w:id="1448" w:author="Maino Vieytes, Christian (NIH/NIA/IRP) [F]" w:date="2023-11-15T15:31:00Z">
                                    <w:rPr>
                                      <w:rFonts w:ascii="Times New Roman" w:hAnsi="Times New Roman" w:cs="Times New Roman"/>
                                      <w:color w:val="000000"/>
                                      <w:sz w:val="20"/>
                                      <w:szCs w:val="20"/>
                                    </w:rPr>
                                  </w:rPrChange>
                                </w:rPr>
                                <w:delText>-0.27</w:delText>
                              </w:r>
                            </w:del>
                          </w:p>
                        </w:tc>
                        <w:tc>
                          <w:tcPr>
                            <w:tcW w:w="990" w:type="dxa"/>
                            <w:tcBorders>
                              <w:top w:val="nil"/>
                              <w:bottom w:val="nil"/>
                            </w:tcBorders>
                            <w:shd w:val="clear" w:color="auto" w:fill="auto"/>
                            <w:noWrap/>
                            <w:vAlign w:val="center"/>
                          </w:tcPr>
                          <w:p w14:paraId="6DDD8633" w14:textId="4D14A9F3" w:rsidR="0003299C" w:rsidRPr="00972A4F" w:rsidDel="008104EE" w:rsidRDefault="0003299C" w:rsidP="00555C35">
                            <w:pPr>
                              <w:spacing w:line="360" w:lineRule="auto"/>
                              <w:jc w:val="center"/>
                              <w:rPr>
                                <w:del w:id="1449" w:author="Maino Vieytes, Christian (NIH/NIA/IRP) [F]" w:date="2023-11-15T14:42:00Z"/>
                                <w:rFonts w:ascii="Times New Roman" w:hAnsi="Times New Roman" w:cs="Times New Roman"/>
                                <w:sz w:val="18"/>
                                <w:szCs w:val="18"/>
                                <w:rPrChange w:id="1450" w:author="Maino Vieytes, Christian (NIH/NIA/IRP) [F]" w:date="2023-11-15T15:31:00Z">
                                  <w:rPr>
                                    <w:del w:id="1451" w:author="Maino Vieytes, Christian (NIH/NIA/IRP) [F]" w:date="2023-11-15T14:42:00Z"/>
                                    <w:rFonts w:ascii="Times New Roman" w:hAnsi="Times New Roman" w:cs="Times New Roman"/>
                                    <w:sz w:val="20"/>
                                    <w:szCs w:val="20"/>
                                  </w:rPr>
                                </w:rPrChange>
                              </w:rPr>
                            </w:pPr>
                          </w:p>
                        </w:tc>
                        <w:tc>
                          <w:tcPr>
                            <w:tcW w:w="900" w:type="dxa"/>
                            <w:tcBorders>
                              <w:top w:val="nil"/>
                              <w:bottom w:val="nil"/>
                              <w:right w:val="nil"/>
                            </w:tcBorders>
                            <w:shd w:val="clear" w:color="auto" w:fill="auto"/>
                            <w:noWrap/>
                            <w:vAlign w:val="center"/>
                          </w:tcPr>
                          <w:p w14:paraId="66724EFB" w14:textId="2CC8B75B" w:rsidR="0003299C" w:rsidRPr="00972A4F" w:rsidDel="008104EE" w:rsidRDefault="0003299C" w:rsidP="00555C35">
                            <w:pPr>
                              <w:spacing w:line="360" w:lineRule="auto"/>
                              <w:jc w:val="center"/>
                              <w:rPr>
                                <w:del w:id="1452" w:author="Maino Vieytes, Christian (NIH/NIA/IRP) [F]" w:date="2023-11-15T14:42:00Z"/>
                                <w:rFonts w:ascii="Times New Roman" w:hAnsi="Times New Roman" w:cs="Times New Roman"/>
                                <w:sz w:val="18"/>
                                <w:szCs w:val="18"/>
                                <w:rPrChange w:id="1453" w:author="Maino Vieytes, Christian (NIH/NIA/IRP) [F]" w:date="2023-11-15T15:31:00Z">
                                  <w:rPr>
                                    <w:del w:id="1454" w:author="Maino Vieytes, Christian (NIH/NIA/IRP) [F]" w:date="2023-11-15T14:42:00Z"/>
                                    <w:rFonts w:ascii="Times New Roman" w:hAnsi="Times New Roman" w:cs="Times New Roman"/>
                                    <w:sz w:val="20"/>
                                    <w:szCs w:val="20"/>
                                  </w:rPr>
                                </w:rPrChange>
                              </w:rPr>
                            </w:pPr>
                          </w:p>
                        </w:tc>
                        <w:tc>
                          <w:tcPr>
                            <w:tcW w:w="1350" w:type="dxa"/>
                            <w:tcBorders>
                              <w:top w:val="nil"/>
                              <w:left w:val="nil"/>
                              <w:bottom w:val="nil"/>
                              <w:right w:val="single" w:sz="4" w:space="0" w:color="auto"/>
                            </w:tcBorders>
                            <w:vAlign w:val="center"/>
                          </w:tcPr>
                          <w:p w14:paraId="4A4CE825" w14:textId="2B2EDD00" w:rsidR="0003299C" w:rsidRPr="00972A4F" w:rsidDel="008104EE" w:rsidRDefault="0003299C" w:rsidP="00555C35">
                            <w:pPr>
                              <w:spacing w:line="360" w:lineRule="auto"/>
                              <w:jc w:val="center"/>
                              <w:rPr>
                                <w:del w:id="1455" w:author="Maino Vieytes, Christian (NIH/NIA/IRP) [F]" w:date="2023-11-15T14:42:00Z"/>
                                <w:rFonts w:ascii="Times New Roman" w:hAnsi="Times New Roman" w:cs="Times New Roman"/>
                                <w:sz w:val="18"/>
                                <w:szCs w:val="18"/>
                                <w:rPrChange w:id="1456" w:author="Maino Vieytes, Christian (NIH/NIA/IRP) [F]" w:date="2023-11-15T15:31:00Z">
                                  <w:rPr>
                                    <w:del w:id="1457" w:author="Maino Vieytes, Christian (NIH/NIA/IRP) [F]" w:date="2023-11-15T14:42:00Z"/>
                                    <w:rFonts w:ascii="Times New Roman" w:hAnsi="Times New Roman" w:cs="Times New Roman"/>
                                    <w:sz w:val="20"/>
                                    <w:szCs w:val="20"/>
                                  </w:rPr>
                                </w:rPrChange>
                              </w:rPr>
                            </w:pPr>
                          </w:p>
                        </w:tc>
                      </w:tr>
                      <w:tr w:rsidR="0003299C" w:rsidRPr="00972A4F" w:rsidDel="008104EE" w14:paraId="30EBF086" w14:textId="62ED6CBB" w:rsidTr="00972A4F">
                        <w:trPr>
                          <w:del w:id="1458" w:author="Maino Vieytes, Christian (NIH/NIA/IRP) [F]" w:date="2023-11-15T14:42:00Z"/>
                        </w:trPr>
                        <w:tc>
                          <w:tcPr>
                            <w:tcW w:w="2187" w:type="dxa"/>
                            <w:gridSpan w:val="2"/>
                            <w:tcBorders>
                              <w:top w:val="nil"/>
                              <w:left w:val="single" w:sz="4" w:space="0" w:color="auto"/>
                              <w:bottom w:val="nil"/>
                            </w:tcBorders>
                            <w:shd w:val="clear" w:color="auto" w:fill="auto"/>
                            <w:vAlign w:val="center"/>
                          </w:tcPr>
                          <w:p w14:paraId="648AB101" w14:textId="0538A656" w:rsidR="0003299C" w:rsidRPr="00972A4F" w:rsidDel="008104EE" w:rsidRDefault="0003299C" w:rsidP="0003299C">
                            <w:pPr>
                              <w:spacing w:line="360" w:lineRule="auto"/>
                              <w:jc w:val="center"/>
                              <w:rPr>
                                <w:del w:id="1459" w:author="Maino Vieytes, Christian (NIH/NIA/IRP) [F]" w:date="2023-11-15T14:42:00Z"/>
                                <w:rFonts w:ascii="Times New Roman" w:hAnsi="Times New Roman" w:cs="Times New Roman"/>
                                <w:sz w:val="18"/>
                                <w:szCs w:val="18"/>
                                <w:rPrChange w:id="1460" w:author="Maino Vieytes, Christian (NIH/NIA/IRP) [F]" w:date="2023-11-15T15:31:00Z">
                                  <w:rPr>
                                    <w:del w:id="1461" w:author="Maino Vieytes, Christian (NIH/NIA/IRP) [F]" w:date="2023-11-15T14:42:00Z"/>
                                    <w:rFonts w:ascii="Times New Roman" w:hAnsi="Times New Roman" w:cs="Times New Roman"/>
                                    <w:sz w:val="20"/>
                                    <w:szCs w:val="20"/>
                                  </w:rPr>
                                </w:rPrChange>
                              </w:rPr>
                              <w:pPrChange w:id="1462" w:author="Maino Vieytes, Christian (NIH/NIA/IRP) [F]" w:date="2023-11-15T15:27:00Z">
                                <w:pPr>
                                  <w:spacing w:line="360" w:lineRule="auto"/>
                                </w:pPr>
                              </w:pPrChange>
                            </w:pPr>
                            <w:del w:id="1463" w:author="Maino Vieytes, Christian (NIH/NIA/IRP) [F]" w:date="2023-11-15T14:42:00Z">
                              <w:r w:rsidRPr="00972A4F" w:rsidDel="008104EE">
                                <w:rPr>
                                  <w:rFonts w:ascii="Times New Roman" w:hAnsi="Times New Roman" w:cs="Times New Roman"/>
                                  <w:sz w:val="18"/>
                                  <w:szCs w:val="18"/>
                                  <w:rPrChange w:id="1464" w:author="Maino Vieytes, Christian (NIH/NIA/IRP) [F]" w:date="2023-11-15T15:31:00Z">
                                    <w:rPr>
                                      <w:rFonts w:ascii="Times New Roman" w:hAnsi="Times New Roman" w:cs="Times New Roman"/>
                                      <w:sz w:val="20"/>
                                      <w:szCs w:val="20"/>
                                    </w:rPr>
                                  </w:rPrChange>
                                </w:rPr>
                                <w:delText>Food Assistance (SNAP)</w:delText>
                              </w:r>
                              <w:r w:rsidRPr="00972A4F" w:rsidDel="008104EE">
                                <w:rPr>
                                  <w:rFonts w:ascii="Times New Roman" w:hAnsi="Times New Roman" w:cs="Times New Roman"/>
                                  <w:sz w:val="18"/>
                                  <w:szCs w:val="18"/>
                                  <w:vertAlign w:val="superscript"/>
                                  <w:lang w:bidi="en-US"/>
                                  <w:rPrChange w:id="1465"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
                          <w:p w14:paraId="37B5561F" w14:textId="04B4E48C" w:rsidR="0003299C" w:rsidRPr="00972A4F" w:rsidDel="008104EE" w:rsidRDefault="0003299C" w:rsidP="00555C35">
                            <w:pPr>
                              <w:spacing w:line="360" w:lineRule="auto"/>
                              <w:jc w:val="center"/>
                              <w:rPr>
                                <w:del w:id="1466" w:author="Maino Vieytes, Christian (NIH/NIA/IRP) [F]" w:date="2023-11-15T14:42:00Z"/>
                                <w:rFonts w:ascii="Times New Roman" w:hAnsi="Times New Roman" w:cs="Times New Roman"/>
                                <w:b/>
                                <w:bCs/>
                                <w:sz w:val="18"/>
                                <w:szCs w:val="18"/>
                                <w:rPrChange w:id="1467" w:author="Maino Vieytes, Christian (NIH/NIA/IRP) [F]" w:date="2023-11-15T15:31:00Z">
                                  <w:rPr>
                                    <w:del w:id="1468" w:author="Maino Vieytes, Christian (NIH/NIA/IRP) [F]" w:date="2023-11-15T14:42:00Z"/>
                                    <w:rFonts w:ascii="Times New Roman" w:hAnsi="Times New Roman" w:cs="Times New Roman"/>
                                    <w:b/>
                                    <w:bCs/>
                                    <w:sz w:val="20"/>
                                    <w:szCs w:val="20"/>
                                  </w:rPr>
                                </w:rPrChange>
                              </w:rPr>
                            </w:pPr>
                            <w:del w:id="1469" w:author="Maino Vieytes, Christian (NIH/NIA/IRP) [F]" w:date="2023-11-15T14:42:00Z">
                              <w:r w:rsidRPr="00972A4F" w:rsidDel="008104EE">
                                <w:rPr>
                                  <w:rFonts w:ascii="Times New Roman" w:hAnsi="Times New Roman" w:cs="Times New Roman"/>
                                  <w:b/>
                                  <w:bCs/>
                                  <w:color w:val="000000"/>
                                  <w:sz w:val="18"/>
                                  <w:szCs w:val="18"/>
                                  <w:rPrChange w:id="1470" w:author="Maino Vieytes, Christian (NIH/NIA/IRP) [F]" w:date="2023-11-15T15:31:00Z">
                                    <w:rPr>
                                      <w:rFonts w:ascii="Times New Roman" w:hAnsi="Times New Roman" w:cs="Times New Roman"/>
                                      <w:b/>
                                      <w:bCs/>
                                      <w:color w:val="000000"/>
                                      <w:sz w:val="20"/>
                                      <w:szCs w:val="20"/>
                                    </w:rPr>
                                  </w:rPrChange>
                                </w:rPr>
                                <w:delText>0.81</w:delText>
                              </w:r>
                            </w:del>
                          </w:p>
                        </w:tc>
                        <w:tc>
                          <w:tcPr>
                            <w:tcW w:w="990" w:type="dxa"/>
                            <w:tcBorders>
                              <w:top w:val="nil"/>
                              <w:bottom w:val="nil"/>
                            </w:tcBorders>
                            <w:shd w:val="clear" w:color="auto" w:fill="auto"/>
                            <w:noWrap/>
                            <w:vAlign w:val="center"/>
                          </w:tcPr>
                          <w:p w14:paraId="42AC5F10" w14:textId="528AE6A6" w:rsidR="0003299C" w:rsidRPr="00972A4F" w:rsidDel="008104EE" w:rsidRDefault="0003299C" w:rsidP="00555C35">
                            <w:pPr>
                              <w:spacing w:line="360" w:lineRule="auto"/>
                              <w:jc w:val="center"/>
                              <w:rPr>
                                <w:del w:id="1471" w:author="Maino Vieytes, Christian (NIH/NIA/IRP) [F]" w:date="2023-11-15T14:42:00Z"/>
                                <w:rFonts w:ascii="Times New Roman" w:hAnsi="Times New Roman" w:cs="Times New Roman"/>
                                <w:sz w:val="18"/>
                                <w:szCs w:val="18"/>
                                <w:rPrChange w:id="1472" w:author="Maino Vieytes, Christian (NIH/NIA/IRP) [F]" w:date="2023-11-15T15:31:00Z">
                                  <w:rPr>
                                    <w:del w:id="1473" w:author="Maino Vieytes, Christian (NIH/NIA/IRP) [F]" w:date="2023-11-15T14:42:00Z"/>
                                    <w:rFonts w:ascii="Times New Roman" w:hAnsi="Times New Roman" w:cs="Times New Roman"/>
                                    <w:sz w:val="20"/>
                                    <w:szCs w:val="20"/>
                                  </w:rPr>
                                </w:rPrChange>
                              </w:rPr>
                            </w:pPr>
                          </w:p>
                        </w:tc>
                        <w:tc>
                          <w:tcPr>
                            <w:tcW w:w="900" w:type="dxa"/>
                            <w:tcBorders>
                              <w:top w:val="nil"/>
                              <w:bottom w:val="nil"/>
                              <w:right w:val="nil"/>
                            </w:tcBorders>
                            <w:shd w:val="clear" w:color="auto" w:fill="auto"/>
                            <w:noWrap/>
                            <w:vAlign w:val="center"/>
                          </w:tcPr>
                          <w:p w14:paraId="69C7B802" w14:textId="35BF60F2" w:rsidR="0003299C" w:rsidRPr="00972A4F" w:rsidDel="008104EE" w:rsidRDefault="0003299C" w:rsidP="00555C35">
                            <w:pPr>
                              <w:spacing w:line="360" w:lineRule="auto"/>
                              <w:jc w:val="center"/>
                              <w:rPr>
                                <w:del w:id="1474" w:author="Maino Vieytes, Christian (NIH/NIA/IRP) [F]" w:date="2023-11-15T14:42:00Z"/>
                                <w:rFonts w:ascii="Times New Roman" w:hAnsi="Times New Roman" w:cs="Times New Roman"/>
                                <w:sz w:val="18"/>
                                <w:szCs w:val="18"/>
                                <w:rPrChange w:id="1475" w:author="Maino Vieytes, Christian (NIH/NIA/IRP) [F]" w:date="2023-11-15T15:31:00Z">
                                  <w:rPr>
                                    <w:del w:id="1476" w:author="Maino Vieytes, Christian (NIH/NIA/IRP) [F]" w:date="2023-11-15T14:42:00Z"/>
                                    <w:rFonts w:ascii="Times New Roman" w:hAnsi="Times New Roman" w:cs="Times New Roman"/>
                                    <w:sz w:val="20"/>
                                    <w:szCs w:val="20"/>
                                  </w:rPr>
                                </w:rPrChange>
                              </w:rPr>
                            </w:pPr>
                          </w:p>
                        </w:tc>
                        <w:tc>
                          <w:tcPr>
                            <w:tcW w:w="1350" w:type="dxa"/>
                            <w:tcBorders>
                              <w:top w:val="nil"/>
                              <w:left w:val="nil"/>
                              <w:bottom w:val="nil"/>
                              <w:right w:val="single" w:sz="4" w:space="0" w:color="auto"/>
                            </w:tcBorders>
                            <w:vAlign w:val="center"/>
                          </w:tcPr>
                          <w:p w14:paraId="2DEB24B5" w14:textId="09F6FA4F" w:rsidR="0003299C" w:rsidRPr="00972A4F" w:rsidDel="008104EE" w:rsidRDefault="0003299C" w:rsidP="00555C35">
                            <w:pPr>
                              <w:spacing w:line="360" w:lineRule="auto"/>
                              <w:jc w:val="center"/>
                              <w:rPr>
                                <w:del w:id="1477" w:author="Maino Vieytes, Christian (NIH/NIA/IRP) [F]" w:date="2023-11-15T14:42:00Z"/>
                                <w:rFonts w:ascii="Times New Roman" w:hAnsi="Times New Roman" w:cs="Times New Roman"/>
                                <w:sz w:val="18"/>
                                <w:szCs w:val="18"/>
                                <w:rPrChange w:id="1478" w:author="Maino Vieytes, Christian (NIH/NIA/IRP) [F]" w:date="2023-11-15T15:31:00Z">
                                  <w:rPr>
                                    <w:del w:id="1479" w:author="Maino Vieytes, Christian (NIH/NIA/IRP) [F]" w:date="2023-11-15T14:42:00Z"/>
                                    <w:rFonts w:ascii="Times New Roman" w:hAnsi="Times New Roman" w:cs="Times New Roman"/>
                                    <w:sz w:val="20"/>
                                    <w:szCs w:val="20"/>
                                  </w:rPr>
                                </w:rPrChange>
                              </w:rPr>
                            </w:pPr>
                          </w:p>
                        </w:tc>
                      </w:tr>
                      <w:tr w:rsidR="0003299C" w:rsidRPr="00972A4F" w:rsidDel="008104EE" w14:paraId="7FD94F6F" w14:textId="697F1E55" w:rsidTr="00972A4F">
                        <w:trPr>
                          <w:del w:id="1480" w:author="Maino Vieytes, Christian (NIH/NIA/IRP) [F]" w:date="2023-11-15T14:42:00Z"/>
                        </w:trPr>
                        <w:tc>
                          <w:tcPr>
                            <w:tcW w:w="2187" w:type="dxa"/>
                            <w:gridSpan w:val="2"/>
                            <w:tcBorders>
                              <w:top w:val="nil"/>
                              <w:left w:val="single" w:sz="4" w:space="0" w:color="auto"/>
                              <w:bottom w:val="nil"/>
                            </w:tcBorders>
                            <w:shd w:val="clear" w:color="auto" w:fill="auto"/>
                            <w:vAlign w:val="center"/>
                          </w:tcPr>
                          <w:p w14:paraId="66770411" w14:textId="22CB6D4B" w:rsidR="0003299C" w:rsidRPr="00972A4F" w:rsidDel="008104EE" w:rsidRDefault="0003299C" w:rsidP="0003299C">
                            <w:pPr>
                              <w:spacing w:line="360" w:lineRule="auto"/>
                              <w:jc w:val="center"/>
                              <w:rPr>
                                <w:del w:id="1481" w:author="Maino Vieytes, Christian (NIH/NIA/IRP) [F]" w:date="2023-11-15T14:42:00Z"/>
                                <w:rFonts w:ascii="Times New Roman" w:hAnsi="Times New Roman" w:cs="Times New Roman"/>
                                <w:sz w:val="18"/>
                                <w:szCs w:val="18"/>
                                <w:rPrChange w:id="1482" w:author="Maino Vieytes, Christian (NIH/NIA/IRP) [F]" w:date="2023-11-15T15:31:00Z">
                                  <w:rPr>
                                    <w:del w:id="1483" w:author="Maino Vieytes, Christian (NIH/NIA/IRP) [F]" w:date="2023-11-15T14:42:00Z"/>
                                    <w:rFonts w:ascii="Times New Roman" w:hAnsi="Times New Roman" w:cs="Times New Roman"/>
                                    <w:sz w:val="20"/>
                                    <w:szCs w:val="20"/>
                                  </w:rPr>
                                </w:rPrChange>
                              </w:rPr>
                              <w:pPrChange w:id="1484" w:author="Maino Vieytes, Christian (NIH/NIA/IRP) [F]" w:date="2023-11-15T15:27:00Z">
                                <w:pPr>
                                  <w:spacing w:line="360" w:lineRule="auto"/>
                                </w:pPr>
                              </w:pPrChange>
                            </w:pPr>
                            <w:del w:id="1485" w:author="Maino Vieytes, Christian (NIH/NIA/IRP) [F]" w:date="2023-11-15T14:42:00Z">
                              <w:r w:rsidRPr="00972A4F" w:rsidDel="008104EE">
                                <w:rPr>
                                  <w:rFonts w:ascii="Times New Roman" w:hAnsi="Times New Roman" w:cs="Times New Roman"/>
                                  <w:sz w:val="18"/>
                                  <w:szCs w:val="18"/>
                                  <w:rPrChange w:id="1486" w:author="Maino Vieytes, Christian (NIH/NIA/IRP) [F]" w:date="2023-11-15T15:31:00Z">
                                    <w:rPr>
                                      <w:rFonts w:ascii="Times New Roman" w:hAnsi="Times New Roman" w:cs="Times New Roman"/>
                                      <w:sz w:val="20"/>
                                      <w:szCs w:val="20"/>
                                    </w:rPr>
                                  </w:rPrChange>
                                </w:rPr>
                                <w:delText>Household Size</w:delText>
                              </w:r>
                              <w:r w:rsidRPr="00972A4F" w:rsidDel="008104EE">
                                <w:rPr>
                                  <w:rFonts w:ascii="Times New Roman" w:hAnsi="Times New Roman" w:cs="Times New Roman"/>
                                  <w:sz w:val="18"/>
                                  <w:szCs w:val="18"/>
                                  <w:vertAlign w:val="superscript"/>
                                  <w:lang w:bidi="en-US"/>
                                  <w:rPrChange w:id="1487"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
                          <w:p w14:paraId="7EE3F3A3" w14:textId="56A918FD" w:rsidR="0003299C" w:rsidRPr="00972A4F" w:rsidDel="008104EE" w:rsidRDefault="0003299C" w:rsidP="00555C35">
                            <w:pPr>
                              <w:spacing w:line="360" w:lineRule="auto"/>
                              <w:jc w:val="center"/>
                              <w:rPr>
                                <w:del w:id="1488" w:author="Maino Vieytes, Christian (NIH/NIA/IRP) [F]" w:date="2023-11-15T14:42:00Z"/>
                                <w:rFonts w:ascii="Times New Roman" w:hAnsi="Times New Roman" w:cs="Times New Roman"/>
                                <w:b/>
                                <w:bCs/>
                                <w:sz w:val="18"/>
                                <w:szCs w:val="18"/>
                                <w:rPrChange w:id="1489" w:author="Maino Vieytes, Christian (NIH/NIA/IRP) [F]" w:date="2023-11-15T15:31:00Z">
                                  <w:rPr>
                                    <w:del w:id="1490" w:author="Maino Vieytes, Christian (NIH/NIA/IRP) [F]" w:date="2023-11-15T14:42:00Z"/>
                                    <w:rFonts w:ascii="Times New Roman" w:hAnsi="Times New Roman" w:cs="Times New Roman"/>
                                    <w:b/>
                                    <w:bCs/>
                                    <w:sz w:val="20"/>
                                    <w:szCs w:val="20"/>
                                  </w:rPr>
                                </w:rPrChange>
                              </w:rPr>
                            </w:pPr>
                            <w:del w:id="1491" w:author="Maino Vieytes, Christian (NIH/NIA/IRP) [F]" w:date="2023-11-15T14:42:00Z">
                              <w:r w:rsidRPr="00972A4F" w:rsidDel="008104EE">
                                <w:rPr>
                                  <w:rFonts w:ascii="Times New Roman" w:hAnsi="Times New Roman" w:cs="Times New Roman"/>
                                  <w:b/>
                                  <w:bCs/>
                                  <w:color w:val="000000"/>
                                  <w:sz w:val="18"/>
                                  <w:szCs w:val="18"/>
                                  <w:rPrChange w:id="1492" w:author="Maino Vieytes, Christian (NIH/NIA/IRP) [F]" w:date="2023-11-15T15:31:00Z">
                                    <w:rPr>
                                      <w:rFonts w:ascii="Times New Roman" w:hAnsi="Times New Roman" w:cs="Times New Roman"/>
                                      <w:b/>
                                      <w:bCs/>
                                      <w:color w:val="000000"/>
                                      <w:sz w:val="20"/>
                                      <w:szCs w:val="20"/>
                                    </w:rPr>
                                  </w:rPrChange>
                                </w:rPr>
                                <w:delText>0.63</w:delText>
                              </w:r>
                            </w:del>
                          </w:p>
                        </w:tc>
                        <w:tc>
                          <w:tcPr>
                            <w:tcW w:w="990" w:type="dxa"/>
                            <w:tcBorders>
                              <w:top w:val="nil"/>
                              <w:bottom w:val="nil"/>
                            </w:tcBorders>
                            <w:shd w:val="clear" w:color="auto" w:fill="auto"/>
                            <w:noWrap/>
                            <w:vAlign w:val="center"/>
                            <w:hideMark/>
                          </w:tcPr>
                          <w:p w14:paraId="6270A028" w14:textId="4AE4FC04" w:rsidR="0003299C" w:rsidRPr="00972A4F" w:rsidDel="008104EE" w:rsidRDefault="0003299C" w:rsidP="00555C35">
                            <w:pPr>
                              <w:spacing w:line="360" w:lineRule="auto"/>
                              <w:jc w:val="center"/>
                              <w:rPr>
                                <w:del w:id="1493" w:author="Maino Vieytes, Christian (NIH/NIA/IRP) [F]" w:date="2023-11-15T14:42:00Z"/>
                                <w:rFonts w:ascii="Times New Roman" w:hAnsi="Times New Roman" w:cs="Times New Roman"/>
                                <w:sz w:val="18"/>
                                <w:szCs w:val="18"/>
                                <w:rPrChange w:id="1494" w:author="Maino Vieytes, Christian (NIH/NIA/IRP) [F]" w:date="2023-11-15T15:31:00Z">
                                  <w:rPr>
                                    <w:del w:id="1495" w:author="Maino Vieytes, Christian (NIH/NIA/IRP) [F]" w:date="2023-11-15T14:42:00Z"/>
                                    <w:rFonts w:ascii="Times New Roman" w:hAnsi="Times New Roman" w:cs="Times New Roman"/>
                                    <w:sz w:val="20"/>
                                    <w:szCs w:val="20"/>
                                  </w:rPr>
                                </w:rPrChange>
                              </w:rPr>
                            </w:pPr>
                          </w:p>
                        </w:tc>
                        <w:tc>
                          <w:tcPr>
                            <w:tcW w:w="900" w:type="dxa"/>
                            <w:tcBorders>
                              <w:top w:val="nil"/>
                              <w:bottom w:val="nil"/>
                              <w:right w:val="nil"/>
                            </w:tcBorders>
                            <w:shd w:val="clear" w:color="auto" w:fill="auto"/>
                            <w:noWrap/>
                            <w:vAlign w:val="center"/>
                          </w:tcPr>
                          <w:p w14:paraId="15BD1CB7" w14:textId="4DA4F9F6" w:rsidR="0003299C" w:rsidRPr="00972A4F" w:rsidDel="008104EE" w:rsidRDefault="0003299C" w:rsidP="00555C35">
                            <w:pPr>
                              <w:spacing w:line="360" w:lineRule="auto"/>
                              <w:jc w:val="center"/>
                              <w:rPr>
                                <w:del w:id="1496" w:author="Maino Vieytes, Christian (NIH/NIA/IRP) [F]" w:date="2023-11-15T14:42:00Z"/>
                                <w:rFonts w:ascii="Times New Roman" w:hAnsi="Times New Roman" w:cs="Times New Roman"/>
                                <w:sz w:val="18"/>
                                <w:szCs w:val="18"/>
                                <w:rPrChange w:id="1497" w:author="Maino Vieytes, Christian (NIH/NIA/IRP) [F]" w:date="2023-11-15T15:31:00Z">
                                  <w:rPr>
                                    <w:del w:id="1498" w:author="Maino Vieytes, Christian (NIH/NIA/IRP) [F]" w:date="2023-11-15T14:42:00Z"/>
                                    <w:rFonts w:ascii="Times New Roman" w:hAnsi="Times New Roman" w:cs="Times New Roman"/>
                                    <w:sz w:val="20"/>
                                    <w:szCs w:val="20"/>
                                  </w:rPr>
                                </w:rPrChange>
                              </w:rPr>
                            </w:pPr>
                          </w:p>
                        </w:tc>
                        <w:tc>
                          <w:tcPr>
                            <w:tcW w:w="1350" w:type="dxa"/>
                            <w:tcBorders>
                              <w:top w:val="nil"/>
                              <w:left w:val="nil"/>
                              <w:bottom w:val="nil"/>
                              <w:right w:val="single" w:sz="4" w:space="0" w:color="auto"/>
                            </w:tcBorders>
                            <w:vAlign w:val="center"/>
                          </w:tcPr>
                          <w:p w14:paraId="13034777" w14:textId="4D163F16" w:rsidR="0003299C" w:rsidRPr="00972A4F" w:rsidDel="008104EE" w:rsidRDefault="0003299C" w:rsidP="00555C35">
                            <w:pPr>
                              <w:spacing w:line="360" w:lineRule="auto"/>
                              <w:jc w:val="center"/>
                              <w:rPr>
                                <w:del w:id="1499" w:author="Maino Vieytes, Christian (NIH/NIA/IRP) [F]" w:date="2023-11-15T14:42:00Z"/>
                                <w:rFonts w:ascii="Times New Roman" w:hAnsi="Times New Roman" w:cs="Times New Roman"/>
                                <w:sz w:val="18"/>
                                <w:szCs w:val="18"/>
                                <w:rPrChange w:id="1500" w:author="Maino Vieytes, Christian (NIH/NIA/IRP) [F]" w:date="2023-11-15T15:31:00Z">
                                  <w:rPr>
                                    <w:del w:id="1501" w:author="Maino Vieytes, Christian (NIH/NIA/IRP) [F]" w:date="2023-11-15T14:42:00Z"/>
                                    <w:rFonts w:ascii="Times New Roman" w:hAnsi="Times New Roman" w:cs="Times New Roman"/>
                                    <w:sz w:val="20"/>
                                    <w:szCs w:val="20"/>
                                  </w:rPr>
                                </w:rPrChange>
                              </w:rPr>
                            </w:pPr>
                          </w:p>
                        </w:tc>
                      </w:tr>
                      <w:tr w:rsidR="0003299C" w:rsidRPr="00972A4F" w14:paraId="2195D1E2" w14:textId="77777777" w:rsidTr="00972A4F">
                        <w:tc>
                          <w:tcPr>
                            <w:tcW w:w="2187" w:type="dxa"/>
                            <w:gridSpan w:val="2"/>
                            <w:tcBorders>
                              <w:top w:val="nil"/>
                              <w:left w:val="single" w:sz="4" w:space="0" w:color="auto"/>
                              <w:bottom w:val="nil"/>
                            </w:tcBorders>
                            <w:shd w:val="clear" w:color="auto" w:fill="auto"/>
                            <w:vAlign w:val="center"/>
                          </w:tcPr>
                          <w:p w14:paraId="4EC93FCC" w14:textId="77777777" w:rsidR="0003299C" w:rsidRPr="00972A4F" w:rsidRDefault="0003299C" w:rsidP="0003299C">
                            <w:pPr>
                              <w:spacing w:line="360" w:lineRule="auto"/>
                              <w:jc w:val="both"/>
                              <w:rPr>
                                <w:rFonts w:ascii="Times New Roman" w:hAnsi="Times New Roman" w:cs="Times New Roman"/>
                                <w:sz w:val="18"/>
                                <w:szCs w:val="18"/>
                                <w:vertAlign w:val="superscript"/>
                                <w:rPrChange w:id="1502" w:author="Maino Vieytes, Christian (NIH/NIA/IRP) [F]" w:date="2023-11-15T15:31:00Z">
                                  <w:rPr>
                                    <w:rFonts w:ascii="Times New Roman" w:hAnsi="Times New Roman" w:cs="Times New Roman"/>
                                    <w:sz w:val="20"/>
                                    <w:szCs w:val="20"/>
                                    <w:vertAlign w:val="superscript"/>
                                  </w:rPr>
                                </w:rPrChange>
                              </w:rPr>
                              <w:pPrChange w:id="1503" w:author="Maino Vieytes, Christian (NIH/NIA/IRP) [F]" w:date="2023-11-15T15:27:00Z">
                                <w:pPr>
                                  <w:spacing w:line="360" w:lineRule="auto"/>
                                  <w:jc w:val="center"/>
                                </w:pPr>
                              </w:pPrChange>
                            </w:pPr>
                            <w:r w:rsidRPr="00972A4F">
                              <w:rPr>
                                <w:rFonts w:ascii="Times New Roman" w:hAnsi="Times New Roman" w:cs="Times New Roman"/>
                                <w:sz w:val="18"/>
                                <w:szCs w:val="18"/>
                                <w:rPrChange w:id="1504" w:author="Maino Vieytes, Christian (NIH/NIA/IRP) [F]" w:date="2023-11-15T15:31:00Z">
                                  <w:rPr>
                                    <w:rFonts w:ascii="Times New Roman" w:hAnsi="Times New Roman" w:cs="Times New Roman"/>
                                    <w:sz w:val="20"/>
                                    <w:szCs w:val="20"/>
                                  </w:rPr>
                                </w:rPrChange>
                              </w:rPr>
                              <w:t>Prudent #1</w:t>
                            </w:r>
                            <w:r w:rsidRPr="00972A4F">
                              <w:rPr>
                                <w:rFonts w:ascii="Times New Roman" w:hAnsi="Times New Roman" w:cs="Times New Roman"/>
                                <w:sz w:val="18"/>
                                <w:szCs w:val="18"/>
                                <w:vertAlign w:val="superscript"/>
                                <w:lang w:bidi="en-US"/>
                                <w:rPrChange w:id="1505" w:author="Maino Vieytes, Christian (NIH/NIA/IRP) [F]" w:date="2023-11-15T15:31:00Z">
                                  <w:rPr>
                                    <w:rFonts w:ascii="Times New Roman" w:hAnsi="Times New Roman" w:cs="Times New Roman"/>
                                    <w:sz w:val="20"/>
                                    <w:szCs w:val="20"/>
                                    <w:vertAlign w:val="superscript"/>
                                    <w:lang w:bidi="en-US"/>
                                  </w:rPr>
                                </w:rPrChange>
                              </w:rPr>
                              <w:t>‡</w:t>
                            </w:r>
                          </w:p>
                        </w:tc>
                        <w:tc>
                          <w:tcPr>
                            <w:tcW w:w="1499" w:type="dxa"/>
                            <w:tcBorders>
                              <w:top w:val="nil"/>
                              <w:bottom w:val="nil"/>
                            </w:tcBorders>
                            <w:shd w:val="clear" w:color="auto" w:fill="auto"/>
                            <w:noWrap/>
                            <w:vAlign w:val="center"/>
                            <w:hideMark/>
                          </w:tcPr>
                          <w:p w14:paraId="19A1534C" w14:textId="4D985787" w:rsidR="0003299C" w:rsidRPr="00972A4F" w:rsidRDefault="0003299C" w:rsidP="0003299C">
                            <w:pPr>
                              <w:spacing w:line="360" w:lineRule="auto"/>
                              <w:jc w:val="center"/>
                              <w:rPr>
                                <w:rFonts w:ascii="Times New Roman" w:hAnsi="Times New Roman" w:cs="Times New Roman"/>
                                <w:b/>
                                <w:bCs/>
                                <w:sz w:val="18"/>
                                <w:szCs w:val="18"/>
                                <w:rPrChange w:id="1506" w:author="Maino Vieytes, Christian (NIH/NIA/IRP) [F]" w:date="2023-11-15T15:31:00Z">
                                  <w:rPr>
                                    <w:rFonts w:ascii="Times New Roman" w:hAnsi="Times New Roman" w:cs="Times New Roman"/>
                                    <w:sz w:val="20"/>
                                    <w:szCs w:val="20"/>
                                  </w:rPr>
                                </w:rPrChange>
                              </w:rPr>
                            </w:pPr>
                            <w:ins w:id="1507" w:author="Maino Vieytes, Christian (NIH/NIA/IRP) [F]" w:date="2023-11-15T15:26:00Z">
                              <w:r w:rsidRPr="00972A4F">
                                <w:rPr>
                                  <w:rFonts w:ascii="Times New Roman" w:hAnsi="Times New Roman" w:cs="Times New Roman"/>
                                  <w:b/>
                                  <w:bCs/>
                                  <w:color w:val="000000"/>
                                  <w:sz w:val="18"/>
                                  <w:szCs w:val="18"/>
                                  <w:rPrChange w:id="1508" w:author="Maino Vieytes, Christian (NIH/NIA/IRP) [F]" w:date="2023-11-15T15:31:00Z">
                                    <w:rPr>
                                      <w:rFonts w:ascii="Calibri" w:hAnsi="Calibri" w:cs="Calibri"/>
                                      <w:color w:val="000000"/>
                                    </w:rPr>
                                  </w:rPrChange>
                                </w:rPr>
                                <w:t>-0.56</w:t>
                              </w:r>
                            </w:ins>
                            <w:del w:id="1509" w:author="Maino Vieytes, Christian (NIH/NIA/IRP) [F]" w:date="2023-11-15T15:26:00Z">
                              <w:r w:rsidRPr="00972A4F" w:rsidDel="004C76B5">
                                <w:rPr>
                                  <w:rFonts w:ascii="Times New Roman" w:hAnsi="Times New Roman" w:cs="Times New Roman"/>
                                  <w:b/>
                                  <w:bCs/>
                                  <w:color w:val="000000"/>
                                  <w:sz w:val="18"/>
                                  <w:szCs w:val="18"/>
                                  <w:rPrChange w:id="1510" w:author="Maino Vieytes, Christian (NIH/NIA/IRP) [F]" w:date="2023-11-15T15:31:00Z">
                                    <w:rPr>
                                      <w:rFonts w:ascii="Times New Roman" w:hAnsi="Times New Roman" w:cs="Times New Roman"/>
                                      <w:color w:val="000000"/>
                                      <w:sz w:val="20"/>
                                      <w:szCs w:val="20"/>
                                    </w:rPr>
                                  </w:rPrChange>
                                </w:rPr>
                                <w:delText>-0.24</w:delText>
                              </w:r>
                            </w:del>
                          </w:p>
                        </w:tc>
                        <w:tc>
                          <w:tcPr>
                            <w:tcW w:w="990" w:type="dxa"/>
                            <w:tcBorders>
                              <w:top w:val="nil"/>
                              <w:bottom w:val="nil"/>
                            </w:tcBorders>
                            <w:shd w:val="clear" w:color="auto" w:fill="auto"/>
                            <w:noWrap/>
                            <w:vAlign w:val="center"/>
                            <w:hideMark/>
                          </w:tcPr>
                          <w:p w14:paraId="141A537D" w14:textId="2CEE23AE" w:rsidR="0003299C" w:rsidRPr="00972A4F" w:rsidRDefault="0003299C" w:rsidP="0003299C">
                            <w:pPr>
                              <w:spacing w:line="360" w:lineRule="auto"/>
                              <w:jc w:val="center"/>
                              <w:rPr>
                                <w:rFonts w:ascii="Times New Roman" w:hAnsi="Times New Roman" w:cs="Times New Roman"/>
                                <w:sz w:val="18"/>
                                <w:szCs w:val="18"/>
                                <w:rPrChange w:id="1511" w:author="Maino Vieytes, Christian (NIH/NIA/IRP) [F]" w:date="2023-11-15T15:31:00Z">
                                  <w:rPr>
                                    <w:rFonts w:ascii="Times New Roman" w:hAnsi="Times New Roman" w:cs="Times New Roman"/>
                                    <w:sz w:val="20"/>
                                    <w:szCs w:val="20"/>
                                  </w:rPr>
                                </w:rPrChange>
                              </w:rPr>
                            </w:pPr>
                            <w:ins w:id="1512" w:author="Maino Vieytes, Christian (NIH/NIA/IRP) [F]" w:date="2023-11-15T15:26:00Z">
                              <w:r w:rsidRPr="00972A4F">
                                <w:rPr>
                                  <w:rFonts w:ascii="Times New Roman" w:hAnsi="Times New Roman" w:cs="Times New Roman"/>
                                  <w:color w:val="000000"/>
                                  <w:sz w:val="18"/>
                                  <w:szCs w:val="18"/>
                                  <w:rPrChange w:id="1513" w:author="Maino Vieytes, Christian (NIH/NIA/IRP) [F]" w:date="2023-11-15T15:31:00Z">
                                    <w:rPr>
                                      <w:rFonts w:ascii="Calibri" w:hAnsi="Calibri" w:cs="Calibri"/>
                                      <w:color w:val="000000"/>
                                    </w:rPr>
                                  </w:rPrChange>
                                </w:rPr>
                                <w:t>--</w:t>
                              </w:r>
                            </w:ins>
                            <w:del w:id="1514" w:author="Maino Vieytes, Christian (NIH/NIA/IRP) [F]" w:date="2023-11-15T15:26:00Z">
                              <w:r w:rsidRPr="00972A4F" w:rsidDel="004C76B5">
                                <w:rPr>
                                  <w:rFonts w:ascii="Times New Roman" w:hAnsi="Times New Roman" w:cs="Times New Roman"/>
                                  <w:sz w:val="18"/>
                                  <w:szCs w:val="18"/>
                                  <w:rPrChange w:id="1515" w:author="Maino Vieytes, Christian (NIH/NIA/IRP) [F]" w:date="2023-11-15T15:31:00Z">
                                    <w:rPr>
                                      <w:rFonts w:ascii="Times New Roman" w:hAnsi="Times New Roman" w:cs="Times New Roman"/>
                                      <w:sz w:val="20"/>
                                      <w:szCs w:val="20"/>
                                    </w:rPr>
                                  </w:rPrChange>
                                </w:rPr>
                                <w:delText>--</w:delText>
                              </w:r>
                            </w:del>
                          </w:p>
                        </w:tc>
                        <w:tc>
                          <w:tcPr>
                            <w:tcW w:w="900" w:type="dxa"/>
                            <w:tcBorders>
                              <w:top w:val="nil"/>
                              <w:bottom w:val="nil"/>
                              <w:right w:val="nil"/>
                            </w:tcBorders>
                            <w:shd w:val="clear" w:color="auto" w:fill="auto"/>
                            <w:noWrap/>
                            <w:vAlign w:val="center"/>
                          </w:tcPr>
                          <w:p w14:paraId="5101A88B" w14:textId="77777777" w:rsidR="0003299C" w:rsidRPr="00972A4F" w:rsidRDefault="0003299C" w:rsidP="0003299C">
                            <w:pPr>
                              <w:spacing w:line="360" w:lineRule="auto"/>
                              <w:jc w:val="center"/>
                              <w:rPr>
                                <w:rFonts w:ascii="Times New Roman" w:hAnsi="Times New Roman" w:cs="Times New Roman"/>
                                <w:sz w:val="18"/>
                                <w:szCs w:val="18"/>
                                <w:rPrChange w:id="1516" w:author="Maino Vieytes, Christian (NIH/NIA/IRP) [F]" w:date="2023-11-15T15:31:00Z">
                                  <w:rPr>
                                    <w:rFonts w:ascii="Times New Roman" w:hAnsi="Times New Roman" w:cs="Times New Roman"/>
                                    <w:sz w:val="20"/>
                                    <w:szCs w:val="20"/>
                                  </w:rPr>
                                </w:rPrChange>
                              </w:rPr>
                            </w:pPr>
                          </w:p>
                        </w:tc>
                        <w:tc>
                          <w:tcPr>
                            <w:tcW w:w="1350" w:type="dxa"/>
                            <w:tcBorders>
                              <w:top w:val="nil"/>
                              <w:left w:val="nil"/>
                              <w:bottom w:val="nil"/>
                              <w:right w:val="single" w:sz="4" w:space="0" w:color="auto"/>
                            </w:tcBorders>
                            <w:vAlign w:val="center"/>
                          </w:tcPr>
                          <w:p w14:paraId="47ABB6EF" w14:textId="77777777" w:rsidR="0003299C" w:rsidRPr="00972A4F" w:rsidRDefault="0003299C" w:rsidP="0003299C">
                            <w:pPr>
                              <w:spacing w:line="360" w:lineRule="auto"/>
                              <w:jc w:val="center"/>
                              <w:rPr>
                                <w:rFonts w:ascii="Times New Roman" w:hAnsi="Times New Roman" w:cs="Times New Roman"/>
                                <w:sz w:val="18"/>
                                <w:szCs w:val="18"/>
                                <w:rPrChange w:id="1517" w:author="Maino Vieytes, Christian (NIH/NIA/IRP) [F]" w:date="2023-11-15T15:31:00Z">
                                  <w:rPr>
                                    <w:rFonts w:ascii="Times New Roman" w:hAnsi="Times New Roman" w:cs="Times New Roman"/>
                                    <w:sz w:val="20"/>
                                    <w:szCs w:val="20"/>
                                  </w:rPr>
                                </w:rPrChange>
                              </w:rPr>
                            </w:pPr>
                          </w:p>
                        </w:tc>
                      </w:tr>
                      <w:tr w:rsidR="0003299C" w:rsidRPr="00972A4F" w14:paraId="36CF9517" w14:textId="77777777" w:rsidTr="00972A4F">
                        <w:tc>
                          <w:tcPr>
                            <w:tcW w:w="2187" w:type="dxa"/>
                            <w:gridSpan w:val="2"/>
                            <w:tcBorders>
                              <w:top w:val="nil"/>
                              <w:left w:val="single" w:sz="4" w:space="0" w:color="auto"/>
                              <w:bottom w:val="nil"/>
                            </w:tcBorders>
                            <w:shd w:val="clear" w:color="auto" w:fill="auto"/>
                            <w:vAlign w:val="center"/>
                          </w:tcPr>
                          <w:p w14:paraId="0BA18387" w14:textId="77777777" w:rsidR="0003299C" w:rsidRPr="00972A4F" w:rsidRDefault="0003299C" w:rsidP="0003299C">
                            <w:pPr>
                              <w:spacing w:line="360" w:lineRule="auto"/>
                              <w:rPr>
                                <w:rFonts w:ascii="Times New Roman" w:hAnsi="Times New Roman" w:cs="Times New Roman"/>
                                <w:sz w:val="18"/>
                                <w:szCs w:val="18"/>
                                <w:vertAlign w:val="superscript"/>
                              </w:rPr>
                            </w:pPr>
                            <w:r w:rsidRPr="00972A4F">
                              <w:rPr>
                                <w:rFonts w:ascii="Times New Roman" w:hAnsi="Times New Roman" w:cs="Times New Roman"/>
                                <w:sz w:val="18"/>
                                <w:szCs w:val="18"/>
                              </w:rPr>
                              <w:t>Prudent #2</w:t>
                            </w:r>
                            <w:r w:rsidRPr="00972A4F">
                              <w:rPr>
                                <w:rFonts w:ascii="Times New Roman" w:hAnsi="Times New Roman" w:cs="Times New Roman"/>
                                <w:sz w:val="18"/>
                                <w:szCs w:val="18"/>
                                <w:vertAlign w:val="superscript"/>
                                <w:lang w:bidi="en-US"/>
                              </w:rPr>
                              <w:t>‡</w:t>
                            </w:r>
                          </w:p>
                        </w:tc>
                        <w:tc>
                          <w:tcPr>
                            <w:tcW w:w="1499" w:type="dxa"/>
                            <w:tcBorders>
                              <w:top w:val="nil"/>
                              <w:bottom w:val="nil"/>
                            </w:tcBorders>
                            <w:shd w:val="clear" w:color="auto" w:fill="auto"/>
                            <w:noWrap/>
                            <w:vAlign w:val="center"/>
                            <w:hideMark/>
                          </w:tcPr>
                          <w:p w14:paraId="4E3F7CE7" w14:textId="71B30998" w:rsidR="0003299C" w:rsidRPr="00972A4F" w:rsidRDefault="0003299C" w:rsidP="0003299C">
                            <w:pPr>
                              <w:spacing w:line="360" w:lineRule="auto"/>
                              <w:jc w:val="center"/>
                              <w:rPr>
                                <w:rFonts w:ascii="Times New Roman" w:hAnsi="Times New Roman" w:cs="Times New Roman"/>
                                <w:b/>
                                <w:bCs/>
                                <w:sz w:val="18"/>
                                <w:szCs w:val="18"/>
                              </w:rPr>
                            </w:pPr>
                            <w:ins w:id="1518" w:author="Maino Vieytes, Christian (NIH/NIA/IRP) [F]" w:date="2023-11-15T15:26:00Z">
                              <w:r w:rsidRPr="00972A4F">
                                <w:rPr>
                                  <w:rFonts w:ascii="Times New Roman" w:hAnsi="Times New Roman" w:cs="Times New Roman"/>
                                  <w:color w:val="000000"/>
                                  <w:sz w:val="18"/>
                                  <w:szCs w:val="18"/>
                                  <w:rPrChange w:id="1519" w:author="Maino Vieytes, Christian (NIH/NIA/IRP) [F]" w:date="2023-11-15T15:31:00Z">
                                    <w:rPr>
                                      <w:rFonts w:ascii="Calibri" w:hAnsi="Calibri" w:cs="Calibri"/>
                                      <w:color w:val="000000"/>
                                    </w:rPr>
                                  </w:rPrChange>
                                </w:rPr>
                                <w:t>-0.17</w:t>
                              </w:r>
                            </w:ins>
                            <w:del w:id="1520" w:author="Maino Vieytes, Christian (NIH/NIA/IRP) [F]" w:date="2023-11-15T15:26:00Z">
                              <w:r w:rsidRPr="00972A4F" w:rsidDel="004C76B5">
                                <w:rPr>
                                  <w:rFonts w:ascii="Times New Roman" w:hAnsi="Times New Roman" w:cs="Times New Roman"/>
                                  <w:b/>
                                  <w:bCs/>
                                  <w:color w:val="000000"/>
                                  <w:sz w:val="18"/>
                                  <w:szCs w:val="18"/>
                                </w:rPr>
                                <w:delText>-0.40</w:delText>
                              </w:r>
                            </w:del>
                          </w:p>
                        </w:tc>
                        <w:tc>
                          <w:tcPr>
                            <w:tcW w:w="990" w:type="dxa"/>
                            <w:tcBorders>
                              <w:top w:val="nil"/>
                              <w:bottom w:val="nil"/>
                            </w:tcBorders>
                            <w:shd w:val="clear" w:color="auto" w:fill="auto"/>
                            <w:noWrap/>
                            <w:vAlign w:val="center"/>
                            <w:hideMark/>
                          </w:tcPr>
                          <w:p w14:paraId="01C813D9" w14:textId="6CB2ECE2" w:rsidR="0003299C" w:rsidRPr="00972A4F" w:rsidRDefault="0003299C" w:rsidP="0003299C">
                            <w:pPr>
                              <w:spacing w:line="360" w:lineRule="auto"/>
                              <w:jc w:val="center"/>
                              <w:rPr>
                                <w:rFonts w:ascii="Times New Roman" w:hAnsi="Times New Roman" w:cs="Times New Roman"/>
                                <w:sz w:val="18"/>
                                <w:szCs w:val="18"/>
                              </w:rPr>
                            </w:pPr>
                            <w:ins w:id="1521" w:author="Maino Vieytes, Christian (NIH/NIA/IRP) [F]" w:date="2023-11-15T15:26:00Z">
                              <w:r w:rsidRPr="00972A4F">
                                <w:rPr>
                                  <w:rFonts w:ascii="Times New Roman" w:hAnsi="Times New Roman" w:cs="Times New Roman"/>
                                  <w:color w:val="000000"/>
                                  <w:sz w:val="18"/>
                                  <w:szCs w:val="18"/>
                                  <w:rPrChange w:id="1522" w:author="Maino Vieytes, Christian (NIH/NIA/IRP) [F]" w:date="2023-11-15T15:31:00Z">
                                    <w:rPr>
                                      <w:rFonts w:ascii="Calibri" w:hAnsi="Calibri" w:cs="Calibri"/>
                                      <w:color w:val="000000"/>
                                    </w:rPr>
                                  </w:rPrChange>
                                </w:rPr>
                                <w:t>0.070</w:t>
                              </w:r>
                            </w:ins>
                            <w:del w:id="1523" w:author="Maino Vieytes, Christian (NIH/NIA/IRP) [F]" w:date="2023-11-15T15:26:00Z">
                              <w:r w:rsidRPr="00972A4F" w:rsidDel="004C76B5">
                                <w:rPr>
                                  <w:rFonts w:ascii="Times New Roman" w:hAnsi="Times New Roman" w:cs="Times New Roman"/>
                                  <w:sz w:val="18"/>
                                  <w:szCs w:val="18"/>
                                </w:rPr>
                                <w:delText>0.16</w:delText>
                              </w:r>
                            </w:del>
                          </w:p>
                        </w:tc>
                        <w:tc>
                          <w:tcPr>
                            <w:tcW w:w="900" w:type="dxa"/>
                            <w:tcBorders>
                              <w:top w:val="nil"/>
                              <w:bottom w:val="nil"/>
                              <w:right w:val="nil"/>
                            </w:tcBorders>
                            <w:shd w:val="clear" w:color="auto" w:fill="auto"/>
                            <w:noWrap/>
                            <w:vAlign w:val="center"/>
                            <w:hideMark/>
                          </w:tcPr>
                          <w:p w14:paraId="73AE2EE4" w14:textId="73E47E6D" w:rsidR="0003299C" w:rsidRPr="00972A4F" w:rsidRDefault="0003299C" w:rsidP="0003299C">
                            <w:pPr>
                              <w:spacing w:line="360" w:lineRule="auto"/>
                              <w:jc w:val="center"/>
                              <w:rPr>
                                <w:rFonts w:ascii="Times New Roman" w:hAnsi="Times New Roman" w:cs="Times New Roman"/>
                                <w:sz w:val="18"/>
                                <w:szCs w:val="18"/>
                              </w:rPr>
                            </w:pPr>
                            <w:ins w:id="1524" w:author="Maino Vieytes, Christian (NIH/NIA/IRP) [F]" w:date="2023-11-15T15:26:00Z">
                              <w:r w:rsidRPr="00972A4F">
                                <w:rPr>
                                  <w:rFonts w:ascii="Times New Roman" w:hAnsi="Times New Roman" w:cs="Times New Roman"/>
                                  <w:color w:val="000000"/>
                                  <w:sz w:val="18"/>
                                  <w:szCs w:val="18"/>
                                  <w:rPrChange w:id="1525" w:author="Maino Vieytes, Christian (NIH/NIA/IRP) [F]" w:date="2023-11-15T15:31:00Z">
                                    <w:rPr>
                                      <w:rFonts w:ascii="Calibri" w:hAnsi="Calibri" w:cs="Calibri"/>
                                      <w:color w:val="000000"/>
                                    </w:rPr>
                                  </w:rPrChange>
                                </w:rPr>
                                <w:t>--</w:t>
                              </w:r>
                            </w:ins>
                            <w:del w:id="1526" w:author="Maino Vieytes, Christian (NIH/NIA/IRP) [F]" w:date="2023-11-15T15:26:00Z">
                              <w:r w:rsidRPr="00972A4F" w:rsidDel="004C76B5">
                                <w:rPr>
                                  <w:rFonts w:ascii="Times New Roman" w:hAnsi="Times New Roman" w:cs="Times New Roman"/>
                                  <w:sz w:val="18"/>
                                  <w:szCs w:val="18"/>
                                </w:rPr>
                                <w:delText>--</w:delText>
                              </w:r>
                            </w:del>
                          </w:p>
                        </w:tc>
                        <w:tc>
                          <w:tcPr>
                            <w:tcW w:w="1350" w:type="dxa"/>
                            <w:tcBorders>
                              <w:top w:val="nil"/>
                              <w:left w:val="nil"/>
                              <w:bottom w:val="nil"/>
                              <w:right w:val="single" w:sz="4" w:space="0" w:color="auto"/>
                            </w:tcBorders>
                            <w:vAlign w:val="center"/>
                          </w:tcPr>
                          <w:p w14:paraId="7C49D078" w14:textId="77777777" w:rsidR="0003299C" w:rsidRPr="00972A4F" w:rsidRDefault="0003299C" w:rsidP="0003299C">
                            <w:pPr>
                              <w:spacing w:line="360" w:lineRule="auto"/>
                              <w:jc w:val="center"/>
                              <w:rPr>
                                <w:rFonts w:ascii="Times New Roman" w:hAnsi="Times New Roman" w:cs="Times New Roman"/>
                                <w:sz w:val="18"/>
                                <w:szCs w:val="18"/>
                              </w:rPr>
                            </w:pPr>
                          </w:p>
                        </w:tc>
                      </w:tr>
                      <w:tr w:rsidR="0003299C" w:rsidRPr="00972A4F" w14:paraId="6A0EA808" w14:textId="77777777" w:rsidTr="00972A4F">
                        <w:tblPrEx>
                          <w:tblW w:w="6926" w:type="dxa"/>
                          <w:tblBorders>
                            <w:insideH w:val="none" w:sz="0" w:space="0" w:color="auto"/>
                            <w:insideV w:val="none" w:sz="0" w:space="0" w:color="auto"/>
                          </w:tblBorders>
                          <w:tblLayout w:type="fixed"/>
                          <w:tblCellMar>
                            <w:left w:w="0" w:type="dxa"/>
                            <w:right w:w="0" w:type="dxa"/>
                          </w:tblCellMar>
                          <w:tblPrExChange w:id="1527" w:author="Maino Vieytes, Christian (NIH/NIA/IRP) [F]" w:date="2023-11-15T15:33: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single" w:sz="4" w:space="0" w:color="auto"/>
                            </w:tcBorders>
                            <w:shd w:val="clear" w:color="auto" w:fill="auto"/>
                            <w:vAlign w:val="center"/>
                            <w:tcPrChange w:id="1528" w:author="Maino Vieytes, Christian (NIH/NIA/IRP) [F]" w:date="2023-11-15T15:33:00Z">
                              <w:tcPr>
                                <w:tcW w:w="2187" w:type="dxa"/>
                                <w:gridSpan w:val="2"/>
                                <w:tcBorders>
                                  <w:top w:val="nil"/>
                                  <w:left w:val="single" w:sz="4" w:space="0" w:color="auto"/>
                                  <w:bottom w:val="single" w:sz="4" w:space="0" w:color="auto"/>
                                </w:tcBorders>
                                <w:shd w:val="clear" w:color="auto" w:fill="auto"/>
                                <w:vAlign w:val="center"/>
                              </w:tcPr>
                            </w:tcPrChange>
                          </w:tcPr>
                          <w:p w14:paraId="549752D2" w14:textId="77777777" w:rsidR="0003299C" w:rsidRPr="00972A4F" w:rsidRDefault="0003299C" w:rsidP="0003299C">
                            <w:pPr>
                              <w:spacing w:line="360" w:lineRule="auto"/>
                              <w:rPr>
                                <w:rFonts w:ascii="Times New Roman" w:hAnsi="Times New Roman" w:cs="Times New Roman"/>
                                <w:sz w:val="18"/>
                                <w:szCs w:val="18"/>
                                <w:vertAlign w:val="superscript"/>
                              </w:rPr>
                            </w:pPr>
                            <w:r w:rsidRPr="00972A4F">
                              <w:rPr>
                                <w:rFonts w:ascii="Times New Roman" w:hAnsi="Times New Roman" w:cs="Times New Roman"/>
                                <w:sz w:val="18"/>
                                <w:szCs w:val="18"/>
                              </w:rPr>
                              <w:t>HEI-2015</w:t>
                            </w:r>
                            <w:r w:rsidRPr="00972A4F">
                              <w:rPr>
                                <w:rFonts w:ascii="Times New Roman" w:hAnsi="Times New Roman" w:cs="Times New Roman"/>
                                <w:sz w:val="18"/>
                                <w:szCs w:val="18"/>
                                <w:vertAlign w:val="superscript"/>
                              </w:rPr>
                              <w:t>a</w:t>
                            </w:r>
                          </w:p>
                        </w:tc>
                        <w:tc>
                          <w:tcPr>
                            <w:tcW w:w="1499" w:type="dxa"/>
                            <w:tcBorders>
                              <w:top w:val="nil"/>
                              <w:bottom w:val="single" w:sz="4" w:space="0" w:color="auto"/>
                            </w:tcBorders>
                            <w:shd w:val="clear" w:color="auto" w:fill="auto"/>
                            <w:noWrap/>
                            <w:vAlign w:val="center"/>
                            <w:tcPrChange w:id="1529" w:author="Maino Vieytes, Christian (NIH/NIA/IRP) [F]" w:date="2023-11-15T15:33:00Z">
                              <w:tcPr>
                                <w:tcW w:w="1499" w:type="dxa"/>
                                <w:tcBorders>
                                  <w:top w:val="nil"/>
                                  <w:bottom w:val="single" w:sz="4" w:space="0" w:color="auto"/>
                                </w:tcBorders>
                                <w:shd w:val="clear" w:color="auto" w:fill="auto"/>
                                <w:noWrap/>
                                <w:vAlign w:val="center"/>
                              </w:tcPr>
                            </w:tcPrChange>
                          </w:tcPr>
                          <w:p w14:paraId="4C51165C" w14:textId="7F8288F0" w:rsidR="0003299C" w:rsidRPr="00972A4F" w:rsidRDefault="0003299C" w:rsidP="0003299C">
                            <w:pPr>
                              <w:spacing w:line="360" w:lineRule="auto"/>
                              <w:jc w:val="center"/>
                              <w:rPr>
                                <w:rFonts w:ascii="Times New Roman" w:hAnsi="Times New Roman" w:cs="Times New Roman"/>
                                <w:b/>
                                <w:bCs/>
                                <w:color w:val="000000"/>
                                <w:sz w:val="18"/>
                                <w:szCs w:val="18"/>
                              </w:rPr>
                            </w:pPr>
                            <w:ins w:id="1530" w:author="Maino Vieytes, Christian (NIH/NIA/IRP) [F]" w:date="2023-11-15T15:26:00Z">
                              <w:r w:rsidRPr="00972A4F">
                                <w:rPr>
                                  <w:rFonts w:ascii="Times New Roman" w:hAnsi="Times New Roman" w:cs="Times New Roman"/>
                                  <w:b/>
                                  <w:bCs/>
                                  <w:color w:val="000000"/>
                                  <w:sz w:val="18"/>
                                  <w:szCs w:val="18"/>
                                  <w:rPrChange w:id="1531" w:author="Maino Vieytes, Christian (NIH/NIA/IRP) [F]" w:date="2023-11-15T15:31:00Z">
                                    <w:rPr>
                                      <w:rFonts w:ascii="Calibri" w:hAnsi="Calibri" w:cs="Calibri"/>
                                      <w:color w:val="000000"/>
                                    </w:rPr>
                                  </w:rPrChange>
                                </w:rPr>
                                <w:t>-0.48</w:t>
                              </w:r>
                            </w:ins>
                            <w:del w:id="1532" w:author="Maino Vieytes, Christian (NIH/NIA/IRP) [F]" w:date="2023-11-15T15:26:00Z">
                              <w:r w:rsidRPr="00972A4F" w:rsidDel="004C76B5">
                                <w:rPr>
                                  <w:rFonts w:ascii="Times New Roman" w:hAnsi="Times New Roman" w:cs="Times New Roman"/>
                                  <w:b/>
                                  <w:bCs/>
                                  <w:color w:val="000000"/>
                                  <w:sz w:val="18"/>
                                  <w:szCs w:val="18"/>
                                </w:rPr>
                                <w:delText>-0.45</w:delText>
                              </w:r>
                            </w:del>
                          </w:p>
                        </w:tc>
                        <w:tc>
                          <w:tcPr>
                            <w:tcW w:w="990" w:type="dxa"/>
                            <w:tcBorders>
                              <w:top w:val="nil"/>
                              <w:bottom w:val="single" w:sz="4" w:space="0" w:color="auto"/>
                            </w:tcBorders>
                            <w:shd w:val="clear" w:color="auto" w:fill="auto"/>
                            <w:noWrap/>
                            <w:vAlign w:val="center"/>
                            <w:tcPrChange w:id="1533" w:author="Maino Vieytes, Christian (NIH/NIA/IRP) [F]" w:date="2023-11-15T15:33:00Z">
                              <w:tcPr>
                                <w:tcW w:w="990" w:type="dxa"/>
                                <w:tcBorders>
                                  <w:top w:val="nil"/>
                                  <w:bottom w:val="single" w:sz="4" w:space="0" w:color="auto"/>
                                </w:tcBorders>
                                <w:shd w:val="clear" w:color="auto" w:fill="auto"/>
                                <w:noWrap/>
                                <w:vAlign w:val="center"/>
                              </w:tcPr>
                            </w:tcPrChange>
                          </w:tcPr>
                          <w:p w14:paraId="3F1CC53A" w14:textId="3676DA00" w:rsidR="0003299C" w:rsidRPr="00972A4F" w:rsidRDefault="0003299C" w:rsidP="0003299C">
                            <w:pPr>
                              <w:spacing w:line="360" w:lineRule="auto"/>
                              <w:jc w:val="center"/>
                              <w:rPr>
                                <w:rFonts w:ascii="Times New Roman" w:hAnsi="Times New Roman" w:cs="Times New Roman"/>
                                <w:b/>
                                <w:bCs/>
                                <w:sz w:val="18"/>
                                <w:szCs w:val="18"/>
                                <w:rPrChange w:id="1534" w:author="Maino Vieytes, Christian (NIH/NIA/IRP) [F]" w:date="2023-11-15T15:31:00Z">
                                  <w:rPr>
                                    <w:rFonts w:ascii="Times New Roman" w:hAnsi="Times New Roman" w:cs="Times New Roman"/>
                                    <w:sz w:val="20"/>
                                    <w:szCs w:val="20"/>
                                  </w:rPr>
                                </w:rPrChange>
                              </w:rPr>
                            </w:pPr>
                            <w:ins w:id="1535" w:author="Maino Vieytes, Christian (NIH/NIA/IRP) [F]" w:date="2023-11-15T15:26:00Z">
                              <w:r w:rsidRPr="00972A4F">
                                <w:rPr>
                                  <w:rFonts w:ascii="Times New Roman" w:hAnsi="Times New Roman" w:cs="Times New Roman"/>
                                  <w:b/>
                                  <w:bCs/>
                                  <w:color w:val="000000"/>
                                  <w:sz w:val="18"/>
                                  <w:szCs w:val="18"/>
                                  <w:rPrChange w:id="1536" w:author="Maino Vieytes, Christian (NIH/NIA/IRP) [F]" w:date="2023-11-15T15:31:00Z">
                                    <w:rPr>
                                      <w:rFonts w:ascii="Calibri" w:hAnsi="Calibri" w:cs="Calibri"/>
                                      <w:color w:val="000000"/>
                                    </w:rPr>
                                  </w:rPrChange>
                                </w:rPr>
                                <w:t>0.41</w:t>
                              </w:r>
                            </w:ins>
                            <w:del w:id="1537" w:author="Maino Vieytes, Christian (NIH/NIA/IRP) [F]" w:date="2023-11-15T15:26:00Z">
                              <w:r w:rsidRPr="00972A4F" w:rsidDel="004C76B5">
                                <w:rPr>
                                  <w:rFonts w:ascii="Times New Roman" w:hAnsi="Times New Roman" w:cs="Times New Roman"/>
                                  <w:b/>
                                  <w:bCs/>
                                  <w:color w:val="000000"/>
                                  <w:sz w:val="18"/>
                                  <w:szCs w:val="18"/>
                                  <w:rPrChange w:id="1538" w:author="Maino Vieytes, Christian (NIH/NIA/IRP) [F]" w:date="2023-11-15T15:31:00Z">
                                    <w:rPr>
                                      <w:rFonts w:ascii="Times New Roman" w:hAnsi="Times New Roman" w:cs="Times New Roman"/>
                                      <w:color w:val="000000"/>
                                      <w:sz w:val="20"/>
                                      <w:szCs w:val="20"/>
                                    </w:rPr>
                                  </w:rPrChange>
                                </w:rPr>
                                <w:delText>0.11</w:delText>
                              </w:r>
                            </w:del>
                          </w:p>
                        </w:tc>
                        <w:tc>
                          <w:tcPr>
                            <w:tcW w:w="900" w:type="dxa"/>
                            <w:tcBorders>
                              <w:top w:val="nil"/>
                              <w:bottom w:val="single" w:sz="4" w:space="0" w:color="auto"/>
                              <w:right w:val="nil"/>
                            </w:tcBorders>
                            <w:shd w:val="clear" w:color="auto" w:fill="auto"/>
                            <w:noWrap/>
                            <w:vAlign w:val="center"/>
                            <w:tcPrChange w:id="1539" w:author="Maino Vieytes, Christian (NIH/NIA/IRP) [F]" w:date="2023-11-15T15:33:00Z">
                              <w:tcPr>
                                <w:tcW w:w="900" w:type="dxa"/>
                                <w:tcBorders>
                                  <w:top w:val="nil"/>
                                  <w:bottom w:val="single" w:sz="4" w:space="0" w:color="auto"/>
                                  <w:right w:val="nil"/>
                                </w:tcBorders>
                                <w:shd w:val="clear" w:color="auto" w:fill="auto"/>
                                <w:noWrap/>
                                <w:vAlign w:val="center"/>
                              </w:tcPr>
                            </w:tcPrChange>
                          </w:tcPr>
                          <w:p w14:paraId="4DC71BC2" w14:textId="000620A2" w:rsidR="0003299C" w:rsidRPr="00972A4F" w:rsidRDefault="0003299C" w:rsidP="0003299C">
                            <w:pPr>
                              <w:spacing w:line="360" w:lineRule="auto"/>
                              <w:jc w:val="center"/>
                              <w:rPr>
                                <w:rFonts w:ascii="Times New Roman" w:hAnsi="Times New Roman" w:cs="Times New Roman"/>
                                <w:b/>
                                <w:bCs/>
                                <w:sz w:val="18"/>
                                <w:szCs w:val="18"/>
                              </w:rPr>
                            </w:pPr>
                            <w:ins w:id="1540" w:author="Maino Vieytes, Christian (NIH/NIA/IRP) [F]" w:date="2023-11-15T15:26:00Z">
                              <w:r w:rsidRPr="00972A4F">
                                <w:rPr>
                                  <w:rFonts w:ascii="Times New Roman" w:hAnsi="Times New Roman" w:cs="Times New Roman"/>
                                  <w:color w:val="000000"/>
                                  <w:sz w:val="18"/>
                                  <w:szCs w:val="18"/>
                                  <w:rPrChange w:id="1541" w:author="Maino Vieytes, Christian (NIH/NIA/IRP) [F]" w:date="2023-11-15T15:31:00Z">
                                    <w:rPr>
                                      <w:rFonts w:ascii="Calibri" w:hAnsi="Calibri" w:cs="Calibri"/>
                                      <w:color w:val="000000"/>
                                    </w:rPr>
                                  </w:rPrChange>
                                </w:rPr>
                                <w:t>0.26</w:t>
                              </w:r>
                            </w:ins>
                            <w:del w:id="1542" w:author="Maino Vieytes, Christian (NIH/NIA/IRP) [F]" w:date="2023-11-15T15:26:00Z">
                              <w:r w:rsidRPr="00972A4F" w:rsidDel="004C76B5">
                                <w:rPr>
                                  <w:rFonts w:ascii="Times New Roman" w:hAnsi="Times New Roman" w:cs="Times New Roman"/>
                                  <w:b/>
                                  <w:bCs/>
                                  <w:color w:val="000000"/>
                                  <w:sz w:val="18"/>
                                  <w:szCs w:val="18"/>
                                </w:rPr>
                                <w:delText>0.68</w:delText>
                              </w:r>
                            </w:del>
                          </w:p>
                        </w:tc>
                        <w:tc>
                          <w:tcPr>
                            <w:tcW w:w="1350" w:type="dxa"/>
                            <w:tcBorders>
                              <w:top w:val="nil"/>
                              <w:left w:val="nil"/>
                              <w:bottom w:val="single" w:sz="4" w:space="0" w:color="auto"/>
                              <w:right w:val="single" w:sz="4" w:space="0" w:color="auto"/>
                            </w:tcBorders>
                            <w:vAlign w:val="center"/>
                            <w:tcPrChange w:id="1543" w:author="Maino Vieytes, Christian (NIH/NIA/IRP) [F]" w:date="2023-11-15T15:33:00Z">
                              <w:tcPr>
                                <w:tcW w:w="1350" w:type="dxa"/>
                                <w:tcBorders>
                                  <w:top w:val="nil"/>
                                  <w:left w:val="nil"/>
                                  <w:bottom w:val="single" w:sz="4" w:space="0" w:color="auto"/>
                                  <w:right w:val="single" w:sz="4" w:space="0" w:color="auto"/>
                                </w:tcBorders>
                                <w:vAlign w:val="center"/>
                              </w:tcPr>
                            </w:tcPrChange>
                          </w:tcPr>
                          <w:p w14:paraId="6A80CB93" w14:textId="60582B93" w:rsidR="0003299C" w:rsidRPr="00972A4F" w:rsidRDefault="0003299C" w:rsidP="0003299C">
                            <w:pPr>
                              <w:spacing w:line="360" w:lineRule="auto"/>
                              <w:jc w:val="center"/>
                              <w:rPr>
                                <w:rFonts w:ascii="Times New Roman" w:hAnsi="Times New Roman" w:cs="Times New Roman"/>
                                <w:sz w:val="18"/>
                                <w:szCs w:val="18"/>
                              </w:rPr>
                            </w:pPr>
                            <w:ins w:id="1544" w:author="Maino Vieytes, Christian (NIH/NIA/IRP) [F]" w:date="2023-11-15T15:26:00Z">
                              <w:r w:rsidRPr="00972A4F">
                                <w:rPr>
                                  <w:rFonts w:ascii="Times New Roman" w:hAnsi="Times New Roman" w:cs="Times New Roman"/>
                                  <w:color w:val="000000"/>
                                  <w:sz w:val="18"/>
                                  <w:szCs w:val="18"/>
                                  <w:rPrChange w:id="1545" w:author="Maino Vieytes, Christian (NIH/NIA/IRP) [F]" w:date="2023-11-15T15:31:00Z">
                                    <w:rPr>
                                      <w:rFonts w:ascii="Calibri" w:hAnsi="Calibri" w:cs="Calibri"/>
                                      <w:color w:val="000000"/>
                                    </w:rPr>
                                  </w:rPrChange>
                                </w:rPr>
                                <w:t>--</w:t>
                              </w:r>
                            </w:ins>
                            <w:del w:id="1546" w:author="Maino Vieytes, Christian (NIH/NIA/IRP) [F]" w:date="2023-11-15T15:26:00Z">
                              <w:r w:rsidRPr="00972A4F" w:rsidDel="004C76B5">
                                <w:rPr>
                                  <w:rFonts w:ascii="Times New Roman" w:hAnsi="Times New Roman" w:cs="Times New Roman"/>
                                  <w:sz w:val="18"/>
                                  <w:szCs w:val="18"/>
                                </w:rPr>
                                <w:delText>--</w:delText>
                              </w:r>
                            </w:del>
                          </w:p>
                        </w:tc>
                      </w:tr>
                      <w:tr w:rsidR="00972A4F" w:rsidRPr="00972A4F" w14:paraId="70F01CA0" w14:textId="77777777" w:rsidTr="00972A4F">
                        <w:tblPrEx>
                          <w:tblW w:w="6926" w:type="dxa"/>
                          <w:tblBorders>
                            <w:insideH w:val="none" w:sz="0" w:space="0" w:color="auto"/>
                            <w:insideV w:val="none" w:sz="0" w:space="0" w:color="auto"/>
                          </w:tblBorders>
                          <w:tblLayout w:type="fixed"/>
                          <w:tblCellMar>
                            <w:left w:w="0" w:type="dxa"/>
                            <w:right w:w="0" w:type="dxa"/>
                          </w:tblCellMar>
                          <w:tblPrExChange w:id="1547" w:author="Maino Vieytes, Christian (NIH/NIA/IRP) [F]" w:date="2023-11-15T15:33:00Z">
                            <w:tblPrEx>
                              <w:tblW w:w="6926" w:type="dxa"/>
                              <w:tblBorders>
                                <w:insideH w:val="none" w:sz="0" w:space="0" w:color="auto"/>
                                <w:insideV w:val="none" w:sz="0" w:space="0" w:color="auto"/>
                              </w:tblBorders>
                              <w:tblLayout w:type="fixed"/>
                              <w:tblCellMar>
                                <w:left w:w="0" w:type="dxa"/>
                                <w:right w:w="0" w:type="dxa"/>
                              </w:tblCellMar>
                            </w:tblPrEx>
                          </w:tblPrExChange>
                        </w:tblPrEx>
                        <w:tc>
                          <w:tcPr>
                            <w:tcW w:w="6926" w:type="dxa"/>
                            <w:gridSpan w:val="6"/>
                            <w:tcBorders>
                              <w:top w:val="single" w:sz="4" w:space="0" w:color="auto"/>
                              <w:left w:val="nil"/>
                              <w:bottom w:val="nil"/>
                              <w:right w:val="nil"/>
                            </w:tcBorders>
                            <w:shd w:val="clear" w:color="auto" w:fill="auto"/>
                            <w:vAlign w:val="center"/>
                            <w:tcPrChange w:id="1548" w:author="Maino Vieytes, Christian (NIH/NIA/IRP) [F]" w:date="2023-11-15T15:33:00Z">
                              <w:tcPr>
                                <w:tcW w:w="6926" w:type="dxa"/>
                                <w:gridSpan w:val="6"/>
                                <w:tcBorders>
                                  <w:top w:val="nil"/>
                                  <w:left w:val="single" w:sz="4" w:space="0" w:color="auto"/>
                                  <w:bottom w:val="single" w:sz="4" w:space="0" w:color="auto"/>
                                  <w:right w:val="single" w:sz="4" w:space="0" w:color="auto"/>
                                </w:tcBorders>
                                <w:shd w:val="clear" w:color="auto" w:fill="auto"/>
                                <w:vAlign w:val="center"/>
                              </w:tcPr>
                            </w:tcPrChange>
                          </w:tcPr>
                          <w:p w14:paraId="0BEC1291" w14:textId="3522AED8" w:rsidR="00972A4F" w:rsidRDefault="00972A4F" w:rsidP="00972A4F">
                            <w:pPr>
                              <w:rPr>
                                <w:ins w:id="1549" w:author="Maino Vieytes, Christian (NIH/NIA/IRP) [F]" w:date="2023-11-15T15:34:00Z"/>
                                <w:rFonts w:ascii="Times New Roman" w:hAnsi="Times New Roman" w:cs="Times New Roman"/>
                                <w:sz w:val="20"/>
                                <w:szCs w:val="20"/>
                                <w:lang w:bidi="en-US"/>
                              </w:rPr>
                            </w:pPr>
                            <w:ins w:id="1550" w:author="Maino Vieytes, Christian (NIH/NIA/IRP) [F]" w:date="2023-11-15T15:34:00Z">
                              <w:r w:rsidRPr="00B603B5">
                                <w:rPr>
                                  <w:rFonts w:ascii="Times New Roman" w:hAnsi="Times New Roman" w:cs="Times New Roman"/>
                                  <w:sz w:val="20"/>
                                  <w:szCs w:val="20"/>
                                  <w:lang w:bidi="en-US"/>
                                </w:rPr>
                                <w:t>† Dietary pattern obtained using penalized logistic regression</w:t>
                              </w:r>
                              <w:r>
                                <w:rPr>
                                  <w:rFonts w:ascii="Times New Roman" w:hAnsi="Times New Roman" w:cs="Times New Roman"/>
                                  <w:sz w:val="20"/>
                                  <w:szCs w:val="20"/>
                                  <w:lang w:bidi="en-US"/>
                                </w:rPr>
                                <w:t>;</w:t>
                              </w:r>
                              <w:r w:rsidRPr="00B603B5">
                                <w:rPr>
                                  <w:rFonts w:ascii="Times New Roman" w:hAnsi="Times New Roman" w:cs="Times New Roman"/>
                                  <w:sz w:val="20"/>
                                  <w:szCs w:val="20"/>
                                  <w:lang w:bidi="en-US"/>
                                </w:rPr>
                                <w:t xml:space="preserve"> ‡ Dietary pattern obtained using principal components analysis</w:t>
                              </w:r>
                              <w:r>
                                <w:rPr>
                                  <w:rFonts w:ascii="Times New Roman" w:hAnsi="Times New Roman" w:cs="Times New Roman"/>
                                  <w:sz w:val="20"/>
                                  <w:szCs w:val="20"/>
                                  <w:lang w:bidi="en-US"/>
                                </w:rPr>
                                <w:t>.</w:t>
                              </w:r>
                              <w:r w:rsidRPr="00B603B5">
                                <w:rPr>
                                  <w:rFonts w:ascii="Times New Roman" w:hAnsi="Times New Roman" w:cs="Times New Roman"/>
                                  <w:sz w:val="20"/>
                                  <w:szCs w:val="20"/>
                                  <w:lang w:bidi="en-US"/>
                                </w:rPr>
                                <w:t xml:space="preserve"> Correlation coefficients (</w:t>
                              </w:r>
                              <w:r w:rsidRPr="00B603B5">
                                <w:rPr>
                                  <w:rFonts w:ascii="Times New Roman" w:hAnsi="Times New Roman" w:cs="Times New Roman"/>
                                  <w:i/>
                                  <w:iCs/>
                                  <w:sz w:val="20"/>
                                  <w:szCs w:val="20"/>
                                  <w:lang w:bidi="en-US"/>
                                </w:rPr>
                                <w:t>r</w:t>
                              </w:r>
                              <w:r w:rsidRPr="00B603B5">
                                <w:rPr>
                                  <w:rFonts w:ascii="Times New Roman" w:hAnsi="Times New Roman" w:cs="Times New Roman"/>
                                  <w:sz w:val="20"/>
                                  <w:szCs w:val="20"/>
                                  <w:lang w:bidi="en-US"/>
                                </w:rPr>
                                <w:t>) ≥ |0.30| are bolded to ease the identification of notable food groups characterizing the different patterns.</w:t>
                              </w:r>
                              <w:r>
                                <w:rPr>
                                  <w:rFonts w:ascii="Times New Roman" w:hAnsi="Times New Roman" w:cs="Times New Roman"/>
                                  <w:sz w:val="20"/>
                                  <w:szCs w:val="20"/>
                                  <w:lang w:bidi="en-US"/>
                                </w:rPr>
                                <w:t xml:space="preserve"> This </w:t>
                              </w:r>
                            </w:ins>
                            <w:ins w:id="1551" w:author="Maino Vieytes, Christian (NIH/NIA/IRP) [F]" w:date="2023-11-15T15:36:00Z">
                              <w:r>
                                <w:rPr>
                                  <w:rFonts w:ascii="Times New Roman" w:hAnsi="Times New Roman" w:cs="Times New Roman"/>
                                  <w:sz w:val="20"/>
                                  <w:szCs w:val="20"/>
                                  <w:lang w:bidi="en-US"/>
                                </w:rPr>
                                <w:t xml:space="preserve">correlation </w:t>
                              </w:r>
                            </w:ins>
                            <w:ins w:id="1552" w:author="Maino Vieytes, Christian (NIH/NIA/IRP) [F]" w:date="2023-11-15T15:34:00Z">
                              <w:r>
                                <w:rPr>
                                  <w:rFonts w:ascii="Times New Roman" w:hAnsi="Times New Roman" w:cs="Times New Roman"/>
                                  <w:sz w:val="20"/>
                                  <w:szCs w:val="20"/>
                                  <w:lang w:bidi="en-US"/>
                                </w:rPr>
                                <w:t xml:space="preserve">analysis was performed on </w:t>
                              </w:r>
                              <w:r>
                                <w:rPr>
                                  <w:rFonts w:ascii="Times New Roman" w:hAnsi="Times New Roman" w:cs="Times New Roman"/>
                                  <w:sz w:val="20"/>
                                  <w:szCs w:val="20"/>
                                  <w:lang w:bidi="en-US"/>
                                </w:rPr>
                                <w:t>the testing sample d</w:t>
                              </w:r>
                            </w:ins>
                            <w:ins w:id="1553" w:author="Maino Vieytes, Christian (NIH/NIA/IRP) [F]" w:date="2023-11-15T15:35:00Z">
                              <w:r>
                                <w:rPr>
                                  <w:rFonts w:ascii="Times New Roman" w:hAnsi="Times New Roman" w:cs="Times New Roman"/>
                                  <w:sz w:val="20"/>
                                  <w:szCs w:val="20"/>
                                  <w:lang w:bidi="en-US"/>
                                </w:rPr>
                                <w:t>escribed in the</w:t>
                              </w:r>
                            </w:ins>
                            <w:ins w:id="1554" w:author="Maino Vieytes, Christian (NIH/NIA/IRP) [F]" w:date="2023-11-15T15:36:00Z">
                              <w:r>
                                <w:rPr>
                                  <w:rFonts w:ascii="Times New Roman" w:hAnsi="Times New Roman" w:cs="Times New Roman"/>
                                  <w:sz w:val="20"/>
                                  <w:szCs w:val="20"/>
                                  <w:lang w:bidi="en-US"/>
                                </w:rPr>
                                <w:t xml:space="preserve"> main</w:t>
                              </w:r>
                            </w:ins>
                            <w:ins w:id="1555" w:author="Maino Vieytes, Christian (NIH/NIA/IRP) [F]" w:date="2023-11-15T15:35:00Z">
                              <w:r>
                                <w:rPr>
                                  <w:rFonts w:ascii="Times New Roman" w:hAnsi="Times New Roman" w:cs="Times New Roman"/>
                                  <w:sz w:val="20"/>
                                  <w:szCs w:val="20"/>
                                  <w:lang w:bidi="en-US"/>
                                </w:rPr>
                                <w:t xml:space="preserve"> text</w:t>
                              </w:r>
                            </w:ins>
                            <w:ins w:id="1556" w:author="Maino Vieytes, Christian (NIH/NIA/IRP) [F]" w:date="2023-11-15T15:34:00Z">
                              <w:r>
                                <w:rPr>
                                  <w:rFonts w:ascii="Times New Roman" w:hAnsi="Times New Roman" w:cs="Times New Roman"/>
                                  <w:sz w:val="20"/>
                                  <w:szCs w:val="20"/>
                                  <w:lang w:bidi="en-US"/>
                                </w:rPr>
                                <w:t xml:space="preserve"> (</w:t>
                              </w:r>
                              <w:r>
                                <w:rPr>
                                  <w:rFonts w:ascii="Times New Roman" w:hAnsi="Times New Roman" w:cs="Times New Roman"/>
                                  <w:i/>
                                  <w:iCs/>
                                  <w:sz w:val="20"/>
                                  <w:szCs w:val="20"/>
                                  <w:lang w:bidi="en-US"/>
                                </w:rPr>
                                <w:t xml:space="preserve">n </w:t>
                              </w:r>
                              <w:r>
                                <w:rPr>
                                  <w:rFonts w:ascii="Times New Roman" w:hAnsi="Times New Roman" w:cs="Times New Roman"/>
                                  <w:sz w:val="20"/>
                                  <w:szCs w:val="20"/>
                                  <w:lang w:bidi="en-US"/>
                                </w:rPr>
                                <w:t xml:space="preserve">= </w:t>
                              </w:r>
                              <w:r>
                                <w:rPr>
                                  <w:rFonts w:ascii="Times New Roman" w:hAnsi="Times New Roman" w:cs="Times New Roman"/>
                                  <w:sz w:val="20"/>
                                  <w:szCs w:val="20"/>
                                  <w:lang w:bidi="en-US"/>
                                </w:rPr>
                                <w:t>1246</w:t>
                              </w:r>
                              <w:r>
                                <w:rPr>
                                  <w:rFonts w:ascii="Times New Roman" w:hAnsi="Times New Roman" w:cs="Times New Roman"/>
                                  <w:sz w:val="20"/>
                                  <w:szCs w:val="20"/>
                                  <w:lang w:bidi="en-US"/>
                                </w:rPr>
                                <w:t>).</w:t>
                              </w:r>
                            </w:ins>
                          </w:p>
                          <w:p w14:paraId="7A9106C2" w14:textId="77777777" w:rsidR="00972A4F" w:rsidRPr="001A7F3A" w:rsidRDefault="00972A4F" w:rsidP="00972A4F">
                            <w:pPr>
                              <w:rPr>
                                <w:ins w:id="1557" w:author="Maino Vieytes, Christian (NIH/NIA/IRP) [F]" w:date="2023-11-15T15:34:00Z"/>
                                <w:rFonts w:ascii="Times New Roman" w:hAnsi="Times New Roman" w:cs="Times New Roman"/>
                                <w:sz w:val="20"/>
                                <w:szCs w:val="20"/>
                                <w:vertAlign w:val="superscript"/>
                                <w:lang w:bidi="en-US"/>
                              </w:rPr>
                            </w:pPr>
                            <w:ins w:id="1558" w:author="Maino Vieytes, Christian (NIH/NIA/IRP) [F]" w:date="2023-11-15T15:34:00Z">
                              <w:r>
                                <w:rPr>
                                  <w:rFonts w:ascii="Times New Roman" w:hAnsi="Times New Roman" w:cs="Times New Roman"/>
                                  <w:sz w:val="20"/>
                                  <w:szCs w:val="20"/>
                                  <w:vertAlign w:val="superscript"/>
                                  <w:lang w:bidi="en-US"/>
                                </w:rPr>
                                <w:t xml:space="preserve">a </w:t>
                              </w:r>
                              <w:r w:rsidRPr="001A7F3A">
                                <w:rPr>
                                  <w:rFonts w:ascii="Times New Roman" w:hAnsi="Times New Roman" w:cs="Times New Roman"/>
                                  <w:sz w:val="20"/>
                                  <w:szCs w:val="20"/>
                                  <w:lang w:bidi="en-US"/>
                                </w:rPr>
                                <w:t>Health</w:t>
                              </w:r>
                              <w:r>
                                <w:rPr>
                                  <w:rFonts w:ascii="Times New Roman" w:hAnsi="Times New Roman" w:cs="Times New Roman"/>
                                  <w:sz w:val="20"/>
                                  <w:szCs w:val="20"/>
                                  <w:lang w:bidi="en-US"/>
                                </w:rPr>
                                <w:t>y</w:t>
                              </w:r>
                              <w:r w:rsidRPr="001A7F3A">
                                <w:rPr>
                                  <w:rFonts w:ascii="Times New Roman" w:hAnsi="Times New Roman" w:cs="Times New Roman"/>
                                  <w:sz w:val="20"/>
                                  <w:szCs w:val="20"/>
                                  <w:lang w:bidi="en-US"/>
                                </w:rPr>
                                <w:t xml:space="preserve"> Eating Index 2015</w:t>
                              </w:r>
                            </w:ins>
                          </w:p>
                          <w:p w14:paraId="28BD489F" w14:textId="21F8A5C7" w:rsidR="00972A4F" w:rsidRPr="00972A4F" w:rsidRDefault="00972A4F" w:rsidP="00972A4F">
                            <w:pPr>
                              <w:rPr>
                                <w:ins w:id="1559" w:author="Maino Vieytes, Christian (NIH/NIA/IRP) [F]" w:date="2023-11-15T15:34:00Z"/>
                                <w:rFonts w:ascii="Times New Roman" w:hAnsi="Times New Roman" w:cs="Times New Roman"/>
                                <w:sz w:val="20"/>
                                <w:szCs w:val="20"/>
                                <w:lang w:bidi="en-US"/>
                              </w:rPr>
                            </w:pPr>
                            <w:ins w:id="1560" w:author="Maino Vieytes, Christian (NIH/NIA/IRP) [F]" w:date="2023-11-15T15:34:00Z">
                              <w:r w:rsidRPr="003A60E7">
                                <w:rPr>
                                  <w:rFonts w:ascii="Times New Roman" w:hAnsi="Times New Roman" w:cs="Times New Roman"/>
                                  <w:sz w:val="20"/>
                                  <w:szCs w:val="20"/>
                                  <w:lang w:bidi="en-US"/>
                                </w:rPr>
                                <w:t>Subjects were weighted, and the analysis was performed according to NCHS guidelines.</w:t>
                              </w:r>
                            </w:ins>
                            <w:ins w:id="1561" w:author="Maino Vieytes, Christian (NIH/NIA/IRP) [F]" w:date="2023-11-15T15:35:00Z">
                              <w:r>
                                <w:rPr>
                                  <w:rFonts w:ascii="Times New Roman" w:hAnsi="Times New Roman" w:cs="Times New Roman"/>
                                  <w:sz w:val="20"/>
                                  <w:szCs w:val="20"/>
                                  <w:lang w:bidi="en-US"/>
                                </w:rPr>
                                <w:t xml:space="preserve"> All dietary patterns extraction procedures were performed on the training subsample described in the main tex</w:t>
                              </w:r>
                            </w:ins>
                            <w:ins w:id="1562" w:author="Maino Vieytes, Christian (NIH/NIA/IRP) [F]" w:date="2023-11-15T15:36:00Z">
                              <w:r>
                                <w:rPr>
                                  <w:rFonts w:ascii="Times New Roman" w:hAnsi="Times New Roman" w:cs="Times New Roman"/>
                                  <w:sz w:val="20"/>
                                  <w:szCs w:val="20"/>
                                  <w:lang w:bidi="en-US"/>
                                </w:rPr>
                                <w:t>t (</w:t>
                              </w:r>
                              <w:r>
                                <w:rPr>
                                  <w:rFonts w:ascii="Times New Roman" w:hAnsi="Times New Roman" w:cs="Times New Roman"/>
                                  <w:i/>
                                  <w:iCs/>
                                  <w:sz w:val="20"/>
                                  <w:szCs w:val="20"/>
                                  <w:lang w:bidi="en-US"/>
                                </w:rPr>
                                <w:t xml:space="preserve">n </w:t>
                              </w:r>
                              <w:r>
                                <w:rPr>
                                  <w:rFonts w:ascii="Times New Roman" w:hAnsi="Times New Roman" w:cs="Times New Roman"/>
                                  <w:sz w:val="20"/>
                                  <w:szCs w:val="20"/>
                                  <w:lang w:bidi="en-US"/>
                                </w:rPr>
                                <w:t>= 1247).</w:t>
                              </w:r>
                            </w:ins>
                          </w:p>
                          <w:p w14:paraId="6AA9034A" w14:textId="77777777" w:rsidR="00972A4F" w:rsidRPr="00972A4F" w:rsidRDefault="00972A4F" w:rsidP="00972A4F">
                            <w:pPr>
                              <w:spacing w:line="360" w:lineRule="auto"/>
                              <w:jc w:val="both"/>
                              <w:rPr>
                                <w:rFonts w:ascii="Times New Roman" w:hAnsi="Times New Roman" w:cs="Times New Roman"/>
                                <w:color w:val="000000"/>
                                <w:sz w:val="18"/>
                                <w:szCs w:val="18"/>
                              </w:rPr>
                              <w:pPrChange w:id="1563" w:author="Maino Vieytes, Christian (NIH/NIA/IRP) [F]" w:date="2023-11-15T15:32:00Z">
                                <w:pPr>
                                  <w:spacing w:line="360" w:lineRule="auto"/>
                                  <w:jc w:val="center"/>
                                </w:pPr>
                              </w:pPrChange>
                            </w:pPr>
                          </w:p>
                        </w:tc>
                      </w:tr>
                      <w:tr w:rsidR="00972A4F" w:rsidRPr="00972A4F" w14:paraId="12171E5E" w14:textId="77777777" w:rsidTr="0003299C">
                        <w:trPr>
                          <w:gridAfter w:val="5"/>
                          <w:wAfter w:w="5576" w:type="dxa"/>
                        </w:trPr>
                        <w:tc>
                          <w:tcPr>
                            <w:tcW w:w="1350" w:type="dxa"/>
                            <w:tcBorders>
                              <w:top w:val="single" w:sz="4" w:space="0" w:color="auto"/>
                              <w:left w:val="nil"/>
                              <w:bottom w:val="nil"/>
                              <w:right w:val="nil"/>
                            </w:tcBorders>
                          </w:tcPr>
                          <w:p w14:paraId="5C4304AC" w14:textId="77777777" w:rsidR="00972A4F" w:rsidRPr="00972A4F" w:rsidRDefault="00972A4F" w:rsidP="00972A4F">
                            <w:pPr>
                              <w:rPr>
                                <w:rFonts w:ascii="Times New Roman" w:hAnsi="Times New Roman" w:cs="Times New Roman"/>
                                <w:sz w:val="18"/>
                                <w:szCs w:val="18"/>
                                <w:lang w:bidi="en-US"/>
                                <w:rPrChange w:id="1564" w:author="Maino Vieytes, Christian (NIH/NIA/IRP) [F]" w:date="2023-11-15T15:31:00Z">
                                  <w:rPr>
                                    <w:rFonts w:ascii="Times New Roman" w:hAnsi="Times New Roman" w:cs="Times New Roman"/>
                                    <w:sz w:val="20"/>
                                    <w:szCs w:val="20"/>
                                    <w:lang w:bidi="en-US"/>
                                  </w:rPr>
                                </w:rPrChange>
                              </w:rPr>
                            </w:pPr>
                          </w:p>
                        </w:tc>
                      </w:tr>
                    </w:tbl>
                    <w:p w14:paraId="1BF4B47F" w14:textId="77777777" w:rsidR="00B717EF" w:rsidRDefault="00B717EF" w:rsidP="00B717EF"/>
                    <w:p w14:paraId="15BD3665" w14:textId="77777777" w:rsidR="00B717EF" w:rsidRDefault="00B717EF" w:rsidP="00B717EF"/>
                    <w:p w14:paraId="16DC7465" w14:textId="77777777" w:rsidR="00B717EF" w:rsidRDefault="00B717EF" w:rsidP="00B717EF"/>
                    <w:p w14:paraId="226A06E8" w14:textId="77777777" w:rsidR="00B717EF" w:rsidRDefault="00B717EF" w:rsidP="00B717EF"/>
                    <w:p w14:paraId="5897BF4E" w14:textId="77777777" w:rsidR="00B717EF" w:rsidRDefault="00B717EF" w:rsidP="00B717EF"/>
                    <w:p w14:paraId="5093090C" w14:textId="77777777" w:rsidR="00B717EF" w:rsidRDefault="00B717EF" w:rsidP="00B717EF"/>
                    <w:p w14:paraId="33CEF8E9" w14:textId="77777777" w:rsidR="00B717EF" w:rsidRDefault="00B717EF" w:rsidP="00B717EF"/>
                    <w:p w14:paraId="262FDD89" w14:textId="77777777" w:rsidR="00B717EF" w:rsidRDefault="00B717EF" w:rsidP="00B717EF"/>
                    <w:p w14:paraId="155290E9" w14:textId="77777777" w:rsidR="00B717EF" w:rsidRDefault="00B717EF" w:rsidP="00B717EF"/>
                    <w:p w14:paraId="1B8E00B4" w14:textId="77777777" w:rsidR="00B717EF" w:rsidRDefault="00B717EF" w:rsidP="00B717EF"/>
                    <w:p w14:paraId="31BDCCDD" w14:textId="77777777" w:rsidR="00B717EF" w:rsidRDefault="00B717EF" w:rsidP="00B717EF"/>
                    <w:p w14:paraId="5968FB19" w14:textId="77777777" w:rsidR="00B717EF" w:rsidRDefault="00B717EF" w:rsidP="00B717EF"/>
                    <w:p w14:paraId="2B75CC7E" w14:textId="77777777" w:rsidR="00B717EF" w:rsidRDefault="00B717EF" w:rsidP="00B717EF"/>
                    <w:p w14:paraId="6132D284" w14:textId="77777777" w:rsidR="00B717EF" w:rsidRDefault="00B717EF" w:rsidP="00B717EF"/>
                    <w:p w14:paraId="75C2FC80" w14:textId="77777777" w:rsidR="00B717EF" w:rsidRDefault="00B717EF" w:rsidP="00B717EF"/>
                    <w:p w14:paraId="545D9F94" w14:textId="77777777" w:rsidR="00B717EF" w:rsidRDefault="00B717EF" w:rsidP="00B717EF"/>
                    <w:p w14:paraId="26BFCBF5" w14:textId="77777777" w:rsidR="00B717EF" w:rsidRDefault="00B717EF" w:rsidP="00B717EF"/>
                    <w:p w14:paraId="27002BA8" w14:textId="77777777" w:rsidR="00B717EF" w:rsidRDefault="00B717EF" w:rsidP="00B717EF"/>
                    <w:p w14:paraId="4C97819B" w14:textId="77777777" w:rsidR="00B717EF" w:rsidRDefault="00B717EF" w:rsidP="00B717EF"/>
                    <w:p w14:paraId="6B53EC46" w14:textId="77777777" w:rsidR="00B717EF" w:rsidRDefault="00B717EF" w:rsidP="00B717EF"/>
                    <w:p w14:paraId="071E6611" w14:textId="77777777" w:rsidR="00B717EF" w:rsidRDefault="00B717EF" w:rsidP="00B717EF"/>
                    <w:p w14:paraId="52E5ABFB" w14:textId="77777777" w:rsidR="00B717EF" w:rsidRDefault="00B717EF" w:rsidP="00B717EF"/>
                    <w:p w14:paraId="354BAE18" w14:textId="77777777" w:rsidR="00B717EF" w:rsidRDefault="00B717EF" w:rsidP="00B717EF"/>
                    <w:p w14:paraId="6848A5E2" w14:textId="77777777" w:rsidR="00B717EF" w:rsidRDefault="00B717EF" w:rsidP="00B717EF"/>
                  </w:txbxContent>
                </v:textbox>
              </v:shape>
            </w:pict>
          </mc:Fallback>
        </mc:AlternateContent>
      </w:r>
    </w:p>
    <w:p w14:paraId="797363A6" w14:textId="357A7766" w:rsidR="00B717EF" w:rsidRDefault="00B717EF" w:rsidP="00CA04BD">
      <w:pPr>
        <w:spacing w:line="360" w:lineRule="auto"/>
        <w:ind w:firstLine="720"/>
        <w:rPr>
          <w:rFonts w:ascii="Times New Roman" w:hAnsi="Times New Roman" w:cs="Times New Roman"/>
        </w:rPr>
      </w:pPr>
    </w:p>
    <w:p w14:paraId="7AFEB1AA" w14:textId="2D83A817" w:rsidR="00B717EF" w:rsidRDefault="00B717EF" w:rsidP="00CA04BD">
      <w:pPr>
        <w:spacing w:line="360" w:lineRule="auto"/>
        <w:ind w:firstLine="720"/>
        <w:rPr>
          <w:rFonts w:ascii="Times New Roman" w:hAnsi="Times New Roman" w:cs="Times New Roman"/>
        </w:rPr>
      </w:pPr>
    </w:p>
    <w:p w14:paraId="3F532718" w14:textId="2ACE37CE" w:rsidR="00B717EF" w:rsidRDefault="00B717EF" w:rsidP="00CA04BD">
      <w:pPr>
        <w:spacing w:line="360" w:lineRule="auto"/>
        <w:ind w:firstLine="720"/>
        <w:rPr>
          <w:rFonts w:ascii="Times New Roman" w:hAnsi="Times New Roman" w:cs="Times New Roman"/>
        </w:rPr>
      </w:pPr>
    </w:p>
    <w:p w14:paraId="6E825824" w14:textId="1888C119" w:rsidR="00B717EF" w:rsidRDefault="00B717EF" w:rsidP="00CA04BD">
      <w:pPr>
        <w:spacing w:line="360" w:lineRule="auto"/>
        <w:ind w:firstLine="720"/>
        <w:rPr>
          <w:rFonts w:ascii="Times New Roman" w:hAnsi="Times New Roman" w:cs="Times New Roman"/>
        </w:rPr>
      </w:pPr>
    </w:p>
    <w:p w14:paraId="2DE0D7B5" w14:textId="7D20B834" w:rsidR="00B717EF" w:rsidRDefault="00B717EF" w:rsidP="00CA04BD">
      <w:pPr>
        <w:spacing w:line="360" w:lineRule="auto"/>
        <w:ind w:firstLine="720"/>
        <w:rPr>
          <w:rFonts w:ascii="Times New Roman" w:hAnsi="Times New Roman" w:cs="Times New Roman"/>
        </w:rPr>
      </w:pPr>
    </w:p>
    <w:p w14:paraId="4A69355A" w14:textId="037A927D" w:rsidR="00B717EF" w:rsidRDefault="00B717EF" w:rsidP="00CA04BD">
      <w:pPr>
        <w:spacing w:line="360" w:lineRule="auto"/>
        <w:ind w:firstLine="720"/>
        <w:rPr>
          <w:rFonts w:ascii="Times New Roman" w:hAnsi="Times New Roman" w:cs="Times New Roman"/>
        </w:rPr>
      </w:pPr>
    </w:p>
    <w:p w14:paraId="493ECEDF" w14:textId="16868396" w:rsidR="00B717EF" w:rsidRDefault="00B717EF" w:rsidP="00CA04BD">
      <w:pPr>
        <w:spacing w:line="360" w:lineRule="auto"/>
        <w:ind w:firstLine="720"/>
        <w:rPr>
          <w:rFonts w:ascii="Times New Roman" w:hAnsi="Times New Roman" w:cs="Times New Roman"/>
        </w:rPr>
      </w:pPr>
    </w:p>
    <w:p w14:paraId="1D153BF8" w14:textId="6C131F12" w:rsidR="00B717EF" w:rsidRDefault="00B717EF" w:rsidP="00CA04BD">
      <w:pPr>
        <w:spacing w:line="360" w:lineRule="auto"/>
        <w:ind w:firstLine="720"/>
        <w:rPr>
          <w:rFonts w:ascii="Times New Roman" w:hAnsi="Times New Roman" w:cs="Times New Roman"/>
        </w:rPr>
      </w:pPr>
    </w:p>
    <w:p w14:paraId="15ED858D" w14:textId="77777777" w:rsidR="00B717EF" w:rsidRDefault="00B717EF" w:rsidP="00CA04BD">
      <w:pPr>
        <w:spacing w:line="360" w:lineRule="auto"/>
        <w:ind w:firstLine="720"/>
        <w:rPr>
          <w:rFonts w:ascii="Times New Roman" w:hAnsi="Times New Roman" w:cs="Times New Roman"/>
        </w:rPr>
      </w:pPr>
    </w:p>
    <w:p w14:paraId="09849D40" w14:textId="77777777" w:rsidR="00B717EF" w:rsidRDefault="00B717EF" w:rsidP="00CA04BD">
      <w:pPr>
        <w:spacing w:line="360" w:lineRule="auto"/>
        <w:ind w:firstLine="720"/>
        <w:rPr>
          <w:rFonts w:ascii="Times New Roman" w:hAnsi="Times New Roman" w:cs="Times New Roman"/>
        </w:rPr>
      </w:pPr>
    </w:p>
    <w:p w14:paraId="6F405A71" w14:textId="197E56D9" w:rsidR="00B717EF" w:rsidRDefault="00B717EF" w:rsidP="00CA04BD">
      <w:pPr>
        <w:spacing w:line="360" w:lineRule="auto"/>
        <w:ind w:firstLine="720"/>
        <w:rPr>
          <w:rFonts w:ascii="Times New Roman" w:hAnsi="Times New Roman" w:cs="Times New Roman"/>
        </w:rPr>
      </w:pPr>
    </w:p>
    <w:p w14:paraId="3662F5E1" w14:textId="77777777" w:rsidR="00B717EF" w:rsidRDefault="00B717EF" w:rsidP="00CA04BD">
      <w:pPr>
        <w:spacing w:line="360" w:lineRule="auto"/>
        <w:ind w:firstLine="720"/>
        <w:rPr>
          <w:rFonts w:ascii="Times New Roman" w:hAnsi="Times New Roman" w:cs="Times New Roman"/>
        </w:rPr>
      </w:pPr>
    </w:p>
    <w:p w14:paraId="65741CA3" w14:textId="77777777" w:rsidR="00B717EF" w:rsidRDefault="00B717EF" w:rsidP="00CA04BD">
      <w:pPr>
        <w:spacing w:line="360" w:lineRule="auto"/>
        <w:ind w:firstLine="720"/>
        <w:rPr>
          <w:rFonts w:ascii="Times New Roman" w:hAnsi="Times New Roman" w:cs="Times New Roman"/>
        </w:rPr>
      </w:pPr>
    </w:p>
    <w:p w14:paraId="458C1AE4" w14:textId="77777777" w:rsidR="00B717EF" w:rsidRDefault="00B717EF" w:rsidP="00CA04BD">
      <w:pPr>
        <w:spacing w:line="360" w:lineRule="auto"/>
        <w:ind w:firstLine="720"/>
        <w:rPr>
          <w:rFonts w:ascii="Times New Roman" w:hAnsi="Times New Roman" w:cs="Times New Roman"/>
        </w:rPr>
      </w:pPr>
    </w:p>
    <w:p w14:paraId="7FB36307" w14:textId="77777777" w:rsidR="00B717EF" w:rsidRDefault="00B717EF" w:rsidP="00CA04BD">
      <w:pPr>
        <w:spacing w:line="360" w:lineRule="auto"/>
        <w:ind w:firstLine="720"/>
        <w:rPr>
          <w:rFonts w:ascii="Times New Roman" w:hAnsi="Times New Roman" w:cs="Times New Roman"/>
        </w:rPr>
      </w:pPr>
    </w:p>
    <w:p w14:paraId="0DDA5AD1" w14:textId="77777777" w:rsidR="00B717EF" w:rsidRDefault="00B717EF" w:rsidP="00CA04BD">
      <w:pPr>
        <w:spacing w:line="360" w:lineRule="auto"/>
        <w:ind w:firstLine="720"/>
        <w:rPr>
          <w:rFonts w:ascii="Times New Roman" w:hAnsi="Times New Roman" w:cs="Times New Roman"/>
        </w:rPr>
      </w:pPr>
    </w:p>
    <w:p w14:paraId="59100186" w14:textId="77777777" w:rsidR="00B717EF" w:rsidRDefault="00B717EF" w:rsidP="00CA04BD">
      <w:pPr>
        <w:spacing w:line="360" w:lineRule="auto"/>
        <w:ind w:firstLine="720"/>
        <w:rPr>
          <w:rFonts w:ascii="Times New Roman" w:hAnsi="Times New Roman" w:cs="Times New Roman"/>
        </w:rPr>
      </w:pPr>
    </w:p>
    <w:p w14:paraId="189D46BB" w14:textId="77777777" w:rsidR="00B717EF" w:rsidRDefault="00B717EF" w:rsidP="00CA04BD">
      <w:pPr>
        <w:spacing w:line="360" w:lineRule="auto"/>
        <w:ind w:firstLine="720"/>
        <w:rPr>
          <w:rFonts w:ascii="Times New Roman" w:hAnsi="Times New Roman" w:cs="Times New Roman"/>
        </w:rPr>
      </w:pPr>
    </w:p>
    <w:p w14:paraId="0FF3A66B" w14:textId="77777777" w:rsidR="00B717EF" w:rsidRDefault="00B717EF" w:rsidP="00CA04BD">
      <w:pPr>
        <w:spacing w:line="360" w:lineRule="auto"/>
        <w:ind w:firstLine="720"/>
        <w:rPr>
          <w:rFonts w:ascii="Times New Roman" w:hAnsi="Times New Roman" w:cs="Times New Roman"/>
        </w:rPr>
      </w:pPr>
    </w:p>
    <w:p w14:paraId="5910B4C6" w14:textId="77777777" w:rsidR="00B717EF" w:rsidRDefault="00B717EF" w:rsidP="00CA04BD">
      <w:pPr>
        <w:spacing w:line="360" w:lineRule="auto"/>
        <w:ind w:firstLine="720"/>
        <w:rPr>
          <w:rFonts w:ascii="Times New Roman" w:hAnsi="Times New Roman" w:cs="Times New Roman"/>
        </w:rPr>
      </w:pPr>
    </w:p>
    <w:p w14:paraId="34E13E90" w14:textId="77777777" w:rsidR="00B717EF" w:rsidRDefault="00B717EF" w:rsidP="00CA04BD">
      <w:pPr>
        <w:spacing w:line="360" w:lineRule="auto"/>
        <w:ind w:firstLine="720"/>
        <w:rPr>
          <w:rFonts w:ascii="Times New Roman" w:hAnsi="Times New Roman" w:cs="Times New Roman"/>
        </w:rPr>
      </w:pPr>
    </w:p>
    <w:p w14:paraId="4CF75C0A" w14:textId="77777777" w:rsidR="00B717EF" w:rsidRDefault="00B717EF" w:rsidP="00CA04BD">
      <w:pPr>
        <w:spacing w:line="360" w:lineRule="auto"/>
        <w:ind w:firstLine="720"/>
        <w:rPr>
          <w:rFonts w:ascii="Times New Roman" w:hAnsi="Times New Roman" w:cs="Times New Roman"/>
        </w:rPr>
      </w:pPr>
    </w:p>
    <w:p w14:paraId="41F3B5CB" w14:textId="77777777" w:rsidR="00B717EF" w:rsidRDefault="00B717EF" w:rsidP="00CA04BD">
      <w:pPr>
        <w:spacing w:line="360" w:lineRule="auto"/>
        <w:ind w:firstLine="720"/>
        <w:rPr>
          <w:rFonts w:ascii="Times New Roman" w:hAnsi="Times New Roman" w:cs="Times New Roman"/>
        </w:rPr>
      </w:pPr>
    </w:p>
    <w:p w14:paraId="3F3D0C76" w14:textId="77777777" w:rsidR="00B717EF" w:rsidRDefault="00B717EF" w:rsidP="00CA04BD">
      <w:pPr>
        <w:spacing w:line="360" w:lineRule="auto"/>
        <w:ind w:firstLine="720"/>
        <w:rPr>
          <w:rFonts w:ascii="Times New Roman" w:hAnsi="Times New Roman" w:cs="Times New Roman"/>
        </w:rPr>
      </w:pPr>
    </w:p>
    <w:p w14:paraId="442FEA65" w14:textId="77777777" w:rsidR="00B717EF" w:rsidRDefault="00B717EF" w:rsidP="00CA04BD">
      <w:pPr>
        <w:spacing w:line="360" w:lineRule="auto"/>
        <w:ind w:firstLine="720"/>
        <w:rPr>
          <w:rFonts w:ascii="Times New Roman" w:hAnsi="Times New Roman" w:cs="Times New Roman"/>
        </w:rPr>
      </w:pPr>
    </w:p>
    <w:p w14:paraId="024E452D" w14:textId="77777777" w:rsidR="00B717EF" w:rsidRDefault="00B717EF" w:rsidP="00CA04BD">
      <w:pPr>
        <w:spacing w:line="360" w:lineRule="auto"/>
        <w:ind w:firstLine="720"/>
        <w:rPr>
          <w:rFonts w:ascii="Times New Roman" w:hAnsi="Times New Roman" w:cs="Times New Roman"/>
        </w:rPr>
      </w:pPr>
    </w:p>
    <w:p w14:paraId="6019630E" w14:textId="77777777" w:rsidR="00B717EF" w:rsidRDefault="00B717EF" w:rsidP="00CA04BD">
      <w:pPr>
        <w:spacing w:line="360" w:lineRule="auto"/>
        <w:ind w:firstLine="720"/>
        <w:rPr>
          <w:rFonts w:ascii="Times New Roman" w:hAnsi="Times New Roman" w:cs="Times New Roman"/>
        </w:rPr>
      </w:pPr>
    </w:p>
    <w:p w14:paraId="43355937" w14:textId="77777777" w:rsidR="00B717EF" w:rsidRDefault="00B717EF" w:rsidP="00CA04BD">
      <w:pPr>
        <w:spacing w:line="360" w:lineRule="auto"/>
        <w:ind w:firstLine="720"/>
        <w:rPr>
          <w:rFonts w:ascii="Times New Roman" w:hAnsi="Times New Roman" w:cs="Times New Roman"/>
        </w:rPr>
      </w:pPr>
    </w:p>
    <w:p w14:paraId="64A4732E" w14:textId="77777777" w:rsidR="00B717EF" w:rsidRDefault="00B717EF" w:rsidP="00CA04BD">
      <w:pPr>
        <w:spacing w:line="360" w:lineRule="auto"/>
        <w:ind w:firstLine="720"/>
        <w:rPr>
          <w:rFonts w:ascii="Times New Roman" w:hAnsi="Times New Roman" w:cs="Times New Roman"/>
        </w:rPr>
      </w:pPr>
    </w:p>
    <w:p w14:paraId="66635FBC" w14:textId="6D66060B" w:rsidR="008E210F" w:rsidRDefault="00FE4615" w:rsidP="00CA04BD">
      <w:pPr>
        <w:spacing w:line="360" w:lineRule="auto"/>
        <w:ind w:firstLine="720"/>
        <w:rPr>
          <w:rFonts w:ascii="Times New Roman" w:hAnsi="Times New Roman" w:cs="Times New Roman"/>
        </w:rPr>
      </w:pPr>
      <w:r>
        <w:rPr>
          <w:noProof/>
        </w:rPr>
        <mc:AlternateContent>
          <mc:Choice Requires="wps">
            <w:drawing>
              <wp:anchor distT="0" distB="0" distL="114300" distR="114300" simplePos="0" relativeHeight="251679744" behindDoc="0" locked="0" layoutInCell="1" allowOverlap="1" wp14:anchorId="2B413E2A" wp14:editId="5EFD3E22">
                <wp:simplePos x="0" y="0"/>
                <wp:positionH relativeFrom="column">
                  <wp:posOffset>-119270</wp:posOffset>
                </wp:positionH>
                <wp:positionV relativeFrom="paragraph">
                  <wp:posOffset>174432</wp:posOffset>
                </wp:positionV>
                <wp:extent cx="6186170" cy="2639833"/>
                <wp:effectExtent l="0" t="0" r="0" b="0"/>
                <wp:wrapNone/>
                <wp:docPr id="1757347060" name="Text Box 1"/>
                <wp:cNvGraphicFramePr/>
                <a:graphic xmlns:a="http://schemas.openxmlformats.org/drawingml/2006/main">
                  <a:graphicData uri="http://schemas.microsoft.com/office/word/2010/wordprocessingShape">
                    <wps:wsp>
                      <wps:cNvSpPr txBox="1"/>
                      <wps:spPr>
                        <a:xfrm>
                          <a:off x="0" y="0"/>
                          <a:ext cx="6186170" cy="2639833"/>
                        </a:xfrm>
                        <a:prstGeom prst="rect">
                          <a:avLst/>
                        </a:prstGeom>
                        <a:noFill/>
                        <a:ln w="6350">
                          <a:noFill/>
                        </a:ln>
                      </wps:spPr>
                      <wps:txbx>
                        <w:txbxContent>
                          <w:tbl>
                            <w:tblPr>
                              <w:tblStyle w:val="TableGrid"/>
                              <w:tblW w:w="0" w:type="auto"/>
                              <w:tblLook w:val="04A0" w:firstRow="1" w:lastRow="0" w:firstColumn="1" w:lastColumn="0" w:noHBand="0" w:noVBand="1"/>
                            </w:tblPr>
                            <w:tblGrid>
                              <w:gridCol w:w="2456"/>
                              <w:gridCol w:w="1952"/>
                              <w:gridCol w:w="1437"/>
                              <w:gridCol w:w="1350"/>
                              <w:gridCol w:w="1004"/>
                              <w:gridCol w:w="1151"/>
                              <w:tblGridChange w:id="1565">
                                <w:tblGrid>
                                  <w:gridCol w:w="2456"/>
                                  <w:gridCol w:w="1952"/>
                                  <w:gridCol w:w="1437"/>
                                  <w:gridCol w:w="1350"/>
                                  <w:gridCol w:w="1004"/>
                                  <w:gridCol w:w="1151"/>
                                </w:tblGrid>
                              </w:tblGridChange>
                            </w:tblGrid>
                            <w:tr w:rsidR="008E210F" w:rsidRPr="00BA33A1" w14:paraId="3CDAE2B9" w14:textId="77777777" w:rsidTr="00106DEE">
                              <w:trPr>
                                <w:trHeight w:val="320"/>
                              </w:trPr>
                              <w:tc>
                                <w:tcPr>
                                  <w:tcW w:w="9350" w:type="dxa"/>
                                  <w:gridSpan w:val="6"/>
                                </w:tcPr>
                                <w:p w14:paraId="1898E6CC" w14:textId="77777777" w:rsidR="008E210F" w:rsidRPr="00BA33A1" w:rsidRDefault="008E210F" w:rsidP="00371B03">
                                  <w:pPr>
                                    <w:rPr>
                                      <w:rFonts w:ascii="Times New Roman" w:hAnsi="Times New Roman" w:cs="Times New Roman"/>
                                      <w:sz w:val="18"/>
                                      <w:szCs w:val="18"/>
                                      <w:rPrChange w:id="1566"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b/>
                                      <w:bCs/>
                                      <w:sz w:val="18"/>
                                      <w:szCs w:val="18"/>
                                      <w:rPrChange w:id="1567" w:author="Maino Vieytes, Christian (NIH/NIA/IRP) [F]" w:date="2023-11-15T16:32:00Z">
                                        <w:rPr>
                                          <w:rFonts w:ascii="Times New Roman" w:hAnsi="Times New Roman" w:cs="Times New Roman"/>
                                          <w:b/>
                                          <w:bCs/>
                                          <w:sz w:val="20"/>
                                          <w:szCs w:val="20"/>
                                        </w:rPr>
                                      </w:rPrChange>
                                    </w:rPr>
                                    <w:t>Table 3</w:t>
                                  </w:r>
                                  <w:r w:rsidRPr="00BA33A1">
                                    <w:rPr>
                                      <w:rFonts w:ascii="Times New Roman" w:hAnsi="Times New Roman" w:cs="Times New Roman"/>
                                      <w:sz w:val="18"/>
                                      <w:szCs w:val="18"/>
                                      <w:rPrChange w:id="1568" w:author="Maino Vieytes, Christian (NIH/NIA/IRP) [F]" w:date="2023-11-15T16:32:00Z">
                                        <w:rPr>
                                          <w:rFonts w:ascii="Times New Roman" w:hAnsi="Times New Roman" w:cs="Times New Roman"/>
                                          <w:sz w:val="20"/>
                                          <w:szCs w:val="20"/>
                                        </w:rPr>
                                      </w:rPrChange>
                                    </w:rPr>
                                    <w:t>. Means and standard deviations of the extracted dietary patterns across levels of food security status.</w:t>
                                  </w:r>
                                </w:p>
                              </w:tc>
                            </w:tr>
                            <w:tr w:rsidR="008E210F" w:rsidRPr="00BA33A1" w14:paraId="0714B56F" w14:textId="77777777" w:rsidTr="00A814E3">
                              <w:trPr>
                                <w:trHeight w:val="320"/>
                              </w:trPr>
                              <w:tc>
                                <w:tcPr>
                                  <w:tcW w:w="2456" w:type="dxa"/>
                                  <w:noWrap/>
                                  <w:vAlign w:val="center"/>
                                  <w:hideMark/>
                                </w:tcPr>
                                <w:p w14:paraId="3438990B" w14:textId="77777777" w:rsidR="008E210F" w:rsidRPr="00BA33A1" w:rsidRDefault="008E210F" w:rsidP="00371B03">
                                  <w:pPr>
                                    <w:spacing w:line="360" w:lineRule="auto"/>
                                    <w:rPr>
                                      <w:rFonts w:ascii="Times New Roman" w:hAnsi="Times New Roman" w:cs="Times New Roman"/>
                                      <w:b/>
                                      <w:bCs/>
                                      <w:sz w:val="18"/>
                                      <w:szCs w:val="18"/>
                                      <w:rPrChange w:id="1569"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1570" w:author="Maino Vieytes, Christian (NIH/NIA/IRP) [F]" w:date="2023-11-15T16:32:00Z">
                                        <w:rPr>
                                          <w:rFonts w:ascii="Times New Roman" w:hAnsi="Times New Roman" w:cs="Times New Roman"/>
                                          <w:b/>
                                          <w:bCs/>
                                          <w:sz w:val="20"/>
                                          <w:szCs w:val="20"/>
                                        </w:rPr>
                                      </w:rPrChange>
                                    </w:rPr>
                                    <w:t>Dietary Pattern</w:t>
                                  </w:r>
                                </w:p>
                              </w:tc>
                              <w:tc>
                                <w:tcPr>
                                  <w:tcW w:w="1952" w:type="dxa"/>
                                  <w:noWrap/>
                                  <w:vAlign w:val="center"/>
                                  <w:hideMark/>
                                </w:tcPr>
                                <w:p w14:paraId="7A53F98F" w14:textId="77777777" w:rsidR="008E210F" w:rsidRPr="00BA33A1" w:rsidRDefault="008E210F" w:rsidP="00371B03">
                                  <w:pPr>
                                    <w:jc w:val="center"/>
                                    <w:rPr>
                                      <w:rFonts w:ascii="Times New Roman" w:hAnsi="Times New Roman" w:cs="Times New Roman"/>
                                      <w:b/>
                                      <w:bCs/>
                                      <w:sz w:val="18"/>
                                      <w:szCs w:val="18"/>
                                      <w:rPrChange w:id="1571"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1572" w:author="Maino Vieytes, Christian (NIH/NIA/IRP) [F]" w:date="2023-11-15T16:32:00Z">
                                        <w:rPr>
                                          <w:rFonts w:ascii="Times New Roman" w:hAnsi="Times New Roman" w:cs="Times New Roman"/>
                                          <w:b/>
                                          <w:bCs/>
                                          <w:sz w:val="20"/>
                                          <w:szCs w:val="20"/>
                                        </w:rPr>
                                      </w:rPrChange>
                                    </w:rPr>
                                    <w:t>Combined Sample</w:t>
                                  </w:r>
                                </w:p>
                                <w:p w14:paraId="0299D67E" w14:textId="6357CF32" w:rsidR="008E210F" w:rsidRPr="00BA33A1" w:rsidRDefault="008E210F" w:rsidP="00371B03">
                                  <w:pPr>
                                    <w:jc w:val="center"/>
                                    <w:rPr>
                                      <w:rFonts w:ascii="Times New Roman" w:hAnsi="Times New Roman" w:cs="Times New Roman"/>
                                      <w:b/>
                                      <w:bCs/>
                                      <w:sz w:val="18"/>
                                      <w:szCs w:val="18"/>
                                      <w:rPrChange w:id="1573"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sz w:val="18"/>
                                      <w:szCs w:val="18"/>
                                      <w:rPrChange w:id="1574" w:author="Maino Vieytes, Christian (NIH/NIA/IRP) [F]" w:date="2023-11-15T16:32:00Z">
                                        <w:rPr>
                                          <w:rFonts w:ascii="Times New Roman" w:hAnsi="Times New Roman" w:cs="Times New Roman"/>
                                          <w:sz w:val="20"/>
                                          <w:szCs w:val="20"/>
                                        </w:rPr>
                                      </w:rPrChange>
                                    </w:rPr>
                                    <w:t>(</w:t>
                                  </w:r>
                                  <w:r w:rsidRPr="00BA33A1">
                                    <w:rPr>
                                      <w:rFonts w:ascii="Times New Roman" w:hAnsi="Times New Roman" w:cs="Times New Roman"/>
                                      <w:i/>
                                      <w:iCs/>
                                      <w:sz w:val="18"/>
                                      <w:szCs w:val="18"/>
                                      <w:rPrChange w:id="1575"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1576" w:author="Maino Vieytes, Christian (NIH/NIA/IRP) [F]" w:date="2023-11-15T16:32:00Z">
                                        <w:rPr>
                                          <w:rFonts w:ascii="Times New Roman" w:hAnsi="Times New Roman" w:cs="Times New Roman"/>
                                          <w:sz w:val="20"/>
                                          <w:szCs w:val="20"/>
                                        </w:rPr>
                                      </w:rPrChange>
                                    </w:rPr>
                                    <w:t xml:space="preserve"> = </w:t>
                                  </w:r>
                                  <w:del w:id="1577" w:author="Maino Vieytes, Christian (NIH/NIA/IRP) [F]" w:date="2023-11-15T15:46:00Z">
                                    <w:r w:rsidRPr="00BA33A1" w:rsidDel="00FE4615">
                                      <w:rPr>
                                        <w:rFonts w:ascii="Times New Roman" w:hAnsi="Times New Roman" w:cs="Times New Roman"/>
                                        <w:sz w:val="18"/>
                                        <w:szCs w:val="18"/>
                                        <w:rPrChange w:id="1578" w:author="Maino Vieytes, Christian (NIH/NIA/IRP) [F]" w:date="2023-11-15T16:32:00Z">
                                          <w:rPr>
                                            <w:rFonts w:ascii="Times New Roman" w:hAnsi="Times New Roman" w:cs="Times New Roman"/>
                                            <w:sz w:val="20"/>
                                            <w:szCs w:val="20"/>
                                          </w:rPr>
                                        </w:rPrChange>
                                      </w:rPr>
                                      <w:delText>2493</w:delText>
                                    </w:r>
                                  </w:del>
                                  <w:ins w:id="1579" w:author="Maino Vieytes, Christian (NIH/NIA/IRP) [F]" w:date="2023-11-15T15:46:00Z">
                                    <w:r w:rsidR="00FE4615" w:rsidRPr="00BA33A1">
                                      <w:rPr>
                                        <w:rFonts w:ascii="Times New Roman" w:hAnsi="Times New Roman" w:cs="Times New Roman"/>
                                        <w:sz w:val="18"/>
                                        <w:szCs w:val="18"/>
                                        <w:rPrChange w:id="1580" w:author="Maino Vieytes, Christian (NIH/NIA/IRP) [F]" w:date="2023-11-15T16:32:00Z">
                                          <w:rPr>
                                            <w:rFonts w:ascii="Times New Roman" w:hAnsi="Times New Roman" w:cs="Times New Roman"/>
                                            <w:sz w:val="20"/>
                                            <w:szCs w:val="20"/>
                                          </w:rPr>
                                        </w:rPrChange>
                                      </w:rPr>
                                      <w:t>1246</w:t>
                                    </w:r>
                                  </w:ins>
                                  <w:r w:rsidRPr="00BA33A1">
                                    <w:rPr>
                                      <w:rFonts w:ascii="Times New Roman" w:hAnsi="Times New Roman" w:cs="Times New Roman"/>
                                      <w:sz w:val="18"/>
                                      <w:szCs w:val="18"/>
                                      <w:rPrChange w:id="1581" w:author="Maino Vieytes, Christian (NIH/NIA/IRP) [F]" w:date="2023-11-15T16:32:00Z">
                                        <w:rPr>
                                          <w:rFonts w:ascii="Times New Roman" w:hAnsi="Times New Roman" w:cs="Times New Roman"/>
                                          <w:sz w:val="20"/>
                                          <w:szCs w:val="20"/>
                                        </w:rPr>
                                      </w:rPrChange>
                                    </w:rPr>
                                    <w:t>)</w:t>
                                  </w:r>
                                </w:p>
                              </w:tc>
                              <w:tc>
                                <w:tcPr>
                                  <w:tcW w:w="1437" w:type="dxa"/>
                                  <w:noWrap/>
                                  <w:vAlign w:val="center"/>
                                  <w:hideMark/>
                                </w:tcPr>
                                <w:p w14:paraId="62C656B2" w14:textId="0E5233B6" w:rsidR="008E210F" w:rsidRPr="00BA33A1" w:rsidRDefault="008E210F" w:rsidP="00371B03">
                                  <w:pPr>
                                    <w:jc w:val="center"/>
                                    <w:rPr>
                                      <w:rFonts w:ascii="Times New Roman" w:hAnsi="Times New Roman" w:cs="Times New Roman"/>
                                      <w:b/>
                                      <w:bCs/>
                                      <w:sz w:val="18"/>
                                      <w:szCs w:val="18"/>
                                      <w:rPrChange w:id="1582"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1583" w:author="Maino Vieytes, Christian (NIH/NIA/IRP) [F]" w:date="2023-11-15T16:32:00Z">
                                        <w:rPr>
                                          <w:rFonts w:ascii="Times New Roman" w:hAnsi="Times New Roman" w:cs="Times New Roman"/>
                                          <w:b/>
                                          <w:bCs/>
                                          <w:sz w:val="20"/>
                                          <w:szCs w:val="20"/>
                                        </w:rPr>
                                      </w:rPrChange>
                                    </w:rPr>
                                    <w:t xml:space="preserve">Food-insecure       </w:t>
                                  </w:r>
                                  <w:r w:rsidRPr="00BA33A1">
                                    <w:rPr>
                                      <w:rFonts w:ascii="Times New Roman" w:hAnsi="Times New Roman" w:cs="Times New Roman"/>
                                      <w:sz w:val="18"/>
                                      <w:szCs w:val="18"/>
                                      <w:rPrChange w:id="1584" w:author="Maino Vieytes, Christian (NIH/NIA/IRP) [F]" w:date="2023-11-15T16:32:00Z">
                                        <w:rPr>
                                          <w:rFonts w:ascii="Times New Roman" w:hAnsi="Times New Roman" w:cs="Times New Roman"/>
                                          <w:sz w:val="20"/>
                                          <w:szCs w:val="20"/>
                                        </w:rPr>
                                      </w:rPrChange>
                                    </w:rPr>
                                    <w:t>(</w:t>
                                  </w:r>
                                  <w:r w:rsidRPr="00BA33A1">
                                    <w:rPr>
                                      <w:rFonts w:ascii="Times New Roman" w:hAnsi="Times New Roman" w:cs="Times New Roman"/>
                                      <w:i/>
                                      <w:iCs/>
                                      <w:sz w:val="18"/>
                                      <w:szCs w:val="18"/>
                                      <w:rPrChange w:id="1585"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1586" w:author="Maino Vieytes, Christian (NIH/NIA/IRP) [F]" w:date="2023-11-15T16:32:00Z">
                                        <w:rPr>
                                          <w:rFonts w:ascii="Times New Roman" w:hAnsi="Times New Roman" w:cs="Times New Roman"/>
                                          <w:sz w:val="20"/>
                                          <w:szCs w:val="20"/>
                                        </w:rPr>
                                      </w:rPrChange>
                                    </w:rPr>
                                    <w:t xml:space="preserve"> = </w:t>
                                  </w:r>
                                  <w:ins w:id="1587" w:author="Maino Vieytes, Christian (NIH/NIA/IRP) [F]" w:date="2023-11-15T15:47:00Z">
                                    <w:r w:rsidR="00FE4615" w:rsidRPr="00BA33A1">
                                      <w:rPr>
                                        <w:rFonts w:ascii="Times New Roman" w:hAnsi="Times New Roman" w:cs="Times New Roman"/>
                                        <w:sz w:val="18"/>
                                        <w:szCs w:val="18"/>
                                        <w:rPrChange w:id="1588" w:author="Maino Vieytes, Christian (NIH/NIA/IRP) [F]" w:date="2023-11-15T16:32:00Z">
                                          <w:rPr>
                                            <w:rFonts w:ascii="Times New Roman" w:hAnsi="Times New Roman" w:cs="Times New Roman"/>
                                            <w:sz w:val="20"/>
                                            <w:szCs w:val="20"/>
                                          </w:rPr>
                                        </w:rPrChange>
                                      </w:rPr>
                                      <w:t>150</w:t>
                                    </w:r>
                                  </w:ins>
                                  <w:del w:id="1589" w:author="Maino Vieytes, Christian (NIH/NIA/IRP) [F]" w:date="2023-11-15T15:47:00Z">
                                    <w:r w:rsidRPr="00BA33A1" w:rsidDel="00FE4615">
                                      <w:rPr>
                                        <w:rFonts w:ascii="Times New Roman" w:hAnsi="Times New Roman" w:cs="Times New Roman"/>
                                        <w:sz w:val="18"/>
                                        <w:szCs w:val="18"/>
                                        <w:rPrChange w:id="1590" w:author="Maino Vieytes, Christian (NIH/NIA/IRP) [F]" w:date="2023-11-15T16:32:00Z">
                                          <w:rPr>
                                            <w:rFonts w:ascii="Times New Roman" w:hAnsi="Times New Roman" w:cs="Times New Roman"/>
                                            <w:sz w:val="20"/>
                                            <w:szCs w:val="20"/>
                                          </w:rPr>
                                        </w:rPrChange>
                                      </w:rPr>
                                      <w:delText>317</w:delText>
                                    </w:r>
                                  </w:del>
                                  <w:r w:rsidRPr="00BA33A1">
                                    <w:rPr>
                                      <w:rFonts w:ascii="Times New Roman" w:hAnsi="Times New Roman" w:cs="Times New Roman"/>
                                      <w:sz w:val="18"/>
                                      <w:szCs w:val="18"/>
                                      <w:rPrChange w:id="1591" w:author="Maino Vieytes, Christian (NIH/NIA/IRP) [F]" w:date="2023-11-15T16:32:00Z">
                                        <w:rPr>
                                          <w:rFonts w:ascii="Times New Roman" w:hAnsi="Times New Roman" w:cs="Times New Roman"/>
                                          <w:sz w:val="20"/>
                                          <w:szCs w:val="20"/>
                                        </w:rPr>
                                      </w:rPrChange>
                                    </w:rPr>
                                    <w:t>)</w:t>
                                  </w:r>
                                </w:p>
                              </w:tc>
                              <w:tc>
                                <w:tcPr>
                                  <w:tcW w:w="1350" w:type="dxa"/>
                                  <w:noWrap/>
                                  <w:vAlign w:val="center"/>
                                  <w:hideMark/>
                                </w:tcPr>
                                <w:p w14:paraId="6DF8C9F9" w14:textId="36E3CA14" w:rsidR="008E210F" w:rsidRPr="00BA33A1" w:rsidRDefault="008E210F" w:rsidP="00371B03">
                                  <w:pPr>
                                    <w:jc w:val="center"/>
                                    <w:rPr>
                                      <w:rFonts w:ascii="Times New Roman" w:hAnsi="Times New Roman" w:cs="Times New Roman"/>
                                      <w:b/>
                                      <w:bCs/>
                                      <w:sz w:val="18"/>
                                      <w:szCs w:val="18"/>
                                      <w:rPrChange w:id="1592"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1593" w:author="Maino Vieytes, Christian (NIH/NIA/IRP) [F]" w:date="2023-11-15T16:32:00Z">
                                        <w:rPr>
                                          <w:rFonts w:ascii="Times New Roman" w:hAnsi="Times New Roman" w:cs="Times New Roman"/>
                                          <w:b/>
                                          <w:bCs/>
                                          <w:sz w:val="20"/>
                                          <w:szCs w:val="20"/>
                                        </w:rPr>
                                      </w:rPrChange>
                                    </w:rPr>
                                    <w:t xml:space="preserve">Food-secure         </w:t>
                                  </w:r>
                                  <w:r w:rsidRPr="00BA33A1">
                                    <w:rPr>
                                      <w:rFonts w:ascii="Times New Roman" w:hAnsi="Times New Roman" w:cs="Times New Roman"/>
                                      <w:sz w:val="18"/>
                                      <w:szCs w:val="18"/>
                                      <w:rPrChange w:id="1594" w:author="Maino Vieytes, Christian (NIH/NIA/IRP) [F]" w:date="2023-11-15T16:32:00Z">
                                        <w:rPr>
                                          <w:rFonts w:ascii="Times New Roman" w:hAnsi="Times New Roman" w:cs="Times New Roman"/>
                                          <w:sz w:val="20"/>
                                          <w:szCs w:val="20"/>
                                        </w:rPr>
                                      </w:rPrChange>
                                    </w:rPr>
                                    <w:t>(</w:t>
                                  </w:r>
                                  <w:r w:rsidRPr="00BA33A1">
                                    <w:rPr>
                                      <w:rFonts w:ascii="Times New Roman" w:hAnsi="Times New Roman" w:cs="Times New Roman"/>
                                      <w:i/>
                                      <w:iCs/>
                                      <w:sz w:val="18"/>
                                      <w:szCs w:val="18"/>
                                      <w:rPrChange w:id="1595"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1596" w:author="Maino Vieytes, Christian (NIH/NIA/IRP) [F]" w:date="2023-11-15T16:32:00Z">
                                        <w:rPr>
                                          <w:rFonts w:ascii="Times New Roman" w:hAnsi="Times New Roman" w:cs="Times New Roman"/>
                                          <w:sz w:val="20"/>
                                          <w:szCs w:val="20"/>
                                        </w:rPr>
                                      </w:rPrChange>
                                    </w:rPr>
                                    <w:t xml:space="preserve"> = </w:t>
                                  </w:r>
                                  <w:ins w:id="1597" w:author="Maino Vieytes, Christian (NIH/NIA/IRP) [F]" w:date="2023-11-15T15:47:00Z">
                                    <w:r w:rsidR="00FE4615" w:rsidRPr="00BA33A1">
                                      <w:rPr>
                                        <w:rFonts w:ascii="Times New Roman" w:hAnsi="Times New Roman" w:cs="Times New Roman"/>
                                        <w:sz w:val="18"/>
                                        <w:szCs w:val="18"/>
                                        <w:rPrChange w:id="1598" w:author="Maino Vieytes, Christian (NIH/NIA/IRP) [F]" w:date="2023-11-15T16:32:00Z">
                                          <w:rPr>
                                            <w:rFonts w:ascii="Times New Roman" w:hAnsi="Times New Roman" w:cs="Times New Roman"/>
                                            <w:sz w:val="20"/>
                                            <w:szCs w:val="20"/>
                                          </w:rPr>
                                        </w:rPrChange>
                                      </w:rPr>
                                      <w:t>1096</w:t>
                                    </w:r>
                                  </w:ins>
                                  <w:del w:id="1599" w:author="Maino Vieytes, Christian (NIH/NIA/IRP) [F]" w:date="2023-11-15T15:47:00Z">
                                    <w:r w:rsidRPr="00BA33A1" w:rsidDel="00FE4615">
                                      <w:rPr>
                                        <w:rFonts w:ascii="Times New Roman" w:hAnsi="Times New Roman" w:cs="Times New Roman"/>
                                        <w:sz w:val="18"/>
                                        <w:szCs w:val="18"/>
                                        <w:rPrChange w:id="1600" w:author="Maino Vieytes, Christian (NIH/NIA/IRP) [F]" w:date="2023-11-15T16:32:00Z">
                                          <w:rPr>
                                            <w:rFonts w:ascii="Times New Roman" w:hAnsi="Times New Roman" w:cs="Times New Roman"/>
                                            <w:sz w:val="20"/>
                                            <w:szCs w:val="20"/>
                                          </w:rPr>
                                        </w:rPrChange>
                                      </w:rPr>
                                      <w:delText>2176</w:delText>
                                    </w:r>
                                  </w:del>
                                  <w:r w:rsidRPr="00BA33A1">
                                    <w:rPr>
                                      <w:rFonts w:ascii="Times New Roman" w:hAnsi="Times New Roman" w:cs="Times New Roman"/>
                                      <w:sz w:val="18"/>
                                      <w:szCs w:val="18"/>
                                      <w:rPrChange w:id="1601" w:author="Maino Vieytes, Christian (NIH/NIA/IRP) [F]" w:date="2023-11-15T16:32:00Z">
                                        <w:rPr>
                                          <w:rFonts w:ascii="Times New Roman" w:hAnsi="Times New Roman" w:cs="Times New Roman"/>
                                          <w:sz w:val="20"/>
                                          <w:szCs w:val="20"/>
                                        </w:rPr>
                                      </w:rPrChange>
                                    </w:rPr>
                                    <w:t>)</w:t>
                                  </w:r>
                                </w:p>
                              </w:tc>
                              <w:tc>
                                <w:tcPr>
                                  <w:tcW w:w="1004" w:type="dxa"/>
                                  <w:vAlign w:val="center"/>
                                </w:tcPr>
                                <w:p w14:paraId="7C694818" w14:textId="77777777" w:rsidR="008E210F" w:rsidRPr="00BA33A1" w:rsidRDefault="008E210F" w:rsidP="00371B03">
                                  <w:pPr>
                                    <w:jc w:val="center"/>
                                    <w:rPr>
                                      <w:rFonts w:ascii="Times New Roman" w:hAnsi="Times New Roman" w:cs="Times New Roman"/>
                                      <w:b/>
                                      <w:bCs/>
                                      <w:i/>
                                      <w:iCs/>
                                      <w:sz w:val="18"/>
                                      <w:szCs w:val="18"/>
                                      <w:rPrChange w:id="1602" w:author="Maino Vieytes, Christian (NIH/NIA/IRP) [F]" w:date="2023-11-15T16:32:00Z">
                                        <w:rPr>
                                          <w:rFonts w:ascii="Times New Roman" w:hAnsi="Times New Roman" w:cs="Times New Roman"/>
                                          <w:b/>
                                          <w:bCs/>
                                          <w:i/>
                                          <w:iCs/>
                                          <w:sz w:val="20"/>
                                          <w:szCs w:val="20"/>
                                        </w:rPr>
                                      </w:rPrChange>
                                    </w:rPr>
                                  </w:pPr>
                                  <w:r w:rsidRPr="00BA33A1">
                                    <w:rPr>
                                      <w:rFonts w:ascii="Times New Roman" w:hAnsi="Times New Roman" w:cs="Times New Roman"/>
                                      <w:b/>
                                      <w:bCs/>
                                      <w:sz w:val="18"/>
                                      <w:szCs w:val="18"/>
                                      <w:rPrChange w:id="1603" w:author="Maino Vieytes, Christian (NIH/NIA/IRP) [F]" w:date="2023-11-15T16:32:00Z">
                                        <w:rPr>
                                          <w:rFonts w:ascii="Times New Roman" w:hAnsi="Times New Roman" w:cs="Times New Roman"/>
                                          <w:b/>
                                          <w:bCs/>
                                          <w:sz w:val="20"/>
                                          <w:szCs w:val="20"/>
                                        </w:rPr>
                                      </w:rPrChange>
                                    </w:rPr>
                                    <w:t xml:space="preserve">Cohen’s </w:t>
                                  </w:r>
                                  <w:r w:rsidRPr="00BA33A1">
                                    <w:rPr>
                                      <w:rFonts w:ascii="Times New Roman" w:hAnsi="Times New Roman" w:cs="Times New Roman"/>
                                      <w:b/>
                                      <w:bCs/>
                                      <w:i/>
                                      <w:iCs/>
                                      <w:sz w:val="18"/>
                                      <w:szCs w:val="18"/>
                                      <w:rPrChange w:id="1604" w:author="Maino Vieytes, Christian (NIH/NIA/IRP) [F]" w:date="2023-11-15T16:32:00Z">
                                        <w:rPr>
                                          <w:rFonts w:ascii="Times New Roman" w:hAnsi="Times New Roman" w:cs="Times New Roman"/>
                                          <w:b/>
                                          <w:bCs/>
                                          <w:i/>
                                          <w:iCs/>
                                          <w:sz w:val="20"/>
                                          <w:szCs w:val="20"/>
                                        </w:rPr>
                                      </w:rPrChange>
                                    </w:rPr>
                                    <w:t>d</w:t>
                                  </w:r>
                                </w:p>
                              </w:tc>
                              <w:tc>
                                <w:tcPr>
                                  <w:tcW w:w="1151" w:type="dxa"/>
                                  <w:noWrap/>
                                  <w:vAlign w:val="center"/>
                                  <w:hideMark/>
                                </w:tcPr>
                                <w:p w14:paraId="6DFFBD79" w14:textId="77777777" w:rsidR="008E210F" w:rsidRPr="00BA33A1" w:rsidRDefault="008E210F" w:rsidP="00371B03">
                                  <w:pPr>
                                    <w:jc w:val="center"/>
                                    <w:rPr>
                                      <w:rFonts w:ascii="Times New Roman" w:hAnsi="Times New Roman" w:cs="Times New Roman"/>
                                      <w:b/>
                                      <w:bCs/>
                                      <w:sz w:val="18"/>
                                      <w:szCs w:val="18"/>
                                      <w:rPrChange w:id="1605"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i/>
                                      <w:iCs/>
                                      <w:sz w:val="18"/>
                                      <w:szCs w:val="18"/>
                                      <w:rPrChange w:id="1606" w:author="Maino Vieytes, Christian (NIH/NIA/IRP) [F]" w:date="2023-11-15T16:32:00Z">
                                        <w:rPr>
                                          <w:rFonts w:ascii="Times New Roman" w:hAnsi="Times New Roman" w:cs="Times New Roman"/>
                                          <w:b/>
                                          <w:bCs/>
                                          <w:i/>
                                          <w:iCs/>
                                          <w:sz w:val="20"/>
                                          <w:szCs w:val="20"/>
                                        </w:rPr>
                                      </w:rPrChange>
                                    </w:rPr>
                                    <w:t>p</w:t>
                                  </w:r>
                                </w:p>
                              </w:tc>
                            </w:tr>
                            <w:tr w:rsidR="00BA33A1" w:rsidRPr="00BA33A1" w14:paraId="50946646" w14:textId="77777777" w:rsidTr="00BA33A1">
                              <w:tblPrEx>
                                <w:tblW w:w="0" w:type="auto"/>
                                <w:tblPrExChange w:id="1607" w:author="Maino Vieytes, Christian (NIH/NIA/IRP) [F]" w:date="2023-11-15T16:33:00Z">
                                  <w:tblPrEx>
                                    <w:tblW w:w="0" w:type="auto"/>
                                  </w:tblPrEx>
                                </w:tblPrExChange>
                              </w:tblPrEx>
                              <w:trPr>
                                <w:trHeight w:val="320"/>
                                <w:trPrChange w:id="1608" w:author="Maino Vieytes, Christian (NIH/NIA/IRP) [F]" w:date="2023-11-15T16:33:00Z">
                                  <w:trPr>
                                    <w:trHeight w:val="320"/>
                                  </w:trPr>
                                </w:trPrChange>
                              </w:trPr>
                              <w:tc>
                                <w:tcPr>
                                  <w:tcW w:w="2456" w:type="dxa"/>
                                  <w:noWrap/>
                                  <w:vAlign w:val="center"/>
                                  <w:hideMark/>
                                  <w:tcPrChange w:id="1609" w:author="Maino Vieytes, Christian (NIH/NIA/IRP) [F]" w:date="2023-11-15T16:33:00Z">
                                    <w:tcPr>
                                      <w:tcW w:w="2456" w:type="dxa"/>
                                      <w:noWrap/>
                                      <w:vAlign w:val="center"/>
                                      <w:hideMark/>
                                    </w:tcPr>
                                  </w:tcPrChange>
                                </w:tcPr>
                                <w:p w14:paraId="40811B25" w14:textId="41774C03" w:rsidR="00BA33A1" w:rsidRPr="00BA33A1" w:rsidRDefault="00BA33A1" w:rsidP="00BA33A1">
                                  <w:pPr>
                                    <w:rPr>
                                      <w:rFonts w:ascii="Times New Roman" w:hAnsi="Times New Roman" w:cs="Times New Roman"/>
                                      <w:sz w:val="18"/>
                                      <w:szCs w:val="18"/>
                                      <w:rPrChange w:id="1610"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1611" w:author="Maino Vieytes, Christian (NIH/NIA/IRP) [F]" w:date="2023-11-15T16:32:00Z">
                                        <w:rPr>
                                          <w:rFonts w:ascii="Times New Roman" w:hAnsi="Times New Roman" w:cs="Times New Roman"/>
                                          <w:sz w:val="20"/>
                                          <w:szCs w:val="20"/>
                                        </w:rPr>
                                      </w:rPrChange>
                                    </w:rPr>
                                    <w:t xml:space="preserve">Food </w:t>
                                  </w:r>
                                  <w:ins w:id="1612" w:author="Maino Vieytes, Christian (NIH/NIA/IRP) [F]" w:date="2023-11-15T15:48:00Z">
                                    <w:r w:rsidRPr="00BA33A1">
                                      <w:rPr>
                                        <w:rFonts w:ascii="Times New Roman" w:hAnsi="Times New Roman" w:cs="Times New Roman"/>
                                        <w:sz w:val="18"/>
                                        <w:szCs w:val="18"/>
                                        <w:rPrChange w:id="1613" w:author="Maino Vieytes, Christian (NIH/NIA/IRP) [F]" w:date="2023-11-15T16:32:00Z">
                                          <w:rPr>
                                            <w:rFonts w:ascii="Times New Roman" w:hAnsi="Times New Roman" w:cs="Times New Roman"/>
                                            <w:sz w:val="20"/>
                                            <w:szCs w:val="20"/>
                                          </w:rPr>
                                        </w:rPrChange>
                                      </w:rPr>
                                      <w:t>Ins</w:t>
                                    </w:r>
                                  </w:ins>
                                  <w:del w:id="1614" w:author="Maino Vieytes, Christian (NIH/NIA/IRP) [F]" w:date="2023-11-15T15:48:00Z">
                                    <w:r w:rsidRPr="00BA33A1" w:rsidDel="00FE4615">
                                      <w:rPr>
                                        <w:rFonts w:ascii="Times New Roman" w:hAnsi="Times New Roman" w:cs="Times New Roman"/>
                                        <w:sz w:val="18"/>
                                        <w:szCs w:val="18"/>
                                        <w:rPrChange w:id="1615" w:author="Maino Vieytes, Christian (NIH/NIA/IRP) [F]" w:date="2023-11-15T16:32:00Z">
                                          <w:rPr>
                                            <w:rFonts w:ascii="Times New Roman" w:hAnsi="Times New Roman" w:cs="Times New Roman"/>
                                            <w:sz w:val="20"/>
                                            <w:szCs w:val="20"/>
                                          </w:rPr>
                                        </w:rPrChange>
                                      </w:rPr>
                                      <w:delText>S</w:delText>
                                    </w:r>
                                  </w:del>
                                  <w:r w:rsidRPr="00BA33A1">
                                    <w:rPr>
                                      <w:rFonts w:ascii="Times New Roman" w:hAnsi="Times New Roman" w:cs="Times New Roman"/>
                                      <w:sz w:val="18"/>
                                      <w:szCs w:val="18"/>
                                      <w:rPrChange w:id="1616" w:author="Maino Vieytes, Christian (NIH/NIA/IRP) [F]" w:date="2023-11-15T16:32:00Z">
                                        <w:rPr>
                                          <w:rFonts w:ascii="Times New Roman" w:hAnsi="Times New Roman" w:cs="Times New Roman"/>
                                          <w:sz w:val="20"/>
                                          <w:szCs w:val="20"/>
                                        </w:rPr>
                                      </w:rPrChange>
                                    </w:rPr>
                                    <w:t>ecurity Pattern</w:t>
                                  </w:r>
                                  <w:r w:rsidRPr="00BA33A1">
                                    <w:rPr>
                                      <w:rFonts w:ascii="Times New Roman" w:hAnsi="Times New Roman" w:cs="Times New Roman"/>
                                      <w:sz w:val="18"/>
                                      <w:szCs w:val="18"/>
                                      <w:lang w:bidi="en-US"/>
                                      <w:rPrChange w:id="1617" w:author="Maino Vieytes, Christian (NIH/NIA/IRP) [F]" w:date="2023-11-15T16:32:00Z">
                                        <w:rPr>
                                          <w:rFonts w:ascii="Times New Roman" w:hAnsi="Times New Roman" w:cs="Times New Roman"/>
                                          <w:sz w:val="20"/>
                                          <w:szCs w:val="20"/>
                                          <w:lang w:bidi="en-US"/>
                                        </w:rPr>
                                      </w:rPrChange>
                                    </w:rPr>
                                    <w:t xml:space="preserve">† </w:t>
                                  </w:r>
                                  <w:r w:rsidRPr="00BA33A1">
                                    <w:rPr>
                                      <w:rFonts w:ascii="Times New Roman" w:hAnsi="Times New Roman" w:cs="Times New Roman"/>
                                      <w:sz w:val="18"/>
                                      <w:szCs w:val="18"/>
                                      <w:rPrChange w:id="1618" w:author="Maino Vieytes, Christian (NIH/NIA/IRP) [F]" w:date="2023-11-15T16:32:00Z">
                                        <w:rPr>
                                          <w:rFonts w:ascii="Times New Roman" w:hAnsi="Times New Roman" w:cs="Times New Roman"/>
                                          <w:sz w:val="20"/>
                                          <w:szCs w:val="20"/>
                                        </w:rPr>
                                      </w:rPrChange>
                                    </w:rPr>
                                    <w:t xml:space="preserve"> </w:t>
                                  </w:r>
                                </w:p>
                                <w:p w14:paraId="33FB40A5" w14:textId="77777777" w:rsidR="00BA33A1" w:rsidRPr="00BA33A1" w:rsidRDefault="00BA33A1" w:rsidP="00BA33A1">
                                  <w:pPr>
                                    <w:rPr>
                                      <w:rFonts w:ascii="Times New Roman" w:hAnsi="Times New Roman" w:cs="Times New Roman"/>
                                      <w:sz w:val="18"/>
                                      <w:szCs w:val="18"/>
                                      <w:rPrChange w:id="1619"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1620" w:author="Maino Vieytes, Christian (NIH/NIA/IRP) [F]" w:date="2023-11-15T16:32:00Z">
                                        <w:rPr>
                                          <w:rFonts w:ascii="Times New Roman" w:hAnsi="Times New Roman" w:cs="Times New Roman"/>
                                          <w:sz w:val="20"/>
                                          <w:szCs w:val="20"/>
                                        </w:rPr>
                                      </w:rPrChange>
                                    </w:rPr>
                                    <w:t>Mean (SD)</w:t>
                                  </w:r>
                                </w:p>
                              </w:tc>
                              <w:tc>
                                <w:tcPr>
                                  <w:tcW w:w="1952" w:type="dxa"/>
                                  <w:noWrap/>
                                  <w:vAlign w:val="center"/>
                                  <w:hideMark/>
                                  <w:tcPrChange w:id="1621" w:author="Maino Vieytes, Christian (NIH/NIA/IRP) [F]" w:date="2023-11-15T16:33:00Z">
                                    <w:tcPr>
                                      <w:tcW w:w="1952" w:type="dxa"/>
                                      <w:noWrap/>
                                      <w:vAlign w:val="center"/>
                                      <w:hideMark/>
                                    </w:tcPr>
                                  </w:tcPrChange>
                                </w:tcPr>
                                <w:p w14:paraId="48EBCA7D" w14:textId="164760B9" w:rsidR="00BA33A1" w:rsidRPr="00BA33A1" w:rsidDel="000E04CE" w:rsidRDefault="00BA33A1" w:rsidP="00555C35">
                                  <w:pPr>
                                    <w:jc w:val="center"/>
                                    <w:rPr>
                                      <w:del w:id="1622" w:author="Maino Vieytes, Christian (NIH/NIA/IRP) [F]" w:date="2023-11-15T16:31:00Z"/>
                                      <w:rFonts w:ascii="Times New Roman" w:hAnsi="Times New Roman" w:cs="Times New Roman"/>
                                      <w:sz w:val="18"/>
                                      <w:szCs w:val="18"/>
                                      <w:rPrChange w:id="1623" w:author="Maino Vieytes, Christian (NIH/NIA/IRP) [F]" w:date="2023-11-15T16:32:00Z">
                                        <w:rPr>
                                          <w:del w:id="1624" w:author="Maino Vieytes, Christian (NIH/NIA/IRP) [F]" w:date="2023-11-15T16:31:00Z"/>
                                          <w:rFonts w:ascii="Times New Roman" w:hAnsi="Times New Roman" w:cs="Times New Roman"/>
                                          <w:sz w:val="20"/>
                                          <w:szCs w:val="20"/>
                                        </w:rPr>
                                      </w:rPrChange>
                                    </w:rPr>
                                  </w:pPr>
                                  <w:ins w:id="1625" w:author="Maino Vieytes, Christian (NIH/NIA/IRP) [F]" w:date="2023-11-15T16:31:00Z">
                                    <w:r w:rsidRPr="00BA33A1">
                                      <w:rPr>
                                        <w:rFonts w:ascii="Times New Roman" w:hAnsi="Times New Roman" w:cs="Times New Roman"/>
                                        <w:color w:val="000000"/>
                                        <w:sz w:val="18"/>
                                        <w:szCs w:val="18"/>
                                        <w:rPrChange w:id="1626" w:author="Maino Vieytes, Christian (NIH/NIA/IRP) [F]" w:date="2023-11-15T16:32:00Z">
                                          <w:rPr>
                                            <w:rFonts w:ascii="Calibri" w:hAnsi="Calibri" w:cs="Calibri"/>
                                            <w:color w:val="000000"/>
                                          </w:rPr>
                                        </w:rPrChange>
                                      </w:rPr>
                                      <w:t>-0.03 (0.4)</w:t>
                                    </w:r>
                                  </w:ins>
                                </w:p>
                                <w:p w14:paraId="18C4015E" w14:textId="292BF449" w:rsidR="00BA33A1" w:rsidRPr="00BA33A1" w:rsidRDefault="00BA33A1" w:rsidP="00BA33A1">
                                  <w:pPr>
                                    <w:jc w:val="center"/>
                                    <w:rPr>
                                      <w:rFonts w:ascii="Times New Roman" w:hAnsi="Times New Roman" w:cs="Times New Roman"/>
                                      <w:sz w:val="18"/>
                                      <w:szCs w:val="18"/>
                                      <w:rPrChange w:id="1627" w:author="Maino Vieytes, Christian (NIH/NIA/IRP) [F]" w:date="2023-11-15T16:32:00Z">
                                        <w:rPr>
                                          <w:rFonts w:ascii="Times New Roman" w:hAnsi="Times New Roman" w:cs="Times New Roman"/>
                                          <w:sz w:val="20"/>
                                          <w:szCs w:val="20"/>
                                        </w:rPr>
                                      </w:rPrChange>
                                    </w:rPr>
                                  </w:pPr>
                                  <w:del w:id="1628" w:author="Maino Vieytes, Christian (NIH/NIA/IRP) [F]" w:date="2023-11-15T16:31:00Z">
                                    <w:r w:rsidRPr="00BA33A1" w:rsidDel="000E04CE">
                                      <w:rPr>
                                        <w:rFonts w:ascii="Times New Roman" w:hAnsi="Times New Roman" w:cs="Times New Roman"/>
                                        <w:sz w:val="18"/>
                                        <w:szCs w:val="18"/>
                                        <w:rPrChange w:id="1629" w:author="Maino Vieytes, Christian (NIH/NIA/IRP) [F]" w:date="2023-11-15T16:32:00Z">
                                          <w:rPr>
                                            <w:rFonts w:ascii="Times New Roman" w:hAnsi="Times New Roman" w:cs="Times New Roman"/>
                                            <w:sz w:val="20"/>
                                            <w:szCs w:val="20"/>
                                          </w:rPr>
                                        </w:rPrChange>
                                      </w:rPr>
                                      <w:delText>-0.03 (0.51)</w:delText>
                                    </w:r>
                                  </w:del>
                                </w:p>
                              </w:tc>
                              <w:tc>
                                <w:tcPr>
                                  <w:tcW w:w="1437" w:type="dxa"/>
                                  <w:noWrap/>
                                  <w:vAlign w:val="center"/>
                                  <w:hideMark/>
                                  <w:tcPrChange w:id="1630" w:author="Maino Vieytes, Christian (NIH/NIA/IRP) [F]" w:date="2023-11-15T16:33:00Z">
                                    <w:tcPr>
                                      <w:tcW w:w="1437" w:type="dxa"/>
                                      <w:noWrap/>
                                      <w:vAlign w:val="center"/>
                                      <w:hideMark/>
                                    </w:tcPr>
                                  </w:tcPrChange>
                                </w:tcPr>
                                <w:p w14:paraId="32753277" w14:textId="015D3E7F" w:rsidR="00BA33A1" w:rsidRPr="00BA33A1" w:rsidDel="000E04CE" w:rsidRDefault="00BA33A1" w:rsidP="00555C35">
                                  <w:pPr>
                                    <w:jc w:val="center"/>
                                    <w:rPr>
                                      <w:del w:id="1631" w:author="Maino Vieytes, Christian (NIH/NIA/IRP) [F]" w:date="2023-11-15T16:31:00Z"/>
                                      <w:rFonts w:ascii="Times New Roman" w:hAnsi="Times New Roman" w:cs="Times New Roman"/>
                                      <w:sz w:val="18"/>
                                      <w:szCs w:val="18"/>
                                      <w:rPrChange w:id="1632" w:author="Maino Vieytes, Christian (NIH/NIA/IRP) [F]" w:date="2023-11-15T16:32:00Z">
                                        <w:rPr>
                                          <w:del w:id="1633" w:author="Maino Vieytes, Christian (NIH/NIA/IRP) [F]" w:date="2023-11-15T16:31:00Z"/>
                                          <w:rFonts w:ascii="Times New Roman" w:hAnsi="Times New Roman" w:cs="Times New Roman"/>
                                          <w:sz w:val="20"/>
                                          <w:szCs w:val="20"/>
                                        </w:rPr>
                                      </w:rPrChange>
                                    </w:rPr>
                                  </w:pPr>
                                  <w:ins w:id="1634" w:author="Maino Vieytes, Christian (NIH/NIA/IRP) [F]" w:date="2023-11-15T16:31:00Z">
                                    <w:r w:rsidRPr="00BA33A1">
                                      <w:rPr>
                                        <w:rFonts w:ascii="Times New Roman" w:hAnsi="Times New Roman" w:cs="Times New Roman"/>
                                        <w:color w:val="000000"/>
                                        <w:sz w:val="18"/>
                                        <w:szCs w:val="18"/>
                                        <w:rPrChange w:id="1635" w:author="Maino Vieytes, Christian (NIH/NIA/IRP) [F]" w:date="2023-11-15T16:32:00Z">
                                          <w:rPr>
                                            <w:rFonts w:ascii="Calibri" w:hAnsi="Calibri" w:cs="Calibri"/>
                                            <w:color w:val="000000"/>
                                          </w:rPr>
                                        </w:rPrChange>
                                      </w:rPr>
                                      <w:t>0.21 (0.5)</w:t>
                                    </w:r>
                                  </w:ins>
                                </w:p>
                                <w:p w14:paraId="551DC55D" w14:textId="4CF8D702" w:rsidR="00BA33A1" w:rsidRPr="00BA33A1" w:rsidRDefault="00BA33A1" w:rsidP="00BA33A1">
                                  <w:pPr>
                                    <w:jc w:val="center"/>
                                    <w:rPr>
                                      <w:rFonts w:ascii="Times New Roman" w:hAnsi="Times New Roman" w:cs="Times New Roman"/>
                                      <w:sz w:val="18"/>
                                      <w:szCs w:val="18"/>
                                      <w:rPrChange w:id="1636" w:author="Maino Vieytes, Christian (NIH/NIA/IRP) [F]" w:date="2023-11-15T16:32:00Z">
                                        <w:rPr>
                                          <w:rFonts w:ascii="Times New Roman" w:hAnsi="Times New Roman" w:cs="Times New Roman"/>
                                          <w:sz w:val="20"/>
                                          <w:szCs w:val="20"/>
                                        </w:rPr>
                                      </w:rPrChange>
                                    </w:rPr>
                                  </w:pPr>
                                  <w:del w:id="1637" w:author="Maino Vieytes, Christian (NIH/NIA/IRP) [F]" w:date="2023-11-15T16:31:00Z">
                                    <w:r w:rsidRPr="00BA33A1" w:rsidDel="000E04CE">
                                      <w:rPr>
                                        <w:rFonts w:ascii="Times New Roman" w:hAnsi="Times New Roman" w:cs="Times New Roman"/>
                                        <w:sz w:val="18"/>
                                        <w:szCs w:val="18"/>
                                        <w:rPrChange w:id="1638" w:author="Maino Vieytes, Christian (NIH/NIA/IRP) [F]" w:date="2023-11-15T16:32:00Z">
                                          <w:rPr>
                                            <w:rFonts w:ascii="Times New Roman" w:hAnsi="Times New Roman" w:cs="Times New Roman"/>
                                            <w:sz w:val="20"/>
                                            <w:szCs w:val="20"/>
                                          </w:rPr>
                                        </w:rPrChange>
                                      </w:rPr>
                                      <w:delText>0.31 (0.63)</w:delText>
                                    </w:r>
                                  </w:del>
                                </w:p>
                              </w:tc>
                              <w:tc>
                                <w:tcPr>
                                  <w:tcW w:w="1350" w:type="dxa"/>
                                  <w:noWrap/>
                                  <w:vAlign w:val="center"/>
                                  <w:hideMark/>
                                  <w:tcPrChange w:id="1639" w:author="Maino Vieytes, Christian (NIH/NIA/IRP) [F]" w:date="2023-11-15T16:33:00Z">
                                    <w:tcPr>
                                      <w:tcW w:w="1350" w:type="dxa"/>
                                      <w:noWrap/>
                                      <w:vAlign w:val="center"/>
                                      <w:hideMark/>
                                    </w:tcPr>
                                  </w:tcPrChange>
                                </w:tcPr>
                                <w:p w14:paraId="72295B39" w14:textId="0782FEA9" w:rsidR="00BA33A1" w:rsidRPr="00BA33A1" w:rsidDel="000E04CE" w:rsidRDefault="00BA33A1" w:rsidP="00555C35">
                                  <w:pPr>
                                    <w:jc w:val="center"/>
                                    <w:rPr>
                                      <w:del w:id="1640" w:author="Maino Vieytes, Christian (NIH/NIA/IRP) [F]" w:date="2023-11-15T16:31:00Z"/>
                                      <w:rFonts w:ascii="Times New Roman" w:hAnsi="Times New Roman" w:cs="Times New Roman"/>
                                      <w:sz w:val="18"/>
                                      <w:szCs w:val="18"/>
                                      <w:rPrChange w:id="1641" w:author="Maino Vieytes, Christian (NIH/NIA/IRP) [F]" w:date="2023-11-15T16:32:00Z">
                                        <w:rPr>
                                          <w:del w:id="1642" w:author="Maino Vieytes, Christian (NIH/NIA/IRP) [F]" w:date="2023-11-15T16:31:00Z"/>
                                          <w:rFonts w:ascii="Times New Roman" w:hAnsi="Times New Roman" w:cs="Times New Roman"/>
                                          <w:sz w:val="20"/>
                                          <w:szCs w:val="20"/>
                                        </w:rPr>
                                      </w:rPrChange>
                                    </w:rPr>
                                  </w:pPr>
                                  <w:ins w:id="1643" w:author="Maino Vieytes, Christian (NIH/NIA/IRP) [F]" w:date="2023-11-15T16:31:00Z">
                                    <w:r w:rsidRPr="00BA33A1">
                                      <w:rPr>
                                        <w:rFonts w:ascii="Times New Roman" w:hAnsi="Times New Roman" w:cs="Times New Roman"/>
                                        <w:color w:val="000000"/>
                                        <w:sz w:val="18"/>
                                        <w:szCs w:val="18"/>
                                        <w:rPrChange w:id="1644" w:author="Maino Vieytes, Christian (NIH/NIA/IRP) [F]" w:date="2023-11-15T16:32:00Z">
                                          <w:rPr>
                                            <w:rFonts w:ascii="Calibri" w:hAnsi="Calibri" w:cs="Calibri"/>
                                            <w:color w:val="000000"/>
                                          </w:rPr>
                                        </w:rPrChange>
                                      </w:rPr>
                                      <w:t>-0.06 (0.38)</w:t>
                                    </w:r>
                                  </w:ins>
                                </w:p>
                                <w:p w14:paraId="379D7CC3" w14:textId="585D1F34" w:rsidR="00BA33A1" w:rsidRPr="00BA33A1" w:rsidRDefault="00BA33A1" w:rsidP="00BA33A1">
                                  <w:pPr>
                                    <w:jc w:val="center"/>
                                    <w:rPr>
                                      <w:rFonts w:ascii="Times New Roman" w:hAnsi="Times New Roman" w:cs="Times New Roman"/>
                                      <w:sz w:val="18"/>
                                      <w:szCs w:val="18"/>
                                      <w:rPrChange w:id="1645" w:author="Maino Vieytes, Christian (NIH/NIA/IRP) [F]" w:date="2023-11-15T16:32:00Z">
                                        <w:rPr>
                                          <w:rFonts w:ascii="Times New Roman" w:hAnsi="Times New Roman" w:cs="Times New Roman"/>
                                          <w:sz w:val="20"/>
                                          <w:szCs w:val="20"/>
                                        </w:rPr>
                                      </w:rPrChange>
                                    </w:rPr>
                                  </w:pPr>
                                  <w:del w:id="1646" w:author="Maino Vieytes, Christian (NIH/NIA/IRP) [F]" w:date="2023-11-15T16:31:00Z">
                                    <w:r w:rsidRPr="00BA33A1" w:rsidDel="000E04CE">
                                      <w:rPr>
                                        <w:rFonts w:ascii="Times New Roman" w:hAnsi="Times New Roman" w:cs="Times New Roman"/>
                                        <w:sz w:val="18"/>
                                        <w:szCs w:val="18"/>
                                        <w:rPrChange w:id="1647" w:author="Maino Vieytes, Christian (NIH/NIA/IRP) [F]" w:date="2023-11-15T16:32:00Z">
                                          <w:rPr>
                                            <w:rFonts w:ascii="Times New Roman" w:hAnsi="Times New Roman" w:cs="Times New Roman"/>
                                            <w:sz w:val="20"/>
                                            <w:szCs w:val="20"/>
                                          </w:rPr>
                                        </w:rPrChange>
                                      </w:rPr>
                                      <w:delText>-0.07 (0.48)</w:delText>
                                    </w:r>
                                  </w:del>
                                </w:p>
                              </w:tc>
                              <w:tc>
                                <w:tcPr>
                                  <w:tcW w:w="1004" w:type="dxa"/>
                                  <w:vAlign w:val="center"/>
                                  <w:tcPrChange w:id="1648" w:author="Maino Vieytes, Christian (NIH/NIA/IRP) [F]" w:date="2023-11-15T16:33:00Z">
                                    <w:tcPr>
                                      <w:tcW w:w="1004" w:type="dxa"/>
                                      <w:vAlign w:val="bottom"/>
                                    </w:tcPr>
                                  </w:tcPrChange>
                                </w:tcPr>
                                <w:p w14:paraId="2FC823A0" w14:textId="7528E2FC" w:rsidR="00BA33A1" w:rsidRPr="00BA33A1" w:rsidRDefault="00BA33A1" w:rsidP="00BA33A1">
                                  <w:pPr>
                                    <w:jc w:val="center"/>
                                    <w:rPr>
                                      <w:rFonts w:ascii="Times New Roman" w:hAnsi="Times New Roman" w:cs="Times New Roman"/>
                                      <w:sz w:val="18"/>
                                      <w:szCs w:val="18"/>
                                      <w:rPrChange w:id="1649" w:author="Maino Vieytes, Christian (NIH/NIA/IRP) [F]" w:date="2023-11-15T16:32:00Z">
                                        <w:rPr>
                                          <w:rFonts w:ascii="Times New Roman" w:hAnsi="Times New Roman" w:cs="Times New Roman"/>
                                          <w:sz w:val="20"/>
                                          <w:szCs w:val="20"/>
                                        </w:rPr>
                                      </w:rPrChange>
                                    </w:rPr>
                                  </w:pPr>
                                  <w:ins w:id="1650" w:author="Maino Vieytes, Christian (NIH/NIA/IRP) [F]" w:date="2023-11-15T16:31:00Z">
                                    <w:r w:rsidRPr="00BA33A1">
                                      <w:rPr>
                                        <w:rFonts w:ascii="Times New Roman" w:hAnsi="Times New Roman" w:cs="Times New Roman"/>
                                        <w:color w:val="000000"/>
                                        <w:sz w:val="18"/>
                                        <w:szCs w:val="18"/>
                                        <w:rPrChange w:id="1651" w:author="Maino Vieytes, Christian (NIH/NIA/IRP) [F]" w:date="2023-11-15T16:32:00Z">
                                          <w:rPr>
                                            <w:rFonts w:ascii="Calibri" w:hAnsi="Calibri" w:cs="Calibri"/>
                                            <w:color w:val="000000"/>
                                          </w:rPr>
                                        </w:rPrChange>
                                      </w:rPr>
                                      <w:t>0.4</w:t>
                                    </w:r>
                                    <w:r w:rsidRPr="00BA33A1">
                                      <w:rPr>
                                        <w:rFonts w:ascii="Times New Roman" w:hAnsi="Times New Roman" w:cs="Times New Roman"/>
                                        <w:color w:val="000000"/>
                                        <w:sz w:val="18"/>
                                        <w:szCs w:val="18"/>
                                        <w:rPrChange w:id="1652" w:author="Maino Vieytes, Christian (NIH/NIA/IRP) [F]" w:date="2023-11-15T16:32:00Z">
                                          <w:rPr>
                                            <w:rFonts w:ascii="Calibri" w:hAnsi="Calibri" w:cs="Calibri"/>
                                            <w:color w:val="000000"/>
                                          </w:rPr>
                                        </w:rPrChange>
                                      </w:rPr>
                                      <w:t>0</w:t>
                                    </w:r>
                                  </w:ins>
                                  <w:del w:id="1653" w:author="Maino Vieytes, Christian (NIH/NIA/IRP) [F]" w:date="2023-11-15T16:31:00Z">
                                    <w:r w:rsidRPr="00BA33A1" w:rsidDel="000E04CE">
                                      <w:rPr>
                                        <w:rFonts w:ascii="Times New Roman" w:hAnsi="Times New Roman" w:cs="Times New Roman"/>
                                        <w:sz w:val="18"/>
                                        <w:szCs w:val="18"/>
                                        <w:rPrChange w:id="1654" w:author="Maino Vieytes, Christian (NIH/NIA/IRP) [F]" w:date="2023-11-15T16:32:00Z">
                                          <w:rPr>
                                            <w:rFonts w:ascii="Times New Roman" w:hAnsi="Times New Roman" w:cs="Times New Roman"/>
                                            <w:sz w:val="20"/>
                                            <w:szCs w:val="20"/>
                                          </w:rPr>
                                        </w:rPrChange>
                                      </w:rPr>
                                      <w:delText>0.50</w:delText>
                                    </w:r>
                                  </w:del>
                                </w:p>
                              </w:tc>
                              <w:tc>
                                <w:tcPr>
                                  <w:tcW w:w="1151" w:type="dxa"/>
                                  <w:noWrap/>
                                  <w:vAlign w:val="center"/>
                                  <w:hideMark/>
                                  <w:tcPrChange w:id="1655" w:author="Maino Vieytes, Christian (NIH/NIA/IRP) [F]" w:date="2023-11-15T16:33:00Z">
                                    <w:tcPr>
                                      <w:tcW w:w="1151" w:type="dxa"/>
                                      <w:noWrap/>
                                      <w:vAlign w:val="bottom"/>
                                      <w:hideMark/>
                                    </w:tcPr>
                                  </w:tcPrChange>
                                </w:tcPr>
                                <w:p w14:paraId="2C0B8259" w14:textId="7A0FCA91" w:rsidR="00BA33A1" w:rsidRPr="00BA33A1" w:rsidRDefault="00BA33A1" w:rsidP="00BA33A1">
                                  <w:pPr>
                                    <w:jc w:val="center"/>
                                    <w:rPr>
                                      <w:rFonts w:ascii="Times New Roman" w:hAnsi="Times New Roman" w:cs="Times New Roman"/>
                                      <w:sz w:val="18"/>
                                      <w:szCs w:val="18"/>
                                      <w:rPrChange w:id="1656" w:author="Maino Vieytes, Christian (NIH/NIA/IRP) [F]" w:date="2023-11-15T16:32:00Z">
                                        <w:rPr>
                                          <w:rFonts w:ascii="Times New Roman" w:hAnsi="Times New Roman" w:cs="Times New Roman"/>
                                          <w:sz w:val="20"/>
                                          <w:szCs w:val="20"/>
                                        </w:rPr>
                                      </w:rPrChange>
                                    </w:rPr>
                                  </w:pPr>
                                  <w:ins w:id="1657" w:author="Maino Vieytes, Christian (NIH/NIA/IRP) [F]" w:date="2023-11-15T16:31:00Z">
                                    <w:r w:rsidRPr="00BA33A1">
                                      <w:rPr>
                                        <w:rFonts w:ascii="Times New Roman" w:hAnsi="Times New Roman" w:cs="Times New Roman"/>
                                        <w:color w:val="000000"/>
                                        <w:sz w:val="18"/>
                                        <w:szCs w:val="18"/>
                                        <w:rPrChange w:id="1658" w:author="Maino Vieytes, Christian (NIH/NIA/IRP) [F]" w:date="2023-11-15T16:32:00Z">
                                          <w:rPr>
                                            <w:rFonts w:ascii="Calibri" w:hAnsi="Calibri" w:cs="Calibri"/>
                                            <w:color w:val="000000"/>
                                          </w:rPr>
                                        </w:rPrChange>
                                      </w:rPr>
                                      <w:t>&lt; 0.01</w:t>
                                    </w:r>
                                  </w:ins>
                                  <w:del w:id="1659" w:author="Maino Vieytes, Christian (NIH/NIA/IRP) [F]" w:date="2023-11-15T16:31:00Z">
                                    <w:r w:rsidRPr="00BA33A1" w:rsidDel="000E04CE">
                                      <w:rPr>
                                        <w:rFonts w:ascii="Times New Roman" w:hAnsi="Times New Roman" w:cs="Times New Roman"/>
                                        <w:sz w:val="18"/>
                                        <w:szCs w:val="18"/>
                                        <w:rPrChange w:id="1660" w:author="Maino Vieytes, Christian (NIH/NIA/IRP) [F]" w:date="2023-11-15T16:32:00Z">
                                          <w:rPr>
                                            <w:rFonts w:ascii="Times New Roman" w:hAnsi="Times New Roman" w:cs="Times New Roman"/>
                                            <w:sz w:val="20"/>
                                            <w:szCs w:val="20"/>
                                          </w:rPr>
                                        </w:rPrChange>
                                      </w:rPr>
                                      <w:delText>&lt; 0.01</w:delText>
                                    </w:r>
                                  </w:del>
                                </w:p>
                              </w:tc>
                            </w:tr>
                            <w:tr w:rsidR="008E210F" w:rsidRPr="00BA33A1" w:rsidDel="00FE4615" w14:paraId="5FC32B36" w14:textId="5CC3D0D7" w:rsidTr="00BA33A1">
                              <w:tblPrEx>
                                <w:tblW w:w="0" w:type="auto"/>
                                <w:tblPrExChange w:id="1661" w:author="Maino Vieytes, Christian (NIH/NIA/IRP) [F]" w:date="2023-11-15T16:33:00Z">
                                  <w:tblPrEx>
                                    <w:tblW w:w="0" w:type="auto"/>
                                  </w:tblPrEx>
                                </w:tblPrExChange>
                              </w:tblPrEx>
                              <w:trPr>
                                <w:trHeight w:val="320"/>
                                <w:del w:id="1662" w:author="Maino Vieytes, Christian (NIH/NIA/IRP) [F]" w:date="2023-11-15T15:46:00Z"/>
                                <w:trPrChange w:id="1663" w:author="Maino Vieytes, Christian (NIH/NIA/IRP) [F]" w:date="2023-11-15T16:33:00Z">
                                  <w:trPr>
                                    <w:trHeight w:val="320"/>
                                  </w:trPr>
                                </w:trPrChange>
                              </w:trPr>
                              <w:tc>
                                <w:tcPr>
                                  <w:tcW w:w="2456" w:type="dxa"/>
                                  <w:noWrap/>
                                  <w:vAlign w:val="center"/>
                                  <w:hideMark/>
                                  <w:tcPrChange w:id="1664" w:author="Maino Vieytes, Christian (NIH/NIA/IRP) [F]" w:date="2023-11-15T16:33:00Z">
                                    <w:tcPr>
                                      <w:tcW w:w="2456" w:type="dxa"/>
                                      <w:noWrap/>
                                      <w:vAlign w:val="center"/>
                                      <w:hideMark/>
                                    </w:tcPr>
                                  </w:tcPrChange>
                                </w:tcPr>
                                <w:p w14:paraId="68247261" w14:textId="5FCFEE48" w:rsidR="008E210F" w:rsidRPr="00BA33A1" w:rsidDel="00FE4615" w:rsidRDefault="008E210F" w:rsidP="00371B03">
                                  <w:pPr>
                                    <w:rPr>
                                      <w:del w:id="1665" w:author="Maino Vieytes, Christian (NIH/NIA/IRP) [F]" w:date="2023-11-15T15:46:00Z"/>
                                      <w:rFonts w:ascii="Times New Roman" w:hAnsi="Times New Roman" w:cs="Times New Roman"/>
                                      <w:sz w:val="18"/>
                                      <w:szCs w:val="18"/>
                                      <w:rPrChange w:id="1666" w:author="Maino Vieytes, Christian (NIH/NIA/IRP) [F]" w:date="2023-11-15T16:32:00Z">
                                        <w:rPr>
                                          <w:del w:id="1667" w:author="Maino Vieytes, Christian (NIH/NIA/IRP) [F]" w:date="2023-11-15T15:46:00Z"/>
                                          <w:rFonts w:ascii="Times New Roman" w:hAnsi="Times New Roman" w:cs="Times New Roman"/>
                                          <w:sz w:val="20"/>
                                          <w:szCs w:val="20"/>
                                        </w:rPr>
                                      </w:rPrChange>
                                    </w:rPr>
                                  </w:pPr>
                                  <w:del w:id="1668" w:author="Maino Vieytes, Christian (NIH/NIA/IRP) [F]" w:date="2023-11-15T15:46:00Z">
                                    <w:r w:rsidRPr="00BA33A1" w:rsidDel="00FE4615">
                                      <w:rPr>
                                        <w:rFonts w:ascii="Times New Roman" w:hAnsi="Times New Roman" w:cs="Times New Roman"/>
                                        <w:sz w:val="18"/>
                                        <w:szCs w:val="18"/>
                                        <w:rPrChange w:id="1669" w:author="Maino Vieytes, Christian (NIH/NIA/IRP) [F]" w:date="2023-11-15T16:32:00Z">
                                          <w:rPr>
                                            <w:rFonts w:ascii="Times New Roman" w:hAnsi="Times New Roman" w:cs="Times New Roman"/>
                                            <w:sz w:val="20"/>
                                            <w:szCs w:val="20"/>
                                          </w:rPr>
                                        </w:rPrChange>
                                      </w:rPr>
                                      <w:delText>Age Pattern</w:delText>
                                    </w:r>
                                    <w:r w:rsidRPr="00BA33A1" w:rsidDel="00FE4615">
                                      <w:rPr>
                                        <w:rFonts w:ascii="Times New Roman" w:hAnsi="Times New Roman" w:cs="Times New Roman"/>
                                        <w:sz w:val="18"/>
                                        <w:szCs w:val="18"/>
                                        <w:lang w:bidi="en-US"/>
                                        <w:rPrChange w:id="1670" w:author="Maino Vieytes, Christian (NIH/NIA/IRP) [F]" w:date="2023-11-15T16:32:00Z">
                                          <w:rPr>
                                            <w:rFonts w:ascii="Times New Roman" w:hAnsi="Times New Roman" w:cs="Times New Roman"/>
                                            <w:sz w:val="20"/>
                                            <w:szCs w:val="20"/>
                                            <w:lang w:bidi="en-US"/>
                                          </w:rPr>
                                        </w:rPrChange>
                                      </w:rPr>
                                      <w:delText>†</w:delText>
                                    </w:r>
                                  </w:del>
                                </w:p>
                                <w:p w14:paraId="5944E31B" w14:textId="44661823" w:rsidR="008E210F" w:rsidRPr="00BA33A1" w:rsidDel="00FE4615" w:rsidRDefault="008E210F" w:rsidP="00371B03">
                                  <w:pPr>
                                    <w:rPr>
                                      <w:del w:id="1671" w:author="Maino Vieytes, Christian (NIH/NIA/IRP) [F]" w:date="2023-11-15T15:46:00Z"/>
                                      <w:rFonts w:ascii="Times New Roman" w:hAnsi="Times New Roman" w:cs="Times New Roman"/>
                                      <w:sz w:val="18"/>
                                      <w:szCs w:val="18"/>
                                      <w:rPrChange w:id="1672" w:author="Maino Vieytes, Christian (NIH/NIA/IRP) [F]" w:date="2023-11-15T16:32:00Z">
                                        <w:rPr>
                                          <w:del w:id="1673" w:author="Maino Vieytes, Christian (NIH/NIA/IRP) [F]" w:date="2023-11-15T15:46:00Z"/>
                                          <w:rFonts w:ascii="Times New Roman" w:hAnsi="Times New Roman" w:cs="Times New Roman"/>
                                          <w:sz w:val="20"/>
                                          <w:szCs w:val="20"/>
                                        </w:rPr>
                                      </w:rPrChange>
                                    </w:rPr>
                                  </w:pPr>
                                  <w:del w:id="1674" w:author="Maino Vieytes, Christian (NIH/NIA/IRP) [F]" w:date="2023-11-15T15:46:00Z">
                                    <w:r w:rsidRPr="00BA33A1" w:rsidDel="00FE4615">
                                      <w:rPr>
                                        <w:rFonts w:ascii="Times New Roman" w:hAnsi="Times New Roman" w:cs="Times New Roman"/>
                                        <w:sz w:val="18"/>
                                        <w:szCs w:val="18"/>
                                        <w:rPrChange w:id="1675"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1676" w:author="Maino Vieytes, Christian (NIH/NIA/IRP) [F]" w:date="2023-11-15T16:33:00Z">
                                    <w:tcPr>
                                      <w:tcW w:w="1952" w:type="dxa"/>
                                      <w:noWrap/>
                                      <w:vAlign w:val="center"/>
                                      <w:hideMark/>
                                    </w:tcPr>
                                  </w:tcPrChange>
                                </w:tcPr>
                                <w:p w14:paraId="42C963EA" w14:textId="1BB8C4B8" w:rsidR="008E210F" w:rsidRPr="00BA33A1" w:rsidDel="00FE4615" w:rsidRDefault="008E210F" w:rsidP="00555C35">
                                  <w:pPr>
                                    <w:jc w:val="center"/>
                                    <w:rPr>
                                      <w:del w:id="1677" w:author="Maino Vieytes, Christian (NIH/NIA/IRP) [F]" w:date="2023-11-15T15:46:00Z"/>
                                      <w:rFonts w:ascii="Times New Roman" w:hAnsi="Times New Roman" w:cs="Times New Roman"/>
                                      <w:sz w:val="18"/>
                                      <w:szCs w:val="18"/>
                                      <w:rPrChange w:id="1678" w:author="Maino Vieytes, Christian (NIH/NIA/IRP) [F]" w:date="2023-11-15T16:32:00Z">
                                        <w:rPr>
                                          <w:del w:id="1679" w:author="Maino Vieytes, Christian (NIH/NIA/IRP) [F]" w:date="2023-11-15T15:46:00Z"/>
                                          <w:rFonts w:ascii="Times New Roman" w:hAnsi="Times New Roman" w:cs="Times New Roman"/>
                                          <w:sz w:val="20"/>
                                          <w:szCs w:val="20"/>
                                        </w:rPr>
                                      </w:rPrChange>
                                    </w:rPr>
                                  </w:pPr>
                                </w:p>
                                <w:p w14:paraId="430AF16F" w14:textId="2F9AC854" w:rsidR="008E210F" w:rsidRPr="00BA33A1" w:rsidDel="00FE4615" w:rsidRDefault="008E210F" w:rsidP="00555C35">
                                  <w:pPr>
                                    <w:jc w:val="center"/>
                                    <w:rPr>
                                      <w:del w:id="1680" w:author="Maino Vieytes, Christian (NIH/NIA/IRP) [F]" w:date="2023-11-15T15:46:00Z"/>
                                      <w:rFonts w:ascii="Times New Roman" w:hAnsi="Times New Roman" w:cs="Times New Roman"/>
                                      <w:sz w:val="18"/>
                                      <w:szCs w:val="18"/>
                                      <w:rPrChange w:id="1681" w:author="Maino Vieytes, Christian (NIH/NIA/IRP) [F]" w:date="2023-11-15T16:32:00Z">
                                        <w:rPr>
                                          <w:del w:id="1682" w:author="Maino Vieytes, Christian (NIH/NIA/IRP) [F]" w:date="2023-11-15T15:46:00Z"/>
                                          <w:rFonts w:ascii="Times New Roman" w:hAnsi="Times New Roman" w:cs="Times New Roman"/>
                                          <w:sz w:val="20"/>
                                          <w:szCs w:val="20"/>
                                        </w:rPr>
                                      </w:rPrChange>
                                    </w:rPr>
                                  </w:pPr>
                                  <w:del w:id="1683" w:author="Maino Vieytes, Christian (NIH/NIA/IRP) [F]" w:date="2023-11-15T15:46:00Z">
                                    <w:r w:rsidRPr="00BA33A1" w:rsidDel="00FE4615">
                                      <w:rPr>
                                        <w:rFonts w:ascii="Times New Roman" w:hAnsi="Times New Roman" w:cs="Times New Roman"/>
                                        <w:sz w:val="18"/>
                                        <w:szCs w:val="18"/>
                                        <w:rPrChange w:id="1684" w:author="Maino Vieytes, Christian (NIH/NIA/IRP) [F]" w:date="2023-11-15T16:32:00Z">
                                          <w:rPr>
                                            <w:rFonts w:ascii="Times New Roman" w:hAnsi="Times New Roman" w:cs="Times New Roman"/>
                                            <w:sz w:val="20"/>
                                            <w:szCs w:val="20"/>
                                          </w:rPr>
                                        </w:rPrChange>
                                      </w:rPr>
                                      <w:delText>-0.10 (0.61)</w:delText>
                                    </w:r>
                                  </w:del>
                                </w:p>
                              </w:tc>
                              <w:tc>
                                <w:tcPr>
                                  <w:tcW w:w="1437" w:type="dxa"/>
                                  <w:noWrap/>
                                  <w:vAlign w:val="center"/>
                                  <w:hideMark/>
                                  <w:tcPrChange w:id="1685" w:author="Maino Vieytes, Christian (NIH/NIA/IRP) [F]" w:date="2023-11-15T16:33:00Z">
                                    <w:tcPr>
                                      <w:tcW w:w="1437" w:type="dxa"/>
                                      <w:noWrap/>
                                      <w:vAlign w:val="center"/>
                                      <w:hideMark/>
                                    </w:tcPr>
                                  </w:tcPrChange>
                                </w:tcPr>
                                <w:p w14:paraId="15DCF89B" w14:textId="6004053F" w:rsidR="008E210F" w:rsidRPr="00BA33A1" w:rsidDel="00FE4615" w:rsidRDefault="008E210F" w:rsidP="00555C35">
                                  <w:pPr>
                                    <w:jc w:val="center"/>
                                    <w:rPr>
                                      <w:del w:id="1686" w:author="Maino Vieytes, Christian (NIH/NIA/IRP) [F]" w:date="2023-11-15T15:46:00Z"/>
                                      <w:rFonts w:ascii="Times New Roman" w:hAnsi="Times New Roman" w:cs="Times New Roman"/>
                                      <w:sz w:val="18"/>
                                      <w:szCs w:val="18"/>
                                      <w:rPrChange w:id="1687" w:author="Maino Vieytes, Christian (NIH/NIA/IRP) [F]" w:date="2023-11-15T16:32:00Z">
                                        <w:rPr>
                                          <w:del w:id="1688" w:author="Maino Vieytes, Christian (NIH/NIA/IRP) [F]" w:date="2023-11-15T15:46:00Z"/>
                                          <w:rFonts w:ascii="Times New Roman" w:hAnsi="Times New Roman" w:cs="Times New Roman"/>
                                          <w:sz w:val="20"/>
                                          <w:szCs w:val="20"/>
                                        </w:rPr>
                                      </w:rPrChange>
                                    </w:rPr>
                                  </w:pPr>
                                </w:p>
                                <w:p w14:paraId="593A1E82" w14:textId="59C86134" w:rsidR="008E210F" w:rsidRPr="00BA33A1" w:rsidDel="00FE4615" w:rsidRDefault="008E210F" w:rsidP="00555C35">
                                  <w:pPr>
                                    <w:jc w:val="center"/>
                                    <w:rPr>
                                      <w:del w:id="1689" w:author="Maino Vieytes, Christian (NIH/NIA/IRP) [F]" w:date="2023-11-15T15:46:00Z"/>
                                      <w:rFonts w:ascii="Times New Roman" w:hAnsi="Times New Roman" w:cs="Times New Roman"/>
                                      <w:sz w:val="18"/>
                                      <w:szCs w:val="18"/>
                                      <w:rPrChange w:id="1690" w:author="Maino Vieytes, Christian (NIH/NIA/IRP) [F]" w:date="2023-11-15T16:32:00Z">
                                        <w:rPr>
                                          <w:del w:id="1691" w:author="Maino Vieytes, Christian (NIH/NIA/IRP) [F]" w:date="2023-11-15T15:46:00Z"/>
                                          <w:rFonts w:ascii="Times New Roman" w:hAnsi="Times New Roman" w:cs="Times New Roman"/>
                                          <w:sz w:val="20"/>
                                          <w:szCs w:val="20"/>
                                        </w:rPr>
                                      </w:rPrChange>
                                    </w:rPr>
                                  </w:pPr>
                                  <w:del w:id="1692" w:author="Maino Vieytes, Christian (NIH/NIA/IRP) [F]" w:date="2023-11-15T15:46:00Z">
                                    <w:r w:rsidRPr="00BA33A1" w:rsidDel="00FE4615">
                                      <w:rPr>
                                        <w:rFonts w:ascii="Times New Roman" w:hAnsi="Times New Roman" w:cs="Times New Roman"/>
                                        <w:sz w:val="18"/>
                                        <w:szCs w:val="18"/>
                                        <w:rPrChange w:id="1693" w:author="Maino Vieytes, Christian (NIH/NIA/IRP) [F]" w:date="2023-11-15T16:32:00Z">
                                          <w:rPr>
                                            <w:rFonts w:ascii="Times New Roman" w:hAnsi="Times New Roman" w:cs="Times New Roman"/>
                                            <w:sz w:val="20"/>
                                            <w:szCs w:val="20"/>
                                          </w:rPr>
                                        </w:rPrChange>
                                      </w:rPr>
                                      <w:delText>-0.26 (0.72)</w:delText>
                                    </w:r>
                                  </w:del>
                                </w:p>
                              </w:tc>
                              <w:tc>
                                <w:tcPr>
                                  <w:tcW w:w="1350" w:type="dxa"/>
                                  <w:noWrap/>
                                  <w:vAlign w:val="center"/>
                                  <w:hideMark/>
                                  <w:tcPrChange w:id="1694" w:author="Maino Vieytes, Christian (NIH/NIA/IRP) [F]" w:date="2023-11-15T16:33:00Z">
                                    <w:tcPr>
                                      <w:tcW w:w="1350" w:type="dxa"/>
                                      <w:noWrap/>
                                      <w:vAlign w:val="center"/>
                                      <w:hideMark/>
                                    </w:tcPr>
                                  </w:tcPrChange>
                                </w:tcPr>
                                <w:p w14:paraId="25B15704" w14:textId="7745E9AB" w:rsidR="008E210F" w:rsidRPr="00BA33A1" w:rsidDel="00FE4615" w:rsidRDefault="008E210F" w:rsidP="00555C35">
                                  <w:pPr>
                                    <w:jc w:val="center"/>
                                    <w:rPr>
                                      <w:del w:id="1695" w:author="Maino Vieytes, Christian (NIH/NIA/IRP) [F]" w:date="2023-11-15T15:46:00Z"/>
                                      <w:rFonts w:ascii="Times New Roman" w:hAnsi="Times New Roman" w:cs="Times New Roman"/>
                                      <w:sz w:val="18"/>
                                      <w:szCs w:val="18"/>
                                      <w:rPrChange w:id="1696" w:author="Maino Vieytes, Christian (NIH/NIA/IRP) [F]" w:date="2023-11-15T16:32:00Z">
                                        <w:rPr>
                                          <w:del w:id="1697" w:author="Maino Vieytes, Christian (NIH/NIA/IRP) [F]" w:date="2023-11-15T15:46:00Z"/>
                                          <w:rFonts w:ascii="Times New Roman" w:hAnsi="Times New Roman" w:cs="Times New Roman"/>
                                          <w:sz w:val="20"/>
                                          <w:szCs w:val="20"/>
                                        </w:rPr>
                                      </w:rPrChange>
                                    </w:rPr>
                                  </w:pPr>
                                </w:p>
                                <w:p w14:paraId="1F63FC9D" w14:textId="79AD027A" w:rsidR="008E210F" w:rsidRPr="00BA33A1" w:rsidDel="00FE4615" w:rsidRDefault="008E210F" w:rsidP="00555C35">
                                  <w:pPr>
                                    <w:jc w:val="center"/>
                                    <w:rPr>
                                      <w:del w:id="1698" w:author="Maino Vieytes, Christian (NIH/NIA/IRP) [F]" w:date="2023-11-15T15:46:00Z"/>
                                      <w:rFonts w:ascii="Times New Roman" w:hAnsi="Times New Roman" w:cs="Times New Roman"/>
                                      <w:sz w:val="18"/>
                                      <w:szCs w:val="18"/>
                                      <w:rPrChange w:id="1699" w:author="Maino Vieytes, Christian (NIH/NIA/IRP) [F]" w:date="2023-11-15T16:32:00Z">
                                        <w:rPr>
                                          <w:del w:id="1700" w:author="Maino Vieytes, Christian (NIH/NIA/IRP) [F]" w:date="2023-11-15T15:46:00Z"/>
                                          <w:rFonts w:ascii="Times New Roman" w:hAnsi="Times New Roman" w:cs="Times New Roman"/>
                                          <w:sz w:val="20"/>
                                          <w:szCs w:val="20"/>
                                        </w:rPr>
                                      </w:rPrChange>
                                    </w:rPr>
                                  </w:pPr>
                                  <w:del w:id="1701" w:author="Maino Vieytes, Christian (NIH/NIA/IRP) [F]" w:date="2023-11-15T15:46:00Z">
                                    <w:r w:rsidRPr="00BA33A1" w:rsidDel="00FE4615">
                                      <w:rPr>
                                        <w:rFonts w:ascii="Times New Roman" w:hAnsi="Times New Roman" w:cs="Times New Roman"/>
                                        <w:sz w:val="18"/>
                                        <w:szCs w:val="18"/>
                                        <w:rPrChange w:id="1702" w:author="Maino Vieytes, Christian (NIH/NIA/IRP) [F]" w:date="2023-11-15T16:32:00Z">
                                          <w:rPr>
                                            <w:rFonts w:ascii="Times New Roman" w:hAnsi="Times New Roman" w:cs="Times New Roman"/>
                                            <w:sz w:val="20"/>
                                            <w:szCs w:val="20"/>
                                          </w:rPr>
                                        </w:rPrChange>
                                      </w:rPr>
                                      <w:delText>-0.08 (0.60)</w:delText>
                                    </w:r>
                                  </w:del>
                                </w:p>
                              </w:tc>
                              <w:tc>
                                <w:tcPr>
                                  <w:tcW w:w="1004" w:type="dxa"/>
                                  <w:vAlign w:val="center"/>
                                  <w:tcPrChange w:id="1703" w:author="Maino Vieytes, Christian (NIH/NIA/IRP) [F]" w:date="2023-11-15T16:33:00Z">
                                    <w:tcPr>
                                      <w:tcW w:w="1004" w:type="dxa"/>
                                      <w:vAlign w:val="bottom"/>
                                    </w:tcPr>
                                  </w:tcPrChange>
                                </w:tcPr>
                                <w:p w14:paraId="59DEC370" w14:textId="59CF73D3" w:rsidR="008E210F" w:rsidRPr="00BA33A1" w:rsidDel="00FE4615" w:rsidRDefault="008E210F" w:rsidP="00555C35">
                                  <w:pPr>
                                    <w:jc w:val="center"/>
                                    <w:rPr>
                                      <w:del w:id="1704" w:author="Maino Vieytes, Christian (NIH/NIA/IRP) [F]" w:date="2023-11-15T15:46:00Z"/>
                                      <w:rFonts w:ascii="Times New Roman" w:hAnsi="Times New Roman" w:cs="Times New Roman"/>
                                      <w:sz w:val="18"/>
                                      <w:szCs w:val="18"/>
                                      <w:rPrChange w:id="1705" w:author="Maino Vieytes, Christian (NIH/NIA/IRP) [F]" w:date="2023-11-15T16:32:00Z">
                                        <w:rPr>
                                          <w:del w:id="1706" w:author="Maino Vieytes, Christian (NIH/NIA/IRP) [F]" w:date="2023-11-15T15:46:00Z"/>
                                          <w:rFonts w:ascii="Times New Roman" w:hAnsi="Times New Roman" w:cs="Times New Roman"/>
                                          <w:sz w:val="20"/>
                                          <w:szCs w:val="20"/>
                                        </w:rPr>
                                      </w:rPrChange>
                                    </w:rPr>
                                  </w:pPr>
                                  <w:del w:id="1707" w:author="Maino Vieytes, Christian (NIH/NIA/IRP) [F]" w:date="2023-11-15T15:46:00Z">
                                    <w:r w:rsidRPr="00BA33A1" w:rsidDel="00FE4615">
                                      <w:rPr>
                                        <w:rFonts w:ascii="Times New Roman" w:hAnsi="Times New Roman" w:cs="Times New Roman"/>
                                        <w:sz w:val="18"/>
                                        <w:szCs w:val="18"/>
                                        <w:rPrChange w:id="1708" w:author="Maino Vieytes, Christian (NIH/NIA/IRP) [F]" w:date="2023-11-15T16:32:00Z">
                                          <w:rPr>
                                            <w:rFonts w:ascii="Times New Roman" w:hAnsi="Times New Roman" w:cs="Times New Roman"/>
                                            <w:sz w:val="20"/>
                                            <w:szCs w:val="20"/>
                                          </w:rPr>
                                        </w:rPrChange>
                                      </w:rPr>
                                      <w:delText>-0.22</w:delText>
                                    </w:r>
                                  </w:del>
                                </w:p>
                              </w:tc>
                              <w:tc>
                                <w:tcPr>
                                  <w:tcW w:w="1151" w:type="dxa"/>
                                  <w:noWrap/>
                                  <w:vAlign w:val="center"/>
                                  <w:hideMark/>
                                  <w:tcPrChange w:id="1709" w:author="Maino Vieytes, Christian (NIH/NIA/IRP) [F]" w:date="2023-11-15T16:33:00Z">
                                    <w:tcPr>
                                      <w:tcW w:w="1151" w:type="dxa"/>
                                      <w:noWrap/>
                                      <w:vAlign w:val="bottom"/>
                                      <w:hideMark/>
                                    </w:tcPr>
                                  </w:tcPrChange>
                                </w:tcPr>
                                <w:p w14:paraId="51FC8690" w14:textId="0E834391" w:rsidR="008E210F" w:rsidRPr="00BA33A1" w:rsidDel="00FE4615" w:rsidRDefault="008E210F" w:rsidP="00555C35">
                                  <w:pPr>
                                    <w:jc w:val="center"/>
                                    <w:rPr>
                                      <w:del w:id="1710" w:author="Maino Vieytes, Christian (NIH/NIA/IRP) [F]" w:date="2023-11-15T15:46:00Z"/>
                                      <w:rFonts w:ascii="Times New Roman" w:hAnsi="Times New Roman" w:cs="Times New Roman"/>
                                      <w:sz w:val="18"/>
                                      <w:szCs w:val="18"/>
                                      <w:rPrChange w:id="1711" w:author="Maino Vieytes, Christian (NIH/NIA/IRP) [F]" w:date="2023-11-15T16:32:00Z">
                                        <w:rPr>
                                          <w:del w:id="1712" w:author="Maino Vieytes, Christian (NIH/NIA/IRP) [F]" w:date="2023-11-15T15:46:00Z"/>
                                          <w:rFonts w:ascii="Times New Roman" w:hAnsi="Times New Roman" w:cs="Times New Roman"/>
                                          <w:sz w:val="20"/>
                                          <w:szCs w:val="20"/>
                                        </w:rPr>
                                      </w:rPrChange>
                                    </w:rPr>
                                  </w:pPr>
                                  <w:del w:id="1713" w:author="Maino Vieytes, Christian (NIH/NIA/IRP) [F]" w:date="2023-11-15T15:46:00Z">
                                    <w:r w:rsidRPr="00BA33A1" w:rsidDel="00FE4615">
                                      <w:rPr>
                                        <w:rFonts w:ascii="Times New Roman" w:hAnsi="Times New Roman" w:cs="Times New Roman"/>
                                        <w:sz w:val="18"/>
                                        <w:szCs w:val="18"/>
                                        <w:rPrChange w:id="1714" w:author="Maino Vieytes, Christian (NIH/NIA/IRP) [F]" w:date="2023-11-15T16:32:00Z">
                                          <w:rPr>
                                            <w:rFonts w:ascii="Times New Roman" w:hAnsi="Times New Roman" w:cs="Times New Roman"/>
                                            <w:sz w:val="20"/>
                                            <w:szCs w:val="20"/>
                                          </w:rPr>
                                        </w:rPrChange>
                                      </w:rPr>
                                      <w:delText>&lt; 0.01</w:delText>
                                    </w:r>
                                  </w:del>
                                </w:p>
                              </w:tc>
                            </w:tr>
                            <w:tr w:rsidR="008E210F" w:rsidRPr="00BA33A1" w:rsidDel="00FE4615" w14:paraId="72271FAE" w14:textId="38ED176D" w:rsidTr="00BA33A1">
                              <w:tblPrEx>
                                <w:tblW w:w="0" w:type="auto"/>
                                <w:tblPrExChange w:id="1715" w:author="Maino Vieytes, Christian (NIH/NIA/IRP) [F]" w:date="2023-11-15T16:33:00Z">
                                  <w:tblPrEx>
                                    <w:tblW w:w="0" w:type="auto"/>
                                  </w:tblPrEx>
                                </w:tblPrExChange>
                              </w:tblPrEx>
                              <w:trPr>
                                <w:trHeight w:val="320"/>
                                <w:del w:id="1716" w:author="Maino Vieytes, Christian (NIH/NIA/IRP) [F]" w:date="2023-11-15T15:46:00Z"/>
                                <w:trPrChange w:id="1717" w:author="Maino Vieytes, Christian (NIH/NIA/IRP) [F]" w:date="2023-11-15T16:33:00Z">
                                  <w:trPr>
                                    <w:trHeight w:val="320"/>
                                  </w:trPr>
                                </w:trPrChange>
                              </w:trPr>
                              <w:tc>
                                <w:tcPr>
                                  <w:tcW w:w="2456" w:type="dxa"/>
                                  <w:noWrap/>
                                  <w:vAlign w:val="center"/>
                                  <w:hideMark/>
                                  <w:tcPrChange w:id="1718" w:author="Maino Vieytes, Christian (NIH/NIA/IRP) [F]" w:date="2023-11-15T16:33:00Z">
                                    <w:tcPr>
                                      <w:tcW w:w="2456" w:type="dxa"/>
                                      <w:noWrap/>
                                      <w:vAlign w:val="center"/>
                                      <w:hideMark/>
                                    </w:tcPr>
                                  </w:tcPrChange>
                                </w:tcPr>
                                <w:p w14:paraId="5D5D9BD8" w14:textId="6DAC6CFE" w:rsidR="008E210F" w:rsidRPr="00BA33A1" w:rsidDel="00FE4615" w:rsidRDefault="008E210F" w:rsidP="00BA33A1">
                                  <w:pPr>
                                    <w:jc w:val="center"/>
                                    <w:rPr>
                                      <w:del w:id="1719" w:author="Maino Vieytes, Christian (NIH/NIA/IRP) [F]" w:date="2023-11-15T15:46:00Z"/>
                                      <w:rFonts w:ascii="Times New Roman" w:hAnsi="Times New Roman" w:cs="Times New Roman"/>
                                      <w:sz w:val="18"/>
                                      <w:szCs w:val="18"/>
                                      <w:rPrChange w:id="1720" w:author="Maino Vieytes, Christian (NIH/NIA/IRP) [F]" w:date="2023-11-15T16:32:00Z">
                                        <w:rPr>
                                          <w:del w:id="1721" w:author="Maino Vieytes, Christian (NIH/NIA/IRP) [F]" w:date="2023-11-15T15:46:00Z"/>
                                          <w:rFonts w:ascii="Times New Roman" w:hAnsi="Times New Roman" w:cs="Times New Roman"/>
                                          <w:sz w:val="20"/>
                                          <w:szCs w:val="20"/>
                                        </w:rPr>
                                      </w:rPrChange>
                                    </w:rPr>
                                    <w:pPrChange w:id="1722" w:author="Maino Vieytes, Christian (NIH/NIA/IRP) [F]" w:date="2023-11-15T16:33:00Z">
                                      <w:pPr/>
                                    </w:pPrChange>
                                  </w:pPr>
                                  <w:del w:id="1723" w:author="Maino Vieytes, Christian (NIH/NIA/IRP) [F]" w:date="2023-11-15T15:46:00Z">
                                    <w:r w:rsidRPr="00BA33A1" w:rsidDel="00FE4615">
                                      <w:rPr>
                                        <w:rFonts w:ascii="Times New Roman" w:hAnsi="Times New Roman" w:cs="Times New Roman"/>
                                        <w:sz w:val="18"/>
                                        <w:szCs w:val="18"/>
                                        <w:rPrChange w:id="1724" w:author="Maino Vieytes, Christian (NIH/NIA/IRP) [F]" w:date="2023-11-15T16:32:00Z">
                                          <w:rPr>
                                            <w:rFonts w:ascii="Times New Roman" w:hAnsi="Times New Roman" w:cs="Times New Roman"/>
                                            <w:sz w:val="20"/>
                                            <w:szCs w:val="20"/>
                                          </w:rPr>
                                        </w:rPrChange>
                                      </w:rPr>
                                      <w:delText>SNAP Pattern</w:delText>
                                    </w:r>
                                    <w:r w:rsidRPr="00BA33A1" w:rsidDel="00FE4615">
                                      <w:rPr>
                                        <w:rFonts w:ascii="Times New Roman" w:hAnsi="Times New Roman" w:cs="Times New Roman"/>
                                        <w:sz w:val="18"/>
                                        <w:szCs w:val="18"/>
                                        <w:lang w:bidi="en-US"/>
                                        <w:rPrChange w:id="1725" w:author="Maino Vieytes, Christian (NIH/NIA/IRP) [F]" w:date="2023-11-15T16:32:00Z">
                                          <w:rPr>
                                            <w:rFonts w:ascii="Times New Roman" w:hAnsi="Times New Roman" w:cs="Times New Roman"/>
                                            <w:sz w:val="20"/>
                                            <w:szCs w:val="20"/>
                                            <w:lang w:bidi="en-US"/>
                                          </w:rPr>
                                        </w:rPrChange>
                                      </w:rPr>
                                      <w:delText>†</w:delText>
                                    </w:r>
                                  </w:del>
                                </w:p>
                                <w:p w14:paraId="6B309684" w14:textId="0934E398" w:rsidR="008E210F" w:rsidRPr="00BA33A1" w:rsidDel="00FE4615" w:rsidRDefault="008E210F" w:rsidP="00BA33A1">
                                  <w:pPr>
                                    <w:jc w:val="center"/>
                                    <w:rPr>
                                      <w:del w:id="1726" w:author="Maino Vieytes, Christian (NIH/NIA/IRP) [F]" w:date="2023-11-15T15:46:00Z"/>
                                      <w:rFonts w:ascii="Times New Roman" w:hAnsi="Times New Roman" w:cs="Times New Roman"/>
                                      <w:sz w:val="18"/>
                                      <w:szCs w:val="18"/>
                                      <w:rPrChange w:id="1727" w:author="Maino Vieytes, Christian (NIH/NIA/IRP) [F]" w:date="2023-11-15T16:32:00Z">
                                        <w:rPr>
                                          <w:del w:id="1728" w:author="Maino Vieytes, Christian (NIH/NIA/IRP) [F]" w:date="2023-11-15T15:46:00Z"/>
                                          <w:rFonts w:ascii="Times New Roman" w:hAnsi="Times New Roman" w:cs="Times New Roman"/>
                                          <w:sz w:val="20"/>
                                          <w:szCs w:val="20"/>
                                        </w:rPr>
                                      </w:rPrChange>
                                    </w:rPr>
                                    <w:pPrChange w:id="1729" w:author="Maino Vieytes, Christian (NIH/NIA/IRP) [F]" w:date="2023-11-15T16:33:00Z">
                                      <w:pPr/>
                                    </w:pPrChange>
                                  </w:pPr>
                                  <w:del w:id="1730" w:author="Maino Vieytes, Christian (NIH/NIA/IRP) [F]" w:date="2023-11-15T15:46:00Z">
                                    <w:r w:rsidRPr="00BA33A1" w:rsidDel="00FE4615">
                                      <w:rPr>
                                        <w:rFonts w:ascii="Times New Roman" w:hAnsi="Times New Roman" w:cs="Times New Roman"/>
                                        <w:sz w:val="18"/>
                                        <w:szCs w:val="18"/>
                                        <w:rPrChange w:id="1731"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1732" w:author="Maino Vieytes, Christian (NIH/NIA/IRP) [F]" w:date="2023-11-15T16:33:00Z">
                                    <w:tcPr>
                                      <w:tcW w:w="1952" w:type="dxa"/>
                                      <w:noWrap/>
                                      <w:vAlign w:val="center"/>
                                      <w:hideMark/>
                                    </w:tcPr>
                                  </w:tcPrChange>
                                </w:tcPr>
                                <w:p w14:paraId="420B391E" w14:textId="4D0BF105" w:rsidR="008E210F" w:rsidRPr="00BA33A1" w:rsidDel="00FE4615" w:rsidRDefault="008E210F" w:rsidP="00555C35">
                                  <w:pPr>
                                    <w:jc w:val="center"/>
                                    <w:rPr>
                                      <w:del w:id="1733" w:author="Maino Vieytes, Christian (NIH/NIA/IRP) [F]" w:date="2023-11-15T15:46:00Z"/>
                                      <w:rFonts w:ascii="Times New Roman" w:hAnsi="Times New Roman" w:cs="Times New Roman"/>
                                      <w:sz w:val="18"/>
                                      <w:szCs w:val="18"/>
                                      <w:rPrChange w:id="1734" w:author="Maino Vieytes, Christian (NIH/NIA/IRP) [F]" w:date="2023-11-15T16:32:00Z">
                                        <w:rPr>
                                          <w:del w:id="1735" w:author="Maino Vieytes, Christian (NIH/NIA/IRP) [F]" w:date="2023-11-15T15:46:00Z"/>
                                          <w:rFonts w:ascii="Times New Roman" w:hAnsi="Times New Roman" w:cs="Times New Roman"/>
                                          <w:sz w:val="20"/>
                                          <w:szCs w:val="20"/>
                                        </w:rPr>
                                      </w:rPrChange>
                                    </w:rPr>
                                  </w:pPr>
                                </w:p>
                                <w:p w14:paraId="439B14C8" w14:textId="12FA029E" w:rsidR="008E210F" w:rsidRPr="00BA33A1" w:rsidDel="00FE4615" w:rsidRDefault="008E210F" w:rsidP="00555C35">
                                  <w:pPr>
                                    <w:jc w:val="center"/>
                                    <w:rPr>
                                      <w:del w:id="1736" w:author="Maino Vieytes, Christian (NIH/NIA/IRP) [F]" w:date="2023-11-15T15:46:00Z"/>
                                      <w:rFonts w:ascii="Times New Roman" w:hAnsi="Times New Roman" w:cs="Times New Roman"/>
                                      <w:sz w:val="18"/>
                                      <w:szCs w:val="18"/>
                                      <w:rPrChange w:id="1737" w:author="Maino Vieytes, Christian (NIH/NIA/IRP) [F]" w:date="2023-11-15T16:32:00Z">
                                        <w:rPr>
                                          <w:del w:id="1738" w:author="Maino Vieytes, Christian (NIH/NIA/IRP) [F]" w:date="2023-11-15T15:46:00Z"/>
                                          <w:rFonts w:ascii="Times New Roman" w:hAnsi="Times New Roman" w:cs="Times New Roman"/>
                                          <w:sz w:val="20"/>
                                          <w:szCs w:val="20"/>
                                        </w:rPr>
                                      </w:rPrChange>
                                    </w:rPr>
                                  </w:pPr>
                                  <w:del w:id="1739" w:author="Maino Vieytes, Christian (NIH/NIA/IRP) [F]" w:date="2023-11-15T15:46:00Z">
                                    <w:r w:rsidRPr="00BA33A1" w:rsidDel="00FE4615">
                                      <w:rPr>
                                        <w:rFonts w:ascii="Times New Roman" w:hAnsi="Times New Roman" w:cs="Times New Roman"/>
                                        <w:sz w:val="18"/>
                                        <w:szCs w:val="18"/>
                                        <w:rPrChange w:id="1740" w:author="Maino Vieytes, Christian (NIH/NIA/IRP) [F]" w:date="2023-11-15T16:32:00Z">
                                          <w:rPr>
                                            <w:rFonts w:ascii="Times New Roman" w:hAnsi="Times New Roman" w:cs="Times New Roman"/>
                                            <w:sz w:val="20"/>
                                            <w:szCs w:val="20"/>
                                          </w:rPr>
                                        </w:rPrChange>
                                      </w:rPr>
                                      <w:delText>-0.05 (0.84)</w:delText>
                                    </w:r>
                                  </w:del>
                                </w:p>
                              </w:tc>
                              <w:tc>
                                <w:tcPr>
                                  <w:tcW w:w="1437" w:type="dxa"/>
                                  <w:noWrap/>
                                  <w:vAlign w:val="center"/>
                                  <w:hideMark/>
                                  <w:tcPrChange w:id="1741" w:author="Maino Vieytes, Christian (NIH/NIA/IRP) [F]" w:date="2023-11-15T16:33:00Z">
                                    <w:tcPr>
                                      <w:tcW w:w="1437" w:type="dxa"/>
                                      <w:noWrap/>
                                      <w:vAlign w:val="center"/>
                                      <w:hideMark/>
                                    </w:tcPr>
                                  </w:tcPrChange>
                                </w:tcPr>
                                <w:p w14:paraId="2F79112D" w14:textId="1C433241" w:rsidR="008E210F" w:rsidRPr="00BA33A1" w:rsidDel="00FE4615" w:rsidRDefault="008E210F" w:rsidP="00555C35">
                                  <w:pPr>
                                    <w:jc w:val="center"/>
                                    <w:rPr>
                                      <w:del w:id="1742" w:author="Maino Vieytes, Christian (NIH/NIA/IRP) [F]" w:date="2023-11-15T15:46:00Z"/>
                                      <w:rFonts w:ascii="Times New Roman" w:hAnsi="Times New Roman" w:cs="Times New Roman"/>
                                      <w:sz w:val="18"/>
                                      <w:szCs w:val="18"/>
                                      <w:rPrChange w:id="1743" w:author="Maino Vieytes, Christian (NIH/NIA/IRP) [F]" w:date="2023-11-15T16:32:00Z">
                                        <w:rPr>
                                          <w:del w:id="1744" w:author="Maino Vieytes, Christian (NIH/NIA/IRP) [F]" w:date="2023-11-15T15:46:00Z"/>
                                          <w:rFonts w:ascii="Times New Roman" w:hAnsi="Times New Roman" w:cs="Times New Roman"/>
                                          <w:sz w:val="20"/>
                                          <w:szCs w:val="20"/>
                                        </w:rPr>
                                      </w:rPrChange>
                                    </w:rPr>
                                  </w:pPr>
                                </w:p>
                                <w:p w14:paraId="5294C0FD" w14:textId="644D14A2" w:rsidR="008E210F" w:rsidRPr="00BA33A1" w:rsidDel="00FE4615" w:rsidRDefault="008E210F" w:rsidP="00555C35">
                                  <w:pPr>
                                    <w:jc w:val="center"/>
                                    <w:rPr>
                                      <w:del w:id="1745" w:author="Maino Vieytes, Christian (NIH/NIA/IRP) [F]" w:date="2023-11-15T15:46:00Z"/>
                                      <w:rFonts w:ascii="Times New Roman" w:hAnsi="Times New Roman" w:cs="Times New Roman"/>
                                      <w:sz w:val="18"/>
                                      <w:szCs w:val="18"/>
                                      <w:rPrChange w:id="1746" w:author="Maino Vieytes, Christian (NIH/NIA/IRP) [F]" w:date="2023-11-15T16:32:00Z">
                                        <w:rPr>
                                          <w:del w:id="1747" w:author="Maino Vieytes, Christian (NIH/NIA/IRP) [F]" w:date="2023-11-15T15:46:00Z"/>
                                          <w:rFonts w:ascii="Times New Roman" w:hAnsi="Times New Roman" w:cs="Times New Roman"/>
                                          <w:sz w:val="20"/>
                                          <w:szCs w:val="20"/>
                                        </w:rPr>
                                      </w:rPrChange>
                                    </w:rPr>
                                  </w:pPr>
                                  <w:del w:id="1748" w:author="Maino Vieytes, Christian (NIH/NIA/IRP) [F]" w:date="2023-11-15T15:46:00Z">
                                    <w:r w:rsidRPr="00BA33A1" w:rsidDel="00FE4615">
                                      <w:rPr>
                                        <w:rFonts w:ascii="Times New Roman" w:hAnsi="Times New Roman" w:cs="Times New Roman"/>
                                        <w:sz w:val="18"/>
                                        <w:szCs w:val="18"/>
                                        <w:rPrChange w:id="1749" w:author="Maino Vieytes, Christian (NIH/NIA/IRP) [F]" w:date="2023-11-15T16:32:00Z">
                                          <w:rPr>
                                            <w:rFonts w:ascii="Times New Roman" w:hAnsi="Times New Roman" w:cs="Times New Roman"/>
                                            <w:sz w:val="20"/>
                                            <w:szCs w:val="20"/>
                                          </w:rPr>
                                        </w:rPrChange>
                                      </w:rPr>
                                      <w:delText>0.44 (0.85)</w:delText>
                                    </w:r>
                                  </w:del>
                                </w:p>
                              </w:tc>
                              <w:tc>
                                <w:tcPr>
                                  <w:tcW w:w="1350" w:type="dxa"/>
                                  <w:noWrap/>
                                  <w:vAlign w:val="center"/>
                                  <w:hideMark/>
                                  <w:tcPrChange w:id="1750" w:author="Maino Vieytes, Christian (NIH/NIA/IRP) [F]" w:date="2023-11-15T16:33:00Z">
                                    <w:tcPr>
                                      <w:tcW w:w="1350" w:type="dxa"/>
                                      <w:noWrap/>
                                      <w:vAlign w:val="center"/>
                                      <w:hideMark/>
                                    </w:tcPr>
                                  </w:tcPrChange>
                                </w:tcPr>
                                <w:p w14:paraId="2FBC9B5A" w14:textId="7C1D813C" w:rsidR="008E210F" w:rsidRPr="00BA33A1" w:rsidDel="00FE4615" w:rsidRDefault="008E210F" w:rsidP="00555C35">
                                  <w:pPr>
                                    <w:jc w:val="center"/>
                                    <w:rPr>
                                      <w:del w:id="1751" w:author="Maino Vieytes, Christian (NIH/NIA/IRP) [F]" w:date="2023-11-15T15:46:00Z"/>
                                      <w:rFonts w:ascii="Times New Roman" w:hAnsi="Times New Roman" w:cs="Times New Roman"/>
                                      <w:sz w:val="18"/>
                                      <w:szCs w:val="18"/>
                                      <w:rPrChange w:id="1752" w:author="Maino Vieytes, Christian (NIH/NIA/IRP) [F]" w:date="2023-11-15T16:32:00Z">
                                        <w:rPr>
                                          <w:del w:id="1753" w:author="Maino Vieytes, Christian (NIH/NIA/IRP) [F]" w:date="2023-11-15T15:46:00Z"/>
                                          <w:rFonts w:ascii="Times New Roman" w:hAnsi="Times New Roman" w:cs="Times New Roman"/>
                                          <w:sz w:val="20"/>
                                          <w:szCs w:val="20"/>
                                        </w:rPr>
                                      </w:rPrChange>
                                    </w:rPr>
                                  </w:pPr>
                                </w:p>
                                <w:p w14:paraId="71A0A5AE" w14:textId="3019E144" w:rsidR="008E210F" w:rsidRPr="00BA33A1" w:rsidDel="00FE4615" w:rsidRDefault="008E210F" w:rsidP="00555C35">
                                  <w:pPr>
                                    <w:jc w:val="center"/>
                                    <w:rPr>
                                      <w:del w:id="1754" w:author="Maino Vieytes, Christian (NIH/NIA/IRP) [F]" w:date="2023-11-15T15:46:00Z"/>
                                      <w:rFonts w:ascii="Times New Roman" w:hAnsi="Times New Roman" w:cs="Times New Roman"/>
                                      <w:sz w:val="18"/>
                                      <w:szCs w:val="18"/>
                                      <w:rPrChange w:id="1755" w:author="Maino Vieytes, Christian (NIH/NIA/IRP) [F]" w:date="2023-11-15T16:32:00Z">
                                        <w:rPr>
                                          <w:del w:id="1756" w:author="Maino Vieytes, Christian (NIH/NIA/IRP) [F]" w:date="2023-11-15T15:46:00Z"/>
                                          <w:rFonts w:ascii="Times New Roman" w:hAnsi="Times New Roman" w:cs="Times New Roman"/>
                                          <w:sz w:val="20"/>
                                          <w:szCs w:val="20"/>
                                        </w:rPr>
                                      </w:rPrChange>
                                    </w:rPr>
                                  </w:pPr>
                                  <w:del w:id="1757" w:author="Maino Vieytes, Christian (NIH/NIA/IRP) [F]" w:date="2023-11-15T15:46:00Z">
                                    <w:r w:rsidRPr="00BA33A1" w:rsidDel="00FE4615">
                                      <w:rPr>
                                        <w:rFonts w:ascii="Times New Roman" w:hAnsi="Times New Roman" w:cs="Times New Roman"/>
                                        <w:sz w:val="18"/>
                                        <w:szCs w:val="18"/>
                                        <w:rPrChange w:id="1758" w:author="Maino Vieytes, Christian (NIH/NIA/IRP) [F]" w:date="2023-11-15T16:32:00Z">
                                          <w:rPr>
                                            <w:rFonts w:ascii="Times New Roman" w:hAnsi="Times New Roman" w:cs="Times New Roman"/>
                                            <w:sz w:val="20"/>
                                            <w:szCs w:val="20"/>
                                          </w:rPr>
                                        </w:rPrChange>
                                      </w:rPr>
                                      <w:delText>-0.11 (0.82)</w:delText>
                                    </w:r>
                                  </w:del>
                                </w:p>
                              </w:tc>
                              <w:tc>
                                <w:tcPr>
                                  <w:tcW w:w="1004" w:type="dxa"/>
                                  <w:vAlign w:val="center"/>
                                  <w:tcPrChange w:id="1759" w:author="Maino Vieytes, Christian (NIH/NIA/IRP) [F]" w:date="2023-11-15T16:33:00Z">
                                    <w:tcPr>
                                      <w:tcW w:w="1004" w:type="dxa"/>
                                      <w:vAlign w:val="bottom"/>
                                    </w:tcPr>
                                  </w:tcPrChange>
                                </w:tcPr>
                                <w:p w14:paraId="3B010A2F" w14:textId="1A1DABAF" w:rsidR="008E210F" w:rsidRPr="00BA33A1" w:rsidDel="00FE4615" w:rsidRDefault="008E210F" w:rsidP="00555C35">
                                  <w:pPr>
                                    <w:jc w:val="center"/>
                                    <w:rPr>
                                      <w:del w:id="1760" w:author="Maino Vieytes, Christian (NIH/NIA/IRP) [F]" w:date="2023-11-15T15:46:00Z"/>
                                      <w:rFonts w:ascii="Times New Roman" w:hAnsi="Times New Roman" w:cs="Times New Roman"/>
                                      <w:sz w:val="18"/>
                                      <w:szCs w:val="18"/>
                                      <w:rPrChange w:id="1761" w:author="Maino Vieytes, Christian (NIH/NIA/IRP) [F]" w:date="2023-11-15T16:32:00Z">
                                        <w:rPr>
                                          <w:del w:id="1762" w:author="Maino Vieytes, Christian (NIH/NIA/IRP) [F]" w:date="2023-11-15T15:46:00Z"/>
                                          <w:rFonts w:ascii="Times New Roman" w:hAnsi="Times New Roman" w:cs="Times New Roman"/>
                                          <w:sz w:val="20"/>
                                          <w:szCs w:val="20"/>
                                        </w:rPr>
                                      </w:rPrChange>
                                    </w:rPr>
                                  </w:pPr>
                                  <w:del w:id="1763" w:author="Maino Vieytes, Christian (NIH/NIA/IRP) [F]" w:date="2023-11-15T15:46:00Z">
                                    <w:r w:rsidRPr="00BA33A1" w:rsidDel="00FE4615">
                                      <w:rPr>
                                        <w:rFonts w:ascii="Times New Roman" w:hAnsi="Times New Roman" w:cs="Times New Roman"/>
                                        <w:sz w:val="18"/>
                                        <w:szCs w:val="18"/>
                                        <w:rPrChange w:id="1764" w:author="Maino Vieytes, Christian (NIH/NIA/IRP) [F]" w:date="2023-11-15T16:32:00Z">
                                          <w:rPr>
                                            <w:rFonts w:ascii="Times New Roman" w:hAnsi="Times New Roman" w:cs="Times New Roman"/>
                                            <w:sz w:val="20"/>
                                            <w:szCs w:val="20"/>
                                          </w:rPr>
                                        </w:rPrChange>
                                      </w:rPr>
                                      <w:delText>0.60</w:delText>
                                    </w:r>
                                  </w:del>
                                </w:p>
                              </w:tc>
                              <w:tc>
                                <w:tcPr>
                                  <w:tcW w:w="1151" w:type="dxa"/>
                                  <w:noWrap/>
                                  <w:vAlign w:val="center"/>
                                  <w:hideMark/>
                                  <w:tcPrChange w:id="1765" w:author="Maino Vieytes, Christian (NIH/NIA/IRP) [F]" w:date="2023-11-15T16:33:00Z">
                                    <w:tcPr>
                                      <w:tcW w:w="1151" w:type="dxa"/>
                                      <w:noWrap/>
                                      <w:vAlign w:val="bottom"/>
                                      <w:hideMark/>
                                    </w:tcPr>
                                  </w:tcPrChange>
                                </w:tcPr>
                                <w:p w14:paraId="31F07E39" w14:textId="3CFC5F9E" w:rsidR="008E210F" w:rsidRPr="00BA33A1" w:rsidDel="00FE4615" w:rsidRDefault="008E210F" w:rsidP="00555C35">
                                  <w:pPr>
                                    <w:jc w:val="center"/>
                                    <w:rPr>
                                      <w:del w:id="1766" w:author="Maino Vieytes, Christian (NIH/NIA/IRP) [F]" w:date="2023-11-15T15:46:00Z"/>
                                      <w:rFonts w:ascii="Times New Roman" w:hAnsi="Times New Roman" w:cs="Times New Roman"/>
                                      <w:sz w:val="18"/>
                                      <w:szCs w:val="18"/>
                                      <w:rPrChange w:id="1767" w:author="Maino Vieytes, Christian (NIH/NIA/IRP) [F]" w:date="2023-11-15T16:32:00Z">
                                        <w:rPr>
                                          <w:del w:id="1768" w:author="Maino Vieytes, Christian (NIH/NIA/IRP) [F]" w:date="2023-11-15T15:46:00Z"/>
                                          <w:rFonts w:ascii="Times New Roman" w:hAnsi="Times New Roman" w:cs="Times New Roman"/>
                                          <w:sz w:val="20"/>
                                          <w:szCs w:val="20"/>
                                        </w:rPr>
                                      </w:rPrChange>
                                    </w:rPr>
                                  </w:pPr>
                                  <w:del w:id="1769" w:author="Maino Vieytes, Christian (NIH/NIA/IRP) [F]" w:date="2023-11-15T15:46:00Z">
                                    <w:r w:rsidRPr="00BA33A1" w:rsidDel="00FE4615">
                                      <w:rPr>
                                        <w:rFonts w:ascii="Times New Roman" w:hAnsi="Times New Roman" w:cs="Times New Roman"/>
                                        <w:sz w:val="18"/>
                                        <w:szCs w:val="18"/>
                                        <w:rPrChange w:id="1770" w:author="Maino Vieytes, Christian (NIH/NIA/IRP) [F]" w:date="2023-11-15T16:32:00Z">
                                          <w:rPr>
                                            <w:rFonts w:ascii="Times New Roman" w:hAnsi="Times New Roman" w:cs="Times New Roman"/>
                                            <w:sz w:val="20"/>
                                            <w:szCs w:val="20"/>
                                          </w:rPr>
                                        </w:rPrChange>
                                      </w:rPr>
                                      <w:delText>&lt; 0.01</w:delText>
                                    </w:r>
                                  </w:del>
                                </w:p>
                              </w:tc>
                            </w:tr>
                            <w:tr w:rsidR="008E210F" w:rsidRPr="00BA33A1" w:rsidDel="00FE4615" w14:paraId="1FD31E1F" w14:textId="2814D30F" w:rsidTr="00BA33A1">
                              <w:tblPrEx>
                                <w:tblW w:w="0" w:type="auto"/>
                                <w:tblPrExChange w:id="1771" w:author="Maino Vieytes, Christian (NIH/NIA/IRP) [F]" w:date="2023-11-15T16:33:00Z">
                                  <w:tblPrEx>
                                    <w:tblW w:w="0" w:type="auto"/>
                                  </w:tblPrEx>
                                </w:tblPrExChange>
                              </w:tblPrEx>
                              <w:trPr>
                                <w:trHeight w:val="320"/>
                                <w:del w:id="1772" w:author="Maino Vieytes, Christian (NIH/NIA/IRP) [F]" w:date="2023-11-15T15:46:00Z"/>
                                <w:trPrChange w:id="1773" w:author="Maino Vieytes, Christian (NIH/NIA/IRP) [F]" w:date="2023-11-15T16:33:00Z">
                                  <w:trPr>
                                    <w:trHeight w:val="320"/>
                                  </w:trPr>
                                </w:trPrChange>
                              </w:trPr>
                              <w:tc>
                                <w:tcPr>
                                  <w:tcW w:w="2456" w:type="dxa"/>
                                  <w:noWrap/>
                                  <w:vAlign w:val="center"/>
                                  <w:hideMark/>
                                  <w:tcPrChange w:id="1774" w:author="Maino Vieytes, Christian (NIH/NIA/IRP) [F]" w:date="2023-11-15T16:33:00Z">
                                    <w:tcPr>
                                      <w:tcW w:w="2456" w:type="dxa"/>
                                      <w:noWrap/>
                                      <w:vAlign w:val="center"/>
                                      <w:hideMark/>
                                    </w:tcPr>
                                  </w:tcPrChange>
                                </w:tcPr>
                                <w:p w14:paraId="61F74148" w14:textId="338C3A8E" w:rsidR="008E210F" w:rsidRPr="00BA33A1" w:rsidDel="00FE4615" w:rsidRDefault="008E210F" w:rsidP="00BA33A1">
                                  <w:pPr>
                                    <w:jc w:val="center"/>
                                    <w:rPr>
                                      <w:del w:id="1775" w:author="Maino Vieytes, Christian (NIH/NIA/IRP) [F]" w:date="2023-11-15T15:46:00Z"/>
                                      <w:rFonts w:ascii="Times New Roman" w:hAnsi="Times New Roman" w:cs="Times New Roman"/>
                                      <w:sz w:val="18"/>
                                      <w:szCs w:val="18"/>
                                      <w:rPrChange w:id="1776" w:author="Maino Vieytes, Christian (NIH/NIA/IRP) [F]" w:date="2023-11-15T16:32:00Z">
                                        <w:rPr>
                                          <w:del w:id="1777" w:author="Maino Vieytes, Christian (NIH/NIA/IRP) [F]" w:date="2023-11-15T15:46:00Z"/>
                                          <w:rFonts w:ascii="Times New Roman" w:hAnsi="Times New Roman" w:cs="Times New Roman"/>
                                          <w:sz w:val="20"/>
                                          <w:szCs w:val="20"/>
                                        </w:rPr>
                                      </w:rPrChange>
                                    </w:rPr>
                                    <w:pPrChange w:id="1778" w:author="Maino Vieytes, Christian (NIH/NIA/IRP) [F]" w:date="2023-11-15T16:33:00Z">
                                      <w:pPr/>
                                    </w:pPrChange>
                                  </w:pPr>
                                  <w:del w:id="1779" w:author="Maino Vieytes, Christian (NIH/NIA/IRP) [F]" w:date="2023-11-15T15:46:00Z">
                                    <w:r w:rsidRPr="00BA33A1" w:rsidDel="00FE4615">
                                      <w:rPr>
                                        <w:rFonts w:ascii="Times New Roman" w:hAnsi="Times New Roman" w:cs="Times New Roman"/>
                                        <w:sz w:val="18"/>
                                        <w:szCs w:val="18"/>
                                        <w:rPrChange w:id="1780" w:author="Maino Vieytes, Christian (NIH/NIA/IRP) [F]" w:date="2023-11-15T16:32:00Z">
                                          <w:rPr>
                                            <w:rFonts w:ascii="Times New Roman" w:hAnsi="Times New Roman" w:cs="Times New Roman"/>
                                            <w:sz w:val="20"/>
                                            <w:szCs w:val="20"/>
                                          </w:rPr>
                                        </w:rPrChange>
                                      </w:rPr>
                                      <w:delText>Household Size Pattern</w:delText>
                                    </w:r>
                                    <w:r w:rsidRPr="00BA33A1" w:rsidDel="00FE4615">
                                      <w:rPr>
                                        <w:rFonts w:ascii="Times New Roman" w:hAnsi="Times New Roman" w:cs="Times New Roman"/>
                                        <w:sz w:val="18"/>
                                        <w:szCs w:val="18"/>
                                        <w:lang w:bidi="en-US"/>
                                        <w:rPrChange w:id="1781" w:author="Maino Vieytes, Christian (NIH/NIA/IRP) [F]" w:date="2023-11-15T16:32:00Z">
                                          <w:rPr>
                                            <w:rFonts w:ascii="Times New Roman" w:hAnsi="Times New Roman" w:cs="Times New Roman"/>
                                            <w:sz w:val="20"/>
                                            <w:szCs w:val="20"/>
                                            <w:lang w:bidi="en-US"/>
                                          </w:rPr>
                                        </w:rPrChange>
                                      </w:rPr>
                                      <w:delText>†</w:delText>
                                    </w:r>
                                  </w:del>
                                </w:p>
                                <w:p w14:paraId="659056B9" w14:textId="4B5DA4E7" w:rsidR="008E210F" w:rsidRPr="00BA33A1" w:rsidDel="00FE4615" w:rsidRDefault="008E210F" w:rsidP="00BA33A1">
                                  <w:pPr>
                                    <w:jc w:val="center"/>
                                    <w:rPr>
                                      <w:del w:id="1782" w:author="Maino Vieytes, Christian (NIH/NIA/IRP) [F]" w:date="2023-11-15T15:46:00Z"/>
                                      <w:rFonts w:ascii="Times New Roman" w:hAnsi="Times New Roman" w:cs="Times New Roman"/>
                                      <w:sz w:val="18"/>
                                      <w:szCs w:val="18"/>
                                      <w:rPrChange w:id="1783" w:author="Maino Vieytes, Christian (NIH/NIA/IRP) [F]" w:date="2023-11-15T16:32:00Z">
                                        <w:rPr>
                                          <w:del w:id="1784" w:author="Maino Vieytes, Christian (NIH/NIA/IRP) [F]" w:date="2023-11-15T15:46:00Z"/>
                                          <w:rFonts w:ascii="Times New Roman" w:hAnsi="Times New Roman" w:cs="Times New Roman"/>
                                          <w:sz w:val="20"/>
                                          <w:szCs w:val="20"/>
                                        </w:rPr>
                                      </w:rPrChange>
                                    </w:rPr>
                                    <w:pPrChange w:id="1785" w:author="Maino Vieytes, Christian (NIH/NIA/IRP) [F]" w:date="2023-11-15T16:33:00Z">
                                      <w:pPr/>
                                    </w:pPrChange>
                                  </w:pPr>
                                  <w:del w:id="1786" w:author="Maino Vieytes, Christian (NIH/NIA/IRP) [F]" w:date="2023-11-15T15:46:00Z">
                                    <w:r w:rsidRPr="00BA33A1" w:rsidDel="00FE4615">
                                      <w:rPr>
                                        <w:rFonts w:ascii="Times New Roman" w:hAnsi="Times New Roman" w:cs="Times New Roman"/>
                                        <w:sz w:val="18"/>
                                        <w:szCs w:val="18"/>
                                        <w:rPrChange w:id="1787"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1788" w:author="Maino Vieytes, Christian (NIH/NIA/IRP) [F]" w:date="2023-11-15T16:33:00Z">
                                    <w:tcPr>
                                      <w:tcW w:w="1952" w:type="dxa"/>
                                      <w:noWrap/>
                                      <w:vAlign w:val="center"/>
                                      <w:hideMark/>
                                    </w:tcPr>
                                  </w:tcPrChange>
                                </w:tcPr>
                                <w:p w14:paraId="6D5BE2CD" w14:textId="628C0397" w:rsidR="008E210F" w:rsidRPr="00BA33A1" w:rsidDel="00FE4615" w:rsidRDefault="008E210F" w:rsidP="00555C35">
                                  <w:pPr>
                                    <w:jc w:val="center"/>
                                    <w:rPr>
                                      <w:del w:id="1789" w:author="Maino Vieytes, Christian (NIH/NIA/IRP) [F]" w:date="2023-11-15T15:46:00Z"/>
                                      <w:rFonts w:ascii="Times New Roman" w:hAnsi="Times New Roman" w:cs="Times New Roman"/>
                                      <w:sz w:val="18"/>
                                      <w:szCs w:val="18"/>
                                      <w:rPrChange w:id="1790" w:author="Maino Vieytes, Christian (NIH/NIA/IRP) [F]" w:date="2023-11-15T16:32:00Z">
                                        <w:rPr>
                                          <w:del w:id="1791" w:author="Maino Vieytes, Christian (NIH/NIA/IRP) [F]" w:date="2023-11-15T15:46:00Z"/>
                                          <w:rFonts w:ascii="Times New Roman" w:hAnsi="Times New Roman" w:cs="Times New Roman"/>
                                          <w:sz w:val="20"/>
                                          <w:szCs w:val="20"/>
                                        </w:rPr>
                                      </w:rPrChange>
                                    </w:rPr>
                                  </w:pPr>
                                </w:p>
                                <w:p w14:paraId="7918CC61" w14:textId="363AEC1D" w:rsidR="008E210F" w:rsidRPr="00BA33A1" w:rsidDel="00FE4615" w:rsidRDefault="008E210F" w:rsidP="00555C35">
                                  <w:pPr>
                                    <w:jc w:val="center"/>
                                    <w:rPr>
                                      <w:del w:id="1792" w:author="Maino Vieytes, Christian (NIH/NIA/IRP) [F]" w:date="2023-11-15T15:46:00Z"/>
                                      <w:rFonts w:ascii="Times New Roman" w:hAnsi="Times New Roman" w:cs="Times New Roman"/>
                                      <w:sz w:val="18"/>
                                      <w:szCs w:val="18"/>
                                      <w:rPrChange w:id="1793" w:author="Maino Vieytes, Christian (NIH/NIA/IRP) [F]" w:date="2023-11-15T16:32:00Z">
                                        <w:rPr>
                                          <w:del w:id="1794" w:author="Maino Vieytes, Christian (NIH/NIA/IRP) [F]" w:date="2023-11-15T15:46:00Z"/>
                                          <w:rFonts w:ascii="Times New Roman" w:hAnsi="Times New Roman" w:cs="Times New Roman"/>
                                          <w:sz w:val="20"/>
                                          <w:szCs w:val="20"/>
                                        </w:rPr>
                                      </w:rPrChange>
                                    </w:rPr>
                                  </w:pPr>
                                  <w:del w:id="1795" w:author="Maino Vieytes, Christian (NIH/NIA/IRP) [F]" w:date="2023-11-15T15:46:00Z">
                                    <w:r w:rsidRPr="00BA33A1" w:rsidDel="00FE4615">
                                      <w:rPr>
                                        <w:rFonts w:ascii="Times New Roman" w:hAnsi="Times New Roman" w:cs="Times New Roman"/>
                                        <w:sz w:val="18"/>
                                        <w:szCs w:val="18"/>
                                        <w:rPrChange w:id="1796" w:author="Maino Vieytes, Christian (NIH/NIA/IRP) [F]" w:date="2023-11-15T16:32:00Z">
                                          <w:rPr>
                                            <w:rFonts w:ascii="Times New Roman" w:hAnsi="Times New Roman" w:cs="Times New Roman"/>
                                            <w:sz w:val="20"/>
                                            <w:szCs w:val="20"/>
                                          </w:rPr>
                                        </w:rPrChange>
                                      </w:rPr>
                                      <w:delText>0.00 (0.18)</w:delText>
                                    </w:r>
                                  </w:del>
                                </w:p>
                              </w:tc>
                              <w:tc>
                                <w:tcPr>
                                  <w:tcW w:w="1437" w:type="dxa"/>
                                  <w:noWrap/>
                                  <w:vAlign w:val="center"/>
                                  <w:hideMark/>
                                  <w:tcPrChange w:id="1797" w:author="Maino Vieytes, Christian (NIH/NIA/IRP) [F]" w:date="2023-11-15T16:33:00Z">
                                    <w:tcPr>
                                      <w:tcW w:w="1437" w:type="dxa"/>
                                      <w:noWrap/>
                                      <w:vAlign w:val="center"/>
                                      <w:hideMark/>
                                    </w:tcPr>
                                  </w:tcPrChange>
                                </w:tcPr>
                                <w:p w14:paraId="47659375" w14:textId="0D80E04B" w:rsidR="008E210F" w:rsidRPr="00BA33A1" w:rsidDel="00FE4615" w:rsidRDefault="008E210F" w:rsidP="00555C35">
                                  <w:pPr>
                                    <w:jc w:val="center"/>
                                    <w:rPr>
                                      <w:del w:id="1798" w:author="Maino Vieytes, Christian (NIH/NIA/IRP) [F]" w:date="2023-11-15T15:46:00Z"/>
                                      <w:rFonts w:ascii="Times New Roman" w:hAnsi="Times New Roman" w:cs="Times New Roman"/>
                                      <w:sz w:val="18"/>
                                      <w:szCs w:val="18"/>
                                      <w:rPrChange w:id="1799" w:author="Maino Vieytes, Christian (NIH/NIA/IRP) [F]" w:date="2023-11-15T16:32:00Z">
                                        <w:rPr>
                                          <w:del w:id="1800" w:author="Maino Vieytes, Christian (NIH/NIA/IRP) [F]" w:date="2023-11-15T15:46:00Z"/>
                                          <w:rFonts w:ascii="Times New Roman" w:hAnsi="Times New Roman" w:cs="Times New Roman"/>
                                          <w:sz w:val="20"/>
                                          <w:szCs w:val="20"/>
                                        </w:rPr>
                                      </w:rPrChange>
                                    </w:rPr>
                                  </w:pPr>
                                </w:p>
                                <w:p w14:paraId="1ED6D0D7" w14:textId="5DF6D2CD" w:rsidR="008E210F" w:rsidRPr="00BA33A1" w:rsidDel="00FE4615" w:rsidRDefault="008E210F" w:rsidP="00555C35">
                                  <w:pPr>
                                    <w:jc w:val="center"/>
                                    <w:rPr>
                                      <w:del w:id="1801" w:author="Maino Vieytes, Christian (NIH/NIA/IRP) [F]" w:date="2023-11-15T15:46:00Z"/>
                                      <w:rFonts w:ascii="Times New Roman" w:hAnsi="Times New Roman" w:cs="Times New Roman"/>
                                      <w:sz w:val="18"/>
                                      <w:szCs w:val="18"/>
                                      <w:rPrChange w:id="1802" w:author="Maino Vieytes, Christian (NIH/NIA/IRP) [F]" w:date="2023-11-15T16:32:00Z">
                                        <w:rPr>
                                          <w:del w:id="1803" w:author="Maino Vieytes, Christian (NIH/NIA/IRP) [F]" w:date="2023-11-15T15:46:00Z"/>
                                          <w:rFonts w:ascii="Times New Roman" w:hAnsi="Times New Roman" w:cs="Times New Roman"/>
                                          <w:sz w:val="20"/>
                                          <w:szCs w:val="20"/>
                                        </w:rPr>
                                      </w:rPrChange>
                                    </w:rPr>
                                  </w:pPr>
                                  <w:del w:id="1804" w:author="Maino Vieytes, Christian (NIH/NIA/IRP) [F]" w:date="2023-11-15T15:46:00Z">
                                    <w:r w:rsidRPr="00BA33A1" w:rsidDel="00FE4615">
                                      <w:rPr>
                                        <w:rFonts w:ascii="Times New Roman" w:hAnsi="Times New Roman" w:cs="Times New Roman"/>
                                        <w:sz w:val="18"/>
                                        <w:szCs w:val="18"/>
                                        <w:rPrChange w:id="1805" w:author="Maino Vieytes, Christian (NIH/NIA/IRP) [F]" w:date="2023-11-15T16:32:00Z">
                                          <w:rPr>
                                            <w:rFonts w:ascii="Times New Roman" w:hAnsi="Times New Roman" w:cs="Times New Roman"/>
                                            <w:sz w:val="20"/>
                                            <w:szCs w:val="20"/>
                                          </w:rPr>
                                        </w:rPrChange>
                                      </w:rPr>
                                      <w:delText>0.08 (0.19)</w:delText>
                                    </w:r>
                                  </w:del>
                                </w:p>
                              </w:tc>
                              <w:tc>
                                <w:tcPr>
                                  <w:tcW w:w="1350" w:type="dxa"/>
                                  <w:noWrap/>
                                  <w:vAlign w:val="center"/>
                                  <w:hideMark/>
                                  <w:tcPrChange w:id="1806" w:author="Maino Vieytes, Christian (NIH/NIA/IRP) [F]" w:date="2023-11-15T16:33:00Z">
                                    <w:tcPr>
                                      <w:tcW w:w="1350" w:type="dxa"/>
                                      <w:noWrap/>
                                      <w:vAlign w:val="center"/>
                                      <w:hideMark/>
                                    </w:tcPr>
                                  </w:tcPrChange>
                                </w:tcPr>
                                <w:p w14:paraId="321679B6" w14:textId="6101FD5A" w:rsidR="008E210F" w:rsidRPr="00BA33A1" w:rsidDel="00FE4615" w:rsidRDefault="008E210F" w:rsidP="00555C35">
                                  <w:pPr>
                                    <w:jc w:val="center"/>
                                    <w:rPr>
                                      <w:del w:id="1807" w:author="Maino Vieytes, Christian (NIH/NIA/IRP) [F]" w:date="2023-11-15T15:46:00Z"/>
                                      <w:rFonts w:ascii="Times New Roman" w:hAnsi="Times New Roman" w:cs="Times New Roman"/>
                                      <w:sz w:val="18"/>
                                      <w:szCs w:val="18"/>
                                      <w:rPrChange w:id="1808" w:author="Maino Vieytes, Christian (NIH/NIA/IRP) [F]" w:date="2023-11-15T16:32:00Z">
                                        <w:rPr>
                                          <w:del w:id="1809" w:author="Maino Vieytes, Christian (NIH/NIA/IRP) [F]" w:date="2023-11-15T15:46:00Z"/>
                                          <w:rFonts w:ascii="Times New Roman" w:hAnsi="Times New Roman" w:cs="Times New Roman"/>
                                          <w:sz w:val="20"/>
                                          <w:szCs w:val="20"/>
                                        </w:rPr>
                                      </w:rPrChange>
                                    </w:rPr>
                                  </w:pPr>
                                </w:p>
                                <w:p w14:paraId="2347F809" w14:textId="46EE0178" w:rsidR="008E210F" w:rsidRPr="00BA33A1" w:rsidDel="00FE4615" w:rsidRDefault="008E210F" w:rsidP="00555C35">
                                  <w:pPr>
                                    <w:jc w:val="center"/>
                                    <w:rPr>
                                      <w:del w:id="1810" w:author="Maino Vieytes, Christian (NIH/NIA/IRP) [F]" w:date="2023-11-15T15:46:00Z"/>
                                      <w:rFonts w:ascii="Times New Roman" w:hAnsi="Times New Roman" w:cs="Times New Roman"/>
                                      <w:sz w:val="18"/>
                                      <w:szCs w:val="18"/>
                                      <w:rPrChange w:id="1811" w:author="Maino Vieytes, Christian (NIH/NIA/IRP) [F]" w:date="2023-11-15T16:32:00Z">
                                        <w:rPr>
                                          <w:del w:id="1812" w:author="Maino Vieytes, Christian (NIH/NIA/IRP) [F]" w:date="2023-11-15T15:46:00Z"/>
                                          <w:rFonts w:ascii="Times New Roman" w:hAnsi="Times New Roman" w:cs="Times New Roman"/>
                                          <w:sz w:val="20"/>
                                          <w:szCs w:val="20"/>
                                        </w:rPr>
                                      </w:rPrChange>
                                    </w:rPr>
                                  </w:pPr>
                                  <w:del w:id="1813" w:author="Maino Vieytes, Christian (NIH/NIA/IRP) [F]" w:date="2023-11-15T15:46:00Z">
                                    <w:r w:rsidRPr="00BA33A1" w:rsidDel="00FE4615">
                                      <w:rPr>
                                        <w:rFonts w:ascii="Times New Roman" w:hAnsi="Times New Roman" w:cs="Times New Roman"/>
                                        <w:sz w:val="18"/>
                                        <w:szCs w:val="18"/>
                                        <w:rPrChange w:id="1814" w:author="Maino Vieytes, Christian (NIH/NIA/IRP) [F]" w:date="2023-11-15T16:32:00Z">
                                          <w:rPr>
                                            <w:rFonts w:ascii="Times New Roman" w:hAnsi="Times New Roman" w:cs="Times New Roman"/>
                                            <w:sz w:val="20"/>
                                            <w:szCs w:val="20"/>
                                          </w:rPr>
                                        </w:rPrChange>
                                      </w:rPr>
                                      <w:delText>-0.01 (0.18)</w:delText>
                                    </w:r>
                                  </w:del>
                                </w:p>
                              </w:tc>
                              <w:tc>
                                <w:tcPr>
                                  <w:tcW w:w="1004" w:type="dxa"/>
                                  <w:vAlign w:val="center"/>
                                  <w:tcPrChange w:id="1815" w:author="Maino Vieytes, Christian (NIH/NIA/IRP) [F]" w:date="2023-11-15T16:33:00Z">
                                    <w:tcPr>
                                      <w:tcW w:w="1004" w:type="dxa"/>
                                      <w:vAlign w:val="bottom"/>
                                    </w:tcPr>
                                  </w:tcPrChange>
                                </w:tcPr>
                                <w:p w14:paraId="1B033E99" w14:textId="2F905DBD" w:rsidR="008E210F" w:rsidRPr="00BA33A1" w:rsidDel="00FE4615" w:rsidRDefault="008E210F" w:rsidP="00555C35">
                                  <w:pPr>
                                    <w:jc w:val="center"/>
                                    <w:rPr>
                                      <w:del w:id="1816" w:author="Maino Vieytes, Christian (NIH/NIA/IRP) [F]" w:date="2023-11-15T15:46:00Z"/>
                                      <w:rFonts w:ascii="Times New Roman" w:hAnsi="Times New Roman" w:cs="Times New Roman"/>
                                      <w:sz w:val="18"/>
                                      <w:szCs w:val="18"/>
                                      <w:rPrChange w:id="1817" w:author="Maino Vieytes, Christian (NIH/NIA/IRP) [F]" w:date="2023-11-15T16:32:00Z">
                                        <w:rPr>
                                          <w:del w:id="1818" w:author="Maino Vieytes, Christian (NIH/NIA/IRP) [F]" w:date="2023-11-15T15:46:00Z"/>
                                          <w:rFonts w:ascii="Times New Roman" w:hAnsi="Times New Roman" w:cs="Times New Roman"/>
                                          <w:sz w:val="20"/>
                                          <w:szCs w:val="20"/>
                                        </w:rPr>
                                      </w:rPrChange>
                                    </w:rPr>
                                  </w:pPr>
                                  <w:del w:id="1819" w:author="Maino Vieytes, Christian (NIH/NIA/IRP) [F]" w:date="2023-11-15T15:46:00Z">
                                    <w:r w:rsidRPr="00BA33A1" w:rsidDel="00FE4615">
                                      <w:rPr>
                                        <w:rFonts w:ascii="Times New Roman" w:hAnsi="Times New Roman" w:cs="Times New Roman"/>
                                        <w:sz w:val="18"/>
                                        <w:szCs w:val="18"/>
                                        <w:rPrChange w:id="1820" w:author="Maino Vieytes, Christian (NIH/NIA/IRP) [F]" w:date="2023-11-15T16:32:00Z">
                                          <w:rPr>
                                            <w:rFonts w:ascii="Times New Roman" w:hAnsi="Times New Roman" w:cs="Times New Roman"/>
                                            <w:sz w:val="20"/>
                                            <w:szCs w:val="20"/>
                                          </w:rPr>
                                        </w:rPrChange>
                                      </w:rPr>
                                      <w:delText>0.21</w:delText>
                                    </w:r>
                                  </w:del>
                                </w:p>
                              </w:tc>
                              <w:tc>
                                <w:tcPr>
                                  <w:tcW w:w="1151" w:type="dxa"/>
                                  <w:noWrap/>
                                  <w:vAlign w:val="center"/>
                                  <w:hideMark/>
                                  <w:tcPrChange w:id="1821" w:author="Maino Vieytes, Christian (NIH/NIA/IRP) [F]" w:date="2023-11-15T16:33:00Z">
                                    <w:tcPr>
                                      <w:tcW w:w="1151" w:type="dxa"/>
                                      <w:noWrap/>
                                      <w:vAlign w:val="bottom"/>
                                      <w:hideMark/>
                                    </w:tcPr>
                                  </w:tcPrChange>
                                </w:tcPr>
                                <w:p w14:paraId="66853870" w14:textId="6451902C" w:rsidR="008E210F" w:rsidRPr="00BA33A1" w:rsidDel="00FE4615" w:rsidRDefault="008E210F" w:rsidP="00555C35">
                                  <w:pPr>
                                    <w:jc w:val="center"/>
                                    <w:rPr>
                                      <w:del w:id="1822" w:author="Maino Vieytes, Christian (NIH/NIA/IRP) [F]" w:date="2023-11-15T15:46:00Z"/>
                                      <w:rFonts w:ascii="Times New Roman" w:hAnsi="Times New Roman" w:cs="Times New Roman"/>
                                      <w:sz w:val="18"/>
                                      <w:szCs w:val="18"/>
                                      <w:rPrChange w:id="1823" w:author="Maino Vieytes, Christian (NIH/NIA/IRP) [F]" w:date="2023-11-15T16:32:00Z">
                                        <w:rPr>
                                          <w:del w:id="1824" w:author="Maino Vieytes, Christian (NIH/NIA/IRP) [F]" w:date="2023-11-15T15:46:00Z"/>
                                          <w:rFonts w:ascii="Times New Roman" w:hAnsi="Times New Roman" w:cs="Times New Roman"/>
                                          <w:sz w:val="20"/>
                                          <w:szCs w:val="20"/>
                                        </w:rPr>
                                      </w:rPrChange>
                                    </w:rPr>
                                  </w:pPr>
                                  <w:del w:id="1825" w:author="Maino Vieytes, Christian (NIH/NIA/IRP) [F]" w:date="2023-11-15T15:46:00Z">
                                    <w:r w:rsidRPr="00BA33A1" w:rsidDel="00FE4615">
                                      <w:rPr>
                                        <w:rFonts w:ascii="Times New Roman" w:hAnsi="Times New Roman" w:cs="Times New Roman"/>
                                        <w:sz w:val="18"/>
                                        <w:szCs w:val="18"/>
                                        <w:rPrChange w:id="1826" w:author="Maino Vieytes, Christian (NIH/NIA/IRP) [F]" w:date="2023-11-15T16:32:00Z">
                                          <w:rPr>
                                            <w:rFonts w:ascii="Times New Roman" w:hAnsi="Times New Roman" w:cs="Times New Roman"/>
                                            <w:sz w:val="20"/>
                                            <w:szCs w:val="20"/>
                                          </w:rPr>
                                        </w:rPrChange>
                                      </w:rPr>
                                      <w:delText>&lt; 0.01</w:delText>
                                    </w:r>
                                  </w:del>
                                </w:p>
                              </w:tc>
                            </w:tr>
                            <w:tr w:rsidR="00BA33A1" w:rsidRPr="00BA33A1" w14:paraId="394198CE" w14:textId="77777777" w:rsidTr="00BA33A1">
                              <w:tblPrEx>
                                <w:tblW w:w="0" w:type="auto"/>
                                <w:tblPrExChange w:id="1827" w:author="Maino Vieytes, Christian (NIH/NIA/IRP) [F]" w:date="2023-11-15T16:33:00Z">
                                  <w:tblPrEx>
                                    <w:tblW w:w="0" w:type="auto"/>
                                  </w:tblPrEx>
                                </w:tblPrExChange>
                              </w:tblPrEx>
                              <w:trPr>
                                <w:trHeight w:val="320"/>
                                <w:trPrChange w:id="1828" w:author="Maino Vieytes, Christian (NIH/NIA/IRP) [F]" w:date="2023-11-15T16:33:00Z">
                                  <w:trPr>
                                    <w:trHeight w:val="320"/>
                                  </w:trPr>
                                </w:trPrChange>
                              </w:trPr>
                              <w:tc>
                                <w:tcPr>
                                  <w:tcW w:w="2456" w:type="dxa"/>
                                  <w:noWrap/>
                                  <w:vAlign w:val="center"/>
                                  <w:hideMark/>
                                  <w:tcPrChange w:id="1829" w:author="Maino Vieytes, Christian (NIH/NIA/IRP) [F]" w:date="2023-11-15T16:33:00Z">
                                    <w:tcPr>
                                      <w:tcW w:w="2456" w:type="dxa"/>
                                      <w:noWrap/>
                                      <w:vAlign w:val="center"/>
                                      <w:hideMark/>
                                    </w:tcPr>
                                  </w:tcPrChange>
                                </w:tcPr>
                                <w:p w14:paraId="0137414A" w14:textId="77777777" w:rsidR="00BA33A1" w:rsidRPr="00BA33A1" w:rsidRDefault="00BA33A1" w:rsidP="00BA33A1">
                                  <w:pPr>
                                    <w:rPr>
                                      <w:rFonts w:ascii="Times New Roman" w:hAnsi="Times New Roman" w:cs="Times New Roman"/>
                                      <w:sz w:val="18"/>
                                      <w:szCs w:val="18"/>
                                      <w:rPrChange w:id="1830"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1831" w:author="Maino Vieytes, Christian (NIH/NIA/IRP) [F]" w:date="2023-11-15T16:32:00Z">
                                        <w:rPr>
                                          <w:rFonts w:ascii="Times New Roman" w:hAnsi="Times New Roman" w:cs="Times New Roman"/>
                                          <w:sz w:val="20"/>
                                          <w:szCs w:val="20"/>
                                        </w:rPr>
                                      </w:rPrChange>
                                    </w:rPr>
                                    <w:t>Prudent Pattern #1</w:t>
                                  </w:r>
                                  <w:r w:rsidRPr="00BA33A1">
                                    <w:rPr>
                                      <w:rFonts w:ascii="Times New Roman" w:hAnsi="Times New Roman" w:cs="Times New Roman"/>
                                      <w:sz w:val="18"/>
                                      <w:szCs w:val="18"/>
                                      <w:lang w:bidi="en-US"/>
                                      <w:rPrChange w:id="1832" w:author="Maino Vieytes, Christian (NIH/NIA/IRP) [F]" w:date="2023-11-15T16:32:00Z">
                                        <w:rPr>
                                          <w:rFonts w:ascii="Times New Roman" w:hAnsi="Times New Roman" w:cs="Times New Roman"/>
                                          <w:sz w:val="20"/>
                                          <w:szCs w:val="20"/>
                                          <w:lang w:bidi="en-US"/>
                                        </w:rPr>
                                      </w:rPrChange>
                                    </w:rPr>
                                    <w:t>‡</w:t>
                                  </w:r>
                                </w:p>
                                <w:p w14:paraId="3FD065EF" w14:textId="77777777" w:rsidR="00BA33A1" w:rsidRPr="00BA33A1" w:rsidRDefault="00BA33A1" w:rsidP="00BA33A1">
                                  <w:pPr>
                                    <w:rPr>
                                      <w:rFonts w:ascii="Times New Roman" w:hAnsi="Times New Roman" w:cs="Times New Roman"/>
                                      <w:sz w:val="18"/>
                                      <w:szCs w:val="18"/>
                                      <w:rPrChange w:id="1833"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1834" w:author="Maino Vieytes, Christian (NIH/NIA/IRP) [F]" w:date="2023-11-15T16:32:00Z">
                                        <w:rPr>
                                          <w:rFonts w:ascii="Times New Roman" w:hAnsi="Times New Roman" w:cs="Times New Roman"/>
                                          <w:sz w:val="20"/>
                                          <w:szCs w:val="20"/>
                                        </w:rPr>
                                      </w:rPrChange>
                                    </w:rPr>
                                    <w:t>Mean (SD)</w:t>
                                  </w:r>
                                </w:p>
                              </w:tc>
                              <w:tc>
                                <w:tcPr>
                                  <w:tcW w:w="1952" w:type="dxa"/>
                                  <w:noWrap/>
                                  <w:vAlign w:val="center"/>
                                  <w:hideMark/>
                                  <w:tcPrChange w:id="1835" w:author="Maino Vieytes, Christian (NIH/NIA/IRP) [F]" w:date="2023-11-15T16:33:00Z">
                                    <w:tcPr>
                                      <w:tcW w:w="1952" w:type="dxa"/>
                                      <w:noWrap/>
                                      <w:vAlign w:val="center"/>
                                      <w:hideMark/>
                                    </w:tcPr>
                                  </w:tcPrChange>
                                </w:tcPr>
                                <w:p w14:paraId="38E3688E" w14:textId="0C4295F4" w:rsidR="00BA33A1" w:rsidRPr="00BA33A1" w:rsidDel="008D619F" w:rsidRDefault="00BA33A1" w:rsidP="00555C35">
                                  <w:pPr>
                                    <w:jc w:val="center"/>
                                    <w:rPr>
                                      <w:del w:id="1836" w:author="Maino Vieytes, Christian (NIH/NIA/IRP) [F]" w:date="2023-11-15T16:31:00Z"/>
                                      <w:rFonts w:ascii="Times New Roman" w:hAnsi="Times New Roman" w:cs="Times New Roman"/>
                                      <w:sz w:val="18"/>
                                      <w:szCs w:val="18"/>
                                      <w:rPrChange w:id="1837" w:author="Maino Vieytes, Christian (NIH/NIA/IRP) [F]" w:date="2023-11-15T16:32:00Z">
                                        <w:rPr>
                                          <w:del w:id="1838" w:author="Maino Vieytes, Christian (NIH/NIA/IRP) [F]" w:date="2023-11-15T16:31:00Z"/>
                                          <w:rFonts w:ascii="Times New Roman" w:hAnsi="Times New Roman" w:cs="Times New Roman"/>
                                          <w:sz w:val="20"/>
                                          <w:szCs w:val="20"/>
                                        </w:rPr>
                                      </w:rPrChange>
                                    </w:rPr>
                                  </w:pPr>
                                  <w:ins w:id="1839" w:author="Maino Vieytes, Christian (NIH/NIA/IRP) [F]" w:date="2023-11-15T16:31:00Z">
                                    <w:r w:rsidRPr="00BA33A1">
                                      <w:rPr>
                                        <w:rFonts w:ascii="Times New Roman" w:hAnsi="Times New Roman" w:cs="Times New Roman"/>
                                        <w:color w:val="000000"/>
                                        <w:sz w:val="18"/>
                                        <w:szCs w:val="18"/>
                                        <w:rPrChange w:id="1840" w:author="Maino Vieytes, Christian (NIH/NIA/IRP) [F]" w:date="2023-11-15T16:32:00Z">
                                          <w:rPr>
                                            <w:rFonts w:ascii="Calibri" w:hAnsi="Calibri" w:cs="Calibri"/>
                                            <w:color w:val="000000"/>
                                          </w:rPr>
                                        </w:rPrChange>
                                      </w:rPr>
                                      <w:t>0.04 (0.57)</w:t>
                                    </w:r>
                                  </w:ins>
                                </w:p>
                                <w:p w14:paraId="072ECFA7" w14:textId="64E04EF9" w:rsidR="00BA33A1" w:rsidRPr="00BA33A1" w:rsidRDefault="00BA33A1" w:rsidP="00BA33A1">
                                  <w:pPr>
                                    <w:jc w:val="center"/>
                                    <w:rPr>
                                      <w:rFonts w:ascii="Times New Roman" w:hAnsi="Times New Roman" w:cs="Times New Roman"/>
                                      <w:sz w:val="18"/>
                                      <w:szCs w:val="18"/>
                                      <w:rPrChange w:id="1841" w:author="Maino Vieytes, Christian (NIH/NIA/IRP) [F]" w:date="2023-11-15T16:32:00Z">
                                        <w:rPr>
                                          <w:rFonts w:ascii="Times New Roman" w:hAnsi="Times New Roman" w:cs="Times New Roman"/>
                                          <w:sz w:val="20"/>
                                          <w:szCs w:val="20"/>
                                        </w:rPr>
                                      </w:rPrChange>
                                    </w:rPr>
                                  </w:pPr>
                                  <w:del w:id="1842" w:author="Maino Vieytes, Christian (NIH/NIA/IRP) [F]" w:date="2023-11-15T16:31:00Z">
                                    <w:r w:rsidRPr="00BA33A1" w:rsidDel="008D619F">
                                      <w:rPr>
                                        <w:rFonts w:ascii="Times New Roman" w:hAnsi="Times New Roman" w:cs="Times New Roman"/>
                                        <w:sz w:val="18"/>
                                        <w:szCs w:val="18"/>
                                        <w:rPrChange w:id="1843" w:author="Maino Vieytes, Christian (NIH/NIA/IRP) [F]" w:date="2023-11-15T16:32:00Z">
                                          <w:rPr>
                                            <w:rFonts w:ascii="Times New Roman" w:hAnsi="Times New Roman" w:cs="Times New Roman"/>
                                            <w:sz w:val="20"/>
                                            <w:szCs w:val="20"/>
                                          </w:rPr>
                                        </w:rPrChange>
                                      </w:rPr>
                                      <w:delText>0.04 (0.62)</w:delText>
                                    </w:r>
                                  </w:del>
                                </w:p>
                              </w:tc>
                              <w:tc>
                                <w:tcPr>
                                  <w:tcW w:w="1437" w:type="dxa"/>
                                  <w:noWrap/>
                                  <w:vAlign w:val="center"/>
                                  <w:hideMark/>
                                  <w:tcPrChange w:id="1844" w:author="Maino Vieytes, Christian (NIH/NIA/IRP) [F]" w:date="2023-11-15T16:33:00Z">
                                    <w:tcPr>
                                      <w:tcW w:w="1437" w:type="dxa"/>
                                      <w:noWrap/>
                                      <w:vAlign w:val="center"/>
                                      <w:hideMark/>
                                    </w:tcPr>
                                  </w:tcPrChange>
                                </w:tcPr>
                                <w:p w14:paraId="29E0F8C2" w14:textId="12936177" w:rsidR="00BA33A1" w:rsidRPr="00BA33A1" w:rsidDel="008D619F" w:rsidRDefault="00BA33A1" w:rsidP="00555C35">
                                  <w:pPr>
                                    <w:jc w:val="center"/>
                                    <w:rPr>
                                      <w:del w:id="1845" w:author="Maino Vieytes, Christian (NIH/NIA/IRP) [F]" w:date="2023-11-15T16:31:00Z"/>
                                      <w:rFonts w:ascii="Times New Roman" w:hAnsi="Times New Roman" w:cs="Times New Roman"/>
                                      <w:sz w:val="18"/>
                                      <w:szCs w:val="18"/>
                                      <w:rPrChange w:id="1846" w:author="Maino Vieytes, Christian (NIH/NIA/IRP) [F]" w:date="2023-11-15T16:32:00Z">
                                        <w:rPr>
                                          <w:del w:id="1847" w:author="Maino Vieytes, Christian (NIH/NIA/IRP) [F]" w:date="2023-11-15T16:31:00Z"/>
                                          <w:rFonts w:ascii="Times New Roman" w:hAnsi="Times New Roman" w:cs="Times New Roman"/>
                                          <w:sz w:val="20"/>
                                          <w:szCs w:val="20"/>
                                        </w:rPr>
                                      </w:rPrChange>
                                    </w:rPr>
                                  </w:pPr>
                                  <w:ins w:id="1848" w:author="Maino Vieytes, Christian (NIH/NIA/IRP) [F]" w:date="2023-11-15T16:31:00Z">
                                    <w:r w:rsidRPr="00BA33A1">
                                      <w:rPr>
                                        <w:rFonts w:ascii="Times New Roman" w:hAnsi="Times New Roman" w:cs="Times New Roman"/>
                                        <w:color w:val="000000"/>
                                        <w:sz w:val="18"/>
                                        <w:szCs w:val="18"/>
                                        <w:rPrChange w:id="1849" w:author="Maino Vieytes, Christian (NIH/NIA/IRP) [F]" w:date="2023-11-15T16:32:00Z">
                                          <w:rPr>
                                            <w:rFonts w:ascii="Calibri" w:hAnsi="Calibri" w:cs="Calibri"/>
                                            <w:color w:val="000000"/>
                                          </w:rPr>
                                        </w:rPrChange>
                                      </w:rPr>
                                      <w:t>-0.1</w:t>
                                    </w:r>
                                    <w:r w:rsidRPr="00BA33A1">
                                      <w:rPr>
                                        <w:rFonts w:ascii="Times New Roman" w:hAnsi="Times New Roman" w:cs="Times New Roman"/>
                                        <w:color w:val="000000"/>
                                        <w:sz w:val="18"/>
                                        <w:szCs w:val="18"/>
                                        <w:rPrChange w:id="1850" w:author="Maino Vieytes, Christian (NIH/NIA/IRP) [F]" w:date="2023-11-15T16:32:00Z">
                                          <w:rPr>
                                            <w:rFonts w:ascii="Calibri" w:hAnsi="Calibri" w:cs="Calibri"/>
                                            <w:color w:val="000000"/>
                                          </w:rPr>
                                        </w:rPrChange>
                                      </w:rPr>
                                      <w:t>0</w:t>
                                    </w:r>
                                    <w:r w:rsidRPr="00BA33A1">
                                      <w:rPr>
                                        <w:rFonts w:ascii="Times New Roman" w:hAnsi="Times New Roman" w:cs="Times New Roman"/>
                                        <w:color w:val="000000"/>
                                        <w:sz w:val="18"/>
                                        <w:szCs w:val="18"/>
                                        <w:rPrChange w:id="1851" w:author="Maino Vieytes, Christian (NIH/NIA/IRP) [F]" w:date="2023-11-15T16:32:00Z">
                                          <w:rPr>
                                            <w:rFonts w:ascii="Calibri" w:hAnsi="Calibri" w:cs="Calibri"/>
                                            <w:color w:val="000000"/>
                                          </w:rPr>
                                        </w:rPrChange>
                                      </w:rPr>
                                      <w:t xml:space="preserve"> (0.54)</w:t>
                                    </w:r>
                                  </w:ins>
                                </w:p>
                                <w:p w14:paraId="36B40212" w14:textId="40F4EEF3" w:rsidR="00BA33A1" w:rsidRPr="00BA33A1" w:rsidRDefault="00BA33A1" w:rsidP="00BA33A1">
                                  <w:pPr>
                                    <w:jc w:val="center"/>
                                    <w:rPr>
                                      <w:rFonts w:ascii="Times New Roman" w:hAnsi="Times New Roman" w:cs="Times New Roman"/>
                                      <w:sz w:val="18"/>
                                      <w:szCs w:val="18"/>
                                      <w:rPrChange w:id="1852" w:author="Maino Vieytes, Christian (NIH/NIA/IRP) [F]" w:date="2023-11-15T16:32:00Z">
                                        <w:rPr>
                                          <w:rFonts w:ascii="Times New Roman" w:hAnsi="Times New Roman" w:cs="Times New Roman"/>
                                          <w:sz w:val="20"/>
                                          <w:szCs w:val="20"/>
                                        </w:rPr>
                                      </w:rPrChange>
                                    </w:rPr>
                                  </w:pPr>
                                  <w:del w:id="1853" w:author="Maino Vieytes, Christian (NIH/NIA/IRP) [F]" w:date="2023-11-15T16:31:00Z">
                                    <w:r w:rsidRPr="00BA33A1" w:rsidDel="008D619F">
                                      <w:rPr>
                                        <w:rFonts w:ascii="Times New Roman" w:hAnsi="Times New Roman" w:cs="Times New Roman"/>
                                        <w:sz w:val="18"/>
                                        <w:szCs w:val="18"/>
                                        <w:rPrChange w:id="1854" w:author="Maino Vieytes, Christian (NIH/NIA/IRP) [F]" w:date="2023-11-15T16:32:00Z">
                                          <w:rPr>
                                            <w:rFonts w:ascii="Times New Roman" w:hAnsi="Times New Roman" w:cs="Times New Roman"/>
                                            <w:sz w:val="20"/>
                                            <w:szCs w:val="20"/>
                                          </w:rPr>
                                        </w:rPrChange>
                                      </w:rPr>
                                      <w:delText>-0.05 (0.62)</w:delText>
                                    </w:r>
                                  </w:del>
                                </w:p>
                              </w:tc>
                              <w:tc>
                                <w:tcPr>
                                  <w:tcW w:w="1350" w:type="dxa"/>
                                  <w:noWrap/>
                                  <w:vAlign w:val="center"/>
                                  <w:hideMark/>
                                  <w:tcPrChange w:id="1855" w:author="Maino Vieytes, Christian (NIH/NIA/IRP) [F]" w:date="2023-11-15T16:33:00Z">
                                    <w:tcPr>
                                      <w:tcW w:w="1350" w:type="dxa"/>
                                      <w:noWrap/>
                                      <w:vAlign w:val="center"/>
                                      <w:hideMark/>
                                    </w:tcPr>
                                  </w:tcPrChange>
                                </w:tcPr>
                                <w:p w14:paraId="32C02CFB" w14:textId="1710DCB7" w:rsidR="00BA33A1" w:rsidRPr="00BA33A1" w:rsidDel="008D619F" w:rsidRDefault="00BA33A1" w:rsidP="00555C35">
                                  <w:pPr>
                                    <w:jc w:val="center"/>
                                    <w:rPr>
                                      <w:del w:id="1856" w:author="Maino Vieytes, Christian (NIH/NIA/IRP) [F]" w:date="2023-11-15T16:31:00Z"/>
                                      <w:rFonts w:ascii="Times New Roman" w:hAnsi="Times New Roman" w:cs="Times New Roman"/>
                                      <w:sz w:val="18"/>
                                      <w:szCs w:val="18"/>
                                      <w:rPrChange w:id="1857" w:author="Maino Vieytes, Christian (NIH/NIA/IRP) [F]" w:date="2023-11-15T16:32:00Z">
                                        <w:rPr>
                                          <w:del w:id="1858" w:author="Maino Vieytes, Christian (NIH/NIA/IRP) [F]" w:date="2023-11-15T16:31:00Z"/>
                                          <w:rFonts w:ascii="Times New Roman" w:hAnsi="Times New Roman" w:cs="Times New Roman"/>
                                          <w:sz w:val="20"/>
                                          <w:szCs w:val="20"/>
                                        </w:rPr>
                                      </w:rPrChange>
                                    </w:rPr>
                                  </w:pPr>
                                  <w:ins w:id="1859" w:author="Maino Vieytes, Christian (NIH/NIA/IRP) [F]" w:date="2023-11-15T16:31:00Z">
                                    <w:r w:rsidRPr="00BA33A1">
                                      <w:rPr>
                                        <w:rFonts w:ascii="Times New Roman" w:hAnsi="Times New Roman" w:cs="Times New Roman"/>
                                        <w:color w:val="000000"/>
                                        <w:sz w:val="18"/>
                                        <w:szCs w:val="18"/>
                                        <w:rPrChange w:id="1860" w:author="Maino Vieytes, Christian (NIH/NIA/IRP) [F]" w:date="2023-11-15T16:32:00Z">
                                          <w:rPr>
                                            <w:rFonts w:ascii="Calibri" w:hAnsi="Calibri" w:cs="Calibri"/>
                                            <w:color w:val="000000"/>
                                          </w:rPr>
                                        </w:rPrChange>
                                      </w:rPr>
                                      <w:t>0.05 (0.57)</w:t>
                                    </w:r>
                                  </w:ins>
                                </w:p>
                                <w:p w14:paraId="118A54C1" w14:textId="24CAE71C" w:rsidR="00BA33A1" w:rsidRPr="00BA33A1" w:rsidRDefault="00BA33A1" w:rsidP="00BA33A1">
                                  <w:pPr>
                                    <w:jc w:val="center"/>
                                    <w:rPr>
                                      <w:rFonts w:ascii="Times New Roman" w:hAnsi="Times New Roman" w:cs="Times New Roman"/>
                                      <w:sz w:val="18"/>
                                      <w:szCs w:val="18"/>
                                      <w:rPrChange w:id="1861" w:author="Maino Vieytes, Christian (NIH/NIA/IRP) [F]" w:date="2023-11-15T16:32:00Z">
                                        <w:rPr>
                                          <w:rFonts w:ascii="Times New Roman" w:hAnsi="Times New Roman" w:cs="Times New Roman"/>
                                          <w:sz w:val="20"/>
                                          <w:szCs w:val="20"/>
                                        </w:rPr>
                                      </w:rPrChange>
                                    </w:rPr>
                                  </w:pPr>
                                  <w:del w:id="1862" w:author="Maino Vieytes, Christian (NIH/NIA/IRP) [F]" w:date="2023-11-15T16:31:00Z">
                                    <w:r w:rsidRPr="00BA33A1" w:rsidDel="008D619F">
                                      <w:rPr>
                                        <w:rFonts w:ascii="Times New Roman" w:hAnsi="Times New Roman" w:cs="Times New Roman"/>
                                        <w:sz w:val="18"/>
                                        <w:szCs w:val="18"/>
                                        <w:rPrChange w:id="1863" w:author="Maino Vieytes, Christian (NIH/NIA/IRP) [F]" w:date="2023-11-15T16:32:00Z">
                                          <w:rPr>
                                            <w:rFonts w:ascii="Times New Roman" w:hAnsi="Times New Roman" w:cs="Times New Roman"/>
                                            <w:sz w:val="20"/>
                                            <w:szCs w:val="20"/>
                                          </w:rPr>
                                        </w:rPrChange>
                                      </w:rPr>
                                      <w:delText>0.05 (0.62)</w:delText>
                                    </w:r>
                                  </w:del>
                                </w:p>
                              </w:tc>
                              <w:tc>
                                <w:tcPr>
                                  <w:tcW w:w="1004" w:type="dxa"/>
                                  <w:vAlign w:val="center"/>
                                  <w:tcPrChange w:id="1864" w:author="Maino Vieytes, Christian (NIH/NIA/IRP) [F]" w:date="2023-11-15T16:33:00Z">
                                    <w:tcPr>
                                      <w:tcW w:w="1004" w:type="dxa"/>
                                      <w:vAlign w:val="bottom"/>
                                    </w:tcPr>
                                  </w:tcPrChange>
                                </w:tcPr>
                                <w:p w14:paraId="02E2331A" w14:textId="2035859C" w:rsidR="00BA33A1" w:rsidRPr="00BA33A1" w:rsidRDefault="00BA33A1" w:rsidP="00BA33A1">
                                  <w:pPr>
                                    <w:jc w:val="center"/>
                                    <w:rPr>
                                      <w:rFonts w:ascii="Times New Roman" w:hAnsi="Times New Roman" w:cs="Times New Roman"/>
                                      <w:sz w:val="18"/>
                                      <w:szCs w:val="18"/>
                                      <w:rPrChange w:id="1865" w:author="Maino Vieytes, Christian (NIH/NIA/IRP) [F]" w:date="2023-11-15T16:32:00Z">
                                        <w:rPr>
                                          <w:rFonts w:ascii="Times New Roman" w:hAnsi="Times New Roman" w:cs="Times New Roman"/>
                                          <w:sz w:val="20"/>
                                          <w:szCs w:val="20"/>
                                        </w:rPr>
                                      </w:rPrChange>
                                    </w:rPr>
                                  </w:pPr>
                                  <w:ins w:id="1866" w:author="Maino Vieytes, Christian (NIH/NIA/IRP) [F]" w:date="2023-11-15T16:31:00Z">
                                    <w:r w:rsidRPr="00BA33A1">
                                      <w:rPr>
                                        <w:rFonts w:ascii="Times New Roman" w:hAnsi="Times New Roman" w:cs="Times New Roman"/>
                                        <w:color w:val="000000"/>
                                        <w:sz w:val="18"/>
                                        <w:szCs w:val="18"/>
                                        <w:rPrChange w:id="1867" w:author="Maino Vieytes, Christian (NIH/NIA/IRP) [F]" w:date="2023-11-15T16:32:00Z">
                                          <w:rPr>
                                            <w:rFonts w:ascii="Calibri" w:hAnsi="Calibri" w:cs="Calibri"/>
                                            <w:color w:val="000000"/>
                                          </w:rPr>
                                        </w:rPrChange>
                                      </w:rPr>
                                      <w:t>-0.21</w:t>
                                    </w:r>
                                  </w:ins>
                                  <w:del w:id="1868" w:author="Maino Vieytes, Christian (NIH/NIA/IRP) [F]" w:date="2023-11-15T16:31:00Z">
                                    <w:r w:rsidRPr="00BA33A1" w:rsidDel="008D619F">
                                      <w:rPr>
                                        <w:rFonts w:ascii="Times New Roman" w:hAnsi="Times New Roman" w:cs="Times New Roman"/>
                                        <w:sz w:val="18"/>
                                        <w:szCs w:val="18"/>
                                        <w:rPrChange w:id="1869" w:author="Maino Vieytes, Christian (NIH/NIA/IRP) [F]" w:date="2023-11-15T16:32:00Z">
                                          <w:rPr>
                                            <w:rFonts w:ascii="Times New Roman" w:hAnsi="Times New Roman" w:cs="Times New Roman"/>
                                            <w:sz w:val="20"/>
                                            <w:szCs w:val="20"/>
                                          </w:rPr>
                                        </w:rPrChange>
                                      </w:rPr>
                                      <w:delText>-0.13</w:delText>
                                    </w:r>
                                  </w:del>
                                </w:p>
                              </w:tc>
                              <w:tc>
                                <w:tcPr>
                                  <w:tcW w:w="1151" w:type="dxa"/>
                                  <w:noWrap/>
                                  <w:vAlign w:val="center"/>
                                  <w:hideMark/>
                                  <w:tcPrChange w:id="1870" w:author="Maino Vieytes, Christian (NIH/NIA/IRP) [F]" w:date="2023-11-15T16:33:00Z">
                                    <w:tcPr>
                                      <w:tcW w:w="1151" w:type="dxa"/>
                                      <w:noWrap/>
                                      <w:vAlign w:val="bottom"/>
                                      <w:hideMark/>
                                    </w:tcPr>
                                  </w:tcPrChange>
                                </w:tcPr>
                                <w:p w14:paraId="3ACF2EC2" w14:textId="5BEEA25F" w:rsidR="00BA33A1" w:rsidRPr="00BA33A1" w:rsidRDefault="00BA33A1" w:rsidP="00BA33A1">
                                  <w:pPr>
                                    <w:jc w:val="center"/>
                                    <w:rPr>
                                      <w:rFonts w:ascii="Times New Roman" w:hAnsi="Times New Roman" w:cs="Times New Roman"/>
                                      <w:sz w:val="18"/>
                                      <w:szCs w:val="18"/>
                                      <w:rPrChange w:id="1871" w:author="Maino Vieytes, Christian (NIH/NIA/IRP) [F]" w:date="2023-11-15T16:32:00Z">
                                        <w:rPr>
                                          <w:rFonts w:ascii="Times New Roman" w:hAnsi="Times New Roman" w:cs="Times New Roman"/>
                                          <w:sz w:val="20"/>
                                          <w:szCs w:val="20"/>
                                        </w:rPr>
                                      </w:rPrChange>
                                    </w:rPr>
                                  </w:pPr>
                                  <w:ins w:id="1872" w:author="Maino Vieytes, Christian (NIH/NIA/IRP) [F]" w:date="2023-11-15T16:31:00Z">
                                    <w:r w:rsidRPr="00BA33A1">
                                      <w:rPr>
                                        <w:rFonts w:ascii="Times New Roman" w:hAnsi="Times New Roman" w:cs="Times New Roman"/>
                                        <w:color w:val="000000"/>
                                        <w:sz w:val="18"/>
                                        <w:szCs w:val="18"/>
                                        <w:rPrChange w:id="1873" w:author="Maino Vieytes, Christian (NIH/NIA/IRP) [F]" w:date="2023-11-15T16:32:00Z">
                                          <w:rPr>
                                            <w:rFonts w:ascii="Calibri" w:hAnsi="Calibri" w:cs="Calibri"/>
                                            <w:color w:val="000000"/>
                                          </w:rPr>
                                        </w:rPrChange>
                                      </w:rPr>
                                      <w:t>&lt; 0.01</w:t>
                                    </w:r>
                                  </w:ins>
                                  <w:del w:id="1874" w:author="Maino Vieytes, Christian (NIH/NIA/IRP) [F]" w:date="2023-11-15T16:31:00Z">
                                    <w:r w:rsidRPr="00BA33A1" w:rsidDel="008D619F">
                                      <w:rPr>
                                        <w:rFonts w:ascii="Times New Roman" w:hAnsi="Times New Roman" w:cs="Times New Roman"/>
                                        <w:sz w:val="18"/>
                                        <w:szCs w:val="18"/>
                                        <w:rPrChange w:id="1875" w:author="Maino Vieytes, Christian (NIH/NIA/IRP) [F]" w:date="2023-11-15T16:32:00Z">
                                          <w:rPr>
                                            <w:rFonts w:ascii="Times New Roman" w:hAnsi="Times New Roman" w:cs="Times New Roman"/>
                                            <w:sz w:val="20"/>
                                            <w:szCs w:val="20"/>
                                          </w:rPr>
                                        </w:rPrChange>
                                      </w:rPr>
                                      <w:delText>0.05</w:delText>
                                    </w:r>
                                  </w:del>
                                </w:p>
                              </w:tc>
                            </w:tr>
                            <w:tr w:rsidR="00BA33A1" w:rsidRPr="00BA33A1" w14:paraId="67F79BF3" w14:textId="77777777" w:rsidTr="00BA33A1">
                              <w:tblPrEx>
                                <w:tblW w:w="0" w:type="auto"/>
                                <w:tblPrExChange w:id="1876" w:author="Maino Vieytes, Christian (NIH/NIA/IRP) [F]" w:date="2023-11-15T16:33:00Z">
                                  <w:tblPrEx>
                                    <w:tblW w:w="0" w:type="auto"/>
                                  </w:tblPrEx>
                                </w:tblPrExChange>
                              </w:tblPrEx>
                              <w:trPr>
                                <w:trHeight w:val="320"/>
                                <w:trPrChange w:id="1877" w:author="Maino Vieytes, Christian (NIH/NIA/IRP) [F]" w:date="2023-11-15T16:33:00Z">
                                  <w:trPr>
                                    <w:trHeight w:val="320"/>
                                  </w:trPr>
                                </w:trPrChange>
                              </w:trPr>
                              <w:tc>
                                <w:tcPr>
                                  <w:tcW w:w="2456" w:type="dxa"/>
                                  <w:tcBorders>
                                    <w:bottom w:val="single" w:sz="4" w:space="0" w:color="auto"/>
                                  </w:tcBorders>
                                  <w:noWrap/>
                                  <w:vAlign w:val="center"/>
                                  <w:hideMark/>
                                  <w:tcPrChange w:id="1878" w:author="Maino Vieytes, Christian (NIH/NIA/IRP) [F]" w:date="2023-11-15T16:33:00Z">
                                    <w:tcPr>
                                      <w:tcW w:w="2456" w:type="dxa"/>
                                      <w:tcBorders>
                                        <w:bottom w:val="single" w:sz="4" w:space="0" w:color="auto"/>
                                      </w:tcBorders>
                                      <w:noWrap/>
                                      <w:vAlign w:val="center"/>
                                      <w:hideMark/>
                                    </w:tcPr>
                                  </w:tcPrChange>
                                </w:tcPr>
                                <w:p w14:paraId="248FD687" w14:textId="77777777" w:rsidR="00BA33A1" w:rsidRPr="00BA33A1" w:rsidRDefault="00BA33A1" w:rsidP="00BA33A1">
                                  <w:pPr>
                                    <w:rPr>
                                      <w:rFonts w:ascii="Times New Roman" w:hAnsi="Times New Roman" w:cs="Times New Roman"/>
                                      <w:sz w:val="18"/>
                                      <w:szCs w:val="18"/>
                                      <w:rPrChange w:id="1879"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1880" w:author="Maino Vieytes, Christian (NIH/NIA/IRP) [F]" w:date="2023-11-15T16:32:00Z">
                                        <w:rPr>
                                          <w:rFonts w:ascii="Times New Roman" w:hAnsi="Times New Roman" w:cs="Times New Roman"/>
                                          <w:sz w:val="20"/>
                                          <w:szCs w:val="20"/>
                                        </w:rPr>
                                      </w:rPrChange>
                                    </w:rPr>
                                    <w:t>Prudent Pattern #2</w:t>
                                  </w:r>
                                  <w:r w:rsidRPr="00BA33A1">
                                    <w:rPr>
                                      <w:rFonts w:ascii="Times New Roman" w:hAnsi="Times New Roman" w:cs="Times New Roman"/>
                                      <w:sz w:val="18"/>
                                      <w:szCs w:val="18"/>
                                      <w:lang w:bidi="en-US"/>
                                      <w:rPrChange w:id="1881" w:author="Maino Vieytes, Christian (NIH/NIA/IRP) [F]" w:date="2023-11-15T16:32:00Z">
                                        <w:rPr>
                                          <w:rFonts w:ascii="Times New Roman" w:hAnsi="Times New Roman" w:cs="Times New Roman"/>
                                          <w:sz w:val="20"/>
                                          <w:szCs w:val="20"/>
                                          <w:lang w:bidi="en-US"/>
                                        </w:rPr>
                                      </w:rPrChange>
                                    </w:rPr>
                                    <w:t>‡</w:t>
                                  </w:r>
                                </w:p>
                                <w:p w14:paraId="3D25BBA8" w14:textId="77777777" w:rsidR="00BA33A1" w:rsidRPr="00BA33A1" w:rsidRDefault="00BA33A1" w:rsidP="00BA33A1">
                                  <w:pPr>
                                    <w:rPr>
                                      <w:rFonts w:ascii="Times New Roman" w:hAnsi="Times New Roman" w:cs="Times New Roman"/>
                                      <w:sz w:val="18"/>
                                      <w:szCs w:val="18"/>
                                      <w:rPrChange w:id="1882"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1883" w:author="Maino Vieytes, Christian (NIH/NIA/IRP) [F]" w:date="2023-11-15T16:32:00Z">
                                        <w:rPr>
                                          <w:rFonts w:ascii="Times New Roman" w:hAnsi="Times New Roman" w:cs="Times New Roman"/>
                                          <w:sz w:val="20"/>
                                          <w:szCs w:val="20"/>
                                        </w:rPr>
                                      </w:rPrChange>
                                    </w:rPr>
                                    <w:t>Mean (SD)</w:t>
                                  </w:r>
                                </w:p>
                              </w:tc>
                              <w:tc>
                                <w:tcPr>
                                  <w:tcW w:w="1952" w:type="dxa"/>
                                  <w:tcBorders>
                                    <w:bottom w:val="single" w:sz="4" w:space="0" w:color="auto"/>
                                  </w:tcBorders>
                                  <w:noWrap/>
                                  <w:vAlign w:val="center"/>
                                  <w:hideMark/>
                                  <w:tcPrChange w:id="1884" w:author="Maino Vieytes, Christian (NIH/NIA/IRP) [F]" w:date="2023-11-15T16:33:00Z">
                                    <w:tcPr>
                                      <w:tcW w:w="1952" w:type="dxa"/>
                                      <w:tcBorders>
                                        <w:bottom w:val="single" w:sz="4" w:space="0" w:color="auto"/>
                                      </w:tcBorders>
                                      <w:noWrap/>
                                      <w:vAlign w:val="center"/>
                                      <w:hideMark/>
                                    </w:tcPr>
                                  </w:tcPrChange>
                                </w:tcPr>
                                <w:p w14:paraId="6B9CE1DD" w14:textId="0BEE3B63" w:rsidR="00BA33A1" w:rsidRPr="00BA33A1" w:rsidDel="00B06118" w:rsidRDefault="00BA33A1" w:rsidP="00555C35">
                                  <w:pPr>
                                    <w:jc w:val="center"/>
                                    <w:rPr>
                                      <w:del w:id="1885" w:author="Maino Vieytes, Christian (NIH/NIA/IRP) [F]" w:date="2023-11-15T16:32:00Z"/>
                                      <w:rFonts w:ascii="Times New Roman" w:hAnsi="Times New Roman" w:cs="Times New Roman"/>
                                      <w:sz w:val="18"/>
                                      <w:szCs w:val="18"/>
                                      <w:rPrChange w:id="1886" w:author="Maino Vieytes, Christian (NIH/NIA/IRP) [F]" w:date="2023-11-15T16:32:00Z">
                                        <w:rPr>
                                          <w:del w:id="1887" w:author="Maino Vieytes, Christian (NIH/NIA/IRP) [F]" w:date="2023-11-15T16:32:00Z"/>
                                          <w:rFonts w:ascii="Times New Roman" w:hAnsi="Times New Roman" w:cs="Times New Roman"/>
                                          <w:sz w:val="20"/>
                                          <w:szCs w:val="20"/>
                                        </w:rPr>
                                      </w:rPrChange>
                                    </w:rPr>
                                  </w:pPr>
                                  <w:ins w:id="1888" w:author="Maino Vieytes, Christian (NIH/NIA/IRP) [F]" w:date="2023-11-15T16:32:00Z">
                                    <w:r w:rsidRPr="00BA33A1">
                                      <w:rPr>
                                        <w:rFonts w:ascii="Times New Roman" w:hAnsi="Times New Roman" w:cs="Times New Roman"/>
                                        <w:color w:val="000000"/>
                                        <w:sz w:val="18"/>
                                        <w:szCs w:val="18"/>
                                        <w:rPrChange w:id="1889" w:author="Maino Vieytes, Christian (NIH/NIA/IRP) [F]" w:date="2023-11-15T16:32:00Z">
                                          <w:rPr>
                                            <w:rFonts w:ascii="Calibri" w:hAnsi="Calibri" w:cs="Calibri"/>
                                            <w:color w:val="000000"/>
                                          </w:rPr>
                                        </w:rPrChange>
                                      </w:rPr>
                                      <w:t>-0.16 (0.92)</w:t>
                                    </w:r>
                                  </w:ins>
                                </w:p>
                                <w:p w14:paraId="7C91C036" w14:textId="42FD568D" w:rsidR="00BA33A1" w:rsidRPr="00BA33A1" w:rsidRDefault="00BA33A1" w:rsidP="00BA33A1">
                                  <w:pPr>
                                    <w:jc w:val="center"/>
                                    <w:rPr>
                                      <w:rFonts w:ascii="Times New Roman" w:hAnsi="Times New Roman" w:cs="Times New Roman"/>
                                      <w:sz w:val="18"/>
                                      <w:szCs w:val="18"/>
                                      <w:rPrChange w:id="1890" w:author="Maino Vieytes, Christian (NIH/NIA/IRP) [F]" w:date="2023-11-15T16:32:00Z">
                                        <w:rPr>
                                          <w:rFonts w:ascii="Times New Roman" w:hAnsi="Times New Roman" w:cs="Times New Roman"/>
                                          <w:sz w:val="20"/>
                                          <w:szCs w:val="20"/>
                                        </w:rPr>
                                      </w:rPrChange>
                                    </w:rPr>
                                  </w:pPr>
                                  <w:del w:id="1891" w:author="Maino Vieytes, Christian (NIH/NIA/IRP) [F]" w:date="2023-11-15T16:32:00Z">
                                    <w:r w:rsidRPr="00BA33A1" w:rsidDel="00B06118">
                                      <w:rPr>
                                        <w:rFonts w:ascii="Times New Roman" w:hAnsi="Times New Roman" w:cs="Times New Roman"/>
                                        <w:sz w:val="18"/>
                                        <w:szCs w:val="18"/>
                                        <w:rPrChange w:id="1892" w:author="Maino Vieytes, Christian (NIH/NIA/IRP) [F]" w:date="2023-11-15T16:32:00Z">
                                          <w:rPr>
                                            <w:rFonts w:ascii="Times New Roman" w:hAnsi="Times New Roman" w:cs="Times New Roman"/>
                                            <w:sz w:val="20"/>
                                            <w:szCs w:val="20"/>
                                          </w:rPr>
                                        </w:rPrChange>
                                      </w:rPr>
                                      <w:delText>-0.04 (1.41)</w:delText>
                                    </w:r>
                                  </w:del>
                                </w:p>
                              </w:tc>
                              <w:tc>
                                <w:tcPr>
                                  <w:tcW w:w="1437" w:type="dxa"/>
                                  <w:tcBorders>
                                    <w:bottom w:val="single" w:sz="4" w:space="0" w:color="auto"/>
                                  </w:tcBorders>
                                  <w:noWrap/>
                                  <w:vAlign w:val="center"/>
                                  <w:hideMark/>
                                  <w:tcPrChange w:id="1893" w:author="Maino Vieytes, Christian (NIH/NIA/IRP) [F]" w:date="2023-11-15T16:33:00Z">
                                    <w:tcPr>
                                      <w:tcW w:w="1437" w:type="dxa"/>
                                      <w:tcBorders>
                                        <w:bottom w:val="single" w:sz="4" w:space="0" w:color="auto"/>
                                      </w:tcBorders>
                                      <w:noWrap/>
                                      <w:vAlign w:val="center"/>
                                      <w:hideMark/>
                                    </w:tcPr>
                                  </w:tcPrChange>
                                </w:tcPr>
                                <w:p w14:paraId="7E87CB3A" w14:textId="5CD68F32" w:rsidR="00BA33A1" w:rsidRPr="00BA33A1" w:rsidDel="00B06118" w:rsidRDefault="00BA33A1" w:rsidP="00555C35">
                                  <w:pPr>
                                    <w:jc w:val="center"/>
                                    <w:rPr>
                                      <w:del w:id="1894" w:author="Maino Vieytes, Christian (NIH/NIA/IRP) [F]" w:date="2023-11-15T16:32:00Z"/>
                                      <w:rFonts w:ascii="Times New Roman" w:hAnsi="Times New Roman" w:cs="Times New Roman"/>
                                      <w:sz w:val="18"/>
                                      <w:szCs w:val="18"/>
                                      <w:rPrChange w:id="1895" w:author="Maino Vieytes, Christian (NIH/NIA/IRP) [F]" w:date="2023-11-15T16:32:00Z">
                                        <w:rPr>
                                          <w:del w:id="1896" w:author="Maino Vieytes, Christian (NIH/NIA/IRP) [F]" w:date="2023-11-15T16:32:00Z"/>
                                          <w:rFonts w:ascii="Times New Roman" w:hAnsi="Times New Roman" w:cs="Times New Roman"/>
                                          <w:sz w:val="20"/>
                                          <w:szCs w:val="20"/>
                                        </w:rPr>
                                      </w:rPrChange>
                                    </w:rPr>
                                  </w:pPr>
                                  <w:ins w:id="1897" w:author="Maino Vieytes, Christian (NIH/NIA/IRP) [F]" w:date="2023-11-15T16:32:00Z">
                                    <w:r w:rsidRPr="00BA33A1">
                                      <w:rPr>
                                        <w:rFonts w:ascii="Times New Roman" w:hAnsi="Times New Roman" w:cs="Times New Roman"/>
                                        <w:color w:val="000000"/>
                                        <w:sz w:val="18"/>
                                        <w:szCs w:val="18"/>
                                        <w:rPrChange w:id="1898" w:author="Maino Vieytes, Christian (NIH/NIA/IRP) [F]" w:date="2023-11-15T16:32:00Z">
                                          <w:rPr>
                                            <w:rFonts w:ascii="Calibri" w:hAnsi="Calibri" w:cs="Calibri"/>
                                            <w:color w:val="000000"/>
                                          </w:rPr>
                                        </w:rPrChange>
                                      </w:rPr>
                                      <w:t>-0.31 (1)</w:t>
                                    </w:r>
                                  </w:ins>
                                </w:p>
                                <w:p w14:paraId="3A8C7AC3" w14:textId="5176FD0C" w:rsidR="00BA33A1" w:rsidRPr="00BA33A1" w:rsidRDefault="00BA33A1" w:rsidP="00BA33A1">
                                  <w:pPr>
                                    <w:jc w:val="center"/>
                                    <w:rPr>
                                      <w:rFonts w:ascii="Times New Roman" w:hAnsi="Times New Roman" w:cs="Times New Roman"/>
                                      <w:sz w:val="18"/>
                                      <w:szCs w:val="18"/>
                                      <w:rPrChange w:id="1899" w:author="Maino Vieytes, Christian (NIH/NIA/IRP) [F]" w:date="2023-11-15T16:32:00Z">
                                        <w:rPr>
                                          <w:rFonts w:ascii="Times New Roman" w:hAnsi="Times New Roman" w:cs="Times New Roman"/>
                                          <w:sz w:val="20"/>
                                          <w:szCs w:val="20"/>
                                        </w:rPr>
                                      </w:rPrChange>
                                    </w:rPr>
                                  </w:pPr>
                                  <w:del w:id="1900" w:author="Maino Vieytes, Christian (NIH/NIA/IRP) [F]" w:date="2023-11-15T16:32:00Z">
                                    <w:r w:rsidRPr="00BA33A1" w:rsidDel="00B06118">
                                      <w:rPr>
                                        <w:rFonts w:ascii="Times New Roman" w:hAnsi="Times New Roman" w:cs="Times New Roman"/>
                                        <w:sz w:val="18"/>
                                        <w:szCs w:val="18"/>
                                        <w:rPrChange w:id="1901" w:author="Maino Vieytes, Christian (NIH/NIA/IRP) [F]" w:date="2023-11-15T16:32:00Z">
                                          <w:rPr>
                                            <w:rFonts w:ascii="Times New Roman" w:hAnsi="Times New Roman" w:cs="Times New Roman"/>
                                            <w:sz w:val="20"/>
                                            <w:szCs w:val="20"/>
                                          </w:rPr>
                                        </w:rPrChange>
                                      </w:rPr>
                                      <w:delText>-0.35 (1.46)</w:delText>
                                    </w:r>
                                  </w:del>
                                </w:p>
                              </w:tc>
                              <w:tc>
                                <w:tcPr>
                                  <w:tcW w:w="1350" w:type="dxa"/>
                                  <w:tcBorders>
                                    <w:bottom w:val="single" w:sz="4" w:space="0" w:color="auto"/>
                                  </w:tcBorders>
                                  <w:noWrap/>
                                  <w:vAlign w:val="center"/>
                                  <w:hideMark/>
                                  <w:tcPrChange w:id="1902" w:author="Maino Vieytes, Christian (NIH/NIA/IRP) [F]" w:date="2023-11-15T16:33:00Z">
                                    <w:tcPr>
                                      <w:tcW w:w="1350" w:type="dxa"/>
                                      <w:tcBorders>
                                        <w:bottom w:val="single" w:sz="4" w:space="0" w:color="auto"/>
                                      </w:tcBorders>
                                      <w:noWrap/>
                                      <w:vAlign w:val="center"/>
                                      <w:hideMark/>
                                    </w:tcPr>
                                  </w:tcPrChange>
                                </w:tcPr>
                                <w:p w14:paraId="3A4E6D12" w14:textId="28D1FB39" w:rsidR="00BA33A1" w:rsidRPr="00BA33A1" w:rsidDel="00B06118" w:rsidRDefault="00BA33A1" w:rsidP="00555C35">
                                  <w:pPr>
                                    <w:jc w:val="center"/>
                                    <w:rPr>
                                      <w:del w:id="1903" w:author="Maino Vieytes, Christian (NIH/NIA/IRP) [F]" w:date="2023-11-15T16:32:00Z"/>
                                      <w:rFonts w:ascii="Times New Roman" w:hAnsi="Times New Roman" w:cs="Times New Roman"/>
                                      <w:sz w:val="18"/>
                                      <w:szCs w:val="18"/>
                                      <w:rPrChange w:id="1904" w:author="Maino Vieytes, Christian (NIH/NIA/IRP) [F]" w:date="2023-11-15T16:32:00Z">
                                        <w:rPr>
                                          <w:del w:id="1905" w:author="Maino Vieytes, Christian (NIH/NIA/IRP) [F]" w:date="2023-11-15T16:32:00Z"/>
                                          <w:rFonts w:ascii="Times New Roman" w:hAnsi="Times New Roman" w:cs="Times New Roman"/>
                                          <w:sz w:val="20"/>
                                          <w:szCs w:val="20"/>
                                        </w:rPr>
                                      </w:rPrChange>
                                    </w:rPr>
                                  </w:pPr>
                                  <w:ins w:id="1906" w:author="Maino Vieytes, Christian (NIH/NIA/IRP) [F]" w:date="2023-11-15T16:32:00Z">
                                    <w:r w:rsidRPr="00BA33A1">
                                      <w:rPr>
                                        <w:rFonts w:ascii="Times New Roman" w:hAnsi="Times New Roman" w:cs="Times New Roman"/>
                                        <w:color w:val="000000"/>
                                        <w:sz w:val="18"/>
                                        <w:szCs w:val="18"/>
                                        <w:rPrChange w:id="1907" w:author="Maino Vieytes, Christian (NIH/NIA/IRP) [F]" w:date="2023-11-15T16:32:00Z">
                                          <w:rPr>
                                            <w:rFonts w:ascii="Calibri" w:hAnsi="Calibri" w:cs="Calibri"/>
                                            <w:color w:val="000000"/>
                                          </w:rPr>
                                        </w:rPrChange>
                                      </w:rPr>
                                      <w:t>-0.14 (0.91)</w:t>
                                    </w:r>
                                  </w:ins>
                                </w:p>
                                <w:p w14:paraId="6DBB2A65" w14:textId="06FCBC57" w:rsidR="00BA33A1" w:rsidRPr="00BA33A1" w:rsidRDefault="00BA33A1" w:rsidP="00BA33A1">
                                  <w:pPr>
                                    <w:jc w:val="center"/>
                                    <w:rPr>
                                      <w:rFonts w:ascii="Times New Roman" w:hAnsi="Times New Roman" w:cs="Times New Roman"/>
                                      <w:sz w:val="18"/>
                                      <w:szCs w:val="18"/>
                                      <w:rPrChange w:id="1908" w:author="Maino Vieytes, Christian (NIH/NIA/IRP) [F]" w:date="2023-11-15T16:32:00Z">
                                        <w:rPr>
                                          <w:rFonts w:ascii="Times New Roman" w:hAnsi="Times New Roman" w:cs="Times New Roman"/>
                                          <w:sz w:val="20"/>
                                          <w:szCs w:val="20"/>
                                        </w:rPr>
                                      </w:rPrChange>
                                    </w:rPr>
                                  </w:pPr>
                                  <w:del w:id="1909" w:author="Maino Vieytes, Christian (NIH/NIA/IRP) [F]" w:date="2023-11-15T16:32:00Z">
                                    <w:r w:rsidRPr="00BA33A1" w:rsidDel="00B06118">
                                      <w:rPr>
                                        <w:rFonts w:ascii="Times New Roman" w:hAnsi="Times New Roman" w:cs="Times New Roman"/>
                                        <w:sz w:val="18"/>
                                        <w:szCs w:val="18"/>
                                        <w:rPrChange w:id="1910" w:author="Maino Vieytes, Christian (NIH/NIA/IRP) [F]" w:date="2023-11-15T16:32:00Z">
                                          <w:rPr>
                                            <w:rFonts w:ascii="Times New Roman" w:hAnsi="Times New Roman" w:cs="Times New Roman"/>
                                            <w:sz w:val="20"/>
                                            <w:szCs w:val="20"/>
                                          </w:rPr>
                                        </w:rPrChange>
                                      </w:rPr>
                                      <w:delText>-0.01 (1.40)</w:delText>
                                    </w:r>
                                  </w:del>
                                </w:p>
                              </w:tc>
                              <w:tc>
                                <w:tcPr>
                                  <w:tcW w:w="1004" w:type="dxa"/>
                                  <w:tcBorders>
                                    <w:bottom w:val="single" w:sz="4" w:space="0" w:color="auto"/>
                                  </w:tcBorders>
                                  <w:vAlign w:val="center"/>
                                  <w:tcPrChange w:id="1911" w:author="Maino Vieytes, Christian (NIH/NIA/IRP) [F]" w:date="2023-11-15T16:33:00Z">
                                    <w:tcPr>
                                      <w:tcW w:w="1004" w:type="dxa"/>
                                      <w:tcBorders>
                                        <w:bottom w:val="single" w:sz="4" w:space="0" w:color="auto"/>
                                      </w:tcBorders>
                                      <w:vAlign w:val="bottom"/>
                                    </w:tcPr>
                                  </w:tcPrChange>
                                </w:tcPr>
                                <w:p w14:paraId="4056633F" w14:textId="723AA996" w:rsidR="00BA33A1" w:rsidRPr="00BA33A1" w:rsidRDefault="00BA33A1" w:rsidP="00BA33A1">
                                  <w:pPr>
                                    <w:jc w:val="center"/>
                                    <w:rPr>
                                      <w:rFonts w:ascii="Times New Roman" w:hAnsi="Times New Roman" w:cs="Times New Roman"/>
                                      <w:sz w:val="18"/>
                                      <w:szCs w:val="18"/>
                                      <w:rPrChange w:id="1912" w:author="Maino Vieytes, Christian (NIH/NIA/IRP) [F]" w:date="2023-11-15T16:32:00Z">
                                        <w:rPr>
                                          <w:rFonts w:ascii="Times New Roman" w:hAnsi="Times New Roman" w:cs="Times New Roman"/>
                                          <w:sz w:val="20"/>
                                          <w:szCs w:val="20"/>
                                        </w:rPr>
                                      </w:rPrChange>
                                    </w:rPr>
                                  </w:pPr>
                                  <w:ins w:id="1913" w:author="Maino Vieytes, Christian (NIH/NIA/IRP) [F]" w:date="2023-11-15T16:32:00Z">
                                    <w:r w:rsidRPr="00BA33A1">
                                      <w:rPr>
                                        <w:rFonts w:ascii="Times New Roman" w:hAnsi="Times New Roman" w:cs="Times New Roman"/>
                                        <w:color w:val="000000"/>
                                        <w:sz w:val="18"/>
                                        <w:szCs w:val="18"/>
                                        <w:rPrChange w:id="1914" w:author="Maino Vieytes, Christian (NIH/NIA/IRP) [F]" w:date="2023-11-15T16:32:00Z">
                                          <w:rPr>
                                            <w:rFonts w:ascii="Calibri" w:hAnsi="Calibri" w:cs="Calibri"/>
                                            <w:color w:val="000000"/>
                                          </w:rPr>
                                        </w:rPrChange>
                                      </w:rPr>
                                      <w:t>-0.17</w:t>
                                    </w:r>
                                  </w:ins>
                                  <w:del w:id="1915" w:author="Maino Vieytes, Christian (NIH/NIA/IRP) [F]" w:date="2023-11-15T16:32:00Z">
                                    <w:r w:rsidRPr="00BA33A1" w:rsidDel="00B06118">
                                      <w:rPr>
                                        <w:rFonts w:ascii="Times New Roman" w:hAnsi="Times New Roman" w:cs="Times New Roman"/>
                                        <w:sz w:val="18"/>
                                        <w:szCs w:val="18"/>
                                        <w:rPrChange w:id="1916" w:author="Maino Vieytes, Christian (NIH/NIA/IRP) [F]" w:date="2023-11-15T16:32:00Z">
                                          <w:rPr>
                                            <w:rFonts w:ascii="Times New Roman" w:hAnsi="Times New Roman" w:cs="Times New Roman"/>
                                            <w:sz w:val="20"/>
                                            <w:szCs w:val="20"/>
                                          </w:rPr>
                                        </w:rPrChange>
                                      </w:rPr>
                                      <w:delText>-0.28</w:delText>
                                    </w:r>
                                  </w:del>
                                </w:p>
                              </w:tc>
                              <w:tc>
                                <w:tcPr>
                                  <w:tcW w:w="1151" w:type="dxa"/>
                                  <w:tcBorders>
                                    <w:bottom w:val="single" w:sz="4" w:space="0" w:color="auto"/>
                                  </w:tcBorders>
                                  <w:noWrap/>
                                  <w:vAlign w:val="center"/>
                                  <w:hideMark/>
                                  <w:tcPrChange w:id="1917" w:author="Maino Vieytes, Christian (NIH/NIA/IRP) [F]" w:date="2023-11-15T16:33:00Z">
                                    <w:tcPr>
                                      <w:tcW w:w="1151" w:type="dxa"/>
                                      <w:tcBorders>
                                        <w:bottom w:val="single" w:sz="4" w:space="0" w:color="auto"/>
                                      </w:tcBorders>
                                      <w:noWrap/>
                                      <w:vAlign w:val="bottom"/>
                                      <w:hideMark/>
                                    </w:tcPr>
                                  </w:tcPrChange>
                                </w:tcPr>
                                <w:p w14:paraId="4D2A39C8" w14:textId="505988A7" w:rsidR="00BA33A1" w:rsidRPr="00BA33A1" w:rsidRDefault="00BA33A1" w:rsidP="00BA33A1">
                                  <w:pPr>
                                    <w:jc w:val="center"/>
                                    <w:rPr>
                                      <w:rFonts w:ascii="Times New Roman" w:hAnsi="Times New Roman" w:cs="Times New Roman"/>
                                      <w:sz w:val="18"/>
                                      <w:szCs w:val="18"/>
                                      <w:rPrChange w:id="1918" w:author="Maino Vieytes, Christian (NIH/NIA/IRP) [F]" w:date="2023-11-15T16:32:00Z">
                                        <w:rPr>
                                          <w:rFonts w:ascii="Times New Roman" w:hAnsi="Times New Roman" w:cs="Times New Roman"/>
                                          <w:sz w:val="20"/>
                                          <w:szCs w:val="20"/>
                                        </w:rPr>
                                      </w:rPrChange>
                                    </w:rPr>
                                  </w:pPr>
                                  <w:ins w:id="1919" w:author="Maino Vieytes, Christian (NIH/NIA/IRP) [F]" w:date="2023-11-15T16:32:00Z">
                                    <w:r w:rsidRPr="00BA33A1">
                                      <w:rPr>
                                        <w:rFonts w:ascii="Times New Roman" w:hAnsi="Times New Roman" w:cs="Times New Roman"/>
                                        <w:color w:val="000000"/>
                                        <w:sz w:val="18"/>
                                        <w:szCs w:val="18"/>
                                        <w:rPrChange w:id="1920" w:author="Maino Vieytes, Christian (NIH/NIA/IRP) [F]" w:date="2023-11-15T16:32:00Z">
                                          <w:rPr>
                                            <w:rFonts w:ascii="Calibri" w:hAnsi="Calibri" w:cs="Calibri"/>
                                            <w:color w:val="000000"/>
                                          </w:rPr>
                                        </w:rPrChange>
                                      </w:rPr>
                                      <w:t>0.05</w:t>
                                    </w:r>
                                  </w:ins>
                                  <w:del w:id="1921" w:author="Maino Vieytes, Christian (NIH/NIA/IRP) [F]" w:date="2023-11-15T16:32:00Z">
                                    <w:r w:rsidRPr="00BA33A1" w:rsidDel="00B06118">
                                      <w:rPr>
                                        <w:rFonts w:ascii="Times New Roman" w:hAnsi="Times New Roman" w:cs="Times New Roman"/>
                                        <w:sz w:val="18"/>
                                        <w:szCs w:val="18"/>
                                        <w:rPrChange w:id="1922" w:author="Maino Vieytes, Christian (NIH/NIA/IRP) [F]" w:date="2023-11-15T16:32:00Z">
                                          <w:rPr>
                                            <w:rFonts w:ascii="Times New Roman" w:hAnsi="Times New Roman" w:cs="Times New Roman"/>
                                            <w:sz w:val="20"/>
                                            <w:szCs w:val="20"/>
                                          </w:rPr>
                                        </w:rPrChange>
                                      </w:rPr>
                                      <w:delText>&lt; 0.01</w:delText>
                                    </w:r>
                                  </w:del>
                                </w:p>
                              </w:tc>
                            </w:tr>
                            <w:tr w:rsidR="00BA33A1" w:rsidRPr="00BA33A1" w14:paraId="2242321B" w14:textId="77777777" w:rsidTr="00BA33A1">
                              <w:tblPrEx>
                                <w:tblW w:w="0" w:type="auto"/>
                                <w:tblPrExChange w:id="1923" w:author="Maino Vieytes, Christian (NIH/NIA/IRP) [F]" w:date="2023-11-15T16:33:00Z">
                                  <w:tblPrEx>
                                    <w:tblW w:w="0" w:type="auto"/>
                                  </w:tblPrEx>
                                </w:tblPrExChange>
                              </w:tblPrEx>
                              <w:trPr>
                                <w:trHeight w:val="320"/>
                                <w:trPrChange w:id="1924" w:author="Maino Vieytes, Christian (NIH/NIA/IRP) [F]" w:date="2023-11-15T16:33:00Z">
                                  <w:trPr>
                                    <w:trHeight w:val="320"/>
                                  </w:trPr>
                                </w:trPrChange>
                              </w:trPr>
                              <w:tc>
                                <w:tcPr>
                                  <w:tcW w:w="2456" w:type="dxa"/>
                                  <w:tcBorders>
                                    <w:bottom w:val="single" w:sz="4" w:space="0" w:color="auto"/>
                                  </w:tcBorders>
                                  <w:noWrap/>
                                  <w:vAlign w:val="center"/>
                                  <w:tcPrChange w:id="1925" w:author="Maino Vieytes, Christian (NIH/NIA/IRP) [F]" w:date="2023-11-15T16:33:00Z">
                                    <w:tcPr>
                                      <w:tcW w:w="2456" w:type="dxa"/>
                                      <w:tcBorders>
                                        <w:bottom w:val="single" w:sz="4" w:space="0" w:color="auto"/>
                                      </w:tcBorders>
                                      <w:noWrap/>
                                      <w:vAlign w:val="center"/>
                                    </w:tcPr>
                                  </w:tcPrChange>
                                </w:tcPr>
                                <w:p w14:paraId="2126A181" w14:textId="77777777" w:rsidR="00BA33A1" w:rsidRPr="00BA33A1" w:rsidRDefault="00BA33A1" w:rsidP="00BA33A1">
                                  <w:pPr>
                                    <w:rPr>
                                      <w:rFonts w:ascii="Times New Roman" w:hAnsi="Times New Roman" w:cs="Times New Roman"/>
                                      <w:sz w:val="18"/>
                                      <w:szCs w:val="18"/>
                                      <w:rPrChange w:id="1926"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1927" w:author="Maino Vieytes, Christian (NIH/NIA/IRP) [F]" w:date="2023-11-15T16:32:00Z">
                                        <w:rPr>
                                          <w:rFonts w:ascii="Times New Roman" w:hAnsi="Times New Roman" w:cs="Times New Roman"/>
                                          <w:sz w:val="20"/>
                                          <w:szCs w:val="20"/>
                                        </w:rPr>
                                      </w:rPrChange>
                                    </w:rPr>
                                    <w:t>HEI-2015</w:t>
                                  </w:r>
                                  <w:r w:rsidRPr="00BA33A1">
                                    <w:rPr>
                                      <w:rFonts w:ascii="Times New Roman" w:hAnsi="Times New Roman" w:cs="Times New Roman"/>
                                      <w:sz w:val="18"/>
                                      <w:szCs w:val="18"/>
                                      <w:vertAlign w:val="superscript"/>
                                      <w:rPrChange w:id="1928" w:author="Maino Vieytes, Christian (NIH/NIA/IRP) [F]" w:date="2023-11-15T16:32:00Z">
                                        <w:rPr>
                                          <w:rFonts w:ascii="Times New Roman" w:hAnsi="Times New Roman" w:cs="Times New Roman"/>
                                          <w:sz w:val="20"/>
                                          <w:szCs w:val="20"/>
                                          <w:vertAlign w:val="superscript"/>
                                        </w:rPr>
                                      </w:rPrChange>
                                    </w:rPr>
                                    <w:t>a</w:t>
                                  </w:r>
                                </w:p>
                                <w:p w14:paraId="620E9EBD" w14:textId="77777777" w:rsidR="00BA33A1" w:rsidRPr="00BA33A1" w:rsidRDefault="00BA33A1" w:rsidP="00BA33A1">
                                  <w:pPr>
                                    <w:rPr>
                                      <w:rFonts w:ascii="Times New Roman" w:hAnsi="Times New Roman" w:cs="Times New Roman"/>
                                      <w:sz w:val="18"/>
                                      <w:szCs w:val="18"/>
                                      <w:rPrChange w:id="1929"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1930" w:author="Maino Vieytes, Christian (NIH/NIA/IRP) [F]" w:date="2023-11-15T16:32:00Z">
                                        <w:rPr>
                                          <w:rFonts w:ascii="Times New Roman" w:hAnsi="Times New Roman" w:cs="Times New Roman"/>
                                          <w:sz w:val="20"/>
                                          <w:szCs w:val="20"/>
                                        </w:rPr>
                                      </w:rPrChange>
                                    </w:rPr>
                                    <w:t>Mean (SD)</w:t>
                                  </w:r>
                                </w:p>
                              </w:tc>
                              <w:tc>
                                <w:tcPr>
                                  <w:tcW w:w="1952" w:type="dxa"/>
                                  <w:tcBorders>
                                    <w:bottom w:val="single" w:sz="4" w:space="0" w:color="auto"/>
                                  </w:tcBorders>
                                  <w:noWrap/>
                                  <w:vAlign w:val="center"/>
                                  <w:tcPrChange w:id="1931" w:author="Maino Vieytes, Christian (NIH/NIA/IRP) [F]" w:date="2023-11-15T16:33:00Z">
                                    <w:tcPr>
                                      <w:tcW w:w="1952" w:type="dxa"/>
                                      <w:tcBorders>
                                        <w:bottom w:val="single" w:sz="4" w:space="0" w:color="auto"/>
                                      </w:tcBorders>
                                      <w:noWrap/>
                                      <w:vAlign w:val="bottom"/>
                                    </w:tcPr>
                                  </w:tcPrChange>
                                </w:tcPr>
                                <w:p w14:paraId="65ECA06F" w14:textId="1C39C60C" w:rsidR="00BA33A1" w:rsidRPr="00BA33A1" w:rsidRDefault="00BA33A1" w:rsidP="00BA33A1">
                                  <w:pPr>
                                    <w:jc w:val="center"/>
                                    <w:rPr>
                                      <w:rFonts w:ascii="Times New Roman" w:hAnsi="Times New Roman" w:cs="Times New Roman"/>
                                      <w:sz w:val="18"/>
                                      <w:szCs w:val="18"/>
                                      <w:rPrChange w:id="1932" w:author="Maino Vieytes, Christian (NIH/NIA/IRP) [F]" w:date="2023-11-15T16:32:00Z">
                                        <w:rPr>
                                          <w:rFonts w:ascii="Times New Roman" w:hAnsi="Times New Roman" w:cs="Times New Roman"/>
                                          <w:sz w:val="20"/>
                                          <w:szCs w:val="20"/>
                                        </w:rPr>
                                      </w:rPrChange>
                                    </w:rPr>
                                  </w:pPr>
                                  <w:ins w:id="1933" w:author="Maino Vieytes, Christian (NIH/NIA/IRP) [F]" w:date="2023-11-15T16:32:00Z">
                                    <w:r w:rsidRPr="00BA33A1">
                                      <w:rPr>
                                        <w:rFonts w:ascii="Times New Roman" w:hAnsi="Times New Roman" w:cs="Times New Roman"/>
                                        <w:color w:val="000000"/>
                                        <w:sz w:val="18"/>
                                        <w:szCs w:val="18"/>
                                        <w:rPrChange w:id="1934" w:author="Maino Vieytes, Christian (NIH/NIA/IRP) [F]" w:date="2023-11-15T16:32:00Z">
                                          <w:rPr>
                                            <w:rFonts w:ascii="Calibri" w:hAnsi="Calibri" w:cs="Calibri"/>
                                            <w:color w:val="000000"/>
                                          </w:rPr>
                                        </w:rPrChange>
                                      </w:rPr>
                                      <w:t>55.45 (14.23)</w:t>
                                    </w:r>
                                  </w:ins>
                                  <w:del w:id="1935" w:author="Maino Vieytes, Christian (NIH/NIA/IRP) [F]" w:date="2023-11-15T16:32:00Z">
                                    <w:r w:rsidRPr="00BA33A1" w:rsidDel="00E90C92">
                                      <w:rPr>
                                        <w:rFonts w:ascii="Times New Roman" w:hAnsi="Times New Roman" w:cs="Times New Roman"/>
                                        <w:color w:val="000000"/>
                                        <w:sz w:val="18"/>
                                        <w:szCs w:val="18"/>
                                        <w:rPrChange w:id="1936" w:author="Maino Vieytes, Christian (NIH/NIA/IRP) [F]" w:date="2023-11-15T16:32:00Z">
                                          <w:rPr>
                                            <w:rFonts w:ascii="Times New Roman" w:hAnsi="Times New Roman" w:cs="Times New Roman"/>
                                            <w:color w:val="000000"/>
                                            <w:sz w:val="20"/>
                                            <w:szCs w:val="20"/>
                                          </w:rPr>
                                        </w:rPrChange>
                                      </w:rPr>
                                      <w:delText>54.79 (14.24)</w:delText>
                                    </w:r>
                                  </w:del>
                                </w:p>
                              </w:tc>
                              <w:tc>
                                <w:tcPr>
                                  <w:tcW w:w="1437" w:type="dxa"/>
                                  <w:tcBorders>
                                    <w:bottom w:val="single" w:sz="4" w:space="0" w:color="auto"/>
                                  </w:tcBorders>
                                  <w:noWrap/>
                                  <w:vAlign w:val="center"/>
                                  <w:tcPrChange w:id="1937" w:author="Maino Vieytes, Christian (NIH/NIA/IRP) [F]" w:date="2023-11-15T16:33:00Z">
                                    <w:tcPr>
                                      <w:tcW w:w="1437" w:type="dxa"/>
                                      <w:tcBorders>
                                        <w:bottom w:val="single" w:sz="4" w:space="0" w:color="auto"/>
                                      </w:tcBorders>
                                      <w:noWrap/>
                                      <w:vAlign w:val="bottom"/>
                                    </w:tcPr>
                                  </w:tcPrChange>
                                </w:tcPr>
                                <w:p w14:paraId="41D3B21E" w14:textId="247E9241" w:rsidR="00BA33A1" w:rsidRPr="00BA33A1" w:rsidRDefault="00BA33A1" w:rsidP="00BA33A1">
                                  <w:pPr>
                                    <w:jc w:val="center"/>
                                    <w:rPr>
                                      <w:rFonts w:ascii="Times New Roman" w:hAnsi="Times New Roman" w:cs="Times New Roman"/>
                                      <w:sz w:val="18"/>
                                      <w:szCs w:val="18"/>
                                      <w:rPrChange w:id="1938" w:author="Maino Vieytes, Christian (NIH/NIA/IRP) [F]" w:date="2023-11-15T16:32:00Z">
                                        <w:rPr>
                                          <w:rFonts w:ascii="Times New Roman" w:hAnsi="Times New Roman" w:cs="Times New Roman"/>
                                          <w:sz w:val="20"/>
                                          <w:szCs w:val="20"/>
                                        </w:rPr>
                                      </w:rPrChange>
                                    </w:rPr>
                                  </w:pPr>
                                  <w:ins w:id="1939" w:author="Maino Vieytes, Christian (NIH/NIA/IRP) [F]" w:date="2023-11-15T16:32:00Z">
                                    <w:r w:rsidRPr="00BA33A1">
                                      <w:rPr>
                                        <w:rFonts w:ascii="Times New Roman" w:hAnsi="Times New Roman" w:cs="Times New Roman"/>
                                        <w:color w:val="000000"/>
                                        <w:sz w:val="18"/>
                                        <w:szCs w:val="18"/>
                                        <w:rPrChange w:id="1940" w:author="Maino Vieytes, Christian (NIH/NIA/IRP) [F]" w:date="2023-11-15T16:32:00Z">
                                          <w:rPr>
                                            <w:rFonts w:ascii="Calibri" w:hAnsi="Calibri" w:cs="Calibri"/>
                                            <w:color w:val="000000"/>
                                          </w:rPr>
                                        </w:rPrChange>
                                      </w:rPr>
                                      <w:t>51.46 (13.2)</w:t>
                                    </w:r>
                                  </w:ins>
                                  <w:del w:id="1941" w:author="Maino Vieytes, Christian (NIH/NIA/IRP) [F]" w:date="2023-11-15T16:32:00Z">
                                    <w:r w:rsidRPr="00BA33A1" w:rsidDel="00E90C92">
                                      <w:rPr>
                                        <w:rFonts w:ascii="Times New Roman" w:hAnsi="Times New Roman" w:cs="Times New Roman"/>
                                        <w:color w:val="000000"/>
                                        <w:sz w:val="18"/>
                                        <w:szCs w:val="18"/>
                                        <w:rPrChange w:id="1942" w:author="Maino Vieytes, Christian (NIH/NIA/IRP) [F]" w:date="2023-11-15T16:32:00Z">
                                          <w:rPr>
                                            <w:rFonts w:ascii="Times New Roman" w:hAnsi="Times New Roman" w:cs="Times New Roman"/>
                                            <w:color w:val="000000"/>
                                            <w:sz w:val="20"/>
                                            <w:szCs w:val="20"/>
                                          </w:rPr>
                                        </w:rPrChange>
                                      </w:rPr>
                                      <w:delText>50.59 (12.59)</w:delText>
                                    </w:r>
                                  </w:del>
                                </w:p>
                              </w:tc>
                              <w:tc>
                                <w:tcPr>
                                  <w:tcW w:w="1350" w:type="dxa"/>
                                  <w:tcBorders>
                                    <w:bottom w:val="single" w:sz="4" w:space="0" w:color="auto"/>
                                  </w:tcBorders>
                                  <w:noWrap/>
                                  <w:vAlign w:val="center"/>
                                  <w:tcPrChange w:id="1943" w:author="Maino Vieytes, Christian (NIH/NIA/IRP) [F]" w:date="2023-11-15T16:33:00Z">
                                    <w:tcPr>
                                      <w:tcW w:w="1350" w:type="dxa"/>
                                      <w:tcBorders>
                                        <w:bottom w:val="single" w:sz="4" w:space="0" w:color="auto"/>
                                      </w:tcBorders>
                                      <w:noWrap/>
                                      <w:vAlign w:val="bottom"/>
                                    </w:tcPr>
                                  </w:tcPrChange>
                                </w:tcPr>
                                <w:p w14:paraId="71650309" w14:textId="53B9B2E1" w:rsidR="00BA33A1" w:rsidRPr="00BA33A1" w:rsidRDefault="00BA33A1" w:rsidP="00BA33A1">
                                  <w:pPr>
                                    <w:jc w:val="center"/>
                                    <w:rPr>
                                      <w:rFonts w:ascii="Times New Roman" w:hAnsi="Times New Roman" w:cs="Times New Roman"/>
                                      <w:sz w:val="18"/>
                                      <w:szCs w:val="18"/>
                                      <w:rPrChange w:id="1944" w:author="Maino Vieytes, Christian (NIH/NIA/IRP) [F]" w:date="2023-11-15T16:32:00Z">
                                        <w:rPr>
                                          <w:rFonts w:ascii="Times New Roman" w:hAnsi="Times New Roman" w:cs="Times New Roman"/>
                                          <w:sz w:val="20"/>
                                          <w:szCs w:val="20"/>
                                        </w:rPr>
                                      </w:rPrChange>
                                    </w:rPr>
                                  </w:pPr>
                                  <w:ins w:id="1945" w:author="Maino Vieytes, Christian (NIH/NIA/IRP) [F]" w:date="2023-11-15T16:32:00Z">
                                    <w:r w:rsidRPr="00BA33A1">
                                      <w:rPr>
                                        <w:rFonts w:ascii="Times New Roman" w:hAnsi="Times New Roman" w:cs="Times New Roman"/>
                                        <w:color w:val="000000"/>
                                        <w:sz w:val="18"/>
                                        <w:szCs w:val="18"/>
                                        <w:rPrChange w:id="1946" w:author="Maino Vieytes, Christian (NIH/NIA/IRP) [F]" w:date="2023-11-15T16:32:00Z">
                                          <w:rPr>
                                            <w:rFonts w:ascii="Calibri" w:hAnsi="Calibri" w:cs="Calibri"/>
                                            <w:color w:val="000000"/>
                                          </w:rPr>
                                        </w:rPrChange>
                                      </w:rPr>
                                      <w:t>55.88 (14.27)</w:t>
                                    </w:r>
                                  </w:ins>
                                  <w:del w:id="1947" w:author="Maino Vieytes, Christian (NIH/NIA/IRP) [F]" w:date="2023-11-15T16:32:00Z">
                                    <w:r w:rsidRPr="00BA33A1" w:rsidDel="00E90C92">
                                      <w:rPr>
                                        <w:rFonts w:ascii="Times New Roman" w:hAnsi="Times New Roman" w:cs="Times New Roman"/>
                                        <w:color w:val="000000"/>
                                        <w:sz w:val="18"/>
                                        <w:szCs w:val="18"/>
                                        <w:rPrChange w:id="1948" w:author="Maino Vieytes, Christian (NIH/NIA/IRP) [F]" w:date="2023-11-15T16:32:00Z">
                                          <w:rPr>
                                            <w:rFonts w:ascii="Times New Roman" w:hAnsi="Times New Roman" w:cs="Times New Roman"/>
                                            <w:color w:val="000000"/>
                                            <w:sz w:val="20"/>
                                            <w:szCs w:val="20"/>
                                          </w:rPr>
                                        </w:rPrChange>
                                      </w:rPr>
                                      <w:delText>55.25 (14.34)</w:delText>
                                    </w:r>
                                  </w:del>
                                </w:p>
                              </w:tc>
                              <w:tc>
                                <w:tcPr>
                                  <w:tcW w:w="1004" w:type="dxa"/>
                                  <w:tcBorders>
                                    <w:bottom w:val="single" w:sz="4" w:space="0" w:color="auto"/>
                                  </w:tcBorders>
                                  <w:vAlign w:val="center"/>
                                  <w:tcPrChange w:id="1949" w:author="Maino Vieytes, Christian (NIH/NIA/IRP) [F]" w:date="2023-11-15T16:33:00Z">
                                    <w:tcPr>
                                      <w:tcW w:w="1004" w:type="dxa"/>
                                      <w:tcBorders>
                                        <w:bottom w:val="single" w:sz="4" w:space="0" w:color="auto"/>
                                      </w:tcBorders>
                                      <w:vAlign w:val="bottom"/>
                                    </w:tcPr>
                                  </w:tcPrChange>
                                </w:tcPr>
                                <w:p w14:paraId="4B325DD0" w14:textId="0BDAFFA0" w:rsidR="00BA33A1" w:rsidRPr="00BA33A1" w:rsidRDefault="00BA33A1" w:rsidP="00BA33A1">
                                  <w:pPr>
                                    <w:jc w:val="center"/>
                                    <w:rPr>
                                      <w:rFonts w:ascii="Times New Roman" w:hAnsi="Times New Roman" w:cs="Times New Roman"/>
                                      <w:sz w:val="18"/>
                                      <w:szCs w:val="18"/>
                                      <w:rPrChange w:id="1950" w:author="Maino Vieytes, Christian (NIH/NIA/IRP) [F]" w:date="2023-11-15T16:32:00Z">
                                        <w:rPr>
                                          <w:rFonts w:ascii="Times New Roman" w:hAnsi="Times New Roman" w:cs="Times New Roman"/>
                                          <w:sz w:val="20"/>
                                          <w:szCs w:val="20"/>
                                        </w:rPr>
                                      </w:rPrChange>
                                    </w:rPr>
                                  </w:pPr>
                                  <w:ins w:id="1951" w:author="Maino Vieytes, Christian (NIH/NIA/IRP) [F]" w:date="2023-11-15T16:32:00Z">
                                    <w:r w:rsidRPr="00BA33A1">
                                      <w:rPr>
                                        <w:rFonts w:ascii="Times New Roman" w:hAnsi="Times New Roman" w:cs="Times New Roman"/>
                                        <w:color w:val="000000"/>
                                        <w:sz w:val="18"/>
                                        <w:szCs w:val="18"/>
                                        <w:rPrChange w:id="1952" w:author="Maino Vieytes, Christian (NIH/NIA/IRP) [F]" w:date="2023-11-15T16:32:00Z">
                                          <w:rPr>
                                            <w:rFonts w:ascii="Calibri" w:hAnsi="Calibri" w:cs="Calibri"/>
                                            <w:color w:val="000000"/>
                                          </w:rPr>
                                        </w:rPrChange>
                                      </w:rPr>
                                      <w:t>-1.19</w:t>
                                    </w:r>
                                  </w:ins>
                                  <w:del w:id="1953" w:author="Maino Vieytes, Christian (NIH/NIA/IRP) [F]" w:date="2023-11-15T16:32:00Z">
                                    <w:r w:rsidRPr="00BA33A1" w:rsidDel="00E90C92">
                                      <w:rPr>
                                        <w:rFonts w:ascii="Times New Roman" w:hAnsi="Times New Roman" w:cs="Times New Roman"/>
                                        <w:color w:val="000000"/>
                                        <w:sz w:val="18"/>
                                        <w:szCs w:val="18"/>
                                        <w:rPrChange w:id="1954" w:author="Maino Vieytes, Christian (NIH/NIA/IRP) [F]" w:date="2023-11-15T16:32:00Z">
                                          <w:rPr>
                                            <w:rFonts w:ascii="Times New Roman" w:hAnsi="Times New Roman" w:cs="Times New Roman"/>
                                            <w:color w:val="000000"/>
                                            <w:sz w:val="20"/>
                                            <w:szCs w:val="20"/>
                                          </w:rPr>
                                        </w:rPrChange>
                                      </w:rPr>
                                      <w:delText>-1.27</w:delText>
                                    </w:r>
                                  </w:del>
                                </w:p>
                              </w:tc>
                              <w:tc>
                                <w:tcPr>
                                  <w:tcW w:w="1151" w:type="dxa"/>
                                  <w:tcBorders>
                                    <w:bottom w:val="single" w:sz="4" w:space="0" w:color="auto"/>
                                  </w:tcBorders>
                                  <w:noWrap/>
                                  <w:vAlign w:val="center"/>
                                  <w:tcPrChange w:id="1955" w:author="Maino Vieytes, Christian (NIH/NIA/IRP) [F]" w:date="2023-11-15T16:33:00Z">
                                    <w:tcPr>
                                      <w:tcW w:w="1151" w:type="dxa"/>
                                      <w:tcBorders>
                                        <w:bottom w:val="single" w:sz="4" w:space="0" w:color="auto"/>
                                      </w:tcBorders>
                                      <w:noWrap/>
                                      <w:vAlign w:val="bottom"/>
                                    </w:tcPr>
                                  </w:tcPrChange>
                                </w:tcPr>
                                <w:p w14:paraId="6645E3D4" w14:textId="27EF6EE5" w:rsidR="00BA33A1" w:rsidRPr="00BA33A1" w:rsidRDefault="00BA33A1" w:rsidP="00BA33A1">
                                  <w:pPr>
                                    <w:jc w:val="center"/>
                                    <w:rPr>
                                      <w:rFonts w:ascii="Times New Roman" w:hAnsi="Times New Roman" w:cs="Times New Roman"/>
                                      <w:sz w:val="18"/>
                                      <w:szCs w:val="18"/>
                                      <w:rPrChange w:id="1956" w:author="Maino Vieytes, Christian (NIH/NIA/IRP) [F]" w:date="2023-11-15T16:32:00Z">
                                        <w:rPr>
                                          <w:rFonts w:ascii="Times New Roman" w:hAnsi="Times New Roman" w:cs="Times New Roman"/>
                                          <w:sz w:val="20"/>
                                          <w:szCs w:val="20"/>
                                        </w:rPr>
                                      </w:rPrChange>
                                    </w:rPr>
                                  </w:pPr>
                                  <w:ins w:id="1957" w:author="Maino Vieytes, Christian (NIH/NIA/IRP) [F]" w:date="2023-11-15T16:32:00Z">
                                    <w:r w:rsidRPr="00BA33A1">
                                      <w:rPr>
                                        <w:rFonts w:ascii="Times New Roman" w:hAnsi="Times New Roman" w:cs="Times New Roman"/>
                                        <w:color w:val="000000"/>
                                        <w:sz w:val="18"/>
                                        <w:szCs w:val="18"/>
                                        <w:rPrChange w:id="1958" w:author="Maino Vieytes, Christian (NIH/NIA/IRP) [F]" w:date="2023-11-15T16:32:00Z">
                                          <w:rPr>
                                            <w:rFonts w:ascii="Calibri" w:hAnsi="Calibri" w:cs="Calibri"/>
                                            <w:color w:val="000000"/>
                                          </w:rPr>
                                        </w:rPrChange>
                                      </w:rPr>
                                      <w:t>&lt; 0.01</w:t>
                                    </w:r>
                                  </w:ins>
                                  <w:del w:id="1959" w:author="Maino Vieytes, Christian (NIH/NIA/IRP) [F]" w:date="2023-11-15T16:32:00Z">
                                    <w:r w:rsidRPr="00BA33A1" w:rsidDel="00E90C92">
                                      <w:rPr>
                                        <w:rFonts w:ascii="Times New Roman" w:hAnsi="Times New Roman" w:cs="Times New Roman"/>
                                        <w:color w:val="000000"/>
                                        <w:sz w:val="18"/>
                                        <w:szCs w:val="18"/>
                                        <w:rPrChange w:id="1960" w:author="Maino Vieytes, Christian (NIH/NIA/IRP) [F]" w:date="2023-11-15T16:32:00Z">
                                          <w:rPr>
                                            <w:rFonts w:ascii="Times New Roman" w:hAnsi="Times New Roman" w:cs="Times New Roman"/>
                                            <w:color w:val="000000"/>
                                            <w:sz w:val="20"/>
                                            <w:szCs w:val="20"/>
                                          </w:rPr>
                                        </w:rPrChange>
                                      </w:rPr>
                                      <w:delText>&lt; 0.01</w:delText>
                                    </w:r>
                                  </w:del>
                                </w:p>
                              </w:tc>
                            </w:tr>
                            <w:tr w:rsidR="008E210F" w:rsidRPr="00BA33A1" w14:paraId="00C57EA8" w14:textId="77777777" w:rsidTr="00106DEE">
                              <w:trPr>
                                <w:trHeight w:val="320"/>
                              </w:trPr>
                              <w:tc>
                                <w:tcPr>
                                  <w:tcW w:w="9350" w:type="dxa"/>
                                  <w:gridSpan w:val="6"/>
                                  <w:tcBorders>
                                    <w:left w:val="nil"/>
                                    <w:bottom w:val="nil"/>
                                    <w:right w:val="nil"/>
                                  </w:tcBorders>
                                </w:tcPr>
                                <w:p w14:paraId="6088F379" w14:textId="1D1D9AB7" w:rsidR="008E210F" w:rsidRPr="00BA33A1" w:rsidRDefault="008E210F" w:rsidP="00371B03">
                                  <w:pPr>
                                    <w:rPr>
                                      <w:rFonts w:ascii="Times New Roman" w:hAnsi="Times New Roman" w:cs="Times New Roman"/>
                                      <w:sz w:val="18"/>
                                      <w:szCs w:val="18"/>
                                      <w:rPrChange w:id="1961"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i/>
                                      <w:iCs/>
                                      <w:sz w:val="18"/>
                                      <w:szCs w:val="18"/>
                                      <w:rPrChange w:id="1962" w:author="Maino Vieytes, Christian (NIH/NIA/IRP) [F]" w:date="2023-11-15T16:32:00Z">
                                        <w:rPr>
                                          <w:rFonts w:ascii="Times New Roman" w:hAnsi="Times New Roman" w:cs="Times New Roman"/>
                                          <w:i/>
                                          <w:iCs/>
                                          <w:sz w:val="20"/>
                                          <w:szCs w:val="20"/>
                                        </w:rPr>
                                      </w:rPrChange>
                                    </w:rPr>
                                    <w:t>p-</w:t>
                                  </w:r>
                                  <w:r w:rsidRPr="00BA33A1">
                                    <w:rPr>
                                      <w:rFonts w:ascii="Times New Roman" w:hAnsi="Times New Roman" w:cs="Times New Roman"/>
                                      <w:sz w:val="18"/>
                                      <w:szCs w:val="18"/>
                                      <w:rPrChange w:id="1963" w:author="Maino Vieytes, Christian (NIH/NIA/IRP) [F]" w:date="2023-11-15T16:32:00Z">
                                        <w:rPr>
                                          <w:rFonts w:ascii="Times New Roman" w:hAnsi="Times New Roman" w:cs="Times New Roman"/>
                                          <w:sz w:val="20"/>
                                          <w:szCs w:val="20"/>
                                        </w:rPr>
                                      </w:rPrChange>
                                    </w:rPr>
                                    <w:t>values are for survey-weighted t-tests comparing food-secure and insecure survivors</w:t>
                                  </w:r>
                                  <w:ins w:id="1964" w:author="Maino Vieytes, Christian (NIH/NIA/IRP) [F]" w:date="2023-11-15T15:46:00Z">
                                    <w:r w:rsidR="00FE4615" w:rsidRPr="00BA33A1">
                                      <w:rPr>
                                        <w:rFonts w:ascii="Times New Roman" w:hAnsi="Times New Roman" w:cs="Times New Roman"/>
                                        <w:sz w:val="18"/>
                                        <w:szCs w:val="18"/>
                                        <w:rPrChange w:id="1965" w:author="Maino Vieytes, Christian (NIH/NIA/IRP) [F]" w:date="2023-11-15T16:32:00Z">
                                          <w:rPr>
                                            <w:rFonts w:ascii="Times New Roman" w:hAnsi="Times New Roman" w:cs="Times New Roman"/>
                                            <w:sz w:val="20"/>
                                            <w:szCs w:val="20"/>
                                          </w:rPr>
                                        </w:rPrChange>
                                      </w:rPr>
                                      <w:t xml:space="preserve"> from the testing subsam</w:t>
                                    </w:r>
                                  </w:ins>
                                  <w:ins w:id="1966" w:author="Maino Vieytes, Christian (NIH/NIA/IRP) [F]" w:date="2023-11-15T15:47:00Z">
                                    <w:r w:rsidR="00FE4615" w:rsidRPr="00BA33A1">
                                      <w:rPr>
                                        <w:rFonts w:ascii="Times New Roman" w:hAnsi="Times New Roman" w:cs="Times New Roman"/>
                                        <w:sz w:val="18"/>
                                        <w:szCs w:val="18"/>
                                        <w:rPrChange w:id="1967" w:author="Maino Vieytes, Christian (NIH/NIA/IRP) [F]" w:date="2023-11-15T16:32:00Z">
                                          <w:rPr>
                                            <w:rFonts w:ascii="Times New Roman" w:hAnsi="Times New Roman" w:cs="Times New Roman"/>
                                            <w:sz w:val="20"/>
                                            <w:szCs w:val="20"/>
                                          </w:rPr>
                                        </w:rPrChange>
                                      </w:rPr>
                                      <w:t>ple described in the main text (</w:t>
                                    </w:r>
                                    <w:r w:rsidR="00FE4615" w:rsidRPr="00BA33A1">
                                      <w:rPr>
                                        <w:rFonts w:ascii="Times New Roman" w:hAnsi="Times New Roman" w:cs="Times New Roman"/>
                                        <w:i/>
                                        <w:iCs/>
                                        <w:sz w:val="18"/>
                                        <w:szCs w:val="18"/>
                                        <w:rPrChange w:id="1968" w:author="Maino Vieytes, Christian (NIH/NIA/IRP) [F]" w:date="2023-11-15T16:32:00Z">
                                          <w:rPr>
                                            <w:rFonts w:ascii="Times New Roman" w:hAnsi="Times New Roman" w:cs="Times New Roman"/>
                                            <w:i/>
                                            <w:iCs/>
                                            <w:sz w:val="20"/>
                                            <w:szCs w:val="20"/>
                                          </w:rPr>
                                        </w:rPrChange>
                                      </w:rPr>
                                      <w:t xml:space="preserve">n </w:t>
                                    </w:r>
                                    <w:r w:rsidR="00FE4615" w:rsidRPr="00BA33A1">
                                      <w:rPr>
                                        <w:rFonts w:ascii="Times New Roman" w:hAnsi="Times New Roman" w:cs="Times New Roman"/>
                                        <w:sz w:val="18"/>
                                        <w:szCs w:val="18"/>
                                        <w:rPrChange w:id="1969" w:author="Maino Vieytes, Christian (NIH/NIA/IRP) [F]" w:date="2023-11-15T16:32:00Z">
                                          <w:rPr>
                                            <w:rFonts w:ascii="Times New Roman" w:hAnsi="Times New Roman" w:cs="Times New Roman"/>
                                            <w:sz w:val="20"/>
                                            <w:szCs w:val="20"/>
                                          </w:rPr>
                                        </w:rPrChange>
                                      </w:rPr>
                                      <w:t>= 1246)</w:t>
                                    </w:r>
                                  </w:ins>
                                  <w:r w:rsidRPr="00BA33A1">
                                    <w:rPr>
                                      <w:rFonts w:ascii="Times New Roman" w:hAnsi="Times New Roman" w:cs="Times New Roman"/>
                                      <w:sz w:val="18"/>
                                      <w:szCs w:val="18"/>
                                      <w:rPrChange w:id="1970" w:author="Maino Vieytes, Christian (NIH/NIA/IRP) [F]" w:date="2023-11-15T16:32:00Z">
                                        <w:rPr>
                                          <w:rFonts w:ascii="Times New Roman" w:hAnsi="Times New Roman" w:cs="Times New Roman"/>
                                          <w:sz w:val="20"/>
                                          <w:szCs w:val="20"/>
                                        </w:rPr>
                                      </w:rPrChange>
                                    </w:rPr>
                                    <w:t>.</w:t>
                                  </w:r>
                                </w:p>
                                <w:p w14:paraId="00F1559B" w14:textId="77777777" w:rsidR="008E210F" w:rsidRPr="00BA33A1" w:rsidRDefault="008E210F" w:rsidP="00371B03">
                                  <w:pPr>
                                    <w:rPr>
                                      <w:rFonts w:ascii="Times New Roman" w:hAnsi="Times New Roman" w:cs="Times New Roman"/>
                                      <w:sz w:val="18"/>
                                      <w:szCs w:val="18"/>
                                      <w:lang w:bidi="en-US"/>
                                      <w:rPrChange w:id="1971" w:author="Maino Vieytes, Christian (NIH/NIA/IRP) [F]" w:date="2023-11-15T16:32:00Z">
                                        <w:rPr>
                                          <w:rFonts w:ascii="Times New Roman" w:hAnsi="Times New Roman" w:cs="Times New Roman"/>
                                          <w:sz w:val="20"/>
                                          <w:szCs w:val="20"/>
                                          <w:lang w:bidi="en-US"/>
                                        </w:rPr>
                                      </w:rPrChange>
                                    </w:rPr>
                                  </w:pPr>
                                  <w:r w:rsidRPr="00BA33A1">
                                    <w:rPr>
                                      <w:rFonts w:ascii="Times New Roman" w:hAnsi="Times New Roman" w:cs="Times New Roman"/>
                                      <w:sz w:val="18"/>
                                      <w:szCs w:val="18"/>
                                      <w:lang w:bidi="en-US"/>
                                      <w:rPrChange w:id="1972" w:author="Maino Vieytes, Christian (NIH/NIA/IRP) [F]" w:date="2023-11-15T16:32:00Z">
                                        <w:rPr>
                                          <w:rFonts w:ascii="Times New Roman" w:hAnsi="Times New Roman" w:cs="Times New Roman"/>
                                          <w:sz w:val="20"/>
                                          <w:szCs w:val="20"/>
                                          <w:lang w:bidi="en-US"/>
                                        </w:rPr>
                                      </w:rPrChange>
                                    </w:rPr>
                                    <w:t>† Dietary pattern obtained using penalized logistic regression; ‡ Dietary pattern obtained using principal components analysis.</w:t>
                                  </w:r>
                                </w:p>
                                <w:p w14:paraId="456DDD52" w14:textId="5F7977AC" w:rsidR="008E210F" w:rsidRPr="00BA33A1" w:rsidRDefault="008E210F" w:rsidP="00371B03">
                                  <w:pPr>
                                    <w:rPr>
                                      <w:rFonts w:ascii="Times New Roman" w:hAnsi="Times New Roman" w:cs="Times New Roman"/>
                                      <w:sz w:val="18"/>
                                      <w:szCs w:val="18"/>
                                      <w:lang w:bidi="en-US"/>
                                      <w:rPrChange w:id="1973" w:author="Maino Vieytes, Christian (NIH/NIA/IRP) [F]" w:date="2023-11-15T16:32:00Z">
                                        <w:rPr>
                                          <w:rFonts w:ascii="Times New Roman" w:hAnsi="Times New Roman" w:cs="Times New Roman"/>
                                          <w:sz w:val="20"/>
                                          <w:szCs w:val="20"/>
                                          <w:lang w:bidi="en-US"/>
                                        </w:rPr>
                                      </w:rPrChange>
                                    </w:rPr>
                                  </w:pPr>
                                  <w:r w:rsidRPr="00BA33A1">
                                    <w:rPr>
                                      <w:rFonts w:ascii="Times New Roman" w:hAnsi="Times New Roman" w:cs="Times New Roman"/>
                                      <w:sz w:val="18"/>
                                      <w:szCs w:val="18"/>
                                      <w:lang w:bidi="en-US"/>
                                      <w:rPrChange w:id="1974" w:author="Maino Vieytes, Christian (NIH/NIA/IRP) [F]" w:date="2023-11-15T16:32:00Z">
                                        <w:rPr>
                                          <w:rFonts w:ascii="Times New Roman" w:hAnsi="Times New Roman" w:cs="Times New Roman"/>
                                          <w:sz w:val="20"/>
                                          <w:szCs w:val="20"/>
                                          <w:lang w:bidi="en-US"/>
                                        </w:rPr>
                                      </w:rPrChange>
                                    </w:rPr>
                                    <w:t>Subjects were weighted, and the analysis was performed according to NCHS guidelines.</w:t>
                                  </w:r>
                                  <w:ins w:id="1975" w:author="Maino Vieytes, Christian (NIH/NIA/IRP) [F]" w:date="2023-11-15T15:49:00Z">
                                    <w:r w:rsidR="00891441" w:rsidRPr="00BA33A1">
                                      <w:rPr>
                                        <w:rFonts w:ascii="Times New Roman" w:hAnsi="Times New Roman" w:cs="Times New Roman"/>
                                        <w:sz w:val="18"/>
                                        <w:szCs w:val="18"/>
                                        <w:lang w:bidi="en-US"/>
                                        <w:rPrChange w:id="1976" w:author="Maino Vieytes, Christian (NIH/NIA/IRP) [F]" w:date="2023-11-15T16:32:00Z">
                                          <w:rPr>
                                            <w:rFonts w:ascii="Times New Roman" w:hAnsi="Times New Roman" w:cs="Times New Roman"/>
                                            <w:sz w:val="20"/>
                                            <w:szCs w:val="20"/>
                                            <w:lang w:bidi="en-US"/>
                                          </w:rPr>
                                        </w:rPrChange>
                                      </w:rPr>
                                      <w:t xml:space="preserve"> </w:t>
                                    </w:r>
                                    <w:r w:rsidR="00891441" w:rsidRPr="00BA33A1">
                                      <w:rPr>
                                        <w:rFonts w:ascii="Times New Roman" w:hAnsi="Times New Roman" w:cs="Times New Roman"/>
                                        <w:sz w:val="18"/>
                                        <w:szCs w:val="18"/>
                                        <w:lang w:bidi="en-US"/>
                                        <w:rPrChange w:id="1977" w:author="Maino Vieytes, Christian (NIH/NIA/IRP) [F]" w:date="2023-11-15T16:32:00Z">
                                          <w:rPr>
                                            <w:rFonts w:ascii="Times New Roman" w:hAnsi="Times New Roman" w:cs="Times New Roman"/>
                                            <w:sz w:val="20"/>
                                            <w:szCs w:val="20"/>
                                            <w:lang w:bidi="en-US"/>
                                          </w:rPr>
                                        </w:rPrChange>
                                      </w:rPr>
                                      <w:t>All dietary patterns extraction procedures were performed on the training subsample described in the main text (</w:t>
                                    </w:r>
                                    <w:r w:rsidR="00891441" w:rsidRPr="00BA33A1">
                                      <w:rPr>
                                        <w:rFonts w:ascii="Times New Roman" w:hAnsi="Times New Roman" w:cs="Times New Roman"/>
                                        <w:i/>
                                        <w:iCs/>
                                        <w:sz w:val="18"/>
                                        <w:szCs w:val="18"/>
                                        <w:lang w:bidi="en-US"/>
                                        <w:rPrChange w:id="1978" w:author="Maino Vieytes, Christian (NIH/NIA/IRP) [F]" w:date="2023-11-15T16:32:00Z">
                                          <w:rPr>
                                            <w:rFonts w:ascii="Times New Roman" w:hAnsi="Times New Roman" w:cs="Times New Roman"/>
                                            <w:i/>
                                            <w:iCs/>
                                            <w:sz w:val="20"/>
                                            <w:szCs w:val="20"/>
                                            <w:lang w:bidi="en-US"/>
                                          </w:rPr>
                                        </w:rPrChange>
                                      </w:rPr>
                                      <w:t xml:space="preserve">n </w:t>
                                    </w:r>
                                    <w:r w:rsidR="00891441" w:rsidRPr="00BA33A1">
                                      <w:rPr>
                                        <w:rFonts w:ascii="Times New Roman" w:hAnsi="Times New Roman" w:cs="Times New Roman"/>
                                        <w:sz w:val="18"/>
                                        <w:szCs w:val="18"/>
                                        <w:lang w:bidi="en-US"/>
                                        <w:rPrChange w:id="1979" w:author="Maino Vieytes, Christian (NIH/NIA/IRP) [F]" w:date="2023-11-15T16:32:00Z">
                                          <w:rPr>
                                            <w:rFonts w:ascii="Times New Roman" w:hAnsi="Times New Roman" w:cs="Times New Roman"/>
                                            <w:sz w:val="20"/>
                                            <w:szCs w:val="20"/>
                                            <w:lang w:bidi="en-US"/>
                                          </w:rPr>
                                        </w:rPrChange>
                                      </w:rPr>
                                      <w:t>= 1247).</w:t>
                                    </w:r>
                                  </w:ins>
                                </w:p>
                                <w:p w14:paraId="22D06D9B" w14:textId="77777777" w:rsidR="008E210F" w:rsidRPr="00BA33A1" w:rsidRDefault="008E210F" w:rsidP="005B5303">
                                  <w:pPr>
                                    <w:rPr>
                                      <w:rFonts w:ascii="Times New Roman" w:hAnsi="Times New Roman" w:cs="Times New Roman"/>
                                      <w:sz w:val="18"/>
                                      <w:szCs w:val="18"/>
                                      <w:vertAlign w:val="superscript"/>
                                      <w:lang w:bidi="en-US"/>
                                      <w:rPrChange w:id="1980" w:author="Maino Vieytes, Christian (NIH/NIA/IRP) [F]" w:date="2023-11-15T16:32:00Z">
                                        <w:rPr>
                                          <w:rFonts w:ascii="Times New Roman" w:hAnsi="Times New Roman" w:cs="Times New Roman"/>
                                          <w:sz w:val="20"/>
                                          <w:szCs w:val="20"/>
                                          <w:vertAlign w:val="superscript"/>
                                          <w:lang w:bidi="en-US"/>
                                        </w:rPr>
                                      </w:rPrChange>
                                    </w:rPr>
                                  </w:pPr>
                                  <w:r w:rsidRPr="00BA33A1">
                                    <w:rPr>
                                      <w:rFonts w:ascii="Times New Roman" w:hAnsi="Times New Roman" w:cs="Times New Roman"/>
                                      <w:sz w:val="18"/>
                                      <w:szCs w:val="18"/>
                                      <w:vertAlign w:val="superscript"/>
                                      <w:lang w:bidi="en-US"/>
                                      <w:rPrChange w:id="1981" w:author="Maino Vieytes, Christian (NIH/NIA/IRP) [F]" w:date="2023-11-15T16:32:00Z">
                                        <w:rPr>
                                          <w:rFonts w:ascii="Times New Roman" w:hAnsi="Times New Roman" w:cs="Times New Roman"/>
                                          <w:sz w:val="20"/>
                                          <w:szCs w:val="20"/>
                                          <w:vertAlign w:val="superscript"/>
                                          <w:lang w:bidi="en-US"/>
                                        </w:rPr>
                                      </w:rPrChange>
                                    </w:rPr>
                                    <w:t xml:space="preserve">a </w:t>
                                  </w:r>
                                  <w:r w:rsidRPr="00BA33A1">
                                    <w:rPr>
                                      <w:rFonts w:ascii="Times New Roman" w:hAnsi="Times New Roman" w:cs="Times New Roman"/>
                                      <w:sz w:val="18"/>
                                      <w:szCs w:val="18"/>
                                      <w:lang w:bidi="en-US"/>
                                      <w:rPrChange w:id="1982" w:author="Maino Vieytes, Christian (NIH/NIA/IRP) [F]" w:date="2023-11-15T16:32:00Z">
                                        <w:rPr>
                                          <w:rFonts w:ascii="Times New Roman" w:hAnsi="Times New Roman" w:cs="Times New Roman"/>
                                          <w:sz w:val="20"/>
                                          <w:szCs w:val="20"/>
                                          <w:lang w:bidi="en-US"/>
                                        </w:rPr>
                                      </w:rPrChange>
                                    </w:rPr>
                                    <w:t>Healthy Eating Index 2015</w:t>
                                  </w:r>
                                </w:p>
                                <w:p w14:paraId="310997F2" w14:textId="77777777" w:rsidR="008E210F" w:rsidRPr="00BA33A1" w:rsidRDefault="008E210F" w:rsidP="00371B03">
                                  <w:pPr>
                                    <w:rPr>
                                      <w:rFonts w:ascii="Times New Roman" w:hAnsi="Times New Roman" w:cs="Times New Roman"/>
                                      <w:sz w:val="18"/>
                                      <w:szCs w:val="18"/>
                                      <w:lang w:bidi="en-US"/>
                                      <w:rPrChange w:id="1983" w:author="Maino Vieytes, Christian (NIH/NIA/IRP) [F]" w:date="2023-11-15T16:32:00Z">
                                        <w:rPr>
                                          <w:rFonts w:ascii="Times New Roman" w:hAnsi="Times New Roman" w:cs="Times New Roman"/>
                                          <w:sz w:val="20"/>
                                          <w:szCs w:val="20"/>
                                          <w:lang w:bidi="en-US"/>
                                        </w:rPr>
                                      </w:rPrChange>
                                    </w:rPr>
                                  </w:pPr>
                                </w:p>
                                <w:p w14:paraId="5816E113" w14:textId="77777777" w:rsidR="008E210F" w:rsidRPr="00BA33A1" w:rsidRDefault="008E210F" w:rsidP="00371B03">
                                  <w:pPr>
                                    <w:rPr>
                                      <w:rFonts w:ascii="Times New Roman" w:hAnsi="Times New Roman" w:cs="Times New Roman"/>
                                      <w:sz w:val="18"/>
                                      <w:szCs w:val="18"/>
                                      <w:rPrChange w:id="1984" w:author="Maino Vieytes, Christian (NIH/NIA/IRP) [F]" w:date="2023-11-15T16:32:00Z">
                                        <w:rPr>
                                          <w:rFonts w:ascii="Times New Roman" w:hAnsi="Times New Roman" w:cs="Times New Roman"/>
                                          <w:sz w:val="20"/>
                                          <w:szCs w:val="20"/>
                                        </w:rPr>
                                      </w:rPrChange>
                                    </w:rPr>
                                  </w:pPr>
                                </w:p>
                              </w:tc>
                            </w:tr>
                          </w:tbl>
                          <w:p w14:paraId="3398A3F6" w14:textId="77777777" w:rsidR="008E210F" w:rsidRDefault="008E210F" w:rsidP="008E21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13E2A" id="_x0000_s1029" type="#_x0000_t202" style="position:absolute;left:0;text-align:left;margin-left:-9.4pt;margin-top:13.75pt;width:487.1pt;height:207.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" filled="f" stroked="f" strokeweight=".5pt">
                <v:textbox>
                  <w:txbxContent>
                    <w:tbl>
                      <w:tblPr>
                        <w:tblStyle w:val="TableGrid"/>
                        <w:tblW w:w="0" w:type="auto"/>
                        <w:tblLook w:val="04A0" w:firstRow="1" w:lastRow="0" w:firstColumn="1" w:lastColumn="0" w:noHBand="0" w:noVBand="1"/>
                      </w:tblPr>
                      <w:tblGrid>
                        <w:gridCol w:w="2456"/>
                        <w:gridCol w:w="1952"/>
                        <w:gridCol w:w="1437"/>
                        <w:gridCol w:w="1350"/>
                        <w:gridCol w:w="1004"/>
                        <w:gridCol w:w="1151"/>
                        <w:tblGridChange w:id="1985">
                          <w:tblGrid>
                            <w:gridCol w:w="2456"/>
                            <w:gridCol w:w="1952"/>
                            <w:gridCol w:w="1437"/>
                            <w:gridCol w:w="1350"/>
                            <w:gridCol w:w="1004"/>
                            <w:gridCol w:w="1151"/>
                          </w:tblGrid>
                        </w:tblGridChange>
                      </w:tblGrid>
                      <w:tr w:rsidR="008E210F" w:rsidRPr="00BA33A1" w14:paraId="3CDAE2B9" w14:textId="77777777" w:rsidTr="00106DEE">
                        <w:trPr>
                          <w:trHeight w:val="320"/>
                        </w:trPr>
                        <w:tc>
                          <w:tcPr>
                            <w:tcW w:w="9350" w:type="dxa"/>
                            <w:gridSpan w:val="6"/>
                          </w:tcPr>
                          <w:p w14:paraId="1898E6CC" w14:textId="77777777" w:rsidR="008E210F" w:rsidRPr="00BA33A1" w:rsidRDefault="008E210F" w:rsidP="00371B03">
                            <w:pPr>
                              <w:rPr>
                                <w:rFonts w:ascii="Times New Roman" w:hAnsi="Times New Roman" w:cs="Times New Roman"/>
                                <w:sz w:val="18"/>
                                <w:szCs w:val="18"/>
                                <w:rPrChange w:id="1986"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b/>
                                <w:bCs/>
                                <w:sz w:val="18"/>
                                <w:szCs w:val="18"/>
                                <w:rPrChange w:id="1987" w:author="Maino Vieytes, Christian (NIH/NIA/IRP) [F]" w:date="2023-11-15T16:32:00Z">
                                  <w:rPr>
                                    <w:rFonts w:ascii="Times New Roman" w:hAnsi="Times New Roman" w:cs="Times New Roman"/>
                                    <w:b/>
                                    <w:bCs/>
                                    <w:sz w:val="20"/>
                                    <w:szCs w:val="20"/>
                                  </w:rPr>
                                </w:rPrChange>
                              </w:rPr>
                              <w:t>Table 3</w:t>
                            </w:r>
                            <w:r w:rsidRPr="00BA33A1">
                              <w:rPr>
                                <w:rFonts w:ascii="Times New Roman" w:hAnsi="Times New Roman" w:cs="Times New Roman"/>
                                <w:sz w:val="18"/>
                                <w:szCs w:val="18"/>
                                <w:rPrChange w:id="1988" w:author="Maino Vieytes, Christian (NIH/NIA/IRP) [F]" w:date="2023-11-15T16:32:00Z">
                                  <w:rPr>
                                    <w:rFonts w:ascii="Times New Roman" w:hAnsi="Times New Roman" w:cs="Times New Roman"/>
                                    <w:sz w:val="20"/>
                                    <w:szCs w:val="20"/>
                                  </w:rPr>
                                </w:rPrChange>
                              </w:rPr>
                              <w:t>. Means and standard deviations of the extracted dietary patterns across levels of food security status.</w:t>
                            </w:r>
                          </w:p>
                        </w:tc>
                      </w:tr>
                      <w:tr w:rsidR="008E210F" w:rsidRPr="00BA33A1" w14:paraId="0714B56F" w14:textId="77777777" w:rsidTr="00A814E3">
                        <w:trPr>
                          <w:trHeight w:val="320"/>
                        </w:trPr>
                        <w:tc>
                          <w:tcPr>
                            <w:tcW w:w="2456" w:type="dxa"/>
                            <w:noWrap/>
                            <w:vAlign w:val="center"/>
                            <w:hideMark/>
                          </w:tcPr>
                          <w:p w14:paraId="3438990B" w14:textId="77777777" w:rsidR="008E210F" w:rsidRPr="00BA33A1" w:rsidRDefault="008E210F" w:rsidP="00371B03">
                            <w:pPr>
                              <w:spacing w:line="360" w:lineRule="auto"/>
                              <w:rPr>
                                <w:rFonts w:ascii="Times New Roman" w:hAnsi="Times New Roman" w:cs="Times New Roman"/>
                                <w:b/>
                                <w:bCs/>
                                <w:sz w:val="18"/>
                                <w:szCs w:val="18"/>
                                <w:rPrChange w:id="1989"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1990" w:author="Maino Vieytes, Christian (NIH/NIA/IRP) [F]" w:date="2023-11-15T16:32:00Z">
                                  <w:rPr>
                                    <w:rFonts w:ascii="Times New Roman" w:hAnsi="Times New Roman" w:cs="Times New Roman"/>
                                    <w:b/>
                                    <w:bCs/>
                                    <w:sz w:val="20"/>
                                    <w:szCs w:val="20"/>
                                  </w:rPr>
                                </w:rPrChange>
                              </w:rPr>
                              <w:t>Dietary Pattern</w:t>
                            </w:r>
                          </w:p>
                        </w:tc>
                        <w:tc>
                          <w:tcPr>
                            <w:tcW w:w="1952" w:type="dxa"/>
                            <w:noWrap/>
                            <w:vAlign w:val="center"/>
                            <w:hideMark/>
                          </w:tcPr>
                          <w:p w14:paraId="7A53F98F" w14:textId="77777777" w:rsidR="008E210F" w:rsidRPr="00BA33A1" w:rsidRDefault="008E210F" w:rsidP="00371B03">
                            <w:pPr>
                              <w:jc w:val="center"/>
                              <w:rPr>
                                <w:rFonts w:ascii="Times New Roman" w:hAnsi="Times New Roman" w:cs="Times New Roman"/>
                                <w:b/>
                                <w:bCs/>
                                <w:sz w:val="18"/>
                                <w:szCs w:val="18"/>
                                <w:rPrChange w:id="1991"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1992" w:author="Maino Vieytes, Christian (NIH/NIA/IRP) [F]" w:date="2023-11-15T16:32:00Z">
                                  <w:rPr>
                                    <w:rFonts w:ascii="Times New Roman" w:hAnsi="Times New Roman" w:cs="Times New Roman"/>
                                    <w:b/>
                                    <w:bCs/>
                                    <w:sz w:val="20"/>
                                    <w:szCs w:val="20"/>
                                  </w:rPr>
                                </w:rPrChange>
                              </w:rPr>
                              <w:t>Combined Sample</w:t>
                            </w:r>
                          </w:p>
                          <w:p w14:paraId="0299D67E" w14:textId="6357CF32" w:rsidR="008E210F" w:rsidRPr="00BA33A1" w:rsidRDefault="008E210F" w:rsidP="00371B03">
                            <w:pPr>
                              <w:jc w:val="center"/>
                              <w:rPr>
                                <w:rFonts w:ascii="Times New Roman" w:hAnsi="Times New Roman" w:cs="Times New Roman"/>
                                <w:b/>
                                <w:bCs/>
                                <w:sz w:val="18"/>
                                <w:szCs w:val="18"/>
                                <w:rPrChange w:id="1993"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sz w:val="18"/>
                                <w:szCs w:val="18"/>
                                <w:rPrChange w:id="1994" w:author="Maino Vieytes, Christian (NIH/NIA/IRP) [F]" w:date="2023-11-15T16:32:00Z">
                                  <w:rPr>
                                    <w:rFonts w:ascii="Times New Roman" w:hAnsi="Times New Roman" w:cs="Times New Roman"/>
                                    <w:sz w:val="20"/>
                                    <w:szCs w:val="20"/>
                                  </w:rPr>
                                </w:rPrChange>
                              </w:rPr>
                              <w:t>(</w:t>
                            </w:r>
                            <w:r w:rsidRPr="00BA33A1">
                              <w:rPr>
                                <w:rFonts w:ascii="Times New Roman" w:hAnsi="Times New Roman" w:cs="Times New Roman"/>
                                <w:i/>
                                <w:iCs/>
                                <w:sz w:val="18"/>
                                <w:szCs w:val="18"/>
                                <w:rPrChange w:id="1995"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1996" w:author="Maino Vieytes, Christian (NIH/NIA/IRP) [F]" w:date="2023-11-15T16:32:00Z">
                                  <w:rPr>
                                    <w:rFonts w:ascii="Times New Roman" w:hAnsi="Times New Roman" w:cs="Times New Roman"/>
                                    <w:sz w:val="20"/>
                                    <w:szCs w:val="20"/>
                                  </w:rPr>
                                </w:rPrChange>
                              </w:rPr>
                              <w:t xml:space="preserve"> = </w:t>
                            </w:r>
                            <w:del w:id="1997" w:author="Maino Vieytes, Christian (NIH/NIA/IRP) [F]" w:date="2023-11-15T15:46:00Z">
                              <w:r w:rsidRPr="00BA33A1" w:rsidDel="00FE4615">
                                <w:rPr>
                                  <w:rFonts w:ascii="Times New Roman" w:hAnsi="Times New Roman" w:cs="Times New Roman"/>
                                  <w:sz w:val="18"/>
                                  <w:szCs w:val="18"/>
                                  <w:rPrChange w:id="1998" w:author="Maino Vieytes, Christian (NIH/NIA/IRP) [F]" w:date="2023-11-15T16:32:00Z">
                                    <w:rPr>
                                      <w:rFonts w:ascii="Times New Roman" w:hAnsi="Times New Roman" w:cs="Times New Roman"/>
                                      <w:sz w:val="20"/>
                                      <w:szCs w:val="20"/>
                                    </w:rPr>
                                  </w:rPrChange>
                                </w:rPr>
                                <w:delText>2493</w:delText>
                              </w:r>
                            </w:del>
                            <w:ins w:id="1999" w:author="Maino Vieytes, Christian (NIH/NIA/IRP) [F]" w:date="2023-11-15T15:46:00Z">
                              <w:r w:rsidR="00FE4615" w:rsidRPr="00BA33A1">
                                <w:rPr>
                                  <w:rFonts w:ascii="Times New Roman" w:hAnsi="Times New Roman" w:cs="Times New Roman"/>
                                  <w:sz w:val="18"/>
                                  <w:szCs w:val="18"/>
                                  <w:rPrChange w:id="2000" w:author="Maino Vieytes, Christian (NIH/NIA/IRP) [F]" w:date="2023-11-15T16:32:00Z">
                                    <w:rPr>
                                      <w:rFonts w:ascii="Times New Roman" w:hAnsi="Times New Roman" w:cs="Times New Roman"/>
                                      <w:sz w:val="20"/>
                                      <w:szCs w:val="20"/>
                                    </w:rPr>
                                  </w:rPrChange>
                                </w:rPr>
                                <w:t>1246</w:t>
                              </w:r>
                            </w:ins>
                            <w:r w:rsidRPr="00BA33A1">
                              <w:rPr>
                                <w:rFonts w:ascii="Times New Roman" w:hAnsi="Times New Roman" w:cs="Times New Roman"/>
                                <w:sz w:val="18"/>
                                <w:szCs w:val="18"/>
                                <w:rPrChange w:id="2001" w:author="Maino Vieytes, Christian (NIH/NIA/IRP) [F]" w:date="2023-11-15T16:32:00Z">
                                  <w:rPr>
                                    <w:rFonts w:ascii="Times New Roman" w:hAnsi="Times New Roman" w:cs="Times New Roman"/>
                                    <w:sz w:val="20"/>
                                    <w:szCs w:val="20"/>
                                  </w:rPr>
                                </w:rPrChange>
                              </w:rPr>
                              <w:t>)</w:t>
                            </w:r>
                          </w:p>
                        </w:tc>
                        <w:tc>
                          <w:tcPr>
                            <w:tcW w:w="1437" w:type="dxa"/>
                            <w:noWrap/>
                            <w:vAlign w:val="center"/>
                            <w:hideMark/>
                          </w:tcPr>
                          <w:p w14:paraId="62C656B2" w14:textId="0E5233B6" w:rsidR="008E210F" w:rsidRPr="00BA33A1" w:rsidRDefault="008E210F" w:rsidP="00371B03">
                            <w:pPr>
                              <w:jc w:val="center"/>
                              <w:rPr>
                                <w:rFonts w:ascii="Times New Roman" w:hAnsi="Times New Roman" w:cs="Times New Roman"/>
                                <w:b/>
                                <w:bCs/>
                                <w:sz w:val="18"/>
                                <w:szCs w:val="18"/>
                                <w:rPrChange w:id="2002"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2003" w:author="Maino Vieytes, Christian (NIH/NIA/IRP) [F]" w:date="2023-11-15T16:32:00Z">
                                  <w:rPr>
                                    <w:rFonts w:ascii="Times New Roman" w:hAnsi="Times New Roman" w:cs="Times New Roman"/>
                                    <w:b/>
                                    <w:bCs/>
                                    <w:sz w:val="20"/>
                                    <w:szCs w:val="20"/>
                                  </w:rPr>
                                </w:rPrChange>
                              </w:rPr>
                              <w:t xml:space="preserve">Food-insecure       </w:t>
                            </w:r>
                            <w:r w:rsidRPr="00BA33A1">
                              <w:rPr>
                                <w:rFonts w:ascii="Times New Roman" w:hAnsi="Times New Roman" w:cs="Times New Roman"/>
                                <w:sz w:val="18"/>
                                <w:szCs w:val="18"/>
                                <w:rPrChange w:id="2004" w:author="Maino Vieytes, Christian (NIH/NIA/IRP) [F]" w:date="2023-11-15T16:32:00Z">
                                  <w:rPr>
                                    <w:rFonts w:ascii="Times New Roman" w:hAnsi="Times New Roman" w:cs="Times New Roman"/>
                                    <w:sz w:val="20"/>
                                    <w:szCs w:val="20"/>
                                  </w:rPr>
                                </w:rPrChange>
                              </w:rPr>
                              <w:t>(</w:t>
                            </w:r>
                            <w:r w:rsidRPr="00BA33A1">
                              <w:rPr>
                                <w:rFonts w:ascii="Times New Roman" w:hAnsi="Times New Roman" w:cs="Times New Roman"/>
                                <w:i/>
                                <w:iCs/>
                                <w:sz w:val="18"/>
                                <w:szCs w:val="18"/>
                                <w:rPrChange w:id="2005"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2006" w:author="Maino Vieytes, Christian (NIH/NIA/IRP) [F]" w:date="2023-11-15T16:32:00Z">
                                  <w:rPr>
                                    <w:rFonts w:ascii="Times New Roman" w:hAnsi="Times New Roman" w:cs="Times New Roman"/>
                                    <w:sz w:val="20"/>
                                    <w:szCs w:val="20"/>
                                  </w:rPr>
                                </w:rPrChange>
                              </w:rPr>
                              <w:t xml:space="preserve"> = </w:t>
                            </w:r>
                            <w:ins w:id="2007" w:author="Maino Vieytes, Christian (NIH/NIA/IRP) [F]" w:date="2023-11-15T15:47:00Z">
                              <w:r w:rsidR="00FE4615" w:rsidRPr="00BA33A1">
                                <w:rPr>
                                  <w:rFonts w:ascii="Times New Roman" w:hAnsi="Times New Roman" w:cs="Times New Roman"/>
                                  <w:sz w:val="18"/>
                                  <w:szCs w:val="18"/>
                                  <w:rPrChange w:id="2008" w:author="Maino Vieytes, Christian (NIH/NIA/IRP) [F]" w:date="2023-11-15T16:32:00Z">
                                    <w:rPr>
                                      <w:rFonts w:ascii="Times New Roman" w:hAnsi="Times New Roman" w:cs="Times New Roman"/>
                                      <w:sz w:val="20"/>
                                      <w:szCs w:val="20"/>
                                    </w:rPr>
                                  </w:rPrChange>
                                </w:rPr>
                                <w:t>150</w:t>
                              </w:r>
                            </w:ins>
                            <w:del w:id="2009" w:author="Maino Vieytes, Christian (NIH/NIA/IRP) [F]" w:date="2023-11-15T15:47:00Z">
                              <w:r w:rsidRPr="00BA33A1" w:rsidDel="00FE4615">
                                <w:rPr>
                                  <w:rFonts w:ascii="Times New Roman" w:hAnsi="Times New Roman" w:cs="Times New Roman"/>
                                  <w:sz w:val="18"/>
                                  <w:szCs w:val="18"/>
                                  <w:rPrChange w:id="2010" w:author="Maino Vieytes, Christian (NIH/NIA/IRP) [F]" w:date="2023-11-15T16:32:00Z">
                                    <w:rPr>
                                      <w:rFonts w:ascii="Times New Roman" w:hAnsi="Times New Roman" w:cs="Times New Roman"/>
                                      <w:sz w:val="20"/>
                                      <w:szCs w:val="20"/>
                                    </w:rPr>
                                  </w:rPrChange>
                                </w:rPr>
                                <w:delText>317</w:delText>
                              </w:r>
                            </w:del>
                            <w:r w:rsidRPr="00BA33A1">
                              <w:rPr>
                                <w:rFonts w:ascii="Times New Roman" w:hAnsi="Times New Roman" w:cs="Times New Roman"/>
                                <w:sz w:val="18"/>
                                <w:szCs w:val="18"/>
                                <w:rPrChange w:id="2011" w:author="Maino Vieytes, Christian (NIH/NIA/IRP) [F]" w:date="2023-11-15T16:32:00Z">
                                  <w:rPr>
                                    <w:rFonts w:ascii="Times New Roman" w:hAnsi="Times New Roman" w:cs="Times New Roman"/>
                                    <w:sz w:val="20"/>
                                    <w:szCs w:val="20"/>
                                  </w:rPr>
                                </w:rPrChange>
                              </w:rPr>
                              <w:t>)</w:t>
                            </w:r>
                          </w:p>
                        </w:tc>
                        <w:tc>
                          <w:tcPr>
                            <w:tcW w:w="1350" w:type="dxa"/>
                            <w:noWrap/>
                            <w:vAlign w:val="center"/>
                            <w:hideMark/>
                          </w:tcPr>
                          <w:p w14:paraId="6DF8C9F9" w14:textId="36E3CA14" w:rsidR="008E210F" w:rsidRPr="00BA33A1" w:rsidRDefault="008E210F" w:rsidP="00371B03">
                            <w:pPr>
                              <w:jc w:val="center"/>
                              <w:rPr>
                                <w:rFonts w:ascii="Times New Roman" w:hAnsi="Times New Roman" w:cs="Times New Roman"/>
                                <w:b/>
                                <w:bCs/>
                                <w:sz w:val="18"/>
                                <w:szCs w:val="18"/>
                                <w:rPrChange w:id="2012"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2013" w:author="Maino Vieytes, Christian (NIH/NIA/IRP) [F]" w:date="2023-11-15T16:32:00Z">
                                  <w:rPr>
                                    <w:rFonts w:ascii="Times New Roman" w:hAnsi="Times New Roman" w:cs="Times New Roman"/>
                                    <w:b/>
                                    <w:bCs/>
                                    <w:sz w:val="20"/>
                                    <w:szCs w:val="20"/>
                                  </w:rPr>
                                </w:rPrChange>
                              </w:rPr>
                              <w:t xml:space="preserve">Food-secure         </w:t>
                            </w:r>
                            <w:r w:rsidRPr="00BA33A1">
                              <w:rPr>
                                <w:rFonts w:ascii="Times New Roman" w:hAnsi="Times New Roman" w:cs="Times New Roman"/>
                                <w:sz w:val="18"/>
                                <w:szCs w:val="18"/>
                                <w:rPrChange w:id="2014" w:author="Maino Vieytes, Christian (NIH/NIA/IRP) [F]" w:date="2023-11-15T16:32:00Z">
                                  <w:rPr>
                                    <w:rFonts w:ascii="Times New Roman" w:hAnsi="Times New Roman" w:cs="Times New Roman"/>
                                    <w:sz w:val="20"/>
                                    <w:szCs w:val="20"/>
                                  </w:rPr>
                                </w:rPrChange>
                              </w:rPr>
                              <w:t>(</w:t>
                            </w:r>
                            <w:r w:rsidRPr="00BA33A1">
                              <w:rPr>
                                <w:rFonts w:ascii="Times New Roman" w:hAnsi="Times New Roman" w:cs="Times New Roman"/>
                                <w:i/>
                                <w:iCs/>
                                <w:sz w:val="18"/>
                                <w:szCs w:val="18"/>
                                <w:rPrChange w:id="2015"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2016" w:author="Maino Vieytes, Christian (NIH/NIA/IRP) [F]" w:date="2023-11-15T16:32:00Z">
                                  <w:rPr>
                                    <w:rFonts w:ascii="Times New Roman" w:hAnsi="Times New Roman" w:cs="Times New Roman"/>
                                    <w:sz w:val="20"/>
                                    <w:szCs w:val="20"/>
                                  </w:rPr>
                                </w:rPrChange>
                              </w:rPr>
                              <w:t xml:space="preserve"> = </w:t>
                            </w:r>
                            <w:ins w:id="2017" w:author="Maino Vieytes, Christian (NIH/NIA/IRP) [F]" w:date="2023-11-15T15:47:00Z">
                              <w:r w:rsidR="00FE4615" w:rsidRPr="00BA33A1">
                                <w:rPr>
                                  <w:rFonts w:ascii="Times New Roman" w:hAnsi="Times New Roman" w:cs="Times New Roman"/>
                                  <w:sz w:val="18"/>
                                  <w:szCs w:val="18"/>
                                  <w:rPrChange w:id="2018" w:author="Maino Vieytes, Christian (NIH/NIA/IRP) [F]" w:date="2023-11-15T16:32:00Z">
                                    <w:rPr>
                                      <w:rFonts w:ascii="Times New Roman" w:hAnsi="Times New Roman" w:cs="Times New Roman"/>
                                      <w:sz w:val="20"/>
                                      <w:szCs w:val="20"/>
                                    </w:rPr>
                                  </w:rPrChange>
                                </w:rPr>
                                <w:t>1096</w:t>
                              </w:r>
                            </w:ins>
                            <w:del w:id="2019" w:author="Maino Vieytes, Christian (NIH/NIA/IRP) [F]" w:date="2023-11-15T15:47:00Z">
                              <w:r w:rsidRPr="00BA33A1" w:rsidDel="00FE4615">
                                <w:rPr>
                                  <w:rFonts w:ascii="Times New Roman" w:hAnsi="Times New Roman" w:cs="Times New Roman"/>
                                  <w:sz w:val="18"/>
                                  <w:szCs w:val="18"/>
                                  <w:rPrChange w:id="2020" w:author="Maino Vieytes, Christian (NIH/NIA/IRP) [F]" w:date="2023-11-15T16:32:00Z">
                                    <w:rPr>
                                      <w:rFonts w:ascii="Times New Roman" w:hAnsi="Times New Roman" w:cs="Times New Roman"/>
                                      <w:sz w:val="20"/>
                                      <w:szCs w:val="20"/>
                                    </w:rPr>
                                  </w:rPrChange>
                                </w:rPr>
                                <w:delText>2176</w:delText>
                              </w:r>
                            </w:del>
                            <w:r w:rsidRPr="00BA33A1">
                              <w:rPr>
                                <w:rFonts w:ascii="Times New Roman" w:hAnsi="Times New Roman" w:cs="Times New Roman"/>
                                <w:sz w:val="18"/>
                                <w:szCs w:val="18"/>
                                <w:rPrChange w:id="2021" w:author="Maino Vieytes, Christian (NIH/NIA/IRP) [F]" w:date="2023-11-15T16:32:00Z">
                                  <w:rPr>
                                    <w:rFonts w:ascii="Times New Roman" w:hAnsi="Times New Roman" w:cs="Times New Roman"/>
                                    <w:sz w:val="20"/>
                                    <w:szCs w:val="20"/>
                                  </w:rPr>
                                </w:rPrChange>
                              </w:rPr>
                              <w:t>)</w:t>
                            </w:r>
                          </w:p>
                        </w:tc>
                        <w:tc>
                          <w:tcPr>
                            <w:tcW w:w="1004" w:type="dxa"/>
                            <w:vAlign w:val="center"/>
                          </w:tcPr>
                          <w:p w14:paraId="7C694818" w14:textId="77777777" w:rsidR="008E210F" w:rsidRPr="00BA33A1" w:rsidRDefault="008E210F" w:rsidP="00371B03">
                            <w:pPr>
                              <w:jc w:val="center"/>
                              <w:rPr>
                                <w:rFonts w:ascii="Times New Roman" w:hAnsi="Times New Roman" w:cs="Times New Roman"/>
                                <w:b/>
                                <w:bCs/>
                                <w:i/>
                                <w:iCs/>
                                <w:sz w:val="18"/>
                                <w:szCs w:val="18"/>
                                <w:rPrChange w:id="2022" w:author="Maino Vieytes, Christian (NIH/NIA/IRP) [F]" w:date="2023-11-15T16:32:00Z">
                                  <w:rPr>
                                    <w:rFonts w:ascii="Times New Roman" w:hAnsi="Times New Roman" w:cs="Times New Roman"/>
                                    <w:b/>
                                    <w:bCs/>
                                    <w:i/>
                                    <w:iCs/>
                                    <w:sz w:val="20"/>
                                    <w:szCs w:val="20"/>
                                  </w:rPr>
                                </w:rPrChange>
                              </w:rPr>
                            </w:pPr>
                            <w:r w:rsidRPr="00BA33A1">
                              <w:rPr>
                                <w:rFonts w:ascii="Times New Roman" w:hAnsi="Times New Roman" w:cs="Times New Roman"/>
                                <w:b/>
                                <w:bCs/>
                                <w:sz w:val="18"/>
                                <w:szCs w:val="18"/>
                                <w:rPrChange w:id="2023" w:author="Maino Vieytes, Christian (NIH/NIA/IRP) [F]" w:date="2023-11-15T16:32:00Z">
                                  <w:rPr>
                                    <w:rFonts w:ascii="Times New Roman" w:hAnsi="Times New Roman" w:cs="Times New Roman"/>
                                    <w:b/>
                                    <w:bCs/>
                                    <w:sz w:val="20"/>
                                    <w:szCs w:val="20"/>
                                  </w:rPr>
                                </w:rPrChange>
                              </w:rPr>
                              <w:t xml:space="preserve">Cohen’s </w:t>
                            </w:r>
                            <w:r w:rsidRPr="00BA33A1">
                              <w:rPr>
                                <w:rFonts w:ascii="Times New Roman" w:hAnsi="Times New Roman" w:cs="Times New Roman"/>
                                <w:b/>
                                <w:bCs/>
                                <w:i/>
                                <w:iCs/>
                                <w:sz w:val="18"/>
                                <w:szCs w:val="18"/>
                                <w:rPrChange w:id="2024" w:author="Maino Vieytes, Christian (NIH/NIA/IRP) [F]" w:date="2023-11-15T16:32:00Z">
                                  <w:rPr>
                                    <w:rFonts w:ascii="Times New Roman" w:hAnsi="Times New Roman" w:cs="Times New Roman"/>
                                    <w:b/>
                                    <w:bCs/>
                                    <w:i/>
                                    <w:iCs/>
                                    <w:sz w:val="20"/>
                                    <w:szCs w:val="20"/>
                                  </w:rPr>
                                </w:rPrChange>
                              </w:rPr>
                              <w:t>d</w:t>
                            </w:r>
                          </w:p>
                        </w:tc>
                        <w:tc>
                          <w:tcPr>
                            <w:tcW w:w="1151" w:type="dxa"/>
                            <w:noWrap/>
                            <w:vAlign w:val="center"/>
                            <w:hideMark/>
                          </w:tcPr>
                          <w:p w14:paraId="6DFFBD79" w14:textId="77777777" w:rsidR="008E210F" w:rsidRPr="00BA33A1" w:rsidRDefault="008E210F" w:rsidP="00371B03">
                            <w:pPr>
                              <w:jc w:val="center"/>
                              <w:rPr>
                                <w:rFonts w:ascii="Times New Roman" w:hAnsi="Times New Roman" w:cs="Times New Roman"/>
                                <w:b/>
                                <w:bCs/>
                                <w:sz w:val="18"/>
                                <w:szCs w:val="18"/>
                                <w:rPrChange w:id="2025"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i/>
                                <w:iCs/>
                                <w:sz w:val="18"/>
                                <w:szCs w:val="18"/>
                                <w:rPrChange w:id="2026" w:author="Maino Vieytes, Christian (NIH/NIA/IRP) [F]" w:date="2023-11-15T16:32:00Z">
                                  <w:rPr>
                                    <w:rFonts w:ascii="Times New Roman" w:hAnsi="Times New Roman" w:cs="Times New Roman"/>
                                    <w:b/>
                                    <w:bCs/>
                                    <w:i/>
                                    <w:iCs/>
                                    <w:sz w:val="20"/>
                                    <w:szCs w:val="20"/>
                                  </w:rPr>
                                </w:rPrChange>
                              </w:rPr>
                              <w:t>p</w:t>
                            </w:r>
                          </w:p>
                        </w:tc>
                      </w:tr>
                      <w:tr w:rsidR="00BA33A1" w:rsidRPr="00BA33A1" w14:paraId="50946646" w14:textId="77777777" w:rsidTr="00BA33A1">
                        <w:tblPrEx>
                          <w:tblW w:w="0" w:type="auto"/>
                          <w:tblPrExChange w:id="2027" w:author="Maino Vieytes, Christian (NIH/NIA/IRP) [F]" w:date="2023-11-15T16:33:00Z">
                            <w:tblPrEx>
                              <w:tblW w:w="0" w:type="auto"/>
                            </w:tblPrEx>
                          </w:tblPrExChange>
                        </w:tblPrEx>
                        <w:trPr>
                          <w:trHeight w:val="320"/>
                          <w:trPrChange w:id="2028" w:author="Maino Vieytes, Christian (NIH/NIA/IRP) [F]" w:date="2023-11-15T16:33:00Z">
                            <w:trPr>
                              <w:trHeight w:val="320"/>
                            </w:trPr>
                          </w:trPrChange>
                        </w:trPr>
                        <w:tc>
                          <w:tcPr>
                            <w:tcW w:w="2456" w:type="dxa"/>
                            <w:noWrap/>
                            <w:vAlign w:val="center"/>
                            <w:hideMark/>
                            <w:tcPrChange w:id="2029" w:author="Maino Vieytes, Christian (NIH/NIA/IRP) [F]" w:date="2023-11-15T16:33:00Z">
                              <w:tcPr>
                                <w:tcW w:w="2456" w:type="dxa"/>
                                <w:noWrap/>
                                <w:vAlign w:val="center"/>
                                <w:hideMark/>
                              </w:tcPr>
                            </w:tcPrChange>
                          </w:tcPr>
                          <w:p w14:paraId="40811B25" w14:textId="41774C03" w:rsidR="00BA33A1" w:rsidRPr="00BA33A1" w:rsidRDefault="00BA33A1" w:rsidP="00BA33A1">
                            <w:pPr>
                              <w:rPr>
                                <w:rFonts w:ascii="Times New Roman" w:hAnsi="Times New Roman" w:cs="Times New Roman"/>
                                <w:sz w:val="18"/>
                                <w:szCs w:val="18"/>
                                <w:rPrChange w:id="2030"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2031" w:author="Maino Vieytes, Christian (NIH/NIA/IRP) [F]" w:date="2023-11-15T16:32:00Z">
                                  <w:rPr>
                                    <w:rFonts w:ascii="Times New Roman" w:hAnsi="Times New Roman" w:cs="Times New Roman"/>
                                    <w:sz w:val="20"/>
                                    <w:szCs w:val="20"/>
                                  </w:rPr>
                                </w:rPrChange>
                              </w:rPr>
                              <w:t xml:space="preserve">Food </w:t>
                            </w:r>
                            <w:ins w:id="2032" w:author="Maino Vieytes, Christian (NIH/NIA/IRP) [F]" w:date="2023-11-15T15:48:00Z">
                              <w:r w:rsidRPr="00BA33A1">
                                <w:rPr>
                                  <w:rFonts w:ascii="Times New Roman" w:hAnsi="Times New Roman" w:cs="Times New Roman"/>
                                  <w:sz w:val="18"/>
                                  <w:szCs w:val="18"/>
                                  <w:rPrChange w:id="2033" w:author="Maino Vieytes, Christian (NIH/NIA/IRP) [F]" w:date="2023-11-15T16:32:00Z">
                                    <w:rPr>
                                      <w:rFonts w:ascii="Times New Roman" w:hAnsi="Times New Roman" w:cs="Times New Roman"/>
                                      <w:sz w:val="20"/>
                                      <w:szCs w:val="20"/>
                                    </w:rPr>
                                  </w:rPrChange>
                                </w:rPr>
                                <w:t>Ins</w:t>
                              </w:r>
                            </w:ins>
                            <w:del w:id="2034" w:author="Maino Vieytes, Christian (NIH/NIA/IRP) [F]" w:date="2023-11-15T15:48:00Z">
                              <w:r w:rsidRPr="00BA33A1" w:rsidDel="00FE4615">
                                <w:rPr>
                                  <w:rFonts w:ascii="Times New Roman" w:hAnsi="Times New Roman" w:cs="Times New Roman"/>
                                  <w:sz w:val="18"/>
                                  <w:szCs w:val="18"/>
                                  <w:rPrChange w:id="2035" w:author="Maino Vieytes, Christian (NIH/NIA/IRP) [F]" w:date="2023-11-15T16:32:00Z">
                                    <w:rPr>
                                      <w:rFonts w:ascii="Times New Roman" w:hAnsi="Times New Roman" w:cs="Times New Roman"/>
                                      <w:sz w:val="20"/>
                                      <w:szCs w:val="20"/>
                                    </w:rPr>
                                  </w:rPrChange>
                                </w:rPr>
                                <w:delText>S</w:delText>
                              </w:r>
                            </w:del>
                            <w:r w:rsidRPr="00BA33A1">
                              <w:rPr>
                                <w:rFonts w:ascii="Times New Roman" w:hAnsi="Times New Roman" w:cs="Times New Roman"/>
                                <w:sz w:val="18"/>
                                <w:szCs w:val="18"/>
                                <w:rPrChange w:id="2036" w:author="Maino Vieytes, Christian (NIH/NIA/IRP) [F]" w:date="2023-11-15T16:32:00Z">
                                  <w:rPr>
                                    <w:rFonts w:ascii="Times New Roman" w:hAnsi="Times New Roman" w:cs="Times New Roman"/>
                                    <w:sz w:val="20"/>
                                    <w:szCs w:val="20"/>
                                  </w:rPr>
                                </w:rPrChange>
                              </w:rPr>
                              <w:t>ecurity Pattern</w:t>
                            </w:r>
                            <w:r w:rsidRPr="00BA33A1">
                              <w:rPr>
                                <w:rFonts w:ascii="Times New Roman" w:hAnsi="Times New Roman" w:cs="Times New Roman"/>
                                <w:sz w:val="18"/>
                                <w:szCs w:val="18"/>
                                <w:lang w:bidi="en-US"/>
                                <w:rPrChange w:id="2037" w:author="Maino Vieytes, Christian (NIH/NIA/IRP) [F]" w:date="2023-11-15T16:32:00Z">
                                  <w:rPr>
                                    <w:rFonts w:ascii="Times New Roman" w:hAnsi="Times New Roman" w:cs="Times New Roman"/>
                                    <w:sz w:val="20"/>
                                    <w:szCs w:val="20"/>
                                    <w:lang w:bidi="en-US"/>
                                  </w:rPr>
                                </w:rPrChange>
                              </w:rPr>
                              <w:t xml:space="preserve">† </w:t>
                            </w:r>
                            <w:r w:rsidRPr="00BA33A1">
                              <w:rPr>
                                <w:rFonts w:ascii="Times New Roman" w:hAnsi="Times New Roman" w:cs="Times New Roman"/>
                                <w:sz w:val="18"/>
                                <w:szCs w:val="18"/>
                                <w:rPrChange w:id="2038" w:author="Maino Vieytes, Christian (NIH/NIA/IRP) [F]" w:date="2023-11-15T16:32:00Z">
                                  <w:rPr>
                                    <w:rFonts w:ascii="Times New Roman" w:hAnsi="Times New Roman" w:cs="Times New Roman"/>
                                    <w:sz w:val="20"/>
                                    <w:szCs w:val="20"/>
                                  </w:rPr>
                                </w:rPrChange>
                              </w:rPr>
                              <w:t xml:space="preserve"> </w:t>
                            </w:r>
                          </w:p>
                          <w:p w14:paraId="33FB40A5" w14:textId="77777777" w:rsidR="00BA33A1" w:rsidRPr="00BA33A1" w:rsidRDefault="00BA33A1" w:rsidP="00BA33A1">
                            <w:pPr>
                              <w:rPr>
                                <w:rFonts w:ascii="Times New Roman" w:hAnsi="Times New Roman" w:cs="Times New Roman"/>
                                <w:sz w:val="18"/>
                                <w:szCs w:val="18"/>
                                <w:rPrChange w:id="2039"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2040" w:author="Maino Vieytes, Christian (NIH/NIA/IRP) [F]" w:date="2023-11-15T16:32:00Z">
                                  <w:rPr>
                                    <w:rFonts w:ascii="Times New Roman" w:hAnsi="Times New Roman" w:cs="Times New Roman"/>
                                    <w:sz w:val="20"/>
                                    <w:szCs w:val="20"/>
                                  </w:rPr>
                                </w:rPrChange>
                              </w:rPr>
                              <w:t>Mean (SD)</w:t>
                            </w:r>
                          </w:p>
                        </w:tc>
                        <w:tc>
                          <w:tcPr>
                            <w:tcW w:w="1952" w:type="dxa"/>
                            <w:noWrap/>
                            <w:vAlign w:val="center"/>
                            <w:hideMark/>
                            <w:tcPrChange w:id="2041" w:author="Maino Vieytes, Christian (NIH/NIA/IRP) [F]" w:date="2023-11-15T16:33:00Z">
                              <w:tcPr>
                                <w:tcW w:w="1952" w:type="dxa"/>
                                <w:noWrap/>
                                <w:vAlign w:val="center"/>
                                <w:hideMark/>
                              </w:tcPr>
                            </w:tcPrChange>
                          </w:tcPr>
                          <w:p w14:paraId="48EBCA7D" w14:textId="164760B9" w:rsidR="00BA33A1" w:rsidRPr="00BA33A1" w:rsidDel="000E04CE" w:rsidRDefault="00BA33A1" w:rsidP="00555C35">
                            <w:pPr>
                              <w:jc w:val="center"/>
                              <w:rPr>
                                <w:del w:id="2042" w:author="Maino Vieytes, Christian (NIH/NIA/IRP) [F]" w:date="2023-11-15T16:31:00Z"/>
                                <w:rFonts w:ascii="Times New Roman" w:hAnsi="Times New Roman" w:cs="Times New Roman"/>
                                <w:sz w:val="18"/>
                                <w:szCs w:val="18"/>
                                <w:rPrChange w:id="2043" w:author="Maino Vieytes, Christian (NIH/NIA/IRP) [F]" w:date="2023-11-15T16:32:00Z">
                                  <w:rPr>
                                    <w:del w:id="2044" w:author="Maino Vieytes, Christian (NIH/NIA/IRP) [F]" w:date="2023-11-15T16:31:00Z"/>
                                    <w:rFonts w:ascii="Times New Roman" w:hAnsi="Times New Roman" w:cs="Times New Roman"/>
                                    <w:sz w:val="20"/>
                                    <w:szCs w:val="20"/>
                                  </w:rPr>
                                </w:rPrChange>
                              </w:rPr>
                            </w:pPr>
                            <w:ins w:id="2045" w:author="Maino Vieytes, Christian (NIH/NIA/IRP) [F]" w:date="2023-11-15T16:31:00Z">
                              <w:r w:rsidRPr="00BA33A1">
                                <w:rPr>
                                  <w:rFonts w:ascii="Times New Roman" w:hAnsi="Times New Roman" w:cs="Times New Roman"/>
                                  <w:color w:val="000000"/>
                                  <w:sz w:val="18"/>
                                  <w:szCs w:val="18"/>
                                  <w:rPrChange w:id="2046" w:author="Maino Vieytes, Christian (NIH/NIA/IRP) [F]" w:date="2023-11-15T16:32:00Z">
                                    <w:rPr>
                                      <w:rFonts w:ascii="Calibri" w:hAnsi="Calibri" w:cs="Calibri"/>
                                      <w:color w:val="000000"/>
                                    </w:rPr>
                                  </w:rPrChange>
                                </w:rPr>
                                <w:t>-0.03 (0.4)</w:t>
                              </w:r>
                            </w:ins>
                          </w:p>
                          <w:p w14:paraId="18C4015E" w14:textId="292BF449" w:rsidR="00BA33A1" w:rsidRPr="00BA33A1" w:rsidRDefault="00BA33A1" w:rsidP="00BA33A1">
                            <w:pPr>
                              <w:jc w:val="center"/>
                              <w:rPr>
                                <w:rFonts w:ascii="Times New Roman" w:hAnsi="Times New Roman" w:cs="Times New Roman"/>
                                <w:sz w:val="18"/>
                                <w:szCs w:val="18"/>
                                <w:rPrChange w:id="2047" w:author="Maino Vieytes, Christian (NIH/NIA/IRP) [F]" w:date="2023-11-15T16:32:00Z">
                                  <w:rPr>
                                    <w:rFonts w:ascii="Times New Roman" w:hAnsi="Times New Roman" w:cs="Times New Roman"/>
                                    <w:sz w:val="20"/>
                                    <w:szCs w:val="20"/>
                                  </w:rPr>
                                </w:rPrChange>
                              </w:rPr>
                            </w:pPr>
                            <w:del w:id="2048" w:author="Maino Vieytes, Christian (NIH/NIA/IRP) [F]" w:date="2023-11-15T16:31:00Z">
                              <w:r w:rsidRPr="00BA33A1" w:rsidDel="000E04CE">
                                <w:rPr>
                                  <w:rFonts w:ascii="Times New Roman" w:hAnsi="Times New Roman" w:cs="Times New Roman"/>
                                  <w:sz w:val="18"/>
                                  <w:szCs w:val="18"/>
                                  <w:rPrChange w:id="2049" w:author="Maino Vieytes, Christian (NIH/NIA/IRP) [F]" w:date="2023-11-15T16:32:00Z">
                                    <w:rPr>
                                      <w:rFonts w:ascii="Times New Roman" w:hAnsi="Times New Roman" w:cs="Times New Roman"/>
                                      <w:sz w:val="20"/>
                                      <w:szCs w:val="20"/>
                                    </w:rPr>
                                  </w:rPrChange>
                                </w:rPr>
                                <w:delText>-0.03 (0.51)</w:delText>
                              </w:r>
                            </w:del>
                          </w:p>
                        </w:tc>
                        <w:tc>
                          <w:tcPr>
                            <w:tcW w:w="1437" w:type="dxa"/>
                            <w:noWrap/>
                            <w:vAlign w:val="center"/>
                            <w:hideMark/>
                            <w:tcPrChange w:id="2050" w:author="Maino Vieytes, Christian (NIH/NIA/IRP) [F]" w:date="2023-11-15T16:33:00Z">
                              <w:tcPr>
                                <w:tcW w:w="1437" w:type="dxa"/>
                                <w:noWrap/>
                                <w:vAlign w:val="center"/>
                                <w:hideMark/>
                              </w:tcPr>
                            </w:tcPrChange>
                          </w:tcPr>
                          <w:p w14:paraId="32753277" w14:textId="015D3E7F" w:rsidR="00BA33A1" w:rsidRPr="00BA33A1" w:rsidDel="000E04CE" w:rsidRDefault="00BA33A1" w:rsidP="00555C35">
                            <w:pPr>
                              <w:jc w:val="center"/>
                              <w:rPr>
                                <w:del w:id="2051" w:author="Maino Vieytes, Christian (NIH/NIA/IRP) [F]" w:date="2023-11-15T16:31:00Z"/>
                                <w:rFonts w:ascii="Times New Roman" w:hAnsi="Times New Roman" w:cs="Times New Roman"/>
                                <w:sz w:val="18"/>
                                <w:szCs w:val="18"/>
                                <w:rPrChange w:id="2052" w:author="Maino Vieytes, Christian (NIH/NIA/IRP) [F]" w:date="2023-11-15T16:32:00Z">
                                  <w:rPr>
                                    <w:del w:id="2053" w:author="Maino Vieytes, Christian (NIH/NIA/IRP) [F]" w:date="2023-11-15T16:31:00Z"/>
                                    <w:rFonts w:ascii="Times New Roman" w:hAnsi="Times New Roman" w:cs="Times New Roman"/>
                                    <w:sz w:val="20"/>
                                    <w:szCs w:val="20"/>
                                  </w:rPr>
                                </w:rPrChange>
                              </w:rPr>
                            </w:pPr>
                            <w:ins w:id="2054" w:author="Maino Vieytes, Christian (NIH/NIA/IRP) [F]" w:date="2023-11-15T16:31:00Z">
                              <w:r w:rsidRPr="00BA33A1">
                                <w:rPr>
                                  <w:rFonts w:ascii="Times New Roman" w:hAnsi="Times New Roman" w:cs="Times New Roman"/>
                                  <w:color w:val="000000"/>
                                  <w:sz w:val="18"/>
                                  <w:szCs w:val="18"/>
                                  <w:rPrChange w:id="2055" w:author="Maino Vieytes, Christian (NIH/NIA/IRP) [F]" w:date="2023-11-15T16:32:00Z">
                                    <w:rPr>
                                      <w:rFonts w:ascii="Calibri" w:hAnsi="Calibri" w:cs="Calibri"/>
                                      <w:color w:val="000000"/>
                                    </w:rPr>
                                  </w:rPrChange>
                                </w:rPr>
                                <w:t>0.21 (0.5)</w:t>
                              </w:r>
                            </w:ins>
                          </w:p>
                          <w:p w14:paraId="551DC55D" w14:textId="4CF8D702" w:rsidR="00BA33A1" w:rsidRPr="00BA33A1" w:rsidRDefault="00BA33A1" w:rsidP="00BA33A1">
                            <w:pPr>
                              <w:jc w:val="center"/>
                              <w:rPr>
                                <w:rFonts w:ascii="Times New Roman" w:hAnsi="Times New Roman" w:cs="Times New Roman"/>
                                <w:sz w:val="18"/>
                                <w:szCs w:val="18"/>
                                <w:rPrChange w:id="2056" w:author="Maino Vieytes, Christian (NIH/NIA/IRP) [F]" w:date="2023-11-15T16:32:00Z">
                                  <w:rPr>
                                    <w:rFonts w:ascii="Times New Roman" w:hAnsi="Times New Roman" w:cs="Times New Roman"/>
                                    <w:sz w:val="20"/>
                                    <w:szCs w:val="20"/>
                                  </w:rPr>
                                </w:rPrChange>
                              </w:rPr>
                            </w:pPr>
                            <w:del w:id="2057" w:author="Maino Vieytes, Christian (NIH/NIA/IRP) [F]" w:date="2023-11-15T16:31:00Z">
                              <w:r w:rsidRPr="00BA33A1" w:rsidDel="000E04CE">
                                <w:rPr>
                                  <w:rFonts w:ascii="Times New Roman" w:hAnsi="Times New Roman" w:cs="Times New Roman"/>
                                  <w:sz w:val="18"/>
                                  <w:szCs w:val="18"/>
                                  <w:rPrChange w:id="2058" w:author="Maino Vieytes, Christian (NIH/NIA/IRP) [F]" w:date="2023-11-15T16:32:00Z">
                                    <w:rPr>
                                      <w:rFonts w:ascii="Times New Roman" w:hAnsi="Times New Roman" w:cs="Times New Roman"/>
                                      <w:sz w:val="20"/>
                                      <w:szCs w:val="20"/>
                                    </w:rPr>
                                  </w:rPrChange>
                                </w:rPr>
                                <w:delText>0.31 (0.63)</w:delText>
                              </w:r>
                            </w:del>
                          </w:p>
                        </w:tc>
                        <w:tc>
                          <w:tcPr>
                            <w:tcW w:w="1350" w:type="dxa"/>
                            <w:noWrap/>
                            <w:vAlign w:val="center"/>
                            <w:hideMark/>
                            <w:tcPrChange w:id="2059" w:author="Maino Vieytes, Christian (NIH/NIA/IRP) [F]" w:date="2023-11-15T16:33:00Z">
                              <w:tcPr>
                                <w:tcW w:w="1350" w:type="dxa"/>
                                <w:noWrap/>
                                <w:vAlign w:val="center"/>
                                <w:hideMark/>
                              </w:tcPr>
                            </w:tcPrChange>
                          </w:tcPr>
                          <w:p w14:paraId="72295B39" w14:textId="0782FEA9" w:rsidR="00BA33A1" w:rsidRPr="00BA33A1" w:rsidDel="000E04CE" w:rsidRDefault="00BA33A1" w:rsidP="00555C35">
                            <w:pPr>
                              <w:jc w:val="center"/>
                              <w:rPr>
                                <w:del w:id="2060" w:author="Maino Vieytes, Christian (NIH/NIA/IRP) [F]" w:date="2023-11-15T16:31:00Z"/>
                                <w:rFonts w:ascii="Times New Roman" w:hAnsi="Times New Roman" w:cs="Times New Roman"/>
                                <w:sz w:val="18"/>
                                <w:szCs w:val="18"/>
                                <w:rPrChange w:id="2061" w:author="Maino Vieytes, Christian (NIH/NIA/IRP) [F]" w:date="2023-11-15T16:32:00Z">
                                  <w:rPr>
                                    <w:del w:id="2062" w:author="Maino Vieytes, Christian (NIH/NIA/IRP) [F]" w:date="2023-11-15T16:31:00Z"/>
                                    <w:rFonts w:ascii="Times New Roman" w:hAnsi="Times New Roman" w:cs="Times New Roman"/>
                                    <w:sz w:val="20"/>
                                    <w:szCs w:val="20"/>
                                  </w:rPr>
                                </w:rPrChange>
                              </w:rPr>
                            </w:pPr>
                            <w:ins w:id="2063" w:author="Maino Vieytes, Christian (NIH/NIA/IRP) [F]" w:date="2023-11-15T16:31:00Z">
                              <w:r w:rsidRPr="00BA33A1">
                                <w:rPr>
                                  <w:rFonts w:ascii="Times New Roman" w:hAnsi="Times New Roman" w:cs="Times New Roman"/>
                                  <w:color w:val="000000"/>
                                  <w:sz w:val="18"/>
                                  <w:szCs w:val="18"/>
                                  <w:rPrChange w:id="2064" w:author="Maino Vieytes, Christian (NIH/NIA/IRP) [F]" w:date="2023-11-15T16:32:00Z">
                                    <w:rPr>
                                      <w:rFonts w:ascii="Calibri" w:hAnsi="Calibri" w:cs="Calibri"/>
                                      <w:color w:val="000000"/>
                                    </w:rPr>
                                  </w:rPrChange>
                                </w:rPr>
                                <w:t>-0.06 (0.38)</w:t>
                              </w:r>
                            </w:ins>
                          </w:p>
                          <w:p w14:paraId="379D7CC3" w14:textId="585D1F34" w:rsidR="00BA33A1" w:rsidRPr="00BA33A1" w:rsidRDefault="00BA33A1" w:rsidP="00BA33A1">
                            <w:pPr>
                              <w:jc w:val="center"/>
                              <w:rPr>
                                <w:rFonts w:ascii="Times New Roman" w:hAnsi="Times New Roman" w:cs="Times New Roman"/>
                                <w:sz w:val="18"/>
                                <w:szCs w:val="18"/>
                                <w:rPrChange w:id="2065" w:author="Maino Vieytes, Christian (NIH/NIA/IRP) [F]" w:date="2023-11-15T16:32:00Z">
                                  <w:rPr>
                                    <w:rFonts w:ascii="Times New Roman" w:hAnsi="Times New Roman" w:cs="Times New Roman"/>
                                    <w:sz w:val="20"/>
                                    <w:szCs w:val="20"/>
                                  </w:rPr>
                                </w:rPrChange>
                              </w:rPr>
                            </w:pPr>
                            <w:del w:id="2066" w:author="Maino Vieytes, Christian (NIH/NIA/IRP) [F]" w:date="2023-11-15T16:31:00Z">
                              <w:r w:rsidRPr="00BA33A1" w:rsidDel="000E04CE">
                                <w:rPr>
                                  <w:rFonts w:ascii="Times New Roman" w:hAnsi="Times New Roman" w:cs="Times New Roman"/>
                                  <w:sz w:val="18"/>
                                  <w:szCs w:val="18"/>
                                  <w:rPrChange w:id="2067" w:author="Maino Vieytes, Christian (NIH/NIA/IRP) [F]" w:date="2023-11-15T16:32:00Z">
                                    <w:rPr>
                                      <w:rFonts w:ascii="Times New Roman" w:hAnsi="Times New Roman" w:cs="Times New Roman"/>
                                      <w:sz w:val="20"/>
                                      <w:szCs w:val="20"/>
                                    </w:rPr>
                                  </w:rPrChange>
                                </w:rPr>
                                <w:delText>-0.07 (0.48)</w:delText>
                              </w:r>
                            </w:del>
                          </w:p>
                        </w:tc>
                        <w:tc>
                          <w:tcPr>
                            <w:tcW w:w="1004" w:type="dxa"/>
                            <w:vAlign w:val="center"/>
                            <w:tcPrChange w:id="2068" w:author="Maino Vieytes, Christian (NIH/NIA/IRP) [F]" w:date="2023-11-15T16:33:00Z">
                              <w:tcPr>
                                <w:tcW w:w="1004" w:type="dxa"/>
                                <w:vAlign w:val="bottom"/>
                              </w:tcPr>
                            </w:tcPrChange>
                          </w:tcPr>
                          <w:p w14:paraId="2FC823A0" w14:textId="7528E2FC" w:rsidR="00BA33A1" w:rsidRPr="00BA33A1" w:rsidRDefault="00BA33A1" w:rsidP="00BA33A1">
                            <w:pPr>
                              <w:jc w:val="center"/>
                              <w:rPr>
                                <w:rFonts w:ascii="Times New Roman" w:hAnsi="Times New Roman" w:cs="Times New Roman"/>
                                <w:sz w:val="18"/>
                                <w:szCs w:val="18"/>
                                <w:rPrChange w:id="2069" w:author="Maino Vieytes, Christian (NIH/NIA/IRP) [F]" w:date="2023-11-15T16:32:00Z">
                                  <w:rPr>
                                    <w:rFonts w:ascii="Times New Roman" w:hAnsi="Times New Roman" w:cs="Times New Roman"/>
                                    <w:sz w:val="20"/>
                                    <w:szCs w:val="20"/>
                                  </w:rPr>
                                </w:rPrChange>
                              </w:rPr>
                            </w:pPr>
                            <w:ins w:id="2070" w:author="Maino Vieytes, Christian (NIH/NIA/IRP) [F]" w:date="2023-11-15T16:31:00Z">
                              <w:r w:rsidRPr="00BA33A1">
                                <w:rPr>
                                  <w:rFonts w:ascii="Times New Roman" w:hAnsi="Times New Roman" w:cs="Times New Roman"/>
                                  <w:color w:val="000000"/>
                                  <w:sz w:val="18"/>
                                  <w:szCs w:val="18"/>
                                  <w:rPrChange w:id="2071" w:author="Maino Vieytes, Christian (NIH/NIA/IRP) [F]" w:date="2023-11-15T16:32:00Z">
                                    <w:rPr>
                                      <w:rFonts w:ascii="Calibri" w:hAnsi="Calibri" w:cs="Calibri"/>
                                      <w:color w:val="000000"/>
                                    </w:rPr>
                                  </w:rPrChange>
                                </w:rPr>
                                <w:t>0.4</w:t>
                              </w:r>
                              <w:r w:rsidRPr="00BA33A1">
                                <w:rPr>
                                  <w:rFonts w:ascii="Times New Roman" w:hAnsi="Times New Roman" w:cs="Times New Roman"/>
                                  <w:color w:val="000000"/>
                                  <w:sz w:val="18"/>
                                  <w:szCs w:val="18"/>
                                  <w:rPrChange w:id="2072" w:author="Maino Vieytes, Christian (NIH/NIA/IRP) [F]" w:date="2023-11-15T16:32:00Z">
                                    <w:rPr>
                                      <w:rFonts w:ascii="Calibri" w:hAnsi="Calibri" w:cs="Calibri"/>
                                      <w:color w:val="000000"/>
                                    </w:rPr>
                                  </w:rPrChange>
                                </w:rPr>
                                <w:t>0</w:t>
                              </w:r>
                            </w:ins>
                            <w:del w:id="2073" w:author="Maino Vieytes, Christian (NIH/NIA/IRP) [F]" w:date="2023-11-15T16:31:00Z">
                              <w:r w:rsidRPr="00BA33A1" w:rsidDel="000E04CE">
                                <w:rPr>
                                  <w:rFonts w:ascii="Times New Roman" w:hAnsi="Times New Roman" w:cs="Times New Roman"/>
                                  <w:sz w:val="18"/>
                                  <w:szCs w:val="18"/>
                                  <w:rPrChange w:id="2074" w:author="Maino Vieytes, Christian (NIH/NIA/IRP) [F]" w:date="2023-11-15T16:32:00Z">
                                    <w:rPr>
                                      <w:rFonts w:ascii="Times New Roman" w:hAnsi="Times New Roman" w:cs="Times New Roman"/>
                                      <w:sz w:val="20"/>
                                      <w:szCs w:val="20"/>
                                    </w:rPr>
                                  </w:rPrChange>
                                </w:rPr>
                                <w:delText>0.50</w:delText>
                              </w:r>
                            </w:del>
                          </w:p>
                        </w:tc>
                        <w:tc>
                          <w:tcPr>
                            <w:tcW w:w="1151" w:type="dxa"/>
                            <w:noWrap/>
                            <w:vAlign w:val="center"/>
                            <w:hideMark/>
                            <w:tcPrChange w:id="2075" w:author="Maino Vieytes, Christian (NIH/NIA/IRP) [F]" w:date="2023-11-15T16:33:00Z">
                              <w:tcPr>
                                <w:tcW w:w="1151" w:type="dxa"/>
                                <w:noWrap/>
                                <w:vAlign w:val="bottom"/>
                                <w:hideMark/>
                              </w:tcPr>
                            </w:tcPrChange>
                          </w:tcPr>
                          <w:p w14:paraId="2C0B8259" w14:textId="7A0FCA91" w:rsidR="00BA33A1" w:rsidRPr="00BA33A1" w:rsidRDefault="00BA33A1" w:rsidP="00BA33A1">
                            <w:pPr>
                              <w:jc w:val="center"/>
                              <w:rPr>
                                <w:rFonts w:ascii="Times New Roman" w:hAnsi="Times New Roman" w:cs="Times New Roman"/>
                                <w:sz w:val="18"/>
                                <w:szCs w:val="18"/>
                                <w:rPrChange w:id="2076" w:author="Maino Vieytes, Christian (NIH/NIA/IRP) [F]" w:date="2023-11-15T16:32:00Z">
                                  <w:rPr>
                                    <w:rFonts w:ascii="Times New Roman" w:hAnsi="Times New Roman" w:cs="Times New Roman"/>
                                    <w:sz w:val="20"/>
                                    <w:szCs w:val="20"/>
                                  </w:rPr>
                                </w:rPrChange>
                              </w:rPr>
                            </w:pPr>
                            <w:ins w:id="2077" w:author="Maino Vieytes, Christian (NIH/NIA/IRP) [F]" w:date="2023-11-15T16:31:00Z">
                              <w:r w:rsidRPr="00BA33A1">
                                <w:rPr>
                                  <w:rFonts w:ascii="Times New Roman" w:hAnsi="Times New Roman" w:cs="Times New Roman"/>
                                  <w:color w:val="000000"/>
                                  <w:sz w:val="18"/>
                                  <w:szCs w:val="18"/>
                                  <w:rPrChange w:id="2078" w:author="Maino Vieytes, Christian (NIH/NIA/IRP) [F]" w:date="2023-11-15T16:32:00Z">
                                    <w:rPr>
                                      <w:rFonts w:ascii="Calibri" w:hAnsi="Calibri" w:cs="Calibri"/>
                                      <w:color w:val="000000"/>
                                    </w:rPr>
                                  </w:rPrChange>
                                </w:rPr>
                                <w:t>&lt; 0.01</w:t>
                              </w:r>
                            </w:ins>
                            <w:del w:id="2079" w:author="Maino Vieytes, Christian (NIH/NIA/IRP) [F]" w:date="2023-11-15T16:31:00Z">
                              <w:r w:rsidRPr="00BA33A1" w:rsidDel="000E04CE">
                                <w:rPr>
                                  <w:rFonts w:ascii="Times New Roman" w:hAnsi="Times New Roman" w:cs="Times New Roman"/>
                                  <w:sz w:val="18"/>
                                  <w:szCs w:val="18"/>
                                  <w:rPrChange w:id="2080" w:author="Maino Vieytes, Christian (NIH/NIA/IRP) [F]" w:date="2023-11-15T16:32:00Z">
                                    <w:rPr>
                                      <w:rFonts w:ascii="Times New Roman" w:hAnsi="Times New Roman" w:cs="Times New Roman"/>
                                      <w:sz w:val="20"/>
                                      <w:szCs w:val="20"/>
                                    </w:rPr>
                                  </w:rPrChange>
                                </w:rPr>
                                <w:delText>&lt; 0.01</w:delText>
                              </w:r>
                            </w:del>
                          </w:p>
                        </w:tc>
                      </w:tr>
                      <w:tr w:rsidR="008E210F" w:rsidRPr="00BA33A1" w:rsidDel="00FE4615" w14:paraId="5FC32B36" w14:textId="5CC3D0D7" w:rsidTr="00BA33A1">
                        <w:tblPrEx>
                          <w:tblW w:w="0" w:type="auto"/>
                          <w:tblPrExChange w:id="2081" w:author="Maino Vieytes, Christian (NIH/NIA/IRP) [F]" w:date="2023-11-15T16:33:00Z">
                            <w:tblPrEx>
                              <w:tblW w:w="0" w:type="auto"/>
                            </w:tblPrEx>
                          </w:tblPrExChange>
                        </w:tblPrEx>
                        <w:trPr>
                          <w:trHeight w:val="320"/>
                          <w:del w:id="2082" w:author="Maino Vieytes, Christian (NIH/NIA/IRP) [F]" w:date="2023-11-15T15:46:00Z"/>
                          <w:trPrChange w:id="2083" w:author="Maino Vieytes, Christian (NIH/NIA/IRP) [F]" w:date="2023-11-15T16:33:00Z">
                            <w:trPr>
                              <w:trHeight w:val="320"/>
                            </w:trPr>
                          </w:trPrChange>
                        </w:trPr>
                        <w:tc>
                          <w:tcPr>
                            <w:tcW w:w="2456" w:type="dxa"/>
                            <w:noWrap/>
                            <w:vAlign w:val="center"/>
                            <w:hideMark/>
                            <w:tcPrChange w:id="2084" w:author="Maino Vieytes, Christian (NIH/NIA/IRP) [F]" w:date="2023-11-15T16:33:00Z">
                              <w:tcPr>
                                <w:tcW w:w="2456" w:type="dxa"/>
                                <w:noWrap/>
                                <w:vAlign w:val="center"/>
                                <w:hideMark/>
                              </w:tcPr>
                            </w:tcPrChange>
                          </w:tcPr>
                          <w:p w14:paraId="68247261" w14:textId="5FCFEE48" w:rsidR="008E210F" w:rsidRPr="00BA33A1" w:rsidDel="00FE4615" w:rsidRDefault="008E210F" w:rsidP="00371B03">
                            <w:pPr>
                              <w:rPr>
                                <w:del w:id="2085" w:author="Maino Vieytes, Christian (NIH/NIA/IRP) [F]" w:date="2023-11-15T15:46:00Z"/>
                                <w:rFonts w:ascii="Times New Roman" w:hAnsi="Times New Roman" w:cs="Times New Roman"/>
                                <w:sz w:val="18"/>
                                <w:szCs w:val="18"/>
                                <w:rPrChange w:id="2086" w:author="Maino Vieytes, Christian (NIH/NIA/IRP) [F]" w:date="2023-11-15T16:32:00Z">
                                  <w:rPr>
                                    <w:del w:id="2087" w:author="Maino Vieytes, Christian (NIH/NIA/IRP) [F]" w:date="2023-11-15T15:46:00Z"/>
                                    <w:rFonts w:ascii="Times New Roman" w:hAnsi="Times New Roman" w:cs="Times New Roman"/>
                                    <w:sz w:val="20"/>
                                    <w:szCs w:val="20"/>
                                  </w:rPr>
                                </w:rPrChange>
                              </w:rPr>
                            </w:pPr>
                            <w:del w:id="2088" w:author="Maino Vieytes, Christian (NIH/NIA/IRP) [F]" w:date="2023-11-15T15:46:00Z">
                              <w:r w:rsidRPr="00BA33A1" w:rsidDel="00FE4615">
                                <w:rPr>
                                  <w:rFonts w:ascii="Times New Roman" w:hAnsi="Times New Roman" w:cs="Times New Roman"/>
                                  <w:sz w:val="18"/>
                                  <w:szCs w:val="18"/>
                                  <w:rPrChange w:id="2089" w:author="Maino Vieytes, Christian (NIH/NIA/IRP) [F]" w:date="2023-11-15T16:32:00Z">
                                    <w:rPr>
                                      <w:rFonts w:ascii="Times New Roman" w:hAnsi="Times New Roman" w:cs="Times New Roman"/>
                                      <w:sz w:val="20"/>
                                      <w:szCs w:val="20"/>
                                    </w:rPr>
                                  </w:rPrChange>
                                </w:rPr>
                                <w:delText>Age Pattern</w:delText>
                              </w:r>
                              <w:r w:rsidRPr="00BA33A1" w:rsidDel="00FE4615">
                                <w:rPr>
                                  <w:rFonts w:ascii="Times New Roman" w:hAnsi="Times New Roman" w:cs="Times New Roman"/>
                                  <w:sz w:val="18"/>
                                  <w:szCs w:val="18"/>
                                  <w:lang w:bidi="en-US"/>
                                  <w:rPrChange w:id="2090" w:author="Maino Vieytes, Christian (NIH/NIA/IRP) [F]" w:date="2023-11-15T16:32:00Z">
                                    <w:rPr>
                                      <w:rFonts w:ascii="Times New Roman" w:hAnsi="Times New Roman" w:cs="Times New Roman"/>
                                      <w:sz w:val="20"/>
                                      <w:szCs w:val="20"/>
                                      <w:lang w:bidi="en-US"/>
                                    </w:rPr>
                                  </w:rPrChange>
                                </w:rPr>
                                <w:delText>†</w:delText>
                              </w:r>
                            </w:del>
                          </w:p>
                          <w:p w14:paraId="5944E31B" w14:textId="44661823" w:rsidR="008E210F" w:rsidRPr="00BA33A1" w:rsidDel="00FE4615" w:rsidRDefault="008E210F" w:rsidP="00371B03">
                            <w:pPr>
                              <w:rPr>
                                <w:del w:id="2091" w:author="Maino Vieytes, Christian (NIH/NIA/IRP) [F]" w:date="2023-11-15T15:46:00Z"/>
                                <w:rFonts w:ascii="Times New Roman" w:hAnsi="Times New Roman" w:cs="Times New Roman"/>
                                <w:sz w:val="18"/>
                                <w:szCs w:val="18"/>
                                <w:rPrChange w:id="2092" w:author="Maino Vieytes, Christian (NIH/NIA/IRP) [F]" w:date="2023-11-15T16:32:00Z">
                                  <w:rPr>
                                    <w:del w:id="2093" w:author="Maino Vieytes, Christian (NIH/NIA/IRP) [F]" w:date="2023-11-15T15:46:00Z"/>
                                    <w:rFonts w:ascii="Times New Roman" w:hAnsi="Times New Roman" w:cs="Times New Roman"/>
                                    <w:sz w:val="20"/>
                                    <w:szCs w:val="20"/>
                                  </w:rPr>
                                </w:rPrChange>
                              </w:rPr>
                            </w:pPr>
                            <w:del w:id="2094" w:author="Maino Vieytes, Christian (NIH/NIA/IRP) [F]" w:date="2023-11-15T15:46:00Z">
                              <w:r w:rsidRPr="00BA33A1" w:rsidDel="00FE4615">
                                <w:rPr>
                                  <w:rFonts w:ascii="Times New Roman" w:hAnsi="Times New Roman" w:cs="Times New Roman"/>
                                  <w:sz w:val="18"/>
                                  <w:szCs w:val="18"/>
                                  <w:rPrChange w:id="2095"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2096" w:author="Maino Vieytes, Christian (NIH/NIA/IRP) [F]" w:date="2023-11-15T16:33:00Z">
                              <w:tcPr>
                                <w:tcW w:w="1952" w:type="dxa"/>
                                <w:noWrap/>
                                <w:vAlign w:val="center"/>
                                <w:hideMark/>
                              </w:tcPr>
                            </w:tcPrChange>
                          </w:tcPr>
                          <w:p w14:paraId="42C963EA" w14:textId="1BB8C4B8" w:rsidR="008E210F" w:rsidRPr="00BA33A1" w:rsidDel="00FE4615" w:rsidRDefault="008E210F" w:rsidP="00555C35">
                            <w:pPr>
                              <w:jc w:val="center"/>
                              <w:rPr>
                                <w:del w:id="2097" w:author="Maino Vieytes, Christian (NIH/NIA/IRP) [F]" w:date="2023-11-15T15:46:00Z"/>
                                <w:rFonts w:ascii="Times New Roman" w:hAnsi="Times New Roman" w:cs="Times New Roman"/>
                                <w:sz w:val="18"/>
                                <w:szCs w:val="18"/>
                                <w:rPrChange w:id="2098" w:author="Maino Vieytes, Christian (NIH/NIA/IRP) [F]" w:date="2023-11-15T16:32:00Z">
                                  <w:rPr>
                                    <w:del w:id="2099" w:author="Maino Vieytes, Christian (NIH/NIA/IRP) [F]" w:date="2023-11-15T15:46:00Z"/>
                                    <w:rFonts w:ascii="Times New Roman" w:hAnsi="Times New Roman" w:cs="Times New Roman"/>
                                    <w:sz w:val="20"/>
                                    <w:szCs w:val="20"/>
                                  </w:rPr>
                                </w:rPrChange>
                              </w:rPr>
                            </w:pPr>
                          </w:p>
                          <w:p w14:paraId="430AF16F" w14:textId="2F9AC854" w:rsidR="008E210F" w:rsidRPr="00BA33A1" w:rsidDel="00FE4615" w:rsidRDefault="008E210F" w:rsidP="00555C35">
                            <w:pPr>
                              <w:jc w:val="center"/>
                              <w:rPr>
                                <w:del w:id="2100" w:author="Maino Vieytes, Christian (NIH/NIA/IRP) [F]" w:date="2023-11-15T15:46:00Z"/>
                                <w:rFonts w:ascii="Times New Roman" w:hAnsi="Times New Roman" w:cs="Times New Roman"/>
                                <w:sz w:val="18"/>
                                <w:szCs w:val="18"/>
                                <w:rPrChange w:id="2101" w:author="Maino Vieytes, Christian (NIH/NIA/IRP) [F]" w:date="2023-11-15T16:32:00Z">
                                  <w:rPr>
                                    <w:del w:id="2102" w:author="Maino Vieytes, Christian (NIH/NIA/IRP) [F]" w:date="2023-11-15T15:46:00Z"/>
                                    <w:rFonts w:ascii="Times New Roman" w:hAnsi="Times New Roman" w:cs="Times New Roman"/>
                                    <w:sz w:val="20"/>
                                    <w:szCs w:val="20"/>
                                  </w:rPr>
                                </w:rPrChange>
                              </w:rPr>
                            </w:pPr>
                            <w:del w:id="2103" w:author="Maino Vieytes, Christian (NIH/NIA/IRP) [F]" w:date="2023-11-15T15:46:00Z">
                              <w:r w:rsidRPr="00BA33A1" w:rsidDel="00FE4615">
                                <w:rPr>
                                  <w:rFonts w:ascii="Times New Roman" w:hAnsi="Times New Roman" w:cs="Times New Roman"/>
                                  <w:sz w:val="18"/>
                                  <w:szCs w:val="18"/>
                                  <w:rPrChange w:id="2104" w:author="Maino Vieytes, Christian (NIH/NIA/IRP) [F]" w:date="2023-11-15T16:32:00Z">
                                    <w:rPr>
                                      <w:rFonts w:ascii="Times New Roman" w:hAnsi="Times New Roman" w:cs="Times New Roman"/>
                                      <w:sz w:val="20"/>
                                      <w:szCs w:val="20"/>
                                    </w:rPr>
                                  </w:rPrChange>
                                </w:rPr>
                                <w:delText>-0.10 (0.61)</w:delText>
                              </w:r>
                            </w:del>
                          </w:p>
                        </w:tc>
                        <w:tc>
                          <w:tcPr>
                            <w:tcW w:w="1437" w:type="dxa"/>
                            <w:noWrap/>
                            <w:vAlign w:val="center"/>
                            <w:hideMark/>
                            <w:tcPrChange w:id="2105" w:author="Maino Vieytes, Christian (NIH/NIA/IRP) [F]" w:date="2023-11-15T16:33:00Z">
                              <w:tcPr>
                                <w:tcW w:w="1437" w:type="dxa"/>
                                <w:noWrap/>
                                <w:vAlign w:val="center"/>
                                <w:hideMark/>
                              </w:tcPr>
                            </w:tcPrChange>
                          </w:tcPr>
                          <w:p w14:paraId="15DCF89B" w14:textId="6004053F" w:rsidR="008E210F" w:rsidRPr="00BA33A1" w:rsidDel="00FE4615" w:rsidRDefault="008E210F" w:rsidP="00555C35">
                            <w:pPr>
                              <w:jc w:val="center"/>
                              <w:rPr>
                                <w:del w:id="2106" w:author="Maino Vieytes, Christian (NIH/NIA/IRP) [F]" w:date="2023-11-15T15:46:00Z"/>
                                <w:rFonts w:ascii="Times New Roman" w:hAnsi="Times New Roman" w:cs="Times New Roman"/>
                                <w:sz w:val="18"/>
                                <w:szCs w:val="18"/>
                                <w:rPrChange w:id="2107" w:author="Maino Vieytes, Christian (NIH/NIA/IRP) [F]" w:date="2023-11-15T16:32:00Z">
                                  <w:rPr>
                                    <w:del w:id="2108" w:author="Maino Vieytes, Christian (NIH/NIA/IRP) [F]" w:date="2023-11-15T15:46:00Z"/>
                                    <w:rFonts w:ascii="Times New Roman" w:hAnsi="Times New Roman" w:cs="Times New Roman"/>
                                    <w:sz w:val="20"/>
                                    <w:szCs w:val="20"/>
                                  </w:rPr>
                                </w:rPrChange>
                              </w:rPr>
                            </w:pPr>
                          </w:p>
                          <w:p w14:paraId="593A1E82" w14:textId="59C86134" w:rsidR="008E210F" w:rsidRPr="00BA33A1" w:rsidDel="00FE4615" w:rsidRDefault="008E210F" w:rsidP="00555C35">
                            <w:pPr>
                              <w:jc w:val="center"/>
                              <w:rPr>
                                <w:del w:id="2109" w:author="Maino Vieytes, Christian (NIH/NIA/IRP) [F]" w:date="2023-11-15T15:46:00Z"/>
                                <w:rFonts w:ascii="Times New Roman" w:hAnsi="Times New Roman" w:cs="Times New Roman"/>
                                <w:sz w:val="18"/>
                                <w:szCs w:val="18"/>
                                <w:rPrChange w:id="2110" w:author="Maino Vieytes, Christian (NIH/NIA/IRP) [F]" w:date="2023-11-15T16:32:00Z">
                                  <w:rPr>
                                    <w:del w:id="2111" w:author="Maino Vieytes, Christian (NIH/NIA/IRP) [F]" w:date="2023-11-15T15:46:00Z"/>
                                    <w:rFonts w:ascii="Times New Roman" w:hAnsi="Times New Roman" w:cs="Times New Roman"/>
                                    <w:sz w:val="20"/>
                                    <w:szCs w:val="20"/>
                                  </w:rPr>
                                </w:rPrChange>
                              </w:rPr>
                            </w:pPr>
                            <w:del w:id="2112" w:author="Maino Vieytes, Christian (NIH/NIA/IRP) [F]" w:date="2023-11-15T15:46:00Z">
                              <w:r w:rsidRPr="00BA33A1" w:rsidDel="00FE4615">
                                <w:rPr>
                                  <w:rFonts w:ascii="Times New Roman" w:hAnsi="Times New Roman" w:cs="Times New Roman"/>
                                  <w:sz w:val="18"/>
                                  <w:szCs w:val="18"/>
                                  <w:rPrChange w:id="2113" w:author="Maino Vieytes, Christian (NIH/NIA/IRP) [F]" w:date="2023-11-15T16:32:00Z">
                                    <w:rPr>
                                      <w:rFonts w:ascii="Times New Roman" w:hAnsi="Times New Roman" w:cs="Times New Roman"/>
                                      <w:sz w:val="20"/>
                                      <w:szCs w:val="20"/>
                                    </w:rPr>
                                  </w:rPrChange>
                                </w:rPr>
                                <w:delText>-0.26 (0.72)</w:delText>
                              </w:r>
                            </w:del>
                          </w:p>
                        </w:tc>
                        <w:tc>
                          <w:tcPr>
                            <w:tcW w:w="1350" w:type="dxa"/>
                            <w:noWrap/>
                            <w:vAlign w:val="center"/>
                            <w:hideMark/>
                            <w:tcPrChange w:id="2114" w:author="Maino Vieytes, Christian (NIH/NIA/IRP) [F]" w:date="2023-11-15T16:33:00Z">
                              <w:tcPr>
                                <w:tcW w:w="1350" w:type="dxa"/>
                                <w:noWrap/>
                                <w:vAlign w:val="center"/>
                                <w:hideMark/>
                              </w:tcPr>
                            </w:tcPrChange>
                          </w:tcPr>
                          <w:p w14:paraId="25B15704" w14:textId="7745E9AB" w:rsidR="008E210F" w:rsidRPr="00BA33A1" w:rsidDel="00FE4615" w:rsidRDefault="008E210F" w:rsidP="00555C35">
                            <w:pPr>
                              <w:jc w:val="center"/>
                              <w:rPr>
                                <w:del w:id="2115" w:author="Maino Vieytes, Christian (NIH/NIA/IRP) [F]" w:date="2023-11-15T15:46:00Z"/>
                                <w:rFonts w:ascii="Times New Roman" w:hAnsi="Times New Roman" w:cs="Times New Roman"/>
                                <w:sz w:val="18"/>
                                <w:szCs w:val="18"/>
                                <w:rPrChange w:id="2116" w:author="Maino Vieytes, Christian (NIH/NIA/IRP) [F]" w:date="2023-11-15T16:32:00Z">
                                  <w:rPr>
                                    <w:del w:id="2117" w:author="Maino Vieytes, Christian (NIH/NIA/IRP) [F]" w:date="2023-11-15T15:46:00Z"/>
                                    <w:rFonts w:ascii="Times New Roman" w:hAnsi="Times New Roman" w:cs="Times New Roman"/>
                                    <w:sz w:val="20"/>
                                    <w:szCs w:val="20"/>
                                  </w:rPr>
                                </w:rPrChange>
                              </w:rPr>
                            </w:pPr>
                          </w:p>
                          <w:p w14:paraId="1F63FC9D" w14:textId="79AD027A" w:rsidR="008E210F" w:rsidRPr="00BA33A1" w:rsidDel="00FE4615" w:rsidRDefault="008E210F" w:rsidP="00555C35">
                            <w:pPr>
                              <w:jc w:val="center"/>
                              <w:rPr>
                                <w:del w:id="2118" w:author="Maino Vieytes, Christian (NIH/NIA/IRP) [F]" w:date="2023-11-15T15:46:00Z"/>
                                <w:rFonts w:ascii="Times New Roman" w:hAnsi="Times New Roman" w:cs="Times New Roman"/>
                                <w:sz w:val="18"/>
                                <w:szCs w:val="18"/>
                                <w:rPrChange w:id="2119" w:author="Maino Vieytes, Christian (NIH/NIA/IRP) [F]" w:date="2023-11-15T16:32:00Z">
                                  <w:rPr>
                                    <w:del w:id="2120" w:author="Maino Vieytes, Christian (NIH/NIA/IRP) [F]" w:date="2023-11-15T15:46:00Z"/>
                                    <w:rFonts w:ascii="Times New Roman" w:hAnsi="Times New Roman" w:cs="Times New Roman"/>
                                    <w:sz w:val="20"/>
                                    <w:szCs w:val="20"/>
                                  </w:rPr>
                                </w:rPrChange>
                              </w:rPr>
                            </w:pPr>
                            <w:del w:id="2121" w:author="Maino Vieytes, Christian (NIH/NIA/IRP) [F]" w:date="2023-11-15T15:46:00Z">
                              <w:r w:rsidRPr="00BA33A1" w:rsidDel="00FE4615">
                                <w:rPr>
                                  <w:rFonts w:ascii="Times New Roman" w:hAnsi="Times New Roman" w:cs="Times New Roman"/>
                                  <w:sz w:val="18"/>
                                  <w:szCs w:val="18"/>
                                  <w:rPrChange w:id="2122" w:author="Maino Vieytes, Christian (NIH/NIA/IRP) [F]" w:date="2023-11-15T16:32:00Z">
                                    <w:rPr>
                                      <w:rFonts w:ascii="Times New Roman" w:hAnsi="Times New Roman" w:cs="Times New Roman"/>
                                      <w:sz w:val="20"/>
                                      <w:szCs w:val="20"/>
                                    </w:rPr>
                                  </w:rPrChange>
                                </w:rPr>
                                <w:delText>-0.08 (0.60)</w:delText>
                              </w:r>
                            </w:del>
                          </w:p>
                        </w:tc>
                        <w:tc>
                          <w:tcPr>
                            <w:tcW w:w="1004" w:type="dxa"/>
                            <w:vAlign w:val="center"/>
                            <w:tcPrChange w:id="2123" w:author="Maino Vieytes, Christian (NIH/NIA/IRP) [F]" w:date="2023-11-15T16:33:00Z">
                              <w:tcPr>
                                <w:tcW w:w="1004" w:type="dxa"/>
                                <w:vAlign w:val="bottom"/>
                              </w:tcPr>
                            </w:tcPrChange>
                          </w:tcPr>
                          <w:p w14:paraId="59DEC370" w14:textId="59CF73D3" w:rsidR="008E210F" w:rsidRPr="00BA33A1" w:rsidDel="00FE4615" w:rsidRDefault="008E210F" w:rsidP="00555C35">
                            <w:pPr>
                              <w:jc w:val="center"/>
                              <w:rPr>
                                <w:del w:id="2124" w:author="Maino Vieytes, Christian (NIH/NIA/IRP) [F]" w:date="2023-11-15T15:46:00Z"/>
                                <w:rFonts w:ascii="Times New Roman" w:hAnsi="Times New Roman" w:cs="Times New Roman"/>
                                <w:sz w:val="18"/>
                                <w:szCs w:val="18"/>
                                <w:rPrChange w:id="2125" w:author="Maino Vieytes, Christian (NIH/NIA/IRP) [F]" w:date="2023-11-15T16:32:00Z">
                                  <w:rPr>
                                    <w:del w:id="2126" w:author="Maino Vieytes, Christian (NIH/NIA/IRP) [F]" w:date="2023-11-15T15:46:00Z"/>
                                    <w:rFonts w:ascii="Times New Roman" w:hAnsi="Times New Roman" w:cs="Times New Roman"/>
                                    <w:sz w:val="20"/>
                                    <w:szCs w:val="20"/>
                                  </w:rPr>
                                </w:rPrChange>
                              </w:rPr>
                            </w:pPr>
                            <w:del w:id="2127" w:author="Maino Vieytes, Christian (NIH/NIA/IRP) [F]" w:date="2023-11-15T15:46:00Z">
                              <w:r w:rsidRPr="00BA33A1" w:rsidDel="00FE4615">
                                <w:rPr>
                                  <w:rFonts w:ascii="Times New Roman" w:hAnsi="Times New Roman" w:cs="Times New Roman"/>
                                  <w:sz w:val="18"/>
                                  <w:szCs w:val="18"/>
                                  <w:rPrChange w:id="2128" w:author="Maino Vieytes, Christian (NIH/NIA/IRP) [F]" w:date="2023-11-15T16:32:00Z">
                                    <w:rPr>
                                      <w:rFonts w:ascii="Times New Roman" w:hAnsi="Times New Roman" w:cs="Times New Roman"/>
                                      <w:sz w:val="20"/>
                                      <w:szCs w:val="20"/>
                                    </w:rPr>
                                  </w:rPrChange>
                                </w:rPr>
                                <w:delText>-0.22</w:delText>
                              </w:r>
                            </w:del>
                          </w:p>
                        </w:tc>
                        <w:tc>
                          <w:tcPr>
                            <w:tcW w:w="1151" w:type="dxa"/>
                            <w:noWrap/>
                            <w:vAlign w:val="center"/>
                            <w:hideMark/>
                            <w:tcPrChange w:id="2129" w:author="Maino Vieytes, Christian (NIH/NIA/IRP) [F]" w:date="2023-11-15T16:33:00Z">
                              <w:tcPr>
                                <w:tcW w:w="1151" w:type="dxa"/>
                                <w:noWrap/>
                                <w:vAlign w:val="bottom"/>
                                <w:hideMark/>
                              </w:tcPr>
                            </w:tcPrChange>
                          </w:tcPr>
                          <w:p w14:paraId="51FC8690" w14:textId="0E834391" w:rsidR="008E210F" w:rsidRPr="00BA33A1" w:rsidDel="00FE4615" w:rsidRDefault="008E210F" w:rsidP="00555C35">
                            <w:pPr>
                              <w:jc w:val="center"/>
                              <w:rPr>
                                <w:del w:id="2130" w:author="Maino Vieytes, Christian (NIH/NIA/IRP) [F]" w:date="2023-11-15T15:46:00Z"/>
                                <w:rFonts w:ascii="Times New Roman" w:hAnsi="Times New Roman" w:cs="Times New Roman"/>
                                <w:sz w:val="18"/>
                                <w:szCs w:val="18"/>
                                <w:rPrChange w:id="2131" w:author="Maino Vieytes, Christian (NIH/NIA/IRP) [F]" w:date="2023-11-15T16:32:00Z">
                                  <w:rPr>
                                    <w:del w:id="2132" w:author="Maino Vieytes, Christian (NIH/NIA/IRP) [F]" w:date="2023-11-15T15:46:00Z"/>
                                    <w:rFonts w:ascii="Times New Roman" w:hAnsi="Times New Roman" w:cs="Times New Roman"/>
                                    <w:sz w:val="20"/>
                                    <w:szCs w:val="20"/>
                                  </w:rPr>
                                </w:rPrChange>
                              </w:rPr>
                            </w:pPr>
                            <w:del w:id="2133" w:author="Maino Vieytes, Christian (NIH/NIA/IRP) [F]" w:date="2023-11-15T15:46:00Z">
                              <w:r w:rsidRPr="00BA33A1" w:rsidDel="00FE4615">
                                <w:rPr>
                                  <w:rFonts w:ascii="Times New Roman" w:hAnsi="Times New Roman" w:cs="Times New Roman"/>
                                  <w:sz w:val="18"/>
                                  <w:szCs w:val="18"/>
                                  <w:rPrChange w:id="2134" w:author="Maino Vieytes, Christian (NIH/NIA/IRP) [F]" w:date="2023-11-15T16:32:00Z">
                                    <w:rPr>
                                      <w:rFonts w:ascii="Times New Roman" w:hAnsi="Times New Roman" w:cs="Times New Roman"/>
                                      <w:sz w:val="20"/>
                                      <w:szCs w:val="20"/>
                                    </w:rPr>
                                  </w:rPrChange>
                                </w:rPr>
                                <w:delText>&lt; 0.01</w:delText>
                              </w:r>
                            </w:del>
                          </w:p>
                        </w:tc>
                      </w:tr>
                      <w:tr w:rsidR="008E210F" w:rsidRPr="00BA33A1" w:rsidDel="00FE4615" w14:paraId="72271FAE" w14:textId="38ED176D" w:rsidTr="00BA33A1">
                        <w:tblPrEx>
                          <w:tblW w:w="0" w:type="auto"/>
                          <w:tblPrExChange w:id="2135" w:author="Maino Vieytes, Christian (NIH/NIA/IRP) [F]" w:date="2023-11-15T16:33:00Z">
                            <w:tblPrEx>
                              <w:tblW w:w="0" w:type="auto"/>
                            </w:tblPrEx>
                          </w:tblPrExChange>
                        </w:tblPrEx>
                        <w:trPr>
                          <w:trHeight w:val="320"/>
                          <w:del w:id="2136" w:author="Maino Vieytes, Christian (NIH/NIA/IRP) [F]" w:date="2023-11-15T15:46:00Z"/>
                          <w:trPrChange w:id="2137" w:author="Maino Vieytes, Christian (NIH/NIA/IRP) [F]" w:date="2023-11-15T16:33:00Z">
                            <w:trPr>
                              <w:trHeight w:val="320"/>
                            </w:trPr>
                          </w:trPrChange>
                        </w:trPr>
                        <w:tc>
                          <w:tcPr>
                            <w:tcW w:w="2456" w:type="dxa"/>
                            <w:noWrap/>
                            <w:vAlign w:val="center"/>
                            <w:hideMark/>
                            <w:tcPrChange w:id="2138" w:author="Maino Vieytes, Christian (NIH/NIA/IRP) [F]" w:date="2023-11-15T16:33:00Z">
                              <w:tcPr>
                                <w:tcW w:w="2456" w:type="dxa"/>
                                <w:noWrap/>
                                <w:vAlign w:val="center"/>
                                <w:hideMark/>
                              </w:tcPr>
                            </w:tcPrChange>
                          </w:tcPr>
                          <w:p w14:paraId="5D5D9BD8" w14:textId="6DAC6CFE" w:rsidR="008E210F" w:rsidRPr="00BA33A1" w:rsidDel="00FE4615" w:rsidRDefault="008E210F" w:rsidP="00BA33A1">
                            <w:pPr>
                              <w:jc w:val="center"/>
                              <w:rPr>
                                <w:del w:id="2139" w:author="Maino Vieytes, Christian (NIH/NIA/IRP) [F]" w:date="2023-11-15T15:46:00Z"/>
                                <w:rFonts w:ascii="Times New Roman" w:hAnsi="Times New Roman" w:cs="Times New Roman"/>
                                <w:sz w:val="18"/>
                                <w:szCs w:val="18"/>
                                <w:rPrChange w:id="2140" w:author="Maino Vieytes, Christian (NIH/NIA/IRP) [F]" w:date="2023-11-15T16:32:00Z">
                                  <w:rPr>
                                    <w:del w:id="2141" w:author="Maino Vieytes, Christian (NIH/NIA/IRP) [F]" w:date="2023-11-15T15:46:00Z"/>
                                    <w:rFonts w:ascii="Times New Roman" w:hAnsi="Times New Roman" w:cs="Times New Roman"/>
                                    <w:sz w:val="20"/>
                                    <w:szCs w:val="20"/>
                                  </w:rPr>
                                </w:rPrChange>
                              </w:rPr>
                              <w:pPrChange w:id="2142" w:author="Maino Vieytes, Christian (NIH/NIA/IRP) [F]" w:date="2023-11-15T16:33:00Z">
                                <w:pPr/>
                              </w:pPrChange>
                            </w:pPr>
                            <w:del w:id="2143" w:author="Maino Vieytes, Christian (NIH/NIA/IRP) [F]" w:date="2023-11-15T15:46:00Z">
                              <w:r w:rsidRPr="00BA33A1" w:rsidDel="00FE4615">
                                <w:rPr>
                                  <w:rFonts w:ascii="Times New Roman" w:hAnsi="Times New Roman" w:cs="Times New Roman"/>
                                  <w:sz w:val="18"/>
                                  <w:szCs w:val="18"/>
                                  <w:rPrChange w:id="2144" w:author="Maino Vieytes, Christian (NIH/NIA/IRP) [F]" w:date="2023-11-15T16:32:00Z">
                                    <w:rPr>
                                      <w:rFonts w:ascii="Times New Roman" w:hAnsi="Times New Roman" w:cs="Times New Roman"/>
                                      <w:sz w:val="20"/>
                                      <w:szCs w:val="20"/>
                                    </w:rPr>
                                  </w:rPrChange>
                                </w:rPr>
                                <w:delText>SNAP Pattern</w:delText>
                              </w:r>
                              <w:r w:rsidRPr="00BA33A1" w:rsidDel="00FE4615">
                                <w:rPr>
                                  <w:rFonts w:ascii="Times New Roman" w:hAnsi="Times New Roman" w:cs="Times New Roman"/>
                                  <w:sz w:val="18"/>
                                  <w:szCs w:val="18"/>
                                  <w:lang w:bidi="en-US"/>
                                  <w:rPrChange w:id="2145" w:author="Maino Vieytes, Christian (NIH/NIA/IRP) [F]" w:date="2023-11-15T16:32:00Z">
                                    <w:rPr>
                                      <w:rFonts w:ascii="Times New Roman" w:hAnsi="Times New Roman" w:cs="Times New Roman"/>
                                      <w:sz w:val="20"/>
                                      <w:szCs w:val="20"/>
                                      <w:lang w:bidi="en-US"/>
                                    </w:rPr>
                                  </w:rPrChange>
                                </w:rPr>
                                <w:delText>†</w:delText>
                              </w:r>
                            </w:del>
                          </w:p>
                          <w:p w14:paraId="6B309684" w14:textId="0934E398" w:rsidR="008E210F" w:rsidRPr="00BA33A1" w:rsidDel="00FE4615" w:rsidRDefault="008E210F" w:rsidP="00BA33A1">
                            <w:pPr>
                              <w:jc w:val="center"/>
                              <w:rPr>
                                <w:del w:id="2146" w:author="Maino Vieytes, Christian (NIH/NIA/IRP) [F]" w:date="2023-11-15T15:46:00Z"/>
                                <w:rFonts w:ascii="Times New Roman" w:hAnsi="Times New Roman" w:cs="Times New Roman"/>
                                <w:sz w:val="18"/>
                                <w:szCs w:val="18"/>
                                <w:rPrChange w:id="2147" w:author="Maino Vieytes, Christian (NIH/NIA/IRP) [F]" w:date="2023-11-15T16:32:00Z">
                                  <w:rPr>
                                    <w:del w:id="2148" w:author="Maino Vieytes, Christian (NIH/NIA/IRP) [F]" w:date="2023-11-15T15:46:00Z"/>
                                    <w:rFonts w:ascii="Times New Roman" w:hAnsi="Times New Roman" w:cs="Times New Roman"/>
                                    <w:sz w:val="20"/>
                                    <w:szCs w:val="20"/>
                                  </w:rPr>
                                </w:rPrChange>
                              </w:rPr>
                              <w:pPrChange w:id="2149" w:author="Maino Vieytes, Christian (NIH/NIA/IRP) [F]" w:date="2023-11-15T16:33:00Z">
                                <w:pPr/>
                              </w:pPrChange>
                            </w:pPr>
                            <w:del w:id="2150" w:author="Maino Vieytes, Christian (NIH/NIA/IRP) [F]" w:date="2023-11-15T15:46:00Z">
                              <w:r w:rsidRPr="00BA33A1" w:rsidDel="00FE4615">
                                <w:rPr>
                                  <w:rFonts w:ascii="Times New Roman" w:hAnsi="Times New Roman" w:cs="Times New Roman"/>
                                  <w:sz w:val="18"/>
                                  <w:szCs w:val="18"/>
                                  <w:rPrChange w:id="2151"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2152" w:author="Maino Vieytes, Christian (NIH/NIA/IRP) [F]" w:date="2023-11-15T16:33:00Z">
                              <w:tcPr>
                                <w:tcW w:w="1952" w:type="dxa"/>
                                <w:noWrap/>
                                <w:vAlign w:val="center"/>
                                <w:hideMark/>
                              </w:tcPr>
                            </w:tcPrChange>
                          </w:tcPr>
                          <w:p w14:paraId="420B391E" w14:textId="4D0BF105" w:rsidR="008E210F" w:rsidRPr="00BA33A1" w:rsidDel="00FE4615" w:rsidRDefault="008E210F" w:rsidP="00555C35">
                            <w:pPr>
                              <w:jc w:val="center"/>
                              <w:rPr>
                                <w:del w:id="2153" w:author="Maino Vieytes, Christian (NIH/NIA/IRP) [F]" w:date="2023-11-15T15:46:00Z"/>
                                <w:rFonts w:ascii="Times New Roman" w:hAnsi="Times New Roman" w:cs="Times New Roman"/>
                                <w:sz w:val="18"/>
                                <w:szCs w:val="18"/>
                                <w:rPrChange w:id="2154" w:author="Maino Vieytes, Christian (NIH/NIA/IRP) [F]" w:date="2023-11-15T16:32:00Z">
                                  <w:rPr>
                                    <w:del w:id="2155" w:author="Maino Vieytes, Christian (NIH/NIA/IRP) [F]" w:date="2023-11-15T15:46:00Z"/>
                                    <w:rFonts w:ascii="Times New Roman" w:hAnsi="Times New Roman" w:cs="Times New Roman"/>
                                    <w:sz w:val="20"/>
                                    <w:szCs w:val="20"/>
                                  </w:rPr>
                                </w:rPrChange>
                              </w:rPr>
                            </w:pPr>
                          </w:p>
                          <w:p w14:paraId="439B14C8" w14:textId="12FA029E" w:rsidR="008E210F" w:rsidRPr="00BA33A1" w:rsidDel="00FE4615" w:rsidRDefault="008E210F" w:rsidP="00555C35">
                            <w:pPr>
                              <w:jc w:val="center"/>
                              <w:rPr>
                                <w:del w:id="2156" w:author="Maino Vieytes, Christian (NIH/NIA/IRP) [F]" w:date="2023-11-15T15:46:00Z"/>
                                <w:rFonts w:ascii="Times New Roman" w:hAnsi="Times New Roman" w:cs="Times New Roman"/>
                                <w:sz w:val="18"/>
                                <w:szCs w:val="18"/>
                                <w:rPrChange w:id="2157" w:author="Maino Vieytes, Christian (NIH/NIA/IRP) [F]" w:date="2023-11-15T16:32:00Z">
                                  <w:rPr>
                                    <w:del w:id="2158" w:author="Maino Vieytes, Christian (NIH/NIA/IRP) [F]" w:date="2023-11-15T15:46:00Z"/>
                                    <w:rFonts w:ascii="Times New Roman" w:hAnsi="Times New Roman" w:cs="Times New Roman"/>
                                    <w:sz w:val="20"/>
                                    <w:szCs w:val="20"/>
                                  </w:rPr>
                                </w:rPrChange>
                              </w:rPr>
                            </w:pPr>
                            <w:del w:id="2159" w:author="Maino Vieytes, Christian (NIH/NIA/IRP) [F]" w:date="2023-11-15T15:46:00Z">
                              <w:r w:rsidRPr="00BA33A1" w:rsidDel="00FE4615">
                                <w:rPr>
                                  <w:rFonts w:ascii="Times New Roman" w:hAnsi="Times New Roman" w:cs="Times New Roman"/>
                                  <w:sz w:val="18"/>
                                  <w:szCs w:val="18"/>
                                  <w:rPrChange w:id="2160" w:author="Maino Vieytes, Christian (NIH/NIA/IRP) [F]" w:date="2023-11-15T16:32:00Z">
                                    <w:rPr>
                                      <w:rFonts w:ascii="Times New Roman" w:hAnsi="Times New Roman" w:cs="Times New Roman"/>
                                      <w:sz w:val="20"/>
                                      <w:szCs w:val="20"/>
                                    </w:rPr>
                                  </w:rPrChange>
                                </w:rPr>
                                <w:delText>-0.05 (0.84)</w:delText>
                              </w:r>
                            </w:del>
                          </w:p>
                        </w:tc>
                        <w:tc>
                          <w:tcPr>
                            <w:tcW w:w="1437" w:type="dxa"/>
                            <w:noWrap/>
                            <w:vAlign w:val="center"/>
                            <w:hideMark/>
                            <w:tcPrChange w:id="2161" w:author="Maino Vieytes, Christian (NIH/NIA/IRP) [F]" w:date="2023-11-15T16:33:00Z">
                              <w:tcPr>
                                <w:tcW w:w="1437" w:type="dxa"/>
                                <w:noWrap/>
                                <w:vAlign w:val="center"/>
                                <w:hideMark/>
                              </w:tcPr>
                            </w:tcPrChange>
                          </w:tcPr>
                          <w:p w14:paraId="2F79112D" w14:textId="1C433241" w:rsidR="008E210F" w:rsidRPr="00BA33A1" w:rsidDel="00FE4615" w:rsidRDefault="008E210F" w:rsidP="00555C35">
                            <w:pPr>
                              <w:jc w:val="center"/>
                              <w:rPr>
                                <w:del w:id="2162" w:author="Maino Vieytes, Christian (NIH/NIA/IRP) [F]" w:date="2023-11-15T15:46:00Z"/>
                                <w:rFonts w:ascii="Times New Roman" w:hAnsi="Times New Roman" w:cs="Times New Roman"/>
                                <w:sz w:val="18"/>
                                <w:szCs w:val="18"/>
                                <w:rPrChange w:id="2163" w:author="Maino Vieytes, Christian (NIH/NIA/IRP) [F]" w:date="2023-11-15T16:32:00Z">
                                  <w:rPr>
                                    <w:del w:id="2164" w:author="Maino Vieytes, Christian (NIH/NIA/IRP) [F]" w:date="2023-11-15T15:46:00Z"/>
                                    <w:rFonts w:ascii="Times New Roman" w:hAnsi="Times New Roman" w:cs="Times New Roman"/>
                                    <w:sz w:val="20"/>
                                    <w:szCs w:val="20"/>
                                  </w:rPr>
                                </w:rPrChange>
                              </w:rPr>
                            </w:pPr>
                          </w:p>
                          <w:p w14:paraId="5294C0FD" w14:textId="644D14A2" w:rsidR="008E210F" w:rsidRPr="00BA33A1" w:rsidDel="00FE4615" w:rsidRDefault="008E210F" w:rsidP="00555C35">
                            <w:pPr>
                              <w:jc w:val="center"/>
                              <w:rPr>
                                <w:del w:id="2165" w:author="Maino Vieytes, Christian (NIH/NIA/IRP) [F]" w:date="2023-11-15T15:46:00Z"/>
                                <w:rFonts w:ascii="Times New Roman" w:hAnsi="Times New Roman" w:cs="Times New Roman"/>
                                <w:sz w:val="18"/>
                                <w:szCs w:val="18"/>
                                <w:rPrChange w:id="2166" w:author="Maino Vieytes, Christian (NIH/NIA/IRP) [F]" w:date="2023-11-15T16:32:00Z">
                                  <w:rPr>
                                    <w:del w:id="2167" w:author="Maino Vieytes, Christian (NIH/NIA/IRP) [F]" w:date="2023-11-15T15:46:00Z"/>
                                    <w:rFonts w:ascii="Times New Roman" w:hAnsi="Times New Roman" w:cs="Times New Roman"/>
                                    <w:sz w:val="20"/>
                                    <w:szCs w:val="20"/>
                                  </w:rPr>
                                </w:rPrChange>
                              </w:rPr>
                            </w:pPr>
                            <w:del w:id="2168" w:author="Maino Vieytes, Christian (NIH/NIA/IRP) [F]" w:date="2023-11-15T15:46:00Z">
                              <w:r w:rsidRPr="00BA33A1" w:rsidDel="00FE4615">
                                <w:rPr>
                                  <w:rFonts w:ascii="Times New Roman" w:hAnsi="Times New Roman" w:cs="Times New Roman"/>
                                  <w:sz w:val="18"/>
                                  <w:szCs w:val="18"/>
                                  <w:rPrChange w:id="2169" w:author="Maino Vieytes, Christian (NIH/NIA/IRP) [F]" w:date="2023-11-15T16:32:00Z">
                                    <w:rPr>
                                      <w:rFonts w:ascii="Times New Roman" w:hAnsi="Times New Roman" w:cs="Times New Roman"/>
                                      <w:sz w:val="20"/>
                                      <w:szCs w:val="20"/>
                                    </w:rPr>
                                  </w:rPrChange>
                                </w:rPr>
                                <w:delText>0.44 (0.85)</w:delText>
                              </w:r>
                            </w:del>
                          </w:p>
                        </w:tc>
                        <w:tc>
                          <w:tcPr>
                            <w:tcW w:w="1350" w:type="dxa"/>
                            <w:noWrap/>
                            <w:vAlign w:val="center"/>
                            <w:hideMark/>
                            <w:tcPrChange w:id="2170" w:author="Maino Vieytes, Christian (NIH/NIA/IRP) [F]" w:date="2023-11-15T16:33:00Z">
                              <w:tcPr>
                                <w:tcW w:w="1350" w:type="dxa"/>
                                <w:noWrap/>
                                <w:vAlign w:val="center"/>
                                <w:hideMark/>
                              </w:tcPr>
                            </w:tcPrChange>
                          </w:tcPr>
                          <w:p w14:paraId="2FBC9B5A" w14:textId="7C1D813C" w:rsidR="008E210F" w:rsidRPr="00BA33A1" w:rsidDel="00FE4615" w:rsidRDefault="008E210F" w:rsidP="00555C35">
                            <w:pPr>
                              <w:jc w:val="center"/>
                              <w:rPr>
                                <w:del w:id="2171" w:author="Maino Vieytes, Christian (NIH/NIA/IRP) [F]" w:date="2023-11-15T15:46:00Z"/>
                                <w:rFonts w:ascii="Times New Roman" w:hAnsi="Times New Roman" w:cs="Times New Roman"/>
                                <w:sz w:val="18"/>
                                <w:szCs w:val="18"/>
                                <w:rPrChange w:id="2172" w:author="Maino Vieytes, Christian (NIH/NIA/IRP) [F]" w:date="2023-11-15T16:32:00Z">
                                  <w:rPr>
                                    <w:del w:id="2173" w:author="Maino Vieytes, Christian (NIH/NIA/IRP) [F]" w:date="2023-11-15T15:46:00Z"/>
                                    <w:rFonts w:ascii="Times New Roman" w:hAnsi="Times New Roman" w:cs="Times New Roman"/>
                                    <w:sz w:val="20"/>
                                    <w:szCs w:val="20"/>
                                  </w:rPr>
                                </w:rPrChange>
                              </w:rPr>
                            </w:pPr>
                          </w:p>
                          <w:p w14:paraId="71A0A5AE" w14:textId="3019E144" w:rsidR="008E210F" w:rsidRPr="00BA33A1" w:rsidDel="00FE4615" w:rsidRDefault="008E210F" w:rsidP="00555C35">
                            <w:pPr>
                              <w:jc w:val="center"/>
                              <w:rPr>
                                <w:del w:id="2174" w:author="Maino Vieytes, Christian (NIH/NIA/IRP) [F]" w:date="2023-11-15T15:46:00Z"/>
                                <w:rFonts w:ascii="Times New Roman" w:hAnsi="Times New Roman" w:cs="Times New Roman"/>
                                <w:sz w:val="18"/>
                                <w:szCs w:val="18"/>
                                <w:rPrChange w:id="2175" w:author="Maino Vieytes, Christian (NIH/NIA/IRP) [F]" w:date="2023-11-15T16:32:00Z">
                                  <w:rPr>
                                    <w:del w:id="2176" w:author="Maino Vieytes, Christian (NIH/NIA/IRP) [F]" w:date="2023-11-15T15:46:00Z"/>
                                    <w:rFonts w:ascii="Times New Roman" w:hAnsi="Times New Roman" w:cs="Times New Roman"/>
                                    <w:sz w:val="20"/>
                                    <w:szCs w:val="20"/>
                                  </w:rPr>
                                </w:rPrChange>
                              </w:rPr>
                            </w:pPr>
                            <w:del w:id="2177" w:author="Maino Vieytes, Christian (NIH/NIA/IRP) [F]" w:date="2023-11-15T15:46:00Z">
                              <w:r w:rsidRPr="00BA33A1" w:rsidDel="00FE4615">
                                <w:rPr>
                                  <w:rFonts w:ascii="Times New Roman" w:hAnsi="Times New Roman" w:cs="Times New Roman"/>
                                  <w:sz w:val="18"/>
                                  <w:szCs w:val="18"/>
                                  <w:rPrChange w:id="2178" w:author="Maino Vieytes, Christian (NIH/NIA/IRP) [F]" w:date="2023-11-15T16:32:00Z">
                                    <w:rPr>
                                      <w:rFonts w:ascii="Times New Roman" w:hAnsi="Times New Roman" w:cs="Times New Roman"/>
                                      <w:sz w:val="20"/>
                                      <w:szCs w:val="20"/>
                                    </w:rPr>
                                  </w:rPrChange>
                                </w:rPr>
                                <w:delText>-0.11 (0.82)</w:delText>
                              </w:r>
                            </w:del>
                          </w:p>
                        </w:tc>
                        <w:tc>
                          <w:tcPr>
                            <w:tcW w:w="1004" w:type="dxa"/>
                            <w:vAlign w:val="center"/>
                            <w:tcPrChange w:id="2179" w:author="Maino Vieytes, Christian (NIH/NIA/IRP) [F]" w:date="2023-11-15T16:33:00Z">
                              <w:tcPr>
                                <w:tcW w:w="1004" w:type="dxa"/>
                                <w:vAlign w:val="bottom"/>
                              </w:tcPr>
                            </w:tcPrChange>
                          </w:tcPr>
                          <w:p w14:paraId="3B010A2F" w14:textId="1A1DABAF" w:rsidR="008E210F" w:rsidRPr="00BA33A1" w:rsidDel="00FE4615" w:rsidRDefault="008E210F" w:rsidP="00555C35">
                            <w:pPr>
                              <w:jc w:val="center"/>
                              <w:rPr>
                                <w:del w:id="2180" w:author="Maino Vieytes, Christian (NIH/NIA/IRP) [F]" w:date="2023-11-15T15:46:00Z"/>
                                <w:rFonts w:ascii="Times New Roman" w:hAnsi="Times New Roman" w:cs="Times New Roman"/>
                                <w:sz w:val="18"/>
                                <w:szCs w:val="18"/>
                                <w:rPrChange w:id="2181" w:author="Maino Vieytes, Christian (NIH/NIA/IRP) [F]" w:date="2023-11-15T16:32:00Z">
                                  <w:rPr>
                                    <w:del w:id="2182" w:author="Maino Vieytes, Christian (NIH/NIA/IRP) [F]" w:date="2023-11-15T15:46:00Z"/>
                                    <w:rFonts w:ascii="Times New Roman" w:hAnsi="Times New Roman" w:cs="Times New Roman"/>
                                    <w:sz w:val="20"/>
                                    <w:szCs w:val="20"/>
                                  </w:rPr>
                                </w:rPrChange>
                              </w:rPr>
                            </w:pPr>
                            <w:del w:id="2183" w:author="Maino Vieytes, Christian (NIH/NIA/IRP) [F]" w:date="2023-11-15T15:46:00Z">
                              <w:r w:rsidRPr="00BA33A1" w:rsidDel="00FE4615">
                                <w:rPr>
                                  <w:rFonts w:ascii="Times New Roman" w:hAnsi="Times New Roman" w:cs="Times New Roman"/>
                                  <w:sz w:val="18"/>
                                  <w:szCs w:val="18"/>
                                  <w:rPrChange w:id="2184" w:author="Maino Vieytes, Christian (NIH/NIA/IRP) [F]" w:date="2023-11-15T16:32:00Z">
                                    <w:rPr>
                                      <w:rFonts w:ascii="Times New Roman" w:hAnsi="Times New Roman" w:cs="Times New Roman"/>
                                      <w:sz w:val="20"/>
                                      <w:szCs w:val="20"/>
                                    </w:rPr>
                                  </w:rPrChange>
                                </w:rPr>
                                <w:delText>0.60</w:delText>
                              </w:r>
                            </w:del>
                          </w:p>
                        </w:tc>
                        <w:tc>
                          <w:tcPr>
                            <w:tcW w:w="1151" w:type="dxa"/>
                            <w:noWrap/>
                            <w:vAlign w:val="center"/>
                            <w:hideMark/>
                            <w:tcPrChange w:id="2185" w:author="Maino Vieytes, Christian (NIH/NIA/IRP) [F]" w:date="2023-11-15T16:33:00Z">
                              <w:tcPr>
                                <w:tcW w:w="1151" w:type="dxa"/>
                                <w:noWrap/>
                                <w:vAlign w:val="bottom"/>
                                <w:hideMark/>
                              </w:tcPr>
                            </w:tcPrChange>
                          </w:tcPr>
                          <w:p w14:paraId="31F07E39" w14:textId="3CFC5F9E" w:rsidR="008E210F" w:rsidRPr="00BA33A1" w:rsidDel="00FE4615" w:rsidRDefault="008E210F" w:rsidP="00555C35">
                            <w:pPr>
                              <w:jc w:val="center"/>
                              <w:rPr>
                                <w:del w:id="2186" w:author="Maino Vieytes, Christian (NIH/NIA/IRP) [F]" w:date="2023-11-15T15:46:00Z"/>
                                <w:rFonts w:ascii="Times New Roman" w:hAnsi="Times New Roman" w:cs="Times New Roman"/>
                                <w:sz w:val="18"/>
                                <w:szCs w:val="18"/>
                                <w:rPrChange w:id="2187" w:author="Maino Vieytes, Christian (NIH/NIA/IRP) [F]" w:date="2023-11-15T16:32:00Z">
                                  <w:rPr>
                                    <w:del w:id="2188" w:author="Maino Vieytes, Christian (NIH/NIA/IRP) [F]" w:date="2023-11-15T15:46:00Z"/>
                                    <w:rFonts w:ascii="Times New Roman" w:hAnsi="Times New Roman" w:cs="Times New Roman"/>
                                    <w:sz w:val="20"/>
                                    <w:szCs w:val="20"/>
                                  </w:rPr>
                                </w:rPrChange>
                              </w:rPr>
                            </w:pPr>
                            <w:del w:id="2189" w:author="Maino Vieytes, Christian (NIH/NIA/IRP) [F]" w:date="2023-11-15T15:46:00Z">
                              <w:r w:rsidRPr="00BA33A1" w:rsidDel="00FE4615">
                                <w:rPr>
                                  <w:rFonts w:ascii="Times New Roman" w:hAnsi="Times New Roman" w:cs="Times New Roman"/>
                                  <w:sz w:val="18"/>
                                  <w:szCs w:val="18"/>
                                  <w:rPrChange w:id="2190" w:author="Maino Vieytes, Christian (NIH/NIA/IRP) [F]" w:date="2023-11-15T16:32:00Z">
                                    <w:rPr>
                                      <w:rFonts w:ascii="Times New Roman" w:hAnsi="Times New Roman" w:cs="Times New Roman"/>
                                      <w:sz w:val="20"/>
                                      <w:szCs w:val="20"/>
                                    </w:rPr>
                                  </w:rPrChange>
                                </w:rPr>
                                <w:delText>&lt; 0.01</w:delText>
                              </w:r>
                            </w:del>
                          </w:p>
                        </w:tc>
                      </w:tr>
                      <w:tr w:rsidR="008E210F" w:rsidRPr="00BA33A1" w:rsidDel="00FE4615" w14:paraId="1FD31E1F" w14:textId="2814D30F" w:rsidTr="00BA33A1">
                        <w:tblPrEx>
                          <w:tblW w:w="0" w:type="auto"/>
                          <w:tblPrExChange w:id="2191" w:author="Maino Vieytes, Christian (NIH/NIA/IRP) [F]" w:date="2023-11-15T16:33:00Z">
                            <w:tblPrEx>
                              <w:tblW w:w="0" w:type="auto"/>
                            </w:tblPrEx>
                          </w:tblPrExChange>
                        </w:tblPrEx>
                        <w:trPr>
                          <w:trHeight w:val="320"/>
                          <w:del w:id="2192" w:author="Maino Vieytes, Christian (NIH/NIA/IRP) [F]" w:date="2023-11-15T15:46:00Z"/>
                          <w:trPrChange w:id="2193" w:author="Maino Vieytes, Christian (NIH/NIA/IRP) [F]" w:date="2023-11-15T16:33:00Z">
                            <w:trPr>
                              <w:trHeight w:val="320"/>
                            </w:trPr>
                          </w:trPrChange>
                        </w:trPr>
                        <w:tc>
                          <w:tcPr>
                            <w:tcW w:w="2456" w:type="dxa"/>
                            <w:noWrap/>
                            <w:vAlign w:val="center"/>
                            <w:hideMark/>
                            <w:tcPrChange w:id="2194" w:author="Maino Vieytes, Christian (NIH/NIA/IRP) [F]" w:date="2023-11-15T16:33:00Z">
                              <w:tcPr>
                                <w:tcW w:w="2456" w:type="dxa"/>
                                <w:noWrap/>
                                <w:vAlign w:val="center"/>
                                <w:hideMark/>
                              </w:tcPr>
                            </w:tcPrChange>
                          </w:tcPr>
                          <w:p w14:paraId="61F74148" w14:textId="338C3A8E" w:rsidR="008E210F" w:rsidRPr="00BA33A1" w:rsidDel="00FE4615" w:rsidRDefault="008E210F" w:rsidP="00BA33A1">
                            <w:pPr>
                              <w:jc w:val="center"/>
                              <w:rPr>
                                <w:del w:id="2195" w:author="Maino Vieytes, Christian (NIH/NIA/IRP) [F]" w:date="2023-11-15T15:46:00Z"/>
                                <w:rFonts w:ascii="Times New Roman" w:hAnsi="Times New Roman" w:cs="Times New Roman"/>
                                <w:sz w:val="18"/>
                                <w:szCs w:val="18"/>
                                <w:rPrChange w:id="2196" w:author="Maino Vieytes, Christian (NIH/NIA/IRP) [F]" w:date="2023-11-15T16:32:00Z">
                                  <w:rPr>
                                    <w:del w:id="2197" w:author="Maino Vieytes, Christian (NIH/NIA/IRP) [F]" w:date="2023-11-15T15:46:00Z"/>
                                    <w:rFonts w:ascii="Times New Roman" w:hAnsi="Times New Roman" w:cs="Times New Roman"/>
                                    <w:sz w:val="20"/>
                                    <w:szCs w:val="20"/>
                                  </w:rPr>
                                </w:rPrChange>
                              </w:rPr>
                              <w:pPrChange w:id="2198" w:author="Maino Vieytes, Christian (NIH/NIA/IRP) [F]" w:date="2023-11-15T16:33:00Z">
                                <w:pPr/>
                              </w:pPrChange>
                            </w:pPr>
                            <w:del w:id="2199" w:author="Maino Vieytes, Christian (NIH/NIA/IRP) [F]" w:date="2023-11-15T15:46:00Z">
                              <w:r w:rsidRPr="00BA33A1" w:rsidDel="00FE4615">
                                <w:rPr>
                                  <w:rFonts w:ascii="Times New Roman" w:hAnsi="Times New Roman" w:cs="Times New Roman"/>
                                  <w:sz w:val="18"/>
                                  <w:szCs w:val="18"/>
                                  <w:rPrChange w:id="2200" w:author="Maino Vieytes, Christian (NIH/NIA/IRP) [F]" w:date="2023-11-15T16:32:00Z">
                                    <w:rPr>
                                      <w:rFonts w:ascii="Times New Roman" w:hAnsi="Times New Roman" w:cs="Times New Roman"/>
                                      <w:sz w:val="20"/>
                                      <w:szCs w:val="20"/>
                                    </w:rPr>
                                  </w:rPrChange>
                                </w:rPr>
                                <w:delText>Household Size Pattern</w:delText>
                              </w:r>
                              <w:r w:rsidRPr="00BA33A1" w:rsidDel="00FE4615">
                                <w:rPr>
                                  <w:rFonts w:ascii="Times New Roman" w:hAnsi="Times New Roman" w:cs="Times New Roman"/>
                                  <w:sz w:val="18"/>
                                  <w:szCs w:val="18"/>
                                  <w:lang w:bidi="en-US"/>
                                  <w:rPrChange w:id="2201" w:author="Maino Vieytes, Christian (NIH/NIA/IRP) [F]" w:date="2023-11-15T16:32:00Z">
                                    <w:rPr>
                                      <w:rFonts w:ascii="Times New Roman" w:hAnsi="Times New Roman" w:cs="Times New Roman"/>
                                      <w:sz w:val="20"/>
                                      <w:szCs w:val="20"/>
                                      <w:lang w:bidi="en-US"/>
                                    </w:rPr>
                                  </w:rPrChange>
                                </w:rPr>
                                <w:delText>†</w:delText>
                              </w:r>
                            </w:del>
                          </w:p>
                          <w:p w14:paraId="659056B9" w14:textId="4B5DA4E7" w:rsidR="008E210F" w:rsidRPr="00BA33A1" w:rsidDel="00FE4615" w:rsidRDefault="008E210F" w:rsidP="00BA33A1">
                            <w:pPr>
                              <w:jc w:val="center"/>
                              <w:rPr>
                                <w:del w:id="2202" w:author="Maino Vieytes, Christian (NIH/NIA/IRP) [F]" w:date="2023-11-15T15:46:00Z"/>
                                <w:rFonts w:ascii="Times New Roman" w:hAnsi="Times New Roman" w:cs="Times New Roman"/>
                                <w:sz w:val="18"/>
                                <w:szCs w:val="18"/>
                                <w:rPrChange w:id="2203" w:author="Maino Vieytes, Christian (NIH/NIA/IRP) [F]" w:date="2023-11-15T16:32:00Z">
                                  <w:rPr>
                                    <w:del w:id="2204" w:author="Maino Vieytes, Christian (NIH/NIA/IRP) [F]" w:date="2023-11-15T15:46:00Z"/>
                                    <w:rFonts w:ascii="Times New Roman" w:hAnsi="Times New Roman" w:cs="Times New Roman"/>
                                    <w:sz w:val="20"/>
                                    <w:szCs w:val="20"/>
                                  </w:rPr>
                                </w:rPrChange>
                              </w:rPr>
                              <w:pPrChange w:id="2205" w:author="Maino Vieytes, Christian (NIH/NIA/IRP) [F]" w:date="2023-11-15T16:33:00Z">
                                <w:pPr/>
                              </w:pPrChange>
                            </w:pPr>
                            <w:del w:id="2206" w:author="Maino Vieytes, Christian (NIH/NIA/IRP) [F]" w:date="2023-11-15T15:46:00Z">
                              <w:r w:rsidRPr="00BA33A1" w:rsidDel="00FE4615">
                                <w:rPr>
                                  <w:rFonts w:ascii="Times New Roman" w:hAnsi="Times New Roman" w:cs="Times New Roman"/>
                                  <w:sz w:val="18"/>
                                  <w:szCs w:val="18"/>
                                  <w:rPrChange w:id="2207"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2208" w:author="Maino Vieytes, Christian (NIH/NIA/IRP) [F]" w:date="2023-11-15T16:33:00Z">
                              <w:tcPr>
                                <w:tcW w:w="1952" w:type="dxa"/>
                                <w:noWrap/>
                                <w:vAlign w:val="center"/>
                                <w:hideMark/>
                              </w:tcPr>
                            </w:tcPrChange>
                          </w:tcPr>
                          <w:p w14:paraId="6D5BE2CD" w14:textId="628C0397" w:rsidR="008E210F" w:rsidRPr="00BA33A1" w:rsidDel="00FE4615" w:rsidRDefault="008E210F" w:rsidP="00555C35">
                            <w:pPr>
                              <w:jc w:val="center"/>
                              <w:rPr>
                                <w:del w:id="2209" w:author="Maino Vieytes, Christian (NIH/NIA/IRP) [F]" w:date="2023-11-15T15:46:00Z"/>
                                <w:rFonts w:ascii="Times New Roman" w:hAnsi="Times New Roman" w:cs="Times New Roman"/>
                                <w:sz w:val="18"/>
                                <w:szCs w:val="18"/>
                                <w:rPrChange w:id="2210" w:author="Maino Vieytes, Christian (NIH/NIA/IRP) [F]" w:date="2023-11-15T16:32:00Z">
                                  <w:rPr>
                                    <w:del w:id="2211" w:author="Maino Vieytes, Christian (NIH/NIA/IRP) [F]" w:date="2023-11-15T15:46:00Z"/>
                                    <w:rFonts w:ascii="Times New Roman" w:hAnsi="Times New Roman" w:cs="Times New Roman"/>
                                    <w:sz w:val="20"/>
                                    <w:szCs w:val="20"/>
                                  </w:rPr>
                                </w:rPrChange>
                              </w:rPr>
                            </w:pPr>
                          </w:p>
                          <w:p w14:paraId="7918CC61" w14:textId="363AEC1D" w:rsidR="008E210F" w:rsidRPr="00BA33A1" w:rsidDel="00FE4615" w:rsidRDefault="008E210F" w:rsidP="00555C35">
                            <w:pPr>
                              <w:jc w:val="center"/>
                              <w:rPr>
                                <w:del w:id="2212" w:author="Maino Vieytes, Christian (NIH/NIA/IRP) [F]" w:date="2023-11-15T15:46:00Z"/>
                                <w:rFonts w:ascii="Times New Roman" w:hAnsi="Times New Roman" w:cs="Times New Roman"/>
                                <w:sz w:val="18"/>
                                <w:szCs w:val="18"/>
                                <w:rPrChange w:id="2213" w:author="Maino Vieytes, Christian (NIH/NIA/IRP) [F]" w:date="2023-11-15T16:32:00Z">
                                  <w:rPr>
                                    <w:del w:id="2214" w:author="Maino Vieytes, Christian (NIH/NIA/IRP) [F]" w:date="2023-11-15T15:46:00Z"/>
                                    <w:rFonts w:ascii="Times New Roman" w:hAnsi="Times New Roman" w:cs="Times New Roman"/>
                                    <w:sz w:val="20"/>
                                    <w:szCs w:val="20"/>
                                  </w:rPr>
                                </w:rPrChange>
                              </w:rPr>
                            </w:pPr>
                            <w:del w:id="2215" w:author="Maino Vieytes, Christian (NIH/NIA/IRP) [F]" w:date="2023-11-15T15:46:00Z">
                              <w:r w:rsidRPr="00BA33A1" w:rsidDel="00FE4615">
                                <w:rPr>
                                  <w:rFonts w:ascii="Times New Roman" w:hAnsi="Times New Roman" w:cs="Times New Roman"/>
                                  <w:sz w:val="18"/>
                                  <w:szCs w:val="18"/>
                                  <w:rPrChange w:id="2216" w:author="Maino Vieytes, Christian (NIH/NIA/IRP) [F]" w:date="2023-11-15T16:32:00Z">
                                    <w:rPr>
                                      <w:rFonts w:ascii="Times New Roman" w:hAnsi="Times New Roman" w:cs="Times New Roman"/>
                                      <w:sz w:val="20"/>
                                      <w:szCs w:val="20"/>
                                    </w:rPr>
                                  </w:rPrChange>
                                </w:rPr>
                                <w:delText>0.00 (0.18)</w:delText>
                              </w:r>
                            </w:del>
                          </w:p>
                        </w:tc>
                        <w:tc>
                          <w:tcPr>
                            <w:tcW w:w="1437" w:type="dxa"/>
                            <w:noWrap/>
                            <w:vAlign w:val="center"/>
                            <w:hideMark/>
                            <w:tcPrChange w:id="2217" w:author="Maino Vieytes, Christian (NIH/NIA/IRP) [F]" w:date="2023-11-15T16:33:00Z">
                              <w:tcPr>
                                <w:tcW w:w="1437" w:type="dxa"/>
                                <w:noWrap/>
                                <w:vAlign w:val="center"/>
                                <w:hideMark/>
                              </w:tcPr>
                            </w:tcPrChange>
                          </w:tcPr>
                          <w:p w14:paraId="47659375" w14:textId="0D80E04B" w:rsidR="008E210F" w:rsidRPr="00BA33A1" w:rsidDel="00FE4615" w:rsidRDefault="008E210F" w:rsidP="00555C35">
                            <w:pPr>
                              <w:jc w:val="center"/>
                              <w:rPr>
                                <w:del w:id="2218" w:author="Maino Vieytes, Christian (NIH/NIA/IRP) [F]" w:date="2023-11-15T15:46:00Z"/>
                                <w:rFonts w:ascii="Times New Roman" w:hAnsi="Times New Roman" w:cs="Times New Roman"/>
                                <w:sz w:val="18"/>
                                <w:szCs w:val="18"/>
                                <w:rPrChange w:id="2219" w:author="Maino Vieytes, Christian (NIH/NIA/IRP) [F]" w:date="2023-11-15T16:32:00Z">
                                  <w:rPr>
                                    <w:del w:id="2220" w:author="Maino Vieytes, Christian (NIH/NIA/IRP) [F]" w:date="2023-11-15T15:46:00Z"/>
                                    <w:rFonts w:ascii="Times New Roman" w:hAnsi="Times New Roman" w:cs="Times New Roman"/>
                                    <w:sz w:val="20"/>
                                    <w:szCs w:val="20"/>
                                  </w:rPr>
                                </w:rPrChange>
                              </w:rPr>
                            </w:pPr>
                          </w:p>
                          <w:p w14:paraId="1ED6D0D7" w14:textId="5DF6D2CD" w:rsidR="008E210F" w:rsidRPr="00BA33A1" w:rsidDel="00FE4615" w:rsidRDefault="008E210F" w:rsidP="00555C35">
                            <w:pPr>
                              <w:jc w:val="center"/>
                              <w:rPr>
                                <w:del w:id="2221" w:author="Maino Vieytes, Christian (NIH/NIA/IRP) [F]" w:date="2023-11-15T15:46:00Z"/>
                                <w:rFonts w:ascii="Times New Roman" w:hAnsi="Times New Roman" w:cs="Times New Roman"/>
                                <w:sz w:val="18"/>
                                <w:szCs w:val="18"/>
                                <w:rPrChange w:id="2222" w:author="Maino Vieytes, Christian (NIH/NIA/IRP) [F]" w:date="2023-11-15T16:32:00Z">
                                  <w:rPr>
                                    <w:del w:id="2223" w:author="Maino Vieytes, Christian (NIH/NIA/IRP) [F]" w:date="2023-11-15T15:46:00Z"/>
                                    <w:rFonts w:ascii="Times New Roman" w:hAnsi="Times New Roman" w:cs="Times New Roman"/>
                                    <w:sz w:val="20"/>
                                    <w:szCs w:val="20"/>
                                  </w:rPr>
                                </w:rPrChange>
                              </w:rPr>
                            </w:pPr>
                            <w:del w:id="2224" w:author="Maino Vieytes, Christian (NIH/NIA/IRP) [F]" w:date="2023-11-15T15:46:00Z">
                              <w:r w:rsidRPr="00BA33A1" w:rsidDel="00FE4615">
                                <w:rPr>
                                  <w:rFonts w:ascii="Times New Roman" w:hAnsi="Times New Roman" w:cs="Times New Roman"/>
                                  <w:sz w:val="18"/>
                                  <w:szCs w:val="18"/>
                                  <w:rPrChange w:id="2225" w:author="Maino Vieytes, Christian (NIH/NIA/IRP) [F]" w:date="2023-11-15T16:32:00Z">
                                    <w:rPr>
                                      <w:rFonts w:ascii="Times New Roman" w:hAnsi="Times New Roman" w:cs="Times New Roman"/>
                                      <w:sz w:val="20"/>
                                      <w:szCs w:val="20"/>
                                    </w:rPr>
                                  </w:rPrChange>
                                </w:rPr>
                                <w:delText>0.08 (0.19)</w:delText>
                              </w:r>
                            </w:del>
                          </w:p>
                        </w:tc>
                        <w:tc>
                          <w:tcPr>
                            <w:tcW w:w="1350" w:type="dxa"/>
                            <w:noWrap/>
                            <w:vAlign w:val="center"/>
                            <w:hideMark/>
                            <w:tcPrChange w:id="2226" w:author="Maino Vieytes, Christian (NIH/NIA/IRP) [F]" w:date="2023-11-15T16:33:00Z">
                              <w:tcPr>
                                <w:tcW w:w="1350" w:type="dxa"/>
                                <w:noWrap/>
                                <w:vAlign w:val="center"/>
                                <w:hideMark/>
                              </w:tcPr>
                            </w:tcPrChange>
                          </w:tcPr>
                          <w:p w14:paraId="321679B6" w14:textId="6101FD5A" w:rsidR="008E210F" w:rsidRPr="00BA33A1" w:rsidDel="00FE4615" w:rsidRDefault="008E210F" w:rsidP="00555C35">
                            <w:pPr>
                              <w:jc w:val="center"/>
                              <w:rPr>
                                <w:del w:id="2227" w:author="Maino Vieytes, Christian (NIH/NIA/IRP) [F]" w:date="2023-11-15T15:46:00Z"/>
                                <w:rFonts w:ascii="Times New Roman" w:hAnsi="Times New Roman" w:cs="Times New Roman"/>
                                <w:sz w:val="18"/>
                                <w:szCs w:val="18"/>
                                <w:rPrChange w:id="2228" w:author="Maino Vieytes, Christian (NIH/NIA/IRP) [F]" w:date="2023-11-15T16:32:00Z">
                                  <w:rPr>
                                    <w:del w:id="2229" w:author="Maino Vieytes, Christian (NIH/NIA/IRP) [F]" w:date="2023-11-15T15:46:00Z"/>
                                    <w:rFonts w:ascii="Times New Roman" w:hAnsi="Times New Roman" w:cs="Times New Roman"/>
                                    <w:sz w:val="20"/>
                                    <w:szCs w:val="20"/>
                                  </w:rPr>
                                </w:rPrChange>
                              </w:rPr>
                            </w:pPr>
                          </w:p>
                          <w:p w14:paraId="2347F809" w14:textId="46EE0178" w:rsidR="008E210F" w:rsidRPr="00BA33A1" w:rsidDel="00FE4615" w:rsidRDefault="008E210F" w:rsidP="00555C35">
                            <w:pPr>
                              <w:jc w:val="center"/>
                              <w:rPr>
                                <w:del w:id="2230" w:author="Maino Vieytes, Christian (NIH/NIA/IRP) [F]" w:date="2023-11-15T15:46:00Z"/>
                                <w:rFonts w:ascii="Times New Roman" w:hAnsi="Times New Roman" w:cs="Times New Roman"/>
                                <w:sz w:val="18"/>
                                <w:szCs w:val="18"/>
                                <w:rPrChange w:id="2231" w:author="Maino Vieytes, Christian (NIH/NIA/IRP) [F]" w:date="2023-11-15T16:32:00Z">
                                  <w:rPr>
                                    <w:del w:id="2232" w:author="Maino Vieytes, Christian (NIH/NIA/IRP) [F]" w:date="2023-11-15T15:46:00Z"/>
                                    <w:rFonts w:ascii="Times New Roman" w:hAnsi="Times New Roman" w:cs="Times New Roman"/>
                                    <w:sz w:val="20"/>
                                    <w:szCs w:val="20"/>
                                  </w:rPr>
                                </w:rPrChange>
                              </w:rPr>
                            </w:pPr>
                            <w:del w:id="2233" w:author="Maino Vieytes, Christian (NIH/NIA/IRP) [F]" w:date="2023-11-15T15:46:00Z">
                              <w:r w:rsidRPr="00BA33A1" w:rsidDel="00FE4615">
                                <w:rPr>
                                  <w:rFonts w:ascii="Times New Roman" w:hAnsi="Times New Roman" w:cs="Times New Roman"/>
                                  <w:sz w:val="18"/>
                                  <w:szCs w:val="18"/>
                                  <w:rPrChange w:id="2234" w:author="Maino Vieytes, Christian (NIH/NIA/IRP) [F]" w:date="2023-11-15T16:32:00Z">
                                    <w:rPr>
                                      <w:rFonts w:ascii="Times New Roman" w:hAnsi="Times New Roman" w:cs="Times New Roman"/>
                                      <w:sz w:val="20"/>
                                      <w:szCs w:val="20"/>
                                    </w:rPr>
                                  </w:rPrChange>
                                </w:rPr>
                                <w:delText>-0.01 (0.18)</w:delText>
                              </w:r>
                            </w:del>
                          </w:p>
                        </w:tc>
                        <w:tc>
                          <w:tcPr>
                            <w:tcW w:w="1004" w:type="dxa"/>
                            <w:vAlign w:val="center"/>
                            <w:tcPrChange w:id="2235" w:author="Maino Vieytes, Christian (NIH/NIA/IRP) [F]" w:date="2023-11-15T16:33:00Z">
                              <w:tcPr>
                                <w:tcW w:w="1004" w:type="dxa"/>
                                <w:vAlign w:val="bottom"/>
                              </w:tcPr>
                            </w:tcPrChange>
                          </w:tcPr>
                          <w:p w14:paraId="1B033E99" w14:textId="2F905DBD" w:rsidR="008E210F" w:rsidRPr="00BA33A1" w:rsidDel="00FE4615" w:rsidRDefault="008E210F" w:rsidP="00555C35">
                            <w:pPr>
                              <w:jc w:val="center"/>
                              <w:rPr>
                                <w:del w:id="2236" w:author="Maino Vieytes, Christian (NIH/NIA/IRP) [F]" w:date="2023-11-15T15:46:00Z"/>
                                <w:rFonts w:ascii="Times New Roman" w:hAnsi="Times New Roman" w:cs="Times New Roman"/>
                                <w:sz w:val="18"/>
                                <w:szCs w:val="18"/>
                                <w:rPrChange w:id="2237" w:author="Maino Vieytes, Christian (NIH/NIA/IRP) [F]" w:date="2023-11-15T16:32:00Z">
                                  <w:rPr>
                                    <w:del w:id="2238" w:author="Maino Vieytes, Christian (NIH/NIA/IRP) [F]" w:date="2023-11-15T15:46:00Z"/>
                                    <w:rFonts w:ascii="Times New Roman" w:hAnsi="Times New Roman" w:cs="Times New Roman"/>
                                    <w:sz w:val="20"/>
                                    <w:szCs w:val="20"/>
                                  </w:rPr>
                                </w:rPrChange>
                              </w:rPr>
                            </w:pPr>
                            <w:del w:id="2239" w:author="Maino Vieytes, Christian (NIH/NIA/IRP) [F]" w:date="2023-11-15T15:46:00Z">
                              <w:r w:rsidRPr="00BA33A1" w:rsidDel="00FE4615">
                                <w:rPr>
                                  <w:rFonts w:ascii="Times New Roman" w:hAnsi="Times New Roman" w:cs="Times New Roman"/>
                                  <w:sz w:val="18"/>
                                  <w:szCs w:val="18"/>
                                  <w:rPrChange w:id="2240" w:author="Maino Vieytes, Christian (NIH/NIA/IRP) [F]" w:date="2023-11-15T16:32:00Z">
                                    <w:rPr>
                                      <w:rFonts w:ascii="Times New Roman" w:hAnsi="Times New Roman" w:cs="Times New Roman"/>
                                      <w:sz w:val="20"/>
                                      <w:szCs w:val="20"/>
                                    </w:rPr>
                                  </w:rPrChange>
                                </w:rPr>
                                <w:delText>0.21</w:delText>
                              </w:r>
                            </w:del>
                          </w:p>
                        </w:tc>
                        <w:tc>
                          <w:tcPr>
                            <w:tcW w:w="1151" w:type="dxa"/>
                            <w:noWrap/>
                            <w:vAlign w:val="center"/>
                            <w:hideMark/>
                            <w:tcPrChange w:id="2241" w:author="Maino Vieytes, Christian (NIH/NIA/IRP) [F]" w:date="2023-11-15T16:33:00Z">
                              <w:tcPr>
                                <w:tcW w:w="1151" w:type="dxa"/>
                                <w:noWrap/>
                                <w:vAlign w:val="bottom"/>
                                <w:hideMark/>
                              </w:tcPr>
                            </w:tcPrChange>
                          </w:tcPr>
                          <w:p w14:paraId="66853870" w14:textId="6451902C" w:rsidR="008E210F" w:rsidRPr="00BA33A1" w:rsidDel="00FE4615" w:rsidRDefault="008E210F" w:rsidP="00555C35">
                            <w:pPr>
                              <w:jc w:val="center"/>
                              <w:rPr>
                                <w:del w:id="2242" w:author="Maino Vieytes, Christian (NIH/NIA/IRP) [F]" w:date="2023-11-15T15:46:00Z"/>
                                <w:rFonts w:ascii="Times New Roman" w:hAnsi="Times New Roman" w:cs="Times New Roman"/>
                                <w:sz w:val="18"/>
                                <w:szCs w:val="18"/>
                                <w:rPrChange w:id="2243" w:author="Maino Vieytes, Christian (NIH/NIA/IRP) [F]" w:date="2023-11-15T16:32:00Z">
                                  <w:rPr>
                                    <w:del w:id="2244" w:author="Maino Vieytes, Christian (NIH/NIA/IRP) [F]" w:date="2023-11-15T15:46:00Z"/>
                                    <w:rFonts w:ascii="Times New Roman" w:hAnsi="Times New Roman" w:cs="Times New Roman"/>
                                    <w:sz w:val="20"/>
                                    <w:szCs w:val="20"/>
                                  </w:rPr>
                                </w:rPrChange>
                              </w:rPr>
                            </w:pPr>
                            <w:del w:id="2245" w:author="Maino Vieytes, Christian (NIH/NIA/IRP) [F]" w:date="2023-11-15T15:46:00Z">
                              <w:r w:rsidRPr="00BA33A1" w:rsidDel="00FE4615">
                                <w:rPr>
                                  <w:rFonts w:ascii="Times New Roman" w:hAnsi="Times New Roman" w:cs="Times New Roman"/>
                                  <w:sz w:val="18"/>
                                  <w:szCs w:val="18"/>
                                  <w:rPrChange w:id="2246" w:author="Maino Vieytes, Christian (NIH/NIA/IRP) [F]" w:date="2023-11-15T16:32:00Z">
                                    <w:rPr>
                                      <w:rFonts w:ascii="Times New Roman" w:hAnsi="Times New Roman" w:cs="Times New Roman"/>
                                      <w:sz w:val="20"/>
                                      <w:szCs w:val="20"/>
                                    </w:rPr>
                                  </w:rPrChange>
                                </w:rPr>
                                <w:delText>&lt; 0.01</w:delText>
                              </w:r>
                            </w:del>
                          </w:p>
                        </w:tc>
                      </w:tr>
                      <w:tr w:rsidR="00BA33A1" w:rsidRPr="00BA33A1" w14:paraId="394198CE" w14:textId="77777777" w:rsidTr="00BA33A1">
                        <w:tblPrEx>
                          <w:tblW w:w="0" w:type="auto"/>
                          <w:tblPrExChange w:id="2247" w:author="Maino Vieytes, Christian (NIH/NIA/IRP) [F]" w:date="2023-11-15T16:33:00Z">
                            <w:tblPrEx>
                              <w:tblW w:w="0" w:type="auto"/>
                            </w:tblPrEx>
                          </w:tblPrExChange>
                        </w:tblPrEx>
                        <w:trPr>
                          <w:trHeight w:val="320"/>
                          <w:trPrChange w:id="2248" w:author="Maino Vieytes, Christian (NIH/NIA/IRP) [F]" w:date="2023-11-15T16:33:00Z">
                            <w:trPr>
                              <w:trHeight w:val="320"/>
                            </w:trPr>
                          </w:trPrChange>
                        </w:trPr>
                        <w:tc>
                          <w:tcPr>
                            <w:tcW w:w="2456" w:type="dxa"/>
                            <w:noWrap/>
                            <w:vAlign w:val="center"/>
                            <w:hideMark/>
                            <w:tcPrChange w:id="2249" w:author="Maino Vieytes, Christian (NIH/NIA/IRP) [F]" w:date="2023-11-15T16:33:00Z">
                              <w:tcPr>
                                <w:tcW w:w="2456" w:type="dxa"/>
                                <w:noWrap/>
                                <w:vAlign w:val="center"/>
                                <w:hideMark/>
                              </w:tcPr>
                            </w:tcPrChange>
                          </w:tcPr>
                          <w:p w14:paraId="0137414A" w14:textId="77777777" w:rsidR="00BA33A1" w:rsidRPr="00BA33A1" w:rsidRDefault="00BA33A1" w:rsidP="00BA33A1">
                            <w:pPr>
                              <w:rPr>
                                <w:rFonts w:ascii="Times New Roman" w:hAnsi="Times New Roman" w:cs="Times New Roman"/>
                                <w:sz w:val="18"/>
                                <w:szCs w:val="18"/>
                                <w:rPrChange w:id="2250"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2251" w:author="Maino Vieytes, Christian (NIH/NIA/IRP) [F]" w:date="2023-11-15T16:32:00Z">
                                  <w:rPr>
                                    <w:rFonts w:ascii="Times New Roman" w:hAnsi="Times New Roman" w:cs="Times New Roman"/>
                                    <w:sz w:val="20"/>
                                    <w:szCs w:val="20"/>
                                  </w:rPr>
                                </w:rPrChange>
                              </w:rPr>
                              <w:t>Prudent Pattern #1</w:t>
                            </w:r>
                            <w:r w:rsidRPr="00BA33A1">
                              <w:rPr>
                                <w:rFonts w:ascii="Times New Roman" w:hAnsi="Times New Roman" w:cs="Times New Roman"/>
                                <w:sz w:val="18"/>
                                <w:szCs w:val="18"/>
                                <w:lang w:bidi="en-US"/>
                                <w:rPrChange w:id="2252" w:author="Maino Vieytes, Christian (NIH/NIA/IRP) [F]" w:date="2023-11-15T16:32:00Z">
                                  <w:rPr>
                                    <w:rFonts w:ascii="Times New Roman" w:hAnsi="Times New Roman" w:cs="Times New Roman"/>
                                    <w:sz w:val="20"/>
                                    <w:szCs w:val="20"/>
                                    <w:lang w:bidi="en-US"/>
                                  </w:rPr>
                                </w:rPrChange>
                              </w:rPr>
                              <w:t>‡</w:t>
                            </w:r>
                          </w:p>
                          <w:p w14:paraId="3FD065EF" w14:textId="77777777" w:rsidR="00BA33A1" w:rsidRPr="00BA33A1" w:rsidRDefault="00BA33A1" w:rsidP="00BA33A1">
                            <w:pPr>
                              <w:rPr>
                                <w:rFonts w:ascii="Times New Roman" w:hAnsi="Times New Roman" w:cs="Times New Roman"/>
                                <w:sz w:val="18"/>
                                <w:szCs w:val="18"/>
                                <w:rPrChange w:id="2253"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2254" w:author="Maino Vieytes, Christian (NIH/NIA/IRP) [F]" w:date="2023-11-15T16:32:00Z">
                                  <w:rPr>
                                    <w:rFonts w:ascii="Times New Roman" w:hAnsi="Times New Roman" w:cs="Times New Roman"/>
                                    <w:sz w:val="20"/>
                                    <w:szCs w:val="20"/>
                                  </w:rPr>
                                </w:rPrChange>
                              </w:rPr>
                              <w:t>Mean (SD)</w:t>
                            </w:r>
                          </w:p>
                        </w:tc>
                        <w:tc>
                          <w:tcPr>
                            <w:tcW w:w="1952" w:type="dxa"/>
                            <w:noWrap/>
                            <w:vAlign w:val="center"/>
                            <w:hideMark/>
                            <w:tcPrChange w:id="2255" w:author="Maino Vieytes, Christian (NIH/NIA/IRP) [F]" w:date="2023-11-15T16:33:00Z">
                              <w:tcPr>
                                <w:tcW w:w="1952" w:type="dxa"/>
                                <w:noWrap/>
                                <w:vAlign w:val="center"/>
                                <w:hideMark/>
                              </w:tcPr>
                            </w:tcPrChange>
                          </w:tcPr>
                          <w:p w14:paraId="38E3688E" w14:textId="0C4295F4" w:rsidR="00BA33A1" w:rsidRPr="00BA33A1" w:rsidDel="008D619F" w:rsidRDefault="00BA33A1" w:rsidP="00555C35">
                            <w:pPr>
                              <w:jc w:val="center"/>
                              <w:rPr>
                                <w:del w:id="2256" w:author="Maino Vieytes, Christian (NIH/NIA/IRP) [F]" w:date="2023-11-15T16:31:00Z"/>
                                <w:rFonts w:ascii="Times New Roman" w:hAnsi="Times New Roman" w:cs="Times New Roman"/>
                                <w:sz w:val="18"/>
                                <w:szCs w:val="18"/>
                                <w:rPrChange w:id="2257" w:author="Maino Vieytes, Christian (NIH/NIA/IRP) [F]" w:date="2023-11-15T16:32:00Z">
                                  <w:rPr>
                                    <w:del w:id="2258" w:author="Maino Vieytes, Christian (NIH/NIA/IRP) [F]" w:date="2023-11-15T16:31:00Z"/>
                                    <w:rFonts w:ascii="Times New Roman" w:hAnsi="Times New Roman" w:cs="Times New Roman"/>
                                    <w:sz w:val="20"/>
                                    <w:szCs w:val="20"/>
                                  </w:rPr>
                                </w:rPrChange>
                              </w:rPr>
                            </w:pPr>
                            <w:ins w:id="2259" w:author="Maino Vieytes, Christian (NIH/NIA/IRP) [F]" w:date="2023-11-15T16:31:00Z">
                              <w:r w:rsidRPr="00BA33A1">
                                <w:rPr>
                                  <w:rFonts w:ascii="Times New Roman" w:hAnsi="Times New Roman" w:cs="Times New Roman"/>
                                  <w:color w:val="000000"/>
                                  <w:sz w:val="18"/>
                                  <w:szCs w:val="18"/>
                                  <w:rPrChange w:id="2260" w:author="Maino Vieytes, Christian (NIH/NIA/IRP) [F]" w:date="2023-11-15T16:32:00Z">
                                    <w:rPr>
                                      <w:rFonts w:ascii="Calibri" w:hAnsi="Calibri" w:cs="Calibri"/>
                                      <w:color w:val="000000"/>
                                    </w:rPr>
                                  </w:rPrChange>
                                </w:rPr>
                                <w:t>0.04 (0.57)</w:t>
                              </w:r>
                            </w:ins>
                          </w:p>
                          <w:p w14:paraId="072ECFA7" w14:textId="64E04EF9" w:rsidR="00BA33A1" w:rsidRPr="00BA33A1" w:rsidRDefault="00BA33A1" w:rsidP="00BA33A1">
                            <w:pPr>
                              <w:jc w:val="center"/>
                              <w:rPr>
                                <w:rFonts w:ascii="Times New Roman" w:hAnsi="Times New Roman" w:cs="Times New Roman"/>
                                <w:sz w:val="18"/>
                                <w:szCs w:val="18"/>
                                <w:rPrChange w:id="2261" w:author="Maino Vieytes, Christian (NIH/NIA/IRP) [F]" w:date="2023-11-15T16:32:00Z">
                                  <w:rPr>
                                    <w:rFonts w:ascii="Times New Roman" w:hAnsi="Times New Roman" w:cs="Times New Roman"/>
                                    <w:sz w:val="20"/>
                                    <w:szCs w:val="20"/>
                                  </w:rPr>
                                </w:rPrChange>
                              </w:rPr>
                            </w:pPr>
                            <w:del w:id="2262" w:author="Maino Vieytes, Christian (NIH/NIA/IRP) [F]" w:date="2023-11-15T16:31:00Z">
                              <w:r w:rsidRPr="00BA33A1" w:rsidDel="008D619F">
                                <w:rPr>
                                  <w:rFonts w:ascii="Times New Roman" w:hAnsi="Times New Roman" w:cs="Times New Roman"/>
                                  <w:sz w:val="18"/>
                                  <w:szCs w:val="18"/>
                                  <w:rPrChange w:id="2263" w:author="Maino Vieytes, Christian (NIH/NIA/IRP) [F]" w:date="2023-11-15T16:32:00Z">
                                    <w:rPr>
                                      <w:rFonts w:ascii="Times New Roman" w:hAnsi="Times New Roman" w:cs="Times New Roman"/>
                                      <w:sz w:val="20"/>
                                      <w:szCs w:val="20"/>
                                    </w:rPr>
                                  </w:rPrChange>
                                </w:rPr>
                                <w:delText>0.04 (0.62)</w:delText>
                              </w:r>
                            </w:del>
                          </w:p>
                        </w:tc>
                        <w:tc>
                          <w:tcPr>
                            <w:tcW w:w="1437" w:type="dxa"/>
                            <w:noWrap/>
                            <w:vAlign w:val="center"/>
                            <w:hideMark/>
                            <w:tcPrChange w:id="2264" w:author="Maino Vieytes, Christian (NIH/NIA/IRP) [F]" w:date="2023-11-15T16:33:00Z">
                              <w:tcPr>
                                <w:tcW w:w="1437" w:type="dxa"/>
                                <w:noWrap/>
                                <w:vAlign w:val="center"/>
                                <w:hideMark/>
                              </w:tcPr>
                            </w:tcPrChange>
                          </w:tcPr>
                          <w:p w14:paraId="29E0F8C2" w14:textId="12936177" w:rsidR="00BA33A1" w:rsidRPr="00BA33A1" w:rsidDel="008D619F" w:rsidRDefault="00BA33A1" w:rsidP="00555C35">
                            <w:pPr>
                              <w:jc w:val="center"/>
                              <w:rPr>
                                <w:del w:id="2265" w:author="Maino Vieytes, Christian (NIH/NIA/IRP) [F]" w:date="2023-11-15T16:31:00Z"/>
                                <w:rFonts w:ascii="Times New Roman" w:hAnsi="Times New Roman" w:cs="Times New Roman"/>
                                <w:sz w:val="18"/>
                                <w:szCs w:val="18"/>
                                <w:rPrChange w:id="2266" w:author="Maino Vieytes, Christian (NIH/NIA/IRP) [F]" w:date="2023-11-15T16:32:00Z">
                                  <w:rPr>
                                    <w:del w:id="2267" w:author="Maino Vieytes, Christian (NIH/NIA/IRP) [F]" w:date="2023-11-15T16:31:00Z"/>
                                    <w:rFonts w:ascii="Times New Roman" w:hAnsi="Times New Roman" w:cs="Times New Roman"/>
                                    <w:sz w:val="20"/>
                                    <w:szCs w:val="20"/>
                                  </w:rPr>
                                </w:rPrChange>
                              </w:rPr>
                            </w:pPr>
                            <w:ins w:id="2268" w:author="Maino Vieytes, Christian (NIH/NIA/IRP) [F]" w:date="2023-11-15T16:31:00Z">
                              <w:r w:rsidRPr="00BA33A1">
                                <w:rPr>
                                  <w:rFonts w:ascii="Times New Roman" w:hAnsi="Times New Roman" w:cs="Times New Roman"/>
                                  <w:color w:val="000000"/>
                                  <w:sz w:val="18"/>
                                  <w:szCs w:val="18"/>
                                  <w:rPrChange w:id="2269" w:author="Maino Vieytes, Christian (NIH/NIA/IRP) [F]" w:date="2023-11-15T16:32:00Z">
                                    <w:rPr>
                                      <w:rFonts w:ascii="Calibri" w:hAnsi="Calibri" w:cs="Calibri"/>
                                      <w:color w:val="000000"/>
                                    </w:rPr>
                                  </w:rPrChange>
                                </w:rPr>
                                <w:t>-0.1</w:t>
                              </w:r>
                              <w:r w:rsidRPr="00BA33A1">
                                <w:rPr>
                                  <w:rFonts w:ascii="Times New Roman" w:hAnsi="Times New Roman" w:cs="Times New Roman"/>
                                  <w:color w:val="000000"/>
                                  <w:sz w:val="18"/>
                                  <w:szCs w:val="18"/>
                                  <w:rPrChange w:id="2270" w:author="Maino Vieytes, Christian (NIH/NIA/IRP) [F]" w:date="2023-11-15T16:32:00Z">
                                    <w:rPr>
                                      <w:rFonts w:ascii="Calibri" w:hAnsi="Calibri" w:cs="Calibri"/>
                                      <w:color w:val="000000"/>
                                    </w:rPr>
                                  </w:rPrChange>
                                </w:rPr>
                                <w:t>0</w:t>
                              </w:r>
                              <w:r w:rsidRPr="00BA33A1">
                                <w:rPr>
                                  <w:rFonts w:ascii="Times New Roman" w:hAnsi="Times New Roman" w:cs="Times New Roman"/>
                                  <w:color w:val="000000"/>
                                  <w:sz w:val="18"/>
                                  <w:szCs w:val="18"/>
                                  <w:rPrChange w:id="2271" w:author="Maino Vieytes, Christian (NIH/NIA/IRP) [F]" w:date="2023-11-15T16:32:00Z">
                                    <w:rPr>
                                      <w:rFonts w:ascii="Calibri" w:hAnsi="Calibri" w:cs="Calibri"/>
                                      <w:color w:val="000000"/>
                                    </w:rPr>
                                  </w:rPrChange>
                                </w:rPr>
                                <w:t xml:space="preserve"> (0.54)</w:t>
                              </w:r>
                            </w:ins>
                          </w:p>
                          <w:p w14:paraId="36B40212" w14:textId="40F4EEF3" w:rsidR="00BA33A1" w:rsidRPr="00BA33A1" w:rsidRDefault="00BA33A1" w:rsidP="00BA33A1">
                            <w:pPr>
                              <w:jc w:val="center"/>
                              <w:rPr>
                                <w:rFonts w:ascii="Times New Roman" w:hAnsi="Times New Roman" w:cs="Times New Roman"/>
                                <w:sz w:val="18"/>
                                <w:szCs w:val="18"/>
                                <w:rPrChange w:id="2272" w:author="Maino Vieytes, Christian (NIH/NIA/IRP) [F]" w:date="2023-11-15T16:32:00Z">
                                  <w:rPr>
                                    <w:rFonts w:ascii="Times New Roman" w:hAnsi="Times New Roman" w:cs="Times New Roman"/>
                                    <w:sz w:val="20"/>
                                    <w:szCs w:val="20"/>
                                  </w:rPr>
                                </w:rPrChange>
                              </w:rPr>
                            </w:pPr>
                            <w:del w:id="2273" w:author="Maino Vieytes, Christian (NIH/NIA/IRP) [F]" w:date="2023-11-15T16:31:00Z">
                              <w:r w:rsidRPr="00BA33A1" w:rsidDel="008D619F">
                                <w:rPr>
                                  <w:rFonts w:ascii="Times New Roman" w:hAnsi="Times New Roman" w:cs="Times New Roman"/>
                                  <w:sz w:val="18"/>
                                  <w:szCs w:val="18"/>
                                  <w:rPrChange w:id="2274" w:author="Maino Vieytes, Christian (NIH/NIA/IRP) [F]" w:date="2023-11-15T16:32:00Z">
                                    <w:rPr>
                                      <w:rFonts w:ascii="Times New Roman" w:hAnsi="Times New Roman" w:cs="Times New Roman"/>
                                      <w:sz w:val="20"/>
                                      <w:szCs w:val="20"/>
                                    </w:rPr>
                                  </w:rPrChange>
                                </w:rPr>
                                <w:delText>-0.05 (0.62)</w:delText>
                              </w:r>
                            </w:del>
                          </w:p>
                        </w:tc>
                        <w:tc>
                          <w:tcPr>
                            <w:tcW w:w="1350" w:type="dxa"/>
                            <w:noWrap/>
                            <w:vAlign w:val="center"/>
                            <w:hideMark/>
                            <w:tcPrChange w:id="2275" w:author="Maino Vieytes, Christian (NIH/NIA/IRP) [F]" w:date="2023-11-15T16:33:00Z">
                              <w:tcPr>
                                <w:tcW w:w="1350" w:type="dxa"/>
                                <w:noWrap/>
                                <w:vAlign w:val="center"/>
                                <w:hideMark/>
                              </w:tcPr>
                            </w:tcPrChange>
                          </w:tcPr>
                          <w:p w14:paraId="32C02CFB" w14:textId="1710DCB7" w:rsidR="00BA33A1" w:rsidRPr="00BA33A1" w:rsidDel="008D619F" w:rsidRDefault="00BA33A1" w:rsidP="00555C35">
                            <w:pPr>
                              <w:jc w:val="center"/>
                              <w:rPr>
                                <w:del w:id="2276" w:author="Maino Vieytes, Christian (NIH/NIA/IRP) [F]" w:date="2023-11-15T16:31:00Z"/>
                                <w:rFonts w:ascii="Times New Roman" w:hAnsi="Times New Roman" w:cs="Times New Roman"/>
                                <w:sz w:val="18"/>
                                <w:szCs w:val="18"/>
                                <w:rPrChange w:id="2277" w:author="Maino Vieytes, Christian (NIH/NIA/IRP) [F]" w:date="2023-11-15T16:32:00Z">
                                  <w:rPr>
                                    <w:del w:id="2278" w:author="Maino Vieytes, Christian (NIH/NIA/IRP) [F]" w:date="2023-11-15T16:31:00Z"/>
                                    <w:rFonts w:ascii="Times New Roman" w:hAnsi="Times New Roman" w:cs="Times New Roman"/>
                                    <w:sz w:val="20"/>
                                    <w:szCs w:val="20"/>
                                  </w:rPr>
                                </w:rPrChange>
                              </w:rPr>
                            </w:pPr>
                            <w:ins w:id="2279" w:author="Maino Vieytes, Christian (NIH/NIA/IRP) [F]" w:date="2023-11-15T16:31:00Z">
                              <w:r w:rsidRPr="00BA33A1">
                                <w:rPr>
                                  <w:rFonts w:ascii="Times New Roman" w:hAnsi="Times New Roman" w:cs="Times New Roman"/>
                                  <w:color w:val="000000"/>
                                  <w:sz w:val="18"/>
                                  <w:szCs w:val="18"/>
                                  <w:rPrChange w:id="2280" w:author="Maino Vieytes, Christian (NIH/NIA/IRP) [F]" w:date="2023-11-15T16:32:00Z">
                                    <w:rPr>
                                      <w:rFonts w:ascii="Calibri" w:hAnsi="Calibri" w:cs="Calibri"/>
                                      <w:color w:val="000000"/>
                                    </w:rPr>
                                  </w:rPrChange>
                                </w:rPr>
                                <w:t>0.05 (0.57)</w:t>
                              </w:r>
                            </w:ins>
                          </w:p>
                          <w:p w14:paraId="118A54C1" w14:textId="24CAE71C" w:rsidR="00BA33A1" w:rsidRPr="00BA33A1" w:rsidRDefault="00BA33A1" w:rsidP="00BA33A1">
                            <w:pPr>
                              <w:jc w:val="center"/>
                              <w:rPr>
                                <w:rFonts w:ascii="Times New Roman" w:hAnsi="Times New Roman" w:cs="Times New Roman"/>
                                <w:sz w:val="18"/>
                                <w:szCs w:val="18"/>
                                <w:rPrChange w:id="2281" w:author="Maino Vieytes, Christian (NIH/NIA/IRP) [F]" w:date="2023-11-15T16:32:00Z">
                                  <w:rPr>
                                    <w:rFonts w:ascii="Times New Roman" w:hAnsi="Times New Roman" w:cs="Times New Roman"/>
                                    <w:sz w:val="20"/>
                                    <w:szCs w:val="20"/>
                                  </w:rPr>
                                </w:rPrChange>
                              </w:rPr>
                            </w:pPr>
                            <w:del w:id="2282" w:author="Maino Vieytes, Christian (NIH/NIA/IRP) [F]" w:date="2023-11-15T16:31:00Z">
                              <w:r w:rsidRPr="00BA33A1" w:rsidDel="008D619F">
                                <w:rPr>
                                  <w:rFonts w:ascii="Times New Roman" w:hAnsi="Times New Roman" w:cs="Times New Roman"/>
                                  <w:sz w:val="18"/>
                                  <w:szCs w:val="18"/>
                                  <w:rPrChange w:id="2283" w:author="Maino Vieytes, Christian (NIH/NIA/IRP) [F]" w:date="2023-11-15T16:32:00Z">
                                    <w:rPr>
                                      <w:rFonts w:ascii="Times New Roman" w:hAnsi="Times New Roman" w:cs="Times New Roman"/>
                                      <w:sz w:val="20"/>
                                      <w:szCs w:val="20"/>
                                    </w:rPr>
                                  </w:rPrChange>
                                </w:rPr>
                                <w:delText>0.05 (0.62)</w:delText>
                              </w:r>
                            </w:del>
                          </w:p>
                        </w:tc>
                        <w:tc>
                          <w:tcPr>
                            <w:tcW w:w="1004" w:type="dxa"/>
                            <w:vAlign w:val="center"/>
                            <w:tcPrChange w:id="2284" w:author="Maino Vieytes, Christian (NIH/NIA/IRP) [F]" w:date="2023-11-15T16:33:00Z">
                              <w:tcPr>
                                <w:tcW w:w="1004" w:type="dxa"/>
                                <w:vAlign w:val="bottom"/>
                              </w:tcPr>
                            </w:tcPrChange>
                          </w:tcPr>
                          <w:p w14:paraId="02E2331A" w14:textId="2035859C" w:rsidR="00BA33A1" w:rsidRPr="00BA33A1" w:rsidRDefault="00BA33A1" w:rsidP="00BA33A1">
                            <w:pPr>
                              <w:jc w:val="center"/>
                              <w:rPr>
                                <w:rFonts w:ascii="Times New Roman" w:hAnsi="Times New Roman" w:cs="Times New Roman"/>
                                <w:sz w:val="18"/>
                                <w:szCs w:val="18"/>
                                <w:rPrChange w:id="2285" w:author="Maino Vieytes, Christian (NIH/NIA/IRP) [F]" w:date="2023-11-15T16:32:00Z">
                                  <w:rPr>
                                    <w:rFonts w:ascii="Times New Roman" w:hAnsi="Times New Roman" w:cs="Times New Roman"/>
                                    <w:sz w:val="20"/>
                                    <w:szCs w:val="20"/>
                                  </w:rPr>
                                </w:rPrChange>
                              </w:rPr>
                            </w:pPr>
                            <w:ins w:id="2286" w:author="Maino Vieytes, Christian (NIH/NIA/IRP) [F]" w:date="2023-11-15T16:31:00Z">
                              <w:r w:rsidRPr="00BA33A1">
                                <w:rPr>
                                  <w:rFonts w:ascii="Times New Roman" w:hAnsi="Times New Roman" w:cs="Times New Roman"/>
                                  <w:color w:val="000000"/>
                                  <w:sz w:val="18"/>
                                  <w:szCs w:val="18"/>
                                  <w:rPrChange w:id="2287" w:author="Maino Vieytes, Christian (NIH/NIA/IRP) [F]" w:date="2023-11-15T16:32:00Z">
                                    <w:rPr>
                                      <w:rFonts w:ascii="Calibri" w:hAnsi="Calibri" w:cs="Calibri"/>
                                      <w:color w:val="000000"/>
                                    </w:rPr>
                                  </w:rPrChange>
                                </w:rPr>
                                <w:t>-0.21</w:t>
                              </w:r>
                            </w:ins>
                            <w:del w:id="2288" w:author="Maino Vieytes, Christian (NIH/NIA/IRP) [F]" w:date="2023-11-15T16:31:00Z">
                              <w:r w:rsidRPr="00BA33A1" w:rsidDel="008D619F">
                                <w:rPr>
                                  <w:rFonts w:ascii="Times New Roman" w:hAnsi="Times New Roman" w:cs="Times New Roman"/>
                                  <w:sz w:val="18"/>
                                  <w:szCs w:val="18"/>
                                  <w:rPrChange w:id="2289" w:author="Maino Vieytes, Christian (NIH/NIA/IRP) [F]" w:date="2023-11-15T16:32:00Z">
                                    <w:rPr>
                                      <w:rFonts w:ascii="Times New Roman" w:hAnsi="Times New Roman" w:cs="Times New Roman"/>
                                      <w:sz w:val="20"/>
                                      <w:szCs w:val="20"/>
                                    </w:rPr>
                                  </w:rPrChange>
                                </w:rPr>
                                <w:delText>-0.13</w:delText>
                              </w:r>
                            </w:del>
                          </w:p>
                        </w:tc>
                        <w:tc>
                          <w:tcPr>
                            <w:tcW w:w="1151" w:type="dxa"/>
                            <w:noWrap/>
                            <w:vAlign w:val="center"/>
                            <w:hideMark/>
                            <w:tcPrChange w:id="2290" w:author="Maino Vieytes, Christian (NIH/NIA/IRP) [F]" w:date="2023-11-15T16:33:00Z">
                              <w:tcPr>
                                <w:tcW w:w="1151" w:type="dxa"/>
                                <w:noWrap/>
                                <w:vAlign w:val="bottom"/>
                                <w:hideMark/>
                              </w:tcPr>
                            </w:tcPrChange>
                          </w:tcPr>
                          <w:p w14:paraId="3ACF2EC2" w14:textId="5BEEA25F" w:rsidR="00BA33A1" w:rsidRPr="00BA33A1" w:rsidRDefault="00BA33A1" w:rsidP="00BA33A1">
                            <w:pPr>
                              <w:jc w:val="center"/>
                              <w:rPr>
                                <w:rFonts w:ascii="Times New Roman" w:hAnsi="Times New Roman" w:cs="Times New Roman"/>
                                <w:sz w:val="18"/>
                                <w:szCs w:val="18"/>
                                <w:rPrChange w:id="2291" w:author="Maino Vieytes, Christian (NIH/NIA/IRP) [F]" w:date="2023-11-15T16:32:00Z">
                                  <w:rPr>
                                    <w:rFonts w:ascii="Times New Roman" w:hAnsi="Times New Roman" w:cs="Times New Roman"/>
                                    <w:sz w:val="20"/>
                                    <w:szCs w:val="20"/>
                                  </w:rPr>
                                </w:rPrChange>
                              </w:rPr>
                            </w:pPr>
                            <w:ins w:id="2292" w:author="Maino Vieytes, Christian (NIH/NIA/IRP) [F]" w:date="2023-11-15T16:31:00Z">
                              <w:r w:rsidRPr="00BA33A1">
                                <w:rPr>
                                  <w:rFonts w:ascii="Times New Roman" w:hAnsi="Times New Roman" w:cs="Times New Roman"/>
                                  <w:color w:val="000000"/>
                                  <w:sz w:val="18"/>
                                  <w:szCs w:val="18"/>
                                  <w:rPrChange w:id="2293" w:author="Maino Vieytes, Christian (NIH/NIA/IRP) [F]" w:date="2023-11-15T16:32:00Z">
                                    <w:rPr>
                                      <w:rFonts w:ascii="Calibri" w:hAnsi="Calibri" w:cs="Calibri"/>
                                      <w:color w:val="000000"/>
                                    </w:rPr>
                                  </w:rPrChange>
                                </w:rPr>
                                <w:t>&lt; 0.01</w:t>
                              </w:r>
                            </w:ins>
                            <w:del w:id="2294" w:author="Maino Vieytes, Christian (NIH/NIA/IRP) [F]" w:date="2023-11-15T16:31:00Z">
                              <w:r w:rsidRPr="00BA33A1" w:rsidDel="008D619F">
                                <w:rPr>
                                  <w:rFonts w:ascii="Times New Roman" w:hAnsi="Times New Roman" w:cs="Times New Roman"/>
                                  <w:sz w:val="18"/>
                                  <w:szCs w:val="18"/>
                                  <w:rPrChange w:id="2295" w:author="Maino Vieytes, Christian (NIH/NIA/IRP) [F]" w:date="2023-11-15T16:32:00Z">
                                    <w:rPr>
                                      <w:rFonts w:ascii="Times New Roman" w:hAnsi="Times New Roman" w:cs="Times New Roman"/>
                                      <w:sz w:val="20"/>
                                      <w:szCs w:val="20"/>
                                    </w:rPr>
                                  </w:rPrChange>
                                </w:rPr>
                                <w:delText>0.05</w:delText>
                              </w:r>
                            </w:del>
                          </w:p>
                        </w:tc>
                      </w:tr>
                      <w:tr w:rsidR="00BA33A1" w:rsidRPr="00BA33A1" w14:paraId="67F79BF3" w14:textId="77777777" w:rsidTr="00BA33A1">
                        <w:tblPrEx>
                          <w:tblW w:w="0" w:type="auto"/>
                          <w:tblPrExChange w:id="2296" w:author="Maino Vieytes, Christian (NIH/NIA/IRP) [F]" w:date="2023-11-15T16:33:00Z">
                            <w:tblPrEx>
                              <w:tblW w:w="0" w:type="auto"/>
                            </w:tblPrEx>
                          </w:tblPrExChange>
                        </w:tblPrEx>
                        <w:trPr>
                          <w:trHeight w:val="320"/>
                          <w:trPrChange w:id="2297" w:author="Maino Vieytes, Christian (NIH/NIA/IRP) [F]" w:date="2023-11-15T16:33:00Z">
                            <w:trPr>
                              <w:trHeight w:val="320"/>
                            </w:trPr>
                          </w:trPrChange>
                        </w:trPr>
                        <w:tc>
                          <w:tcPr>
                            <w:tcW w:w="2456" w:type="dxa"/>
                            <w:tcBorders>
                              <w:bottom w:val="single" w:sz="4" w:space="0" w:color="auto"/>
                            </w:tcBorders>
                            <w:noWrap/>
                            <w:vAlign w:val="center"/>
                            <w:hideMark/>
                            <w:tcPrChange w:id="2298" w:author="Maino Vieytes, Christian (NIH/NIA/IRP) [F]" w:date="2023-11-15T16:33:00Z">
                              <w:tcPr>
                                <w:tcW w:w="2456" w:type="dxa"/>
                                <w:tcBorders>
                                  <w:bottom w:val="single" w:sz="4" w:space="0" w:color="auto"/>
                                </w:tcBorders>
                                <w:noWrap/>
                                <w:vAlign w:val="center"/>
                                <w:hideMark/>
                              </w:tcPr>
                            </w:tcPrChange>
                          </w:tcPr>
                          <w:p w14:paraId="248FD687" w14:textId="77777777" w:rsidR="00BA33A1" w:rsidRPr="00BA33A1" w:rsidRDefault="00BA33A1" w:rsidP="00BA33A1">
                            <w:pPr>
                              <w:rPr>
                                <w:rFonts w:ascii="Times New Roman" w:hAnsi="Times New Roman" w:cs="Times New Roman"/>
                                <w:sz w:val="18"/>
                                <w:szCs w:val="18"/>
                                <w:rPrChange w:id="2299"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2300" w:author="Maino Vieytes, Christian (NIH/NIA/IRP) [F]" w:date="2023-11-15T16:32:00Z">
                                  <w:rPr>
                                    <w:rFonts w:ascii="Times New Roman" w:hAnsi="Times New Roman" w:cs="Times New Roman"/>
                                    <w:sz w:val="20"/>
                                    <w:szCs w:val="20"/>
                                  </w:rPr>
                                </w:rPrChange>
                              </w:rPr>
                              <w:t>Prudent Pattern #2</w:t>
                            </w:r>
                            <w:r w:rsidRPr="00BA33A1">
                              <w:rPr>
                                <w:rFonts w:ascii="Times New Roman" w:hAnsi="Times New Roman" w:cs="Times New Roman"/>
                                <w:sz w:val="18"/>
                                <w:szCs w:val="18"/>
                                <w:lang w:bidi="en-US"/>
                                <w:rPrChange w:id="2301" w:author="Maino Vieytes, Christian (NIH/NIA/IRP) [F]" w:date="2023-11-15T16:32:00Z">
                                  <w:rPr>
                                    <w:rFonts w:ascii="Times New Roman" w:hAnsi="Times New Roman" w:cs="Times New Roman"/>
                                    <w:sz w:val="20"/>
                                    <w:szCs w:val="20"/>
                                    <w:lang w:bidi="en-US"/>
                                  </w:rPr>
                                </w:rPrChange>
                              </w:rPr>
                              <w:t>‡</w:t>
                            </w:r>
                          </w:p>
                          <w:p w14:paraId="3D25BBA8" w14:textId="77777777" w:rsidR="00BA33A1" w:rsidRPr="00BA33A1" w:rsidRDefault="00BA33A1" w:rsidP="00BA33A1">
                            <w:pPr>
                              <w:rPr>
                                <w:rFonts w:ascii="Times New Roman" w:hAnsi="Times New Roman" w:cs="Times New Roman"/>
                                <w:sz w:val="18"/>
                                <w:szCs w:val="18"/>
                                <w:rPrChange w:id="2302"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2303" w:author="Maino Vieytes, Christian (NIH/NIA/IRP) [F]" w:date="2023-11-15T16:32:00Z">
                                  <w:rPr>
                                    <w:rFonts w:ascii="Times New Roman" w:hAnsi="Times New Roman" w:cs="Times New Roman"/>
                                    <w:sz w:val="20"/>
                                    <w:szCs w:val="20"/>
                                  </w:rPr>
                                </w:rPrChange>
                              </w:rPr>
                              <w:t>Mean (SD)</w:t>
                            </w:r>
                          </w:p>
                        </w:tc>
                        <w:tc>
                          <w:tcPr>
                            <w:tcW w:w="1952" w:type="dxa"/>
                            <w:tcBorders>
                              <w:bottom w:val="single" w:sz="4" w:space="0" w:color="auto"/>
                            </w:tcBorders>
                            <w:noWrap/>
                            <w:vAlign w:val="center"/>
                            <w:hideMark/>
                            <w:tcPrChange w:id="2304" w:author="Maino Vieytes, Christian (NIH/NIA/IRP) [F]" w:date="2023-11-15T16:33:00Z">
                              <w:tcPr>
                                <w:tcW w:w="1952" w:type="dxa"/>
                                <w:tcBorders>
                                  <w:bottom w:val="single" w:sz="4" w:space="0" w:color="auto"/>
                                </w:tcBorders>
                                <w:noWrap/>
                                <w:vAlign w:val="center"/>
                                <w:hideMark/>
                              </w:tcPr>
                            </w:tcPrChange>
                          </w:tcPr>
                          <w:p w14:paraId="6B9CE1DD" w14:textId="0BEE3B63" w:rsidR="00BA33A1" w:rsidRPr="00BA33A1" w:rsidDel="00B06118" w:rsidRDefault="00BA33A1" w:rsidP="00555C35">
                            <w:pPr>
                              <w:jc w:val="center"/>
                              <w:rPr>
                                <w:del w:id="2305" w:author="Maino Vieytes, Christian (NIH/NIA/IRP) [F]" w:date="2023-11-15T16:32:00Z"/>
                                <w:rFonts w:ascii="Times New Roman" w:hAnsi="Times New Roman" w:cs="Times New Roman"/>
                                <w:sz w:val="18"/>
                                <w:szCs w:val="18"/>
                                <w:rPrChange w:id="2306" w:author="Maino Vieytes, Christian (NIH/NIA/IRP) [F]" w:date="2023-11-15T16:32:00Z">
                                  <w:rPr>
                                    <w:del w:id="2307" w:author="Maino Vieytes, Christian (NIH/NIA/IRP) [F]" w:date="2023-11-15T16:32:00Z"/>
                                    <w:rFonts w:ascii="Times New Roman" w:hAnsi="Times New Roman" w:cs="Times New Roman"/>
                                    <w:sz w:val="20"/>
                                    <w:szCs w:val="20"/>
                                  </w:rPr>
                                </w:rPrChange>
                              </w:rPr>
                            </w:pPr>
                            <w:ins w:id="2308" w:author="Maino Vieytes, Christian (NIH/NIA/IRP) [F]" w:date="2023-11-15T16:32:00Z">
                              <w:r w:rsidRPr="00BA33A1">
                                <w:rPr>
                                  <w:rFonts w:ascii="Times New Roman" w:hAnsi="Times New Roman" w:cs="Times New Roman"/>
                                  <w:color w:val="000000"/>
                                  <w:sz w:val="18"/>
                                  <w:szCs w:val="18"/>
                                  <w:rPrChange w:id="2309" w:author="Maino Vieytes, Christian (NIH/NIA/IRP) [F]" w:date="2023-11-15T16:32:00Z">
                                    <w:rPr>
                                      <w:rFonts w:ascii="Calibri" w:hAnsi="Calibri" w:cs="Calibri"/>
                                      <w:color w:val="000000"/>
                                    </w:rPr>
                                  </w:rPrChange>
                                </w:rPr>
                                <w:t>-0.16 (0.92)</w:t>
                              </w:r>
                            </w:ins>
                          </w:p>
                          <w:p w14:paraId="7C91C036" w14:textId="42FD568D" w:rsidR="00BA33A1" w:rsidRPr="00BA33A1" w:rsidRDefault="00BA33A1" w:rsidP="00BA33A1">
                            <w:pPr>
                              <w:jc w:val="center"/>
                              <w:rPr>
                                <w:rFonts w:ascii="Times New Roman" w:hAnsi="Times New Roman" w:cs="Times New Roman"/>
                                <w:sz w:val="18"/>
                                <w:szCs w:val="18"/>
                                <w:rPrChange w:id="2310" w:author="Maino Vieytes, Christian (NIH/NIA/IRP) [F]" w:date="2023-11-15T16:32:00Z">
                                  <w:rPr>
                                    <w:rFonts w:ascii="Times New Roman" w:hAnsi="Times New Roman" w:cs="Times New Roman"/>
                                    <w:sz w:val="20"/>
                                    <w:szCs w:val="20"/>
                                  </w:rPr>
                                </w:rPrChange>
                              </w:rPr>
                            </w:pPr>
                            <w:del w:id="2311" w:author="Maino Vieytes, Christian (NIH/NIA/IRP) [F]" w:date="2023-11-15T16:32:00Z">
                              <w:r w:rsidRPr="00BA33A1" w:rsidDel="00B06118">
                                <w:rPr>
                                  <w:rFonts w:ascii="Times New Roman" w:hAnsi="Times New Roman" w:cs="Times New Roman"/>
                                  <w:sz w:val="18"/>
                                  <w:szCs w:val="18"/>
                                  <w:rPrChange w:id="2312" w:author="Maino Vieytes, Christian (NIH/NIA/IRP) [F]" w:date="2023-11-15T16:32:00Z">
                                    <w:rPr>
                                      <w:rFonts w:ascii="Times New Roman" w:hAnsi="Times New Roman" w:cs="Times New Roman"/>
                                      <w:sz w:val="20"/>
                                      <w:szCs w:val="20"/>
                                    </w:rPr>
                                  </w:rPrChange>
                                </w:rPr>
                                <w:delText>-0.04 (1.41)</w:delText>
                              </w:r>
                            </w:del>
                          </w:p>
                        </w:tc>
                        <w:tc>
                          <w:tcPr>
                            <w:tcW w:w="1437" w:type="dxa"/>
                            <w:tcBorders>
                              <w:bottom w:val="single" w:sz="4" w:space="0" w:color="auto"/>
                            </w:tcBorders>
                            <w:noWrap/>
                            <w:vAlign w:val="center"/>
                            <w:hideMark/>
                            <w:tcPrChange w:id="2313" w:author="Maino Vieytes, Christian (NIH/NIA/IRP) [F]" w:date="2023-11-15T16:33:00Z">
                              <w:tcPr>
                                <w:tcW w:w="1437" w:type="dxa"/>
                                <w:tcBorders>
                                  <w:bottom w:val="single" w:sz="4" w:space="0" w:color="auto"/>
                                </w:tcBorders>
                                <w:noWrap/>
                                <w:vAlign w:val="center"/>
                                <w:hideMark/>
                              </w:tcPr>
                            </w:tcPrChange>
                          </w:tcPr>
                          <w:p w14:paraId="7E87CB3A" w14:textId="5CD68F32" w:rsidR="00BA33A1" w:rsidRPr="00BA33A1" w:rsidDel="00B06118" w:rsidRDefault="00BA33A1" w:rsidP="00555C35">
                            <w:pPr>
                              <w:jc w:val="center"/>
                              <w:rPr>
                                <w:del w:id="2314" w:author="Maino Vieytes, Christian (NIH/NIA/IRP) [F]" w:date="2023-11-15T16:32:00Z"/>
                                <w:rFonts w:ascii="Times New Roman" w:hAnsi="Times New Roman" w:cs="Times New Roman"/>
                                <w:sz w:val="18"/>
                                <w:szCs w:val="18"/>
                                <w:rPrChange w:id="2315" w:author="Maino Vieytes, Christian (NIH/NIA/IRP) [F]" w:date="2023-11-15T16:32:00Z">
                                  <w:rPr>
                                    <w:del w:id="2316" w:author="Maino Vieytes, Christian (NIH/NIA/IRP) [F]" w:date="2023-11-15T16:32:00Z"/>
                                    <w:rFonts w:ascii="Times New Roman" w:hAnsi="Times New Roman" w:cs="Times New Roman"/>
                                    <w:sz w:val="20"/>
                                    <w:szCs w:val="20"/>
                                  </w:rPr>
                                </w:rPrChange>
                              </w:rPr>
                            </w:pPr>
                            <w:ins w:id="2317" w:author="Maino Vieytes, Christian (NIH/NIA/IRP) [F]" w:date="2023-11-15T16:32:00Z">
                              <w:r w:rsidRPr="00BA33A1">
                                <w:rPr>
                                  <w:rFonts w:ascii="Times New Roman" w:hAnsi="Times New Roman" w:cs="Times New Roman"/>
                                  <w:color w:val="000000"/>
                                  <w:sz w:val="18"/>
                                  <w:szCs w:val="18"/>
                                  <w:rPrChange w:id="2318" w:author="Maino Vieytes, Christian (NIH/NIA/IRP) [F]" w:date="2023-11-15T16:32:00Z">
                                    <w:rPr>
                                      <w:rFonts w:ascii="Calibri" w:hAnsi="Calibri" w:cs="Calibri"/>
                                      <w:color w:val="000000"/>
                                    </w:rPr>
                                  </w:rPrChange>
                                </w:rPr>
                                <w:t>-0.31 (1)</w:t>
                              </w:r>
                            </w:ins>
                          </w:p>
                          <w:p w14:paraId="3A8C7AC3" w14:textId="5176FD0C" w:rsidR="00BA33A1" w:rsidRPr="00BA33A1" w:rsidRDefault="00BA33A1" w:rsidP="00BA33A1">
                            <w:pPr>
                              <w:jc w:val="center"/>
                              <w:rPr>
                                <w:rFonts w:ascii="Times New Roman" w:hAnsi="Times New Roman" w:cs="Times New Roman"/>
                                <w:sz w:val="18"/>
                                <w:szCs w:val="18"/>
                                <w:rPrChange w:id="2319" w:author="Maino Vieytes, Christian (NIH/NIA/IRP) [F]" w:date="2023-11-15T16:32:00Z">
                                  <w:rPr>
                                    <w:rFonts w:ascii="Times New Roman" w:hAnsi="Times New Roman" w:cs="Times New Roman"/>
                                    <w:sz w:val="20"/>
                                    <w:szCs w:val="20"/>
                                  </w:rPr>
                                </w:rPrChange>
                              </w:rPr>
                            </w:pPr>
                            <w:del w:id="2320" w:author="Maino Vieytes, Christian (NIH/NIA/IRP) [F]" w:date="2023-11-15T16:32:00Z">
                              <w:r w:rsidRPr="00BA33A1" w:rsidDel="00B06118">
                                <w:rPr>
                                  <w:rFonts w:ascii="Times New Roman" w:hAnsi="Times New Roman" w:cs="Times New Roman"/>
                                  <w:sz w:val="18"/>
                                  <w:szCs w:val="18"/>
                                  <w:rPrChange w:id="2321" w:author="Maino Vieytes, Christian (NIH/NIA/IRP) [F]" w:date="2023-11-15T16:32:00Z">
                                    <w:rPr>
                                      <w:rFonts w:ascii="Times New Roman" w:hAnsi="Times New Roman" w:cs="Times New Roman"/>
                                      <w:sz w:val="20"/>
                                      <w:szCs w:val="20"/>
                                    </w:rPr>
                                  </w:rPrChange>
                                </w:rPr>
                                <w:delText>-0.35 (1.46)</w:delText>
                              </w:r>
                            </w:del>
                          </w:p>
                        </w:tc>
                        <w:tc>
                          <w:tcPr>
                            <w:tcW w:w="1350" w:type="dxa"/>
                            <w:tcBorders>
                              <w:bottom w:val="single" w:sz="4" w:space="0" w:color="auto"/>
                            </w:tcBorders>
                            <w:noWrap/>
                            <w:vAlign w:val="center"/>
                            <w:hideMark/>
                            <w:tcPrChange w:id="2322" w:author="Maino Vieytes, Christian (NIH/NIA/IRP) [F]" w:date="2023-11-15T16:33:00Z">
                              <w:tcPr>
                                <w:tcW w:w="1350" w:type="dxa"/>
                                <w:tcBorders>
                                  <w:bottom w:val="single" w:sz="4" w:space="0" w:color="auto"/>
                                </w:tcBorders>
                                <w:noWrap/>
                                <w:vAlign w:val="center"/>
                                <w:hideMark/>
                              </w:tcPr>
                            </w:tcPrChange>
                          </w:tcPr>
                          <w:p w14:paraId="3A4E6D12" w14:textId="28D1FB39" w:rsidR="00BA33A1" w:rsidRPr="00BA33A1" w:rsidDel="00B06118" w:rsidRDefault="00BA33A1" w:rsidP="00555C35">
                            <w:pPr>
                              <w:jc w:val="center"/>
                              <w:rPr>
                                <w:del w:id="2323" w:author="Maino Vieytes, Christian (NIH/NIA/IRP) [F]" w:date="2023-11-15T16:32:00Z"/>
                                <w:rFonts w:ascii="Times New Roman" w:hAnsi="Times New Roman" w:cs="Times New Roman"/>
                                <w:sz w:val="18"/>
                                <w:szCs w:val="18"/>
                                <w:rPrChange w:id="2324" w:author="Maino Vieytes, Christian (NIH/NIA/IRP) [F]" w:date="2023-11-15T16:32:00Z">
                                  <w:rPr>
                                    <w:del w:id="2325" w:author="Maino Vieytes, Christian (NIH/NIA/IRP) [F]" w:date="2023-11-15T16:32:00Z"/>
                                    <w:rFonts w:ascii="Times New Roman" w:hAnsi="Times New Roman" w:cs="Times New Roman"/>
                                    <w:sz w:val="20"/>
                                    <w:szCs w:val="20"/>
                                  </w:rPr>
                                </w:rPrChange>
                              </w:rPr>
                            </w:pPr>
                            <w:ins w:id="2326" w:author="Maino Vieytes, Christian (NIH/NIA/IRP) [F]" w:date="2023-11-15T16:32:00Z">
                              <w:r w:rsidRPr="00BA33A1">
                                <w:rPr>
                                  <w:rFonts w:ascii="Times New Roman" w:hAnsi="Times New Roman" w:cs="Times New Roman"/>
                                  <w:color w:val="000000"/>
                                  <w:sz w:val="18"/>
                                  <w:szCs w:val="18"/>
                                  <w:rPrChange w:id="2327" w:author="Maino Vieytes, Christian (NIH/NIA/IRP) [F]" w:date="2023-11-15T16:32:00Z">
                                    <w:rPr>
                                      <w:rFonts w:ascii="Calibri" w:hAnsi="Calibri" w:cs="Calibri"/>
                                      <w:color w:val="000000"/>
                                    </w:rPr>
                                  </w:rPrChange>
                                </w:rPr>
                                <w:t>-0.14 (0.91)</w:t>
                              </w:r>
                            </w:ins>
                          </w:p>
                          <w:p w14:paraId="6DBB2A65" w14:textId="06FCBC57" w:rsidR="00BA33A1" w:rsidRPr="00BA33A1" w:rsidRDefault="00BA33A1" w:rsidP="00BA33A1">
                            <w:pPr>
                              <w:jc w:val="center"/>
                              <w:rPr>
                                <w:rFonts w:ascii="Times New Roman" w:hAnsi="Times New Roman" w:cs="Times New Roman"/>
                                <w:sz w:val="18"/>
                                <w:szCs w:val="18"/>
                                <w:rPrChange w:id="2328" w:author="Maino Vieytes, Christian (NIH/NIA/IRP) [F]" w:date="2023-11-15T16:32:00Z">
                                  <w:rPr>
                                    <w:rFonts w:ascii="Times New Roman" w:hAnsi="Times New Roman" w:cs="Times New Roman"/>
                                    <w:sz w:val="20"/>
                                    <w:szCs w:val="20"/>
                                  </w:rPr>
                                </w:rPrChange>
                              </w:rPr>
                            </w:pPr>
                            <w:del w:id="2329" w:author="Maino Vieytes, Christian (NIH/NIA/IRP) [F]" w:date="2023-11-15T16:32:00Z">
                              <w:r w:rsidRPr="00BA33A1" w:rsidDel="00B06118">
                                <w:rPr>
                                  <w:rFonts w:ascii="Times New Roman" w:hAnsi="Times New Roman" w:cs="Times New Roman"/>
                                  <w:sz w:val="18"/>
                                  <w:szCs w:val="18"/>
                                  <w:rPrChange w:id="2330" w:author="Maino Vieytes, Christian (NIH/NIA/IRP) [F]" w:date="2023-11-15T16:32:00Z">
                                    <w:rPr>
                                      <w:rFonts w:ascii="Times New Roman" w:hAnsi="Times New Roman" w:cs="Times New Roman"/>
                                      <w:sz w:val="20"/>
                                      <w:szCs w:val="20"/>
                                    </w:rPr>
                                  </w:rPrChange>
                                </w:rPr>
                                <w:delText>-0.01 (1.40)</w:delText>
                              </w:r>
                            </w:del>
                          </w:p>
                        </w:tc>
                        <w:tc>
                          <w:tcPr>
                            <w:tcW w:w="1004" w:type="dxa"/>
                            <w:tcBorders>
                              <w:bottom w:val="single" w:sz="4" w:space="0" w:color="auto"/>
                            </w:tcBorders>
                            <w:vAlign w:val="center"/>
                            <w:tcPrChange w:id="2331" w:author="Maino Vieytes, Christian (NIH/NIA/IRP) [F]" w:date="2023-11-15T16:33:00Z">
                              <w:tcPr>
                                <w:tcW w:w="1004" w:type="dxa"/>
                                <w:tcBorders>
                                  <w:bottom w:val="single" w:sz="4" w:space="0" w:color="auto"/>
                                </w:tcBorders>
                                <w:vAlign w:val="bottom"/>
                              </w:tcPr>
                            </w:tcPrChange>
                          </w:tcPr>
                          <w:p w14:paraId="4056633F" w14:textId="723AA996" w:rsidR="00BA33A1" w:rsidRPr="00BA33A1" w:rsidRDefault="00BA33A1" w:rsidP="00BA33A1">
                            <w:pPr>
                              <w:jc w:val="center"/>
                              <w:rPr>
                                <w:rFonts w:ascii="Times New Roman" w:hAnsi="Times New Roman" w:cs="Times New Roman"/>
                                <w:sz w:val="18"/>
                                <w:szCs w:val="18"/>
                                <w:rPrChange w:id="2332" w:author="Maino Vieytes, Christian (NIH/NIA/IRP) [F]" w:date="2023-11-15T16:32:00Z">
                                  <w:rPr>
                                    <w:rFonts w:ascii="Times New Roman" w:hAnsi="Times New Roman" w:cs="Times New Roman"/>
                                    <w:sz w:val="20"/>
                                    <w:szCs w:val="20"/>
                                  </w:rPr>
                                </w:rPrChange>
                              </w:rPr>
                            </w:pPr>
                            <w:ins w:id="2333" w:author="Maino Vieytes, Christian (NIH/NIA/IRP) [F]" w:date="2023-11-15T16:32:00Z">
                              <w:r w:rsidRPr="00BA33A1">
                                <w:rPr>
                                  <w:rFonts w:ascii="Times New Roman" w:hAnsi="Times New Roman" w:cs="Times New Roman"/>
                                  <w:color w:val="000000"/>
                                  <w:sz w:val="18"/>
                                  <w:szCs w:val="18"/>
                                  <w:rPrChange w:id="2334" w:author="Maino Vieytes, Christian (NIH/NIA/IRP) [F]" w:date="2023-11-15T16:32:00Z">
                                    <w:rPr>
                                      <w:rFonts w:ascii="Calibri" w:hAnsi="Calibri" w:cs="Calibri"/>
                                      <w:color w:val="000000"/>
                                    </w:rPr>
                                  </w:rPrChange>
                                </w:rPr>
                                <w:t>-0.17</w:t>
                              </w:r>
                            </w:ins>
                            <w:del w:id="2335" w:author="Maino Vieytes, Christian (NIH/NIA/IRP) [F]" w:date="2023-11-15T16:32:00Z">
                              <w:r w:rsidRPr="00BA33A1" w:rsidDel="00B06118">
                                <w:rPr>
                                  <w:rFonts w:ascii="Times New Roman" w:hAnsi="Times New Roman" w:cs="Times New Roman"/>
                                  <w:sz w:val="18"/>
                                  <w:szCs w:val="18"/>
                                  <w:rPrChange w:id="2336" w:author="Maino Vieytes, Christian (NIH/NIA/IRP) [F]" w:date="2023-11-15T16:32:00Z">
                                    <w:rPr>
                                      <w:rFonts w:ascii="Times New Roman" w:hAnsi="Times New Roman" w:cs="Times New Roman"/>
                                      <w:sz w:val="20"/>
                                      <w:szCs w:val="20"/>
                                    </w:rPr>
                                  </w:rPrChange>
                                </w:rPr>
                                <w:delText>-0.28</w:delText>
                              </w:r>
                            </w:del>
                          </w:p>
                        </w:tc>
                        <w:tc>
                          <w:tcPr>
                            <w:tcW w:w="1151" w:type="dxa"/>
                            <w:tcBorders>
                              <w:bottom w:val="single" w:sz="4" w:space="0" w:color="auto"/>
                            </w:tcBorders>
                            <w:noWrap/>
                            <w:vAlign w:val="center"/>
                            <w:hideMark/>
                            <w:tcPrChange w:id="2337" w:author="Maino Vieytes, Christian (NIH/NIA/IRP) [F]" w:date="2023-11-15T16:33:00Z">
                              <w:tcPr>
                                <w:tcW w:w="1151" w:type="dxa"/>
                                <w:tcBorders>
                                  <w:bottom w:val="single" w:sz="4" w:space="0" w:color="auto"/>
                                </w:tcBorders>
                                <w:noWrap/>
                                <w:vAlign w:val="bottom"/>
                                <w:hideMark/>
                              </w:tcPr>
                            </w:tcPrChange>
                          </w:tcPr>
                          <w:p w14:paraId="4D2A39C8" w14:textId="505988A7" w:rsidR="00BA33A1" w:rsidRPr="00BA33A1" w:rsidRDefault="00BA33A1" w:rsidP="00BA33A1">
                            <w:pPr>
                              <w:jc w:val="center"/>
                              <w:rPr>
                                <w:rFonts w:ascii="Times New Roman" w:hAnsi="Times New Roman" w:cs="Times New Roman"/>
                                <w:sz w:val="18"/>
                                <w:szCs w:val="18"/>
                                <w:rPrChange w:id="2338" w:author="Maino Vieytes, Christian (NIH/NIA/IRP) [F]" w:date="2023-11-15T16:32:00Z">
                                  <w:rPr>
                                    <w:rFonts w:ascii="Times New Roman" w:hAnsi="Times New Roman" w:cs="Times New Roman"/>
                                    <w:sz w:val="20"/>
                                    <w:szCs w:val="20"/>
                                  </w:rPr>
                                </w:rPrChange>
                              </w:rPr>
                            </w:pPr>
                            <w:ins w:id="2339" w:author="Maino Vieytes, Christian (NIH/NIA/IRP) [F]" w:date="2023-11-15T16:32:00Z">
                              <w:r w:rsidRPr="00BA33A1">
                                <w:rPr>
                                  <w:rFonts w:ascii="Times New Roman" w:hAnsi="Times New Roman" w:cs="Times New Roman"/>
                                  <w:color w:val="000000"/>
                                  <w:sz w:val="18"/>
                                  <w:szCs w:val="18"/>
                                  <w:rPrChange w:id="2340" w:author="Maino Vieytes, Christian (NIH/NIA/IRP) [F]" w:date="2023-11-15T16:32:00Z">
                                    <w:rPr>
                                      <w:rFonts w:ascii="Calibri" w:hAnsi="Calibri" w:cs="Calibri"/>
                                      <w:color w:val="000000"/>
                                    </w:rPr>
                                  </w:rPrChange>
                                </w:rPr>
                                <w:t>0.05</w:t>
                              </w:r>
                            </w:ins>
                            <w:del w:id="2341" w:author="Maino Vieytes, Christian (NIH/NIA/IRP) [F]" w:date="2023-11-15T16:32:00Z">
                              <w:r w:rsidRPr="00BA33A1" w:rsidDel="00B06118">
                                <w:rPr>
                                  <w:rFonts w:ascii="Times New Roman" w:hAnsi="Times New Roman" w:cs="Times New Roman"/>
                                  <w:sz w:val="18"/>
                                  <w:szCs w:val="18"/>
                                  <w:rPrChange w:id="2342" w:author="Maino Vieytes, Christian (NIH/NIA/IRP) [F]" w:date="2023-11-15T16:32:00Z">
                                    <w:rPr>
                                      <w:rFonts w:ascii="Times New Roman" w:hAnsi="Times New Roman" w:cs="Times New Roman"/>
                                      <w:sz w:val="20"/>
                                      <w:szCs w:val="20"/>
                                    </w:rPr>
                                  </w:rPrChange>
                                </w:rPr>
                                <w:delText>&lt; 0.01</w:delText>
                              </w:r>
                            </w:del>
                          </w:p>
                        </w:tc>
                      </w:tr>
                      <w:tr w:rsidR="00BA33A1" w:rsidRPr="00BA33A1" w14:paraId="2242321B" w14:textId="77777777" w:rsidTr="00BA33A1">
                        <w:tblPrEx>
                          <w:tblW w:w="0" w:type="auto"/>
                          <w:tblPrExChange w:id="2343" w:author="Maino Vieytes, Christian (NIH/NIA/IRP) [F]" w:date="2023-11-15T16:33:00Z">
                            <w:tblPrEx>
                              <w:tblW w:w="0" w:type="auto"/>
                            </w:tblPrEx>
                          </w:tblPrExChange>
                        </w:tblPrEx>
                        <w:trPr>
                          <w:trHeight w:val="320"/>
                          <w:trPrChange w:id="2344" w:author="Maino Vieytes, Christian (NIH/NIA/IRP) [F]" w:date="2023-11-15T16:33:00Z">
                            <w:trPr>
                              <w:trHeight w:val="320"/>
                            </w:trPr>
                          </w:trPrChange>
                        </w:trPr>
                        <w:tc>
                          <w:tcPr>
                            <w:tcW w:w="2456" w:type="dxa"/>
                            <w:tcBorders>
                              <w:bottom w:val="single" w:sz="4" w:space="0" w:color="auto"/>
                            </w:tcBorders>
                            <w:noWrap/>
                            <w:vAlign w:val="center"/>
                            <w:tcPrChange w:id="2345" w:author="Maino Vieytes, Christian (NIH/NIA/IRP) [F]" w:date="2023-11-15T16:33:00Z">
                              <w:tcPr>
                                <w:tcW w:w="2456" w:type="dxa"/>
                                <w:tcBorders>
                                  <w:bottom w:val="single" w:sz="4" w:space="0" w:color="auto"/>
                                </w:tcBorders>
                                <w:noWrap/>
                                <w:vAlign w:val="center"/>
                              </w:tcPr>
                            </w:tcPrChange>
                          </w:tcPr>
                          <w:p w14:paraId="2126A181" w14:textId="77777777" w:rsidR="00BA33A1" w:rsidRPr="00BA33A1" w:rsidRDefault="00BA33A1" w:rsidP="00BA33A1">
                            <w:pPr>
                              <w:rPr>
                                <w:rFonts w:ascii="Times New Roman" w:hAnsi="Times New Roman" w:cs="Times New Roman"/>
                                <w:sz w:val="18"/>
                                <w:szCs w:val="18"/>
                                <w:rPrChange w:id="2346"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2347" w:author="Maino Vieytes, Christian (NIH/NIA/IRP) [F]" w:date="2023-11-15T16:32:00Z">
                                  <w:rPr>
                                    <w:rFonts w:ascii="Times New Roman" w:hAnsi="Times New Roman" w:cs="Times New Roman"/>
                                    <w:sz w:val="20"/>
                                    <w:szCs w:val="20"/>
                                  </w:rPr>
                                </w:rPrChange>
                              </w:rPr>
                              <w:t>HEI-2015</w:t>
                            </w:r>
                            <w:r w:rsidRPr="00BA33A1">
                              <w:rPr>
                                <w:rFonts w:ascii="Times New Roman" w:hAnsi="Times New Roman" w:cs="Times New Roman"/>
                                <w:sz w:val="18"/>
                                <w:szCs w:val="18"/>
                                <w:vertAlign w:val="superscript"/>
                                <w:rPrChange w:id="2348" w:author="Maino Vieytes, Christian (NIH/NIA/IRP) [F]" w:date="2023-11-15T16:32:00Z">
                                  <w:rPr>
                                    <w:rFonts w:ascii="Times New Roman" w:hAnsi="Times New Roman" w:cs="Times New Roman"/>
                                    <w:sz w:val="20"/>
                                    <w:szCs w:val="20"/>
                                    <w:vertAlign w:val="superscript"/>
                                  </w:rPr>
                                </w:rPrChange>
                              </w:rPr>
                              <w:t>a</w:t>
                            </w:r>
                          </w:p>
                          <w:p w14:paraId="620E9EBD" w14:textId="77777777" w:rsidR="00BA33A1" w:rsidRPr="00BA33A1" w:rsidRDefault="00BA33A1" w:rsidP="00BA33A1">
                            <w:pPr>
                              <w:rPr>
                                <w:rFonts w:ascii="Times New Roman" w:hAnsi="Times New Roman" w:cs="Times New Roman"/>
                                <w:sz w:val="18"/>
                                <w:szCs w:val="18"/>
                                <w:rPrChange w:id="2349"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2350" w:author="Maino Vieytes, Christian (NIH/NIA/IRP) [F]" w:date="2023-11-15T16:32:00Z">
                                  <w:rPr>
                                    <w:rFonts w:ascii="Times New Roman" w:hAnsi="Times New Roman" w:cs="Times New Roman"/>
                                    <w:sz w:val="20"/>
                                    <w:szCs w:val="20"/>
                                  </w:rPr>
                                </w:rPrChange>
                              </w:rPr>
                              <w:t>Mean (SD)</w:t>
                            </w:r>
                          </w:p>
                        </w:tc>
                        <w:tc>
                          <w:tcPr>
                            <w:tcW w:w="1952" w:type="dxa"/>
                            <w:tcBorders>
                              <w:bottom w:val="single" w:sz="4" w:space="0" w:color="auto"/>
                            </w:tcBorders>
                            <w:noWrap/>
                            <w:vAlign w:val="center"/>
                            <w:tcPrChange w:id="2351" w:author="Maino Vieytes, Christian (NIH/NIA/IRP) [F]" w:date="2023-11-15T16:33:00Z">
                              <w:tcPr>
                                <w:tcW w:w="1952" w:type="dxa"/>
                                <w:tcBorders>
                                  <w:bottom w:val="single" w:sz="4" w:space="0" w:color="auto"/>
                                </w:tcBorders>
                                <w:noWrap/>
                                <w:vAlign w:val="bottom"/>
                              </w:tcPr>
                            </w:tcPrChange>
                          </w:tcPr>
                          <w:p w14:paraId="65ECA06F" w14:textId="1C39C60C" w:rsidR="00BA33A1" w:rsidRPr="00BA33A1" w:rsidRDefault="00BA33A1" w:rsidP="00BA33A1">
                            <w:pPr>
                              <w:jc w:val="center"/>
                              <w:rPr>
                                <w:rFonts w:ascii="Times New Roman" w:hAnsi="Times New Roman" w:cs="Times New Roman"/>
                                <w:sz w:val="18"/>
                                <w:szCs w:val="18"/>
                                <w:rPrChange w:id="2352" w:author="Maino Vieytes, Christian (NIH/NIA/IRP) [F]" w:date="2023-11-15T16:32:00Z">
                                  <w:rPr>
                                    <w:rFonts w:ascii="Times New Roman" w:hAnsi="Times New Roman" w:cs="Times New Roman"/>
                                    <w:sz w:val="20"/>
                                    <w:szCs w:val="20"/>
                                  </w:rPr>
                                </w:rPrChange>
                              </w:rPr>
                            </w:pPr>
                            <w:ins w:id="2353" w:author="Maino Vieytes, Christian (NIH/NIA/IRP) [F]" w:date="2023-11-15T16:32:00Z">
                              <w:r w:rsidRPr="00BA33A1">
                                <w:rPr>
                                  <w:rFonts w:ascii="Times New Roman" w:hAnsi="Times New Roman" w:cs="Times New Roman"/>
                                  <w:color w:val="000000"/>
                                  <w:sz w:val="18"/>
                                  <w:szCs w:val="18"/>
                                  <w:rPrChange w:id="2354" w:author="Maino Vieytes, Christian (NIH/NIA/IRP) [F]" w:date="2023-11-15T16:32:00Z">
                                    <w:rPr>
                                      <w:rFonts w:ascii="Calibri" w:hAnsi="Calibri" w:cs="Calibri"/>
                                      <w:color w:val="000000"/>
                                    </w:rPr>
                                  </w:rPrChange>
                                </w:rPr>
                                <w:t>55.45 (14.23)</w:t>
                              </w:r>
                            </w:ins>
                            <w:del w:id="2355" w:author="Maino Vieytes, Christian (NIH/NIA/IRP) [F]" w:date="2023-11-15T16:32:00Z">
                              <w:r w:rsidRPr="00BA33A1" w:rsidDel="00E90C92">
                                <w:rPr>
                                  <w:rFonts w:ascii="Times New Roman" w:hAnsi="Times New Roman" w:cs="Times New Roman"/>
                                  <w:color w:val="000000"/>
                                  <w:sz w:val="18"/>
                                  <w:szCs w:val="18"/>
                                  <w:rPrChange w:id="2356" w:author="Maino Vieytes, Christian (NIH/NIA/IRP) [F]" w:date="2023-11-15T16:32:00Z">
                                    <w:rPr>
                                      <w:rFonts w:ascii="Times New Roman" w:hAnsi="Times New Roman" w:cs="Times New Roman"/>
                                      <w:color w:val="000000"/>
                                      <w:sz w:val="20"/>
                                      <w:szCs w:val="20"/>
                                    </w:rPr>
                                  </w:rPrChange>
                                </w:rPr>
                                <w:delText>54.79 (14.24)</w:delText>
                              </w:r>
                            </w:del>
                          </w:p>
                        </w:tc>
                        <w:tc>
                          <w:tcPr>
                            <w:tcW w:w="1437" w:type="dxa"/>
                            <w:tcBorders>
                              <w:bottom w:val="single" w:sz="4" w:space="0" w:color="auto"/>
                            </w:tcBorders>
                            <w:noWrap/>
                            <w:vAlign w:val="center"/>
                            <w:tcPrChange w:id="2357" w:author="Maino Vieytes, Christian (NIH/NIA/IRP) [F]" w:date="2023-11-15T16:33:00Z">
                              <w:tcPr>
                                <w:tcW w:w="1437" w:type="dxa"/>
                                <w:tcBorders>
                                  <w:bottom w:val="single" w:sz="4" w:space="0" w:color="auto"/>
                                </w:tcBorders>
                                <w:noWrap/>
                                <w:vAlign w:val="bottom"/>
                              </w:tcPr>
                            </w:tcPrChange>
                          </w:tcPr>
                          <w:p w14:paraId="41D3B21E" w14:textId="247E9241" w:rsidR="00BA33A1" w:rsidRPr="00BA33A1" w:rsidRDefault="00BA33A1" w:rsidP="00BA33A1">
                            <w:pPr>
                              <w:jc w:val="center"/>
                              <w:rPr>
                                <w:rFonts w:ascii="Times New Roman" w:hAnsi="Times New Roman" w:cs="Times New Roman"/>
                                <w:sz w:val="18"/>
                                <w:szCs w:val="18"/>
                                <w:rPrChange w:id="2358" w:author="Maino Vieytes, Christian (NIH/NIA/IRP) [F]" w:date="2023-11-15T16:32:00Z">
                                  <w:rPr>
                                    <w:rFonts w:ascii="Times New Roman" w:hAnsi="Times New Roman" w:cs="Times New Roman"/>
                                    <w:sz w:val="20"/>
                                    <w:szCs w:val="20"/>
                                  </w:rPr>
                                </w:rPrChange>
                              </w:rPr>
                            </w:pPr>
                            <w:ins w:id="2359" w:author="Maino Vieytes, Christian (NIH/NIA/IRP) [F]" w:date="2023-11-15T16:32:00Z">
                              <w:r w:rsidRPr="00BA33A1">
                                <w:rPr>
                                  <w:rFonts w:ascii="Times New Roman" w:hAnsi="Times New Roman" w:cs="Times New Roman"/>
                                  <w:color w:val="000000"/>
                                  <w:sz w:val="18"/>
                                  <w:szCs w:val="18"/>
                                  <w:rPrChange w:id="2360" w:author="Maino Vieytes, Christian (NIH/NIA/IRP) [F]" w:date="2023-11-15T16:32:00Z">
                                    <w:rPr>
                                      <w:rFonts w:ascii="Calibri" w:hAnsi="Calibri" w:cs="Calibri"/>
                                      <w:color w:val="000000"/>
                                    </w:rPr>
                                  </w:rPrChange>
                                </w:rPr>
                                <w:t>51.46 (13.2)</w:t>
                              </w:r>
                            </w:ins>
                            <w:del w:id="2361" w:author="Maino Vieytes, Christian (NIH/NIA/IRP) [F]" w:date="2023-11-15T16:32:00Z">
                              <w:r w:rsidRPr="00BA33A1" w:rsidDel="00E90C92">
                                <w:rPr>
                                  <w:rFonts w:ascii="Times New Roman" w:hAnsi="Times New Roman" w:cs="Times New Roman"/>
                                  <w:color w:val="000000"/>
                                  <w:sz w:val="18"/>
                                  <w:szCs w:val="18"/>
                                  <w:rPrChange w:id="2362" w:author="Maino Vieytes, Christian (NIH/NIA/IRP) [F]" w:date="2023-11-15T16:32:00Z">
                                    <w:rPr>
                                      <w:rFonts w:ascii="Times New Roman" w:hAnsi="Times New Roman" w:cs="Times New Roman"/>
                                      <w:color w:val="000000"/>
                                      <w:sz w:val="20"/>
                                      <w:szCs w:val="20"/>
                                    </w:rPr>
                                  </w:rPrChange>
                                </w:rPr>
                                <w:delText>50.59 (12.59)</w:delText>
                              </w:r>
                            </w:del>
                          </w:p>
                        </w:tc>
                        <w:tc>
                          <w:tcPr>
                            <w:tcW w:w="1350" w:type="dxa"/>
                            <w:tcBorders>
                              <w:bottom w:val="single" w:sz="4" w:space="0" w:color="auto"/>
                            </w:tcBorders>
                            <w:noWrap/>
                            <w:vAlign w:val="center"/>
                            <w:tcPrChange w:id="2363" w:author="Maino Vieytes, Christian (NIH/NIA/IRP) [F]" w:date="2023-11-15T16:33:00Z">
                              <w:tcPr>
                                <w:tcW w:w="1350" w:type="dxa"/>
                                <w:tcBorders>
                                  <w:bottom w:val="single" w:sz="4" w:space="0" w:color="auto"/>
                                </w:tcBorders>
                                <w:noWrap/>
                                <w:vAlign w:val="bottom"/>
                              </w:tcPr>
                            </w:tcPrChange>
                          </w:tcPr>
                          <w:p w14:paraId="71650309" w14:textId="53B9B2E1" w:rsidR="00BA33A1" w:rsidRPr="00BA33A1" w:rsidRDefault="00BA33A1" w:rsidP="00BA33A1">
                            <w:pPr>
                              <w:jc w:val="center"/>
                              <w:rPr>
                                <w:rFonts w:ascii="Times New Roman" w:hAnsi="Times New Roman" w:cs="Times New Roman"/>
                                <w:sz w:val="18"/>
                                <w:szCs w:val="18"/>
                                <w:rPrChange w:id="2364" w:author="Maino Vieytes, Christian (NIH/NIA/IRP) [F]" w:date="2023-11-15T16:32:00Z">
                                  <w:rPr>
                                    <w:rFonts w:ascii="Times New Roman" w:hAnsi="Times New Roman" w:cs="Times New Roman"/>
                                    <w:sz w:val="20"/>
                                    <w:szCs w:val="20"/>
                                  </w:rPr>
                                </w:rPrChange>
                              </w:rPr>
                            </w:pPr>
                            <w:ins w:id="2365" w:author="Maino Vieytes, Christian (NIH/NIA/IRP) [F]" w:date="2023-11-15T16:32:00Z">
                              <w:r w:rsidRPr="00BA33A1">
                                <w:rPr>
                                  <w:rFonts w:ascii="Times New Roman" w:hAnsi="Times New Roman" w:cs="Times New Roman"/>
                                  <w:color w:val="000000"/>
                                  <w:sz w:val="18"/>
                                  <w:szCs w:val="18"/>
                                  <w:rPrChange w:id="2366" w:author="Maino Vieytes, Christian (NIH/NIA/IRP) [F]" w:date="2023-11-15T16:32:00Z">
                                    <w:rPr>
                                      <w:rFonts w:ascii="Calibri" w:hAnsi="Calibri" w:cs="Calibri"/>
                                      <w:color w:val="000000"/>
                                    </w:rPr>
                                  </w:rPrChange>
                                </w:rPr>
                                <w:t>55.88 (14.27)</w:t>
                              </w:r>
                            </w:ins>
                            <w:del w:id="2367" w:author="Maino Vieytes, Christian (NIH/NIA/IRP) [F]" w:date="2023-11-15T16:32:00Z">
                              <w:r w:rsidRPr="00BA33A1" w:rsidDel="00E90C92">
                                <w:rPr>
                                  <w:rFonts w:ascii="Times New Roman" w:hAnsi="Times New Roman" w:cs="Times New Roman"/>
                                  <w:color w:val="000000"/>
                                  <w:sz w:val="18"/>
                                  <w:szCs w:val="18"/>
                                  <w:rPrChange w:id="2368" w:author="Maino Vieytes, Christian (NIH/NIA/IRP) [F]" w:date="2023-11-15T16:32:00Z">
                                    <w:rPr>
                                      <w:rFonts w:ascii="Times New Roman" w:hAnsi="Times New Roman" w:cs="Times New Roman"/>
                                      <w:color w:val="000000"/>
                                      <w:sz w:val="20"/>
                                      <w:szCs w:val="20"/>
                                    </w:rPr>
                                  </w:rPrChange>
                                </w:rPr>
                                <w:delText>55.25 (14.34)</w:delText>
                              </w:r>
                            </w:del>
                          </w:p>
                        </w:tc>
                        <w:tc>
                          <w:tcPr>
                            <w:tcW w:w="1004" w:type="dxa"/>
                            <w:tcBorders>
                              <w:bottom w:val="single" w:sz="4" w:space="0" w:color="auto"/>
                            </w:tcBorders>
                            <w:vAlign w:val="center"/>
                            <w:tcPrChange w:id="2369" w:author="Maino Vieytes, Christian (NIH/NIA/IRP) [F]" w:date="2023-11-15T16:33:00Z">
                              <w:tcPr>
                                <w:tcW w:w="1004" w:type="dxa"/>
                                <w:tcBorders>
                                  <w:bottom w:val="single" w:sz="4" w:space="0" w:color="auto"/>
                                </w:tcBorders>
                                <w:vAlign w:val="bottom"/>
                              </w:tcPr>
                            </w:tcPrChange>
                          </w:tcPr>
                          <w:p w14:paraId="4B325DD0" w14:textId="0BDAFFA0" w:rsidR="00BA33A1" w:rsidRPr="00BA33A1" w:rsidRDefault="00BA33A1" w:rsidP="00BA33A1">
                            <w:pPr>
                              <w:jc w:val="center"/>
                              <w:rPr>
                                <w:rFonts w:ascii="Times New Roman" w:hAnsi="Times New Roman" w:cs="Times New Roman"/>
                                <w:sz w:val="18"/>
                                <w:szCs w:val="18"/>
                                <w:rPrChange w:id="2370" w:author="Maino Vieytes, Christian (NIH/NIA/IRP) [F]" w:date="2023-11-15T16:32:00Z">
                                  <w:rPr>
                                    <w:rFonts w:ascii="Times New Roman" w:hAnsi="Times New Roman" w:cs="Times New Roman"/>
                                    <w:sz w:val="20"/>
                                    <w:szCs w:val="20"/>
                                  </w:rPr>
                                </w:rPrChange>
                              </w:rPr>
                            </w:pPr>
                            <w:ins w:id="2371" w:author="Maino Vieytes, Christian (NIH/NIA/IRP) [F]" w:date="2023-11-15T16:32:00Z">
                              <w:r w:rsidRPr="00BA33A1">
                                <w:rPr>
                                  <w:rFonts w:ascii="Times New Roman" w:hAnsi="Times New Roman" w:cs="Times New Roman"/>
                                  <w:color w:val="000000"/>
                                  <w:sz w:val="18"/>
                                  <w:szCs w:val="18"/>
                                  <w:rPrChange w:id="2372" w:author="Maino Vieytes, Christian (NIH/NIA/IRP) [F]" w:date="2023-11-15T16:32:00Z">
                                    <w:rPr>
                                      <w:rFonts w:ascii="Calibri" w:hAnsi="Calibri" w:cs="Calibri"/>
                                      <w:color w:val="000000"/>
                                    </w:rPr>
                                  </w:rPrChange>
                                </w:rPr>
                                <w:t>-1.19</w:t>
                              </w:r>
                            </w:ins>
                            <w:del w:id="2373" w:author="Maino Vieytes, Christian (NIH/NIA/IRP) [F]" w:date="2023-11-15T16:32:00Z">
                              <w:r w:rsidRPr="00BA33A1" w:rsidDel="00E90C92">
                                <w:rPr>
                                  <w:rFonts w:ascii="Times New Roman" w:hAnsi="Times New Roman" w:cs="Times New Roman"/>
                                  <w:color w:val="000000"/>
                                  <w:sz w:val="18"/>
                                  <w:szCs w:val="18"/>
                                  <w:rPrChange w:id="2374" w:author="Maino Vieytes, Christian (NIH/NIA/IRP) [F]" w:date="2023-11-15T16:32:00Z">
                                    <w:rPr>
                                      <w:rFonts w:ascii="Times New Roman" w:hAnsi="Times New Roman" w:cs="Times New Roman"/>
                                      <w:color w:val="000000"/>
                                      <w:sz w:val="20"/>
                                      <w:szCs w:val="20"/>
                                    </w:rPr>
                                  </w:rPrChange>
                                </w:rPr>
                                <w:delText>-1.27</w:delText>
                              </w:r>
                            </w:del>
                          </w:p>
                        </w:tc>
                        <w:tc>
                          <w:tcPr>
                            <w:tcW w:w="1151" w:type="dxa"/>
                            <w:tcBorders>
                              <w:bottom w:val="single" w:sz="4" w:space="0" w:color="auto"/>
                            </w:tcBorders>
                            <w:noWrap/>
                            <w:vAlign w:val="center"/>
                            <w:tcPrChange w:id="2375" w:author="Maino Vieytes, Christian (NIH/NIA/IRP) [F]" w:date="2023-11-15T16:33:00Z">
                              <w:tcPr>
                                <w:tcW w:w="1151" w:type="dxa"/>
                                <w:tcBorders>
                                  <w:bottom w:val="single" w:sz="4" w:space="0" w:color="auto"/>
                                </w:tcBorders>
                                <w:noWrap/>
                                <w:vAlign w:val="bottom"/>
                              </w:tcPr>
                            </w:tcPrChange>
                          </w:tcPr>
                          <w:p w14:paraId="6645E3D4" w14:textId="27EF6EE5" w:rsidR="00BA33A1" w:rsidRPr="00BA33A1" w:rsidRDefault="00BA33A1" w:rsidP="00BA33A1">
                            <w:pPr>
                              <w:jc w:val="center"/>
                              <w:rPr>
                                <w:rFonts w:ascii="Times New Roman" w:hAnsi="Times New Roman" w:cs="Times New Roman"/>
                                <w:sz w:val="18"/>
                                <w:szCs w:val="18"/>
                                <w:rPrChange w:id="2376" w:author="Maino Vieytes, Christian (NIH/NIA/IRP) [F]" w:date="2023-11-15T16:32:00Z">
                                  <w:rPr>
                                    <w:rFonts w:ascii="Times New Roman" w:hAnsi="Times New Roman" w:cs="Times New Roman"/>
                                    <w:sz w:val="20"/>
                                    <w:szCs w:val="20"/>
                                  </w:rPr>
                                </w:rPrChange>
                              </w:rPr>
                            </w:pPr>
                            <w:ins w:id="2377" w:author="Maino Vieytes, Christian (NIH/NIA/IRP) [F]" w:date="2023-11-15T16:32:00Z">
                              <w:r w:rsidRPr="00BA33A1">
                                <w:rPr>
                                  <w:rFonts w:ascii="Times New Roman" w:hAnsi="Times New Roman" w:cs="Times New Roman"/>
                                  <w:color w:val="000000"/>
                                  <w:sz w:val="18"/>
                                  <w:szCs w:val="18"/>
                                  <w:rPrChange w:id="2378" w:author="Maino Vieytes, Christian (NIH/NIA/IRP) [F]" w:date="2023-11-15T16:32:00Z">
                                    <w:rPr>
                                      <w:rFonts w:ascii="Calibri" w:hAnsi="Calibri" w:cs="Calibri"/>
                                      <w:color w:val="000000"/>
                                    </w:rPr>
                                  </w:rPrChange>
                                </w:rPr>
                                <w:t>&lt; 0.01</w:t>
                              </w:r>
                            </w:ins>
                            <w:del w:id="2379" w:author="Maino Vieytes, Christian (NIH/NIA/IRP) [F]" w:date="2023-11-15T16:32:00Z">
                              <w:r w:rsidRPr="00BA33A1" w:rsidDel="00E90C92">
                                <w:rPr>
                                  <w:rFonts w:ascii="Times New Roman" w:hAnsi="Times New Roman" w:cs="Times New Roman"/>
                                  <w:color w:val="000000"/>
                                  <w:sz w:val="18"/>
                                  <w:szCs w:val="18"/>
                                  <w:rPrChange w:id="2380" w:author="Maino Vieytes, Christian (NIH/NIA/IRP) [F]" w:date="2023-11-15T16:32:00Z">
                                    <w:rPr>
                                      <w:rFonts w:ascii="Times New Roman" w:hAnsi="Times New Roman" w:cs="Times New Roman"/>
                                      <w:color w:val="000000"/>
                                      <w:sz w:val="20"/>
                                      <w:szCs w:val="20"/>
                                    </w:rPr>
                                  </w:rPrChange>
                                </w:rPr>
                                <w:delText>&lt; 0.01</w:delText>
                              </w:r>
                            </w:del>
                          </w:p>
                        </w:tc>
                      </w:tr>
                      <w:tr w:rsidR="008E210F" w:rsidRPr="00BA33A1" w14:paraId="00C57EA8" w14:textId="77777777" w:rsidTr="00106DEE">
                        <w:trPr>
                          <w:trHeight w:val="320"/>
                        </w:trPr>
                        <w:tc>
                          <w:tcPr>
                            <w:tcW w:w="9350" w:type="dxa"/>
                            <w:gridSpan w:val="6"/>
                            <w:tcBorders>
                              <w:left w:val="nil"/>
                              <w:bottom w:val="nil"/>
                              <w:right w:val="nil"/>
                            </w:tcBorders>
                          </w:tcPr>
                          <w:p w14:paraId="6088F379" w14:textId="1D1D9AB7" w:rsidR="008E210F" w:rsidRPr="00BA33A1" w:rsidRDefault="008E210F" w:rsidP="00371B03">
                            <w:pPr>
                              <w:rPr>
                                <w:rFonts w:ascii="Times New Roman" w:hAnsi="Times New Roman" w:cs="Times New Roman"/>
                                <w:sz w:val="18"/>
                                <w:szCs w:val="18"/>
                                <w:rPrChange w:id="2381"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i/>
                                <w:iCs/>
                                <w:sz w:val="18"/>
                                <w:szCs w:val="18"/>
                                <w:rPrChange w:id="2382" w:author="Maino Vieytes, Christian (NIH/NIA/IRP) [F]" w:date="2023-11-15T16:32:00Z">
                                  <w:rPr>
                                    <w:rFonts w:ascii="Times New Roman" w:hAnsi="Times New Roman" w:cs="Times New Roman"/>
                                    <w:i/>
                                    <w:iCs/>
                                    <w:sz w:val="20"/>
                                    <w:szCs w:val="20"/>
                                  </w:rPr>
                                </w:rPrChange>
                              </w:rPr>
                              <w:t>p-</w:t>
                            </w:r>
                            <w:r w:rsidRPr="00BA33A1">
                              <w:rPr>
                                <w:rFonts w:ascii="Times New Roman" w:hAnsi="Times New Roman" w:cs="Times New Roman"/>
                                <w:sz w:val="18"/>
                                <w:szCs w:val="18"/>
                                <w:rPrChange w:id="2383" w:author="Maino Vieytes, Christian (NIH/NIA/IRP) [F]" w:date="2023-11-15T16:32:00Z">
                                  <w:rPr>
                                    <w:rFonts w:ascii="Times New Roman" w:hAnsi="Times New Roman" w:cs="Times New Roman"/>
                                    <w:sz w:val="20"/>
                                    <w:szCs w:val="20"/>
                                  </w:rPr>
                                </w:rPrChange>
                              </w:rPr>
                              <w:t>values are for survey-weighted t-tests comparing food-secure and insecure survivors</w:t>
                            </w:r>
                            <w:ins w:id="2384" w:author="Maino Vieytes, Christian (NIH/NIA/IRP) [F]" w:date="2023-11-15T15:46:00Z">
                              <w:r w:rsidR="00FE4615" w:rsidRPr="00BA33A1">
                                <w:rPr>
                                  <w:rFonts w:ascii="Times New Roman" w:hAnsi="Times New Roman" w:cs="Times New Roman"/>
                                  <w:sz w:val="18"/>
                                  <w:szCs w:val="18"/>
                                  <w:rPrChange w:id="2385" w:author="Maino Vieytes, Christian (NIH/NIA/IRP) [F]" w:date="2023-11-15T16:32:00Z">
                                    <w:rPr>
                                      <w:rFonts w:ascii="Times New Roman" w:hAnsi="Times New Roman" w:cs="Times New Roman"/>
                                      <w:sz w:val="20"/>
                                      <w:szCs w:val="20"/>
                                    </w:rPr>
                                  </w:rPrChange>
                                </w:rPr>
                                <w:t xml:space="preserve"> from the testing subsam</w:t>
                              </w:r>
                            </w:ins>
                            <w:ins w:id="2386" w:author="Maino Vieytes, Christian (NIH/NIA/IRP) [F]" w:date="2023-11-15T15:47:00Z">
                              <w:r w:rsidR="00FE4615" w:rsidRPr="00BA33A1">
                                <w:rPr>
                                  <w:rFonts w:ascii="Times New Roman" w:hAnsi="Times New Roman" w:cs="Times New Roman"/>
                                  <w:sz w:val="18"/>
                                  <w:szCs w:val="18"/>
                                  <w:rPrChange w:id="2387" w:author="Maino Vieytes, Christian (NIH/NIA/IRP) [F]" w:date="2023-11-15T16:32:00Z">
                                    <w:rPr>
                                      <w:rFonts w:ascii="Times New Roman" w:hAnsi="Times New Roman" w:cs="Times New Roman"/>
                                      <w:sz w:val="20"/>
                                      <w:szCs w:val="20"/>
                                    </w:rPr>
                                  </w:rPrChange>
                                </w:rPr>
                                <w:t>ple described in the main text (</w:t>
                              </w:r>
                              <w:r w:rsidR="00FE4615" w:rsidRPr="00BA33A1">
                                <w:rPr>
                                  <w:rFonts w:ascii="Times New Roman" w:hAnsi="Times New Roman" w:cs="Times New Roman"/>
                                  <w:i/>
                                  <w:iCs/>
                                  <w:sz w:val="18"/>
                                  <w:szCs w:val="18"/>
                                  <w:rPrChange w:id="2388" w:author="Maino Vieytes, Christian (NIH/NIA/IRP) [F]" w:date="2023-11-15T16:32:00Z">
                                    <w:rPr>
                                      <w:rFonts w:ascii="Times New Roman" w:hAnsi="Times New Roman" w:cs="Times New Roman"/>
                                      <w:i/>
                                      <w:iCs/>
                                      <w:sz w:val="20"/>
                                      <w:szCs w:val="20"/>
                                    </w:rPr>
                                  </w:rPrChange>
                                </w:rPr>
                                <w:t xml:space="preserve">n </w:t>
                              </w:r>
                              <w:r w:rsidR="00FE4615" w:rsidRPr="00BA33A1">
                                <w:rPr>
                                  <w:rFonts w:ascii="Times New Roman" w:hAnsi="Times New Roman" w:cs="Times New Roman"/>
                                  <w:sz w:val="18"/>
                                  <w:szCs w:val="18"/>
                                  <w:rPrChange w:id="2389" w:author="Maino Vieytes, Christian (NIH/NIA/IRP) [F]" w:date="2023-11-15T16:32:00Z">
                                    <w:rPr>
                                      <w:rFonts w:ascii="Times New Roman" w:hAnsi="Times New Roman" w:cs="Times New Roman"/>
                                      <w:sz w:val="20"/>
                                      <w:szCs w:val="20"/>
                                    </w:rPr>
                                  </w:rPrChange>
                                </w:rPr>
                                <w:t>= 1246)</w:t>
                              </w:r>
                            </w:ins>
                            <w:r w:rsidRPr="00BA33A1">
                              <w:rPr>
                                <w:rFonts w:ascii="Times New Roman" w:hAnsi="Times New Roman" w:cs="Times New Roman"/>
                                <w:sz w:val="18"/>
                                <w:szCs w:val="18"/>
                                <w:rPrChange w:id="2390" w:author="Maino Vieytes, Christian (NIH/NIA/IRP) [F]" w:date="2023-11-15T16:32:00Z">
                                  <w:rPr>
                                    <w:rFonts w:ascii="Times New Roman" w:hAnsi="Times New Roman" w:cs="Times New Roman"/>
                                    <w:sz w:val="20"/>
                                    <w:szCs w:val="20"/>
                                  </w:rPr>
                                </w:rPrChange>
                              </w:rPr>
                              <w:t>.</w:t>
                            </w:r>
                          </w:p>
                          <w:p w14:paraId="00F1559B" w14:textId="77777777" w:rsidR="008E210F" w:rsidRPr="00BA33A1" w:rsidRDefault="008E210F" w:rsidP="00371B03">
                            <w:pPr>
                              <w:rPr>
                                <w:rFonts w:ascii="Times New Roman" w:hAnsi="Times New Roman" w:cs="Times New Roman"/>
                                <w:sz w:val="18"/>
                                <w:szCs w:val="18"/>
                                <w:lang w:bidi="en-US"/>
                                <w:rPrChange w:id="2391" w:author="Maino Vieytes, Christian (NIH/NIA/IRP) [F]" w:date="2023-11-15T16:32:00Z">
                                  <w:rPr>
                                    <w:rFonts w:ascii="Times New Roman" w:hAnsi="Times New Roman" w:cs="Times New Roman"/>
                                    <w:sz w:val="20"/>
                                    <w:szCs w:val="20"/>
                                    <w:lang w:bidi="en-US"/>
                                  </w:rPr>
                                </w:rPrChange>
                              </w:rPr>
                            </w:pPr>
                            <w:r w:rsidRPr="00BA33A1">
                              <w:rPr>
                                <w:rFonts w:ascii="Times New Roman" w:hAnsi="Times New Roman" w:cs="Times New Roman"/>
                                <w:sz w:val="18"/>
                                <w:szCs w:val="18"/>
                                <w:lang w:bidi="en-US"/>
                                <w:rPrChange w:id="2392" w:author="Maino Vieytes, Christian (NIH/NIA/IRP) [F]" w:date="2023-11-15T16:32:00Z">
                                  <w:rPr>
                                    <w:rFonts w:ascii="Times New Roman" w:hAnsi="Times New Roman" w:cs="Times New Roman"/>
                                    <w:sz w:val="20"/>
                                    <w:szCs w:val="20"/>
                                    <w:lang w:bidi="en-US"/>
                                  </w:rPr>
                                </w:rPrChange>
                              </w:rPr>
                              <w:t>† Dietary pattern obtained using penalized logistic regression; ‡ Dietary pattern obtained using principal components analysis.</w:t>
                            </w:r>
                          </w:p>
                          <w:p w14:paraId="456DDD52" w14:textId="5F7977AC" w:rsidR="008E210F" w:rsidRPr="00BA33A1" w:rsidRDefault="008E210F" w:rsidP="00371B03">
                            <w:pPr>
                              <w:rPr>
                                <w:rFonts w:ascii="Times New Roman" w:hAnsi="Times New Roman" w:cs="Times New Roman"/>
                                <w:sz w:val="18"/>
                                <w:szCs w:val="18"/>
                                <w:lang w:bidi="en-US"/>
                                <w:rPrChange w:id="2393" w:author="Maino Vieytes, Christian (NIH/NIA/IRP) [F]" w:date="2023-11-15T16:32:00Z">
                                  <w:rPr>
                                    <w:rFonts w:ascii="Times New Roman" w:hAnsi="Times New Roman" w:cs="Times New Roman"/>
                                    <w:sz w:val="20"/>
                                    <w:szCs w:val="20"/>
                                    <w:lang w:bidi="en-US"/>
                                  </w:rPr>
                                </w:rPrChange>
                              </w:rPr>
                            </w:pPr>
                            <w:r w:rsidRPr="00BA33A1">
                              <w:rPr>
                                <w:rFonts w:ascii="Times New Roman" w:hAnsi="Times New Roman" w:cs="Times New Roman"/>
                                <w:sz w:val="18"/>
                                <w:szCs w:val="18"/>
                                <w:lang w:bidi="en-US"/>
                                <w:rPrChange w:id="2394" w:author="Maino Vieytes, Christian (NIH/NIA/IRP) [F]" w:date="2023-11-15T16:32:00Z">
                                  <w:rPr>
                                    <w:rFonts w:ascii="Times New Roman" w:hAnsi="Times New Roman" w:cs="Times New Roman"/>
                                    <w:sz w:val="20"/>
                                    <w:szCs w:val="20"/>
                                    <w:lang w:bidi="en-US"/>
                                  </w:rPr>
                                </w:rPrChange>
                              </w:rPr>
                              <w:t>Subjects were weighted, and the analysis was performed according to NCHS guidelines.</w:t>
                            </w:r>
                            <w:ins w:id="2395" w:author="Maino Vieytes, Christian (NIH/NIA/IRP) [F]" w:date="2023-11-15T15:49:00Z">
                              <w:r w:rsidR="00891441" w:rsidRPr="00BA33A1">
                                <w:rPr>
                                  <w:rFonts w:ascii="Times New Roman" w:hAnsi="Times New Roman" w:cs="Times New Roman"/>
                                  <w:sz w:val="18"/>
                                  <w:szCs w:val="18"/>
                                  <w:lang w:bidi="en-US"/>
                                  <w:rPrChange w:id="2396" w:author="Maino Vieytes, Christian (NIH/NIA/IRP) [F]" w:date="2023-11-15T16:32:00Z">
                                    <w:rPr>
                                      <w:rFonts w:ascii="Times New Roman" w:hAnsi="Times New Roman" w:cs="Times New Roman"/>
                                      <w:sz w:val="20"/>
                                      <w:szCs w:val="20"/>
                                      <w:lang w:bidi="en-US"/>
                                    </w:rPr>
                                  </w:rPrChange>
                                </w:rPr>
                                <w:t xml:space="preserve"> </w:t>
                              </w:r>
                              <w:r w:rsidR="00891441" w:rsidRPr="00BA33A1">
                                <w:rPr>
                                  <w:rFonts w:ascii="Times New Roman" w:hAnsi="Times New Roman" w:cs="Times New Roman"/>
                                  <w:sz w:val="18"/>
                                  <w:szCs w:val="18"/>
                                  <w:lang w:bidi="en-US"/>
                                  <w:rPrChange w:id="2397" w:author="Maino Vieytes, Christian (NIH/NIA/IRP) [F]" w:date="2023-11-15T16:32:00Z">
                                    <w:rPr>
                                      <w:rFonts w:ascii="Times New Roman" w:hAnsi="Times New Roman" w:cs="Times New Roman"/>
                                      <w:sz w:val="20"/>
                                      <w:szCs w:val="20"/>
                                      <w:lang w:bidi="en-US"/>
                                    </w:rPr>
                                  </w:rPrChange>
                                </w:rPr>
                                <w:t>All dietary patterns extraction procedures were performed on the training subsample described in the main text (</w:t>
                              </w:r>
                              <w:r w:rsidR="00891441" w:rsidRPr="00BA33A1">
                                <w:rPr>
                                  <w:rFonts w:ascii="Times New Roman" w:hAnsi="Times New Roman" w:cs="Times New Roman"/>
                                  <w:i/>
                                  <w:iCs/>
                                  <w:sz w:val="18"/>
                                  <w:szCs w:val="18"/>
                                  <w:lang w:bidi="en-US"/>
                                  <w:rPrChange w:id="2398" w:author="Maino Vieytes, Christian (NIH/NIA/IRP) [F]" w:date="2023-11-15T16:32:00Z">
                                    <w:rPr>
                                      <w:rFonts w:ascii="Times New Roman" w:hAnsi="Times New Roman" w:cs="Times New Roman"/>
                                      <w:i/>
                                      <w:iCs/>
                                      <w:sz w:val="20"/>
                                      <w:szCs w:val="20"/>
                                      <w:lang w:bidi="en-US"/>
                                    </w:rPr>
                                  </w:rPrChange>
                                </w:rPr>
                                <w:t xml:space="preserve">n </w:t>
                              </w:r>
                              <w:r w:rsidR="00891441" w:rsidRPr="00BA33A1">
                                <w:rPr>
                                  <w:rFonts w:ascii="Times New Roman" w:hAnsi="Times New Roman" w:cs="Times New Roman"/>
                                  <w:sz w:val="18"/>
                                  <w:szCs w:val="18"/>
                                  <w:lang w:bidi="en-US"/>
                                  <w:rPrChange w:id="2399" w:author="Maino Vieytes, Christian (NIH/NIA/IRP) [F]" w:date="2023-11-15T16:32:00Z">
                                    <w:rPr>
                                      <w:rFonts w:ascii="Times New Roman" w:hAnsi="Times New Roman" w:cs="Times New Roman"/>
                                      <w:sz w:val="20"/>
                                      <w:szCs w:val="20"/>
                                      <w:lang w:bidi="en-US"/>
                                    </w:rPr>
                                  </w:rPrChange>
                                </w:rPr>
                                <w:t>= 1247).</w:t>
                              </w:r>
                            </w:ins>
                          </w:p>
                          <w:p w14:paraId="22D06D9B" w14:textId="77777777" w:rsidR="008E210F" w:rsidRPr="00BA33A1" w:rsidRDefault="008E210F" w:rsidP="005B5303">
                            <w:pPr>
                              <w:rPr>
                                <w:rFonts w:ascii="Times New Roman" w:hAnsi="Times New Roman" w:cs="Times New Roman"/>
                                <w:sz w:val="18"/>
                                <w:szCs w:val="18"/>
                                <w:vertAlign w:val="superscript"/>
                                <w:lang w:bidi="en-US"/>
                                <w:rPrChange w:id="2400" w:author="Maino Vieytes, Christian (NIH/NIA/IRP) [F]" w:date="2023-11-15T16:32:00Z">
                                  <w:rPr>
                                    <w:rFonts w:ascii="Times New Roman" w:hAnsi="Times New Roman" w:cs="Times New Roman"/>
                                    <w:sz w:val="20"/>
                                    <w:szCs w:val="20"/>
                                    <w:vertAlign w:val="superscript"/>
                                    <w:lang w:bidi="en-US"/>
                                  </w:rPr>
                                </w:rPrChange>
                              </w:rPr>
                            </w:pPr>
                            <w:r w:rsidRPr="00BA33A1">
                              <w:rPr>
                                <w:rFonts w:ascii="Times New Roman" w:hAnsi="Times New Roman" w:cs="Times New Roman"/>
                                <w:sz w:val="18"/>
                                <w:szCs w:val="18"/>
                                <w:vertAlign w:val="superscript"/>
                                <w:lang w:bidi="en-US"/>
                                <w:rPrChange w:id="2401" w:author="Maino Vieytes, Christian (NIH/NIA/IRP) [F]" w:date="2023-11-15T16:32:00Z">
                                  <w:rPr>
                                    <w:rFonts w:ascii="Times New Roman" w:hAnsi="Times New Roman" w:cs="Times New Roman"/>
                                    <w:sz w:val="20"/>
                                    <w:szCs w:val="20"/>
                                    <w:vertAlign w:val="superscript"/>
                                    <w:lang w:bidi="en-US"/>
                                  </w:rPr>
                                </w:rPrChange>
                              </w:rPr>
                              <w:t xml:space="preserve">a </w:t>
                            </w:r>
                            <w:r w:rsidRPr="00BA33A1">
                              <w:rPr>
                                <w:rFonts w:ascii="Times New Roman" w:hAnsi="Times New Roman" w:cs="Times New Roman"/>
                                <w:sz w:val="18"/>
                                <w:szCs w:val="18"/>
                                <w:lang w:bidi="en-US"/>
                                <w:rPrChange w:id="2402" w:author="Maino Vieytes, Christian (NIH/NIA/IRP) [F]" w:date="2023-11-15T16:32:00Z">
                                  <w:rPr>
                                    <w:rFonts w:ascii="Times New Roman" w:hAnsi="Times New Roman" w:cs="Times New Roman"/>
                                    <w:sz w:val="20"/>
                                    <w:szCs w:val="20"/>
                                    <w:lang w:bidi="en-US"/>
                                  </w:rPr>
                                </w:rPrChange>
                              </w:rPr>
                              <w:t>Healthy Eating Index 2015</w:t>
                            </w:r>
                          </w:p>
                          <w:p w14:paraId="310997F2" w14:textId="77777777" w:rsidR="008E210F" w:rsidRPr="00BA33A1" w:rsidRDefault="008E210F" w:rsidP="00371B03">
                            <w:pPr>
                              <w:rPr>
                                <w:rFonts w:ascii="Times New Roman" w:hAnsi="Times New Roman" w:cs="Times New Roman"/>
                                <w:sz w:val="18"/>
                                <w:szCs w:val="18"/>
                                <w:lang w:bidi="en-US"/>
                                <w:rPrChange w:id="2403" w:author="Maino Vieytes, Christian (NIH/NIA/IRP) [F]" w:date="2023-11-15T16:32:00Z">
                                  <w:rPr>
                                    <w:rFonts w:ascii="Times New Roman" w:hAnsi="Times New Roman" w:cs="Times New Roman"/>
                                    <w:sz w:val="20"/>
                                    <w:szCs w:val="20"/>
                                    <w:lang w:bidi="en-US"/>
                                  </w:rPr>
                                </w:rPrChange>
                              </w:rPr>
                            </w:pPr>
                          </w:p>
                          <w:p w14:paraId="5816E113" w14:textId="77777777" w:rsidR="008E210F" w:rsidRPr="00BA33A1" w:rsidRDefault="008E210F" w:rsidP="00371B03">
                            <w:pPr>
                              <w:rPr>
                                <w:rFonts w:ascii="Times New Roman" w:hAnsi="Times New Roman" w:cs="Times New Roman"/>
                                <w:sz w:val="18"/>
                                <w:szCs w:val="18"/>
                                <w:rPrChange w:id="2404" w:author="Maino Vieytes, Christian (NIH/NIA/IRP) [F]" w:date="2023-11-15T16:32:00Z">
                                  <w:rPr>
                                    <w:rFonts w:ascii="Times New Roman" w:hAnsi="Times New Roman" w:cs="Times New Roman"/>
                                    <w:sz w:val="20"/>
                                    <w:szCs w:val="20"/>
                                  </w:rPr>
                                </w:rPrChange>
                              </w:rPr>
                            </w:pPr>
                          </w:p>
                        </w:tc>
                      </w:tr>
                    </w:tbl>
                    <w:p w14:paraId="3398A3F6" w14:textId="77777777" w:rsidR="008E210F" w:rsidRDefault="008E210F" w:rsidP="008E210F"/>
                  </w:txbxContent>
                </v:textbox>
              </v:shape>
            </w:pict>
          </mc:Fallback>
        </mc:AlternateContent>
      </w:r>
    </w:p>
    <w:p w14:paraId="15C736BE" w14:textId="448996AB" w:rsidR="008E210F" w:rsidRDefault="008E210F" w:rsidP="00CA04BD">
      <w:pPr>
        <w:spacing w:line="360" w:lineRule="auto"/>
        <w:ind w:firstLine="720"/>
        <w:rPr>
          <w:rFonts w:ascii="Times New Roman" w:hAnsi="Times New Roman" w:cs="Times New Roman"/>
        </w:rPr>
      </w:pPr>
    </w:p>
    <w:p w14:paraId="6C63F7C9" w14:textId="77777777" w:rsidR="008E210F" w:rsidRDefault="008E210F" w:rsidP="00CA04BD">
      <w:pPr>
        <w:spacing w:line="360" w:lineRule="auto"/>
        <w:ind w:firstLine="720"/>
        <w:rPr>
          <w:rFonts w:ascii="Times New Roman" w:hAnsi="Times New Roman" w:cs="Times New Roman"/>
        </w:rPr>
      </w:pPr>
    </w:p>
    <w:p w14:paraId="09A0E5CF" w14:textId="77777777" w:rsidR="008E210F" w:rsidRDefault="008E210F" w:rsidP="00CA04BD">
      <w:pPr>
        <w:spacing w:line="360" w:lineRule="auto"/>
        <w:ind w:firstLine="720"/>
        <w:rPr>
          <w:rFonts w:ascii="Times New Roman" w:hAnsi="Times New Roman" w:cs="Times New Roman"/>
        </w:rPr>
      </w:pPr>
    </w:p>
    <w:p w14:paraId="16964ED0" w14:textId="77777777" w:rsidR="008E210F" w:rsidRDefault="008E210F" w:rsidP="00CA04BD">
      <w:pPr>
        <w:spacing w:line="360" w:lineRule="auto"/>
        <w:ind w:firstLine="720"/>
        <w:rPr>
          <w:rFonts w:ascii="Times New Roman" w:hAnsi="Times New Roman" w:cs="Times New Roman"/>
        </w:rPr>
      </w:pPr>
    </w:p>
    <w:p w14:paraId="647DAB8A" w14:textId="77777777" w:rsidR="008E210F" w:rsidRDefault="008E210F" w:rsidP="00CA04BD">
      <w:pPr>
        <w:spacing w:line="360" w:lineRule="auto"/>
        <w:ind w:firstLine="720"/>
        <w:rPr>
          <w:rFonts w:ascii="Times New Roman" w:hAnsi="Times New Roman" w:cs="Times New Roman"/>
        </w:rPr>
      </w:pPr>
    </w:p>
    <w:p w14:paraId="7D1DB1C3" w14:textId="77777777" w:rsidR="008E210F" w:rsidRDefault="008E210F" w:rsidP="00CA04BD">
      <w:pPr>
        <w:spacing w:line="360" w:lineRule="auto"/>
        <w:ind w:firstLine="720"/>
        <w:rPr>
          <w:rFonts w:ascii="Times New Roman" w:hAnsi="Times New Roman" w:cs="Times New Roman"/>
        </w:rPr>
      </w:pPr>
    </w:p>
    <w:p w14:paraId="668DE1D5" w14:textId="77777777" w:rsidR="008E210F" w:rsidRDefault="008E210F" w:rsidP="00CA04BD">
      <w:pPr>
        <w:spacing w:line="360" w:lineRule="auto"/>
        <w:ind w:firstLine="720"/>
        <w:rPr>
          <w:rFonts w:ascii="Times New Roman" w:hAnsi="Times New Roman" w:cs="Times New Roman"/>
        </w:rPr>
      </w:pPr>
    </w:p>
    <w:p w14:paraId="03E8BFC6" w14:textId="77777777" w:rsidR="008E210F" w:rsidRDefault="008E210F" w:rsidP="00CA04BD">
      <w:pPr>
        <w:spacing w:line="360" w:lineRule="auto"/>
        <w:ind w:firstLine="720"/>
        <w:rPr>
          <w:rFonts w:ascii="Times New Roman" w:hAnsi="Times New Roman" w:cs="Times New Roman"/>
        </w:rPr>
      </w:pPr>
    </w:p>
    <w:p w14:paraId="286B13B8" w14:textId="77777777" w:rsidR="008E210F" w:rsidRDefault="008E210F" w:rsidP="00CA04BD">
      <w:pPr>
        <w:spacing w:line="360" w:lineRule="auto"/>
        <w:ind w:firstLine="720"/>
        <w:rPr>
          <w:rFonts w:ascii="Times New Roman" w:hAnsi="Times New Roman" w:cs="Times New Roman"/>
        </w:rPr>
      </w:pPr>
    </w:p>
    <w:p w14:paraId="0AC70AEE" w14:textId="77777777" w:rsidR="008E210F" w:rsidDel="00FE4615" w:rsidRDefault="008E210F" w:rsidP="00CA04BD">
      <w:pPr>
        <w:spacing w:line="360" w:lineRule="auto"/>
        <w:ind w:firstLine="720"/>
        <w:rPr>
          <w:del w:id="2405" w:author="Maino Vieytes, Christian (NIH/NIA/IRP) [F]" w:date="2023-11-15T15:47:00Z"/>
          <w:rFonts w:ascii="Times New Roman" w:hAnsi="Times New Roman" w:cs="Times New Roman"/>
        </w:rPr>
      </w:pPr>
    </w:p>
    <w:p w14:paraId="4283B903" w14:textId="77777777" w:rsidR="008E210F" w:rsidDel="00FE4615" w:rsidRDefault="008E210F" w:rsidP="00FE4615">
      <w:pPr>
        <w:spacing w:line="360" w:lineRule="auto"/>
        <w:rPr>
          <w:del w:id="2406" w:author="Maino Vieytes, Christian (NIH/NIA/IRP) [F]" w:date="2023-11-15T15:47:00Z"/>
          <w:rFonts w:ascii="Times New Roman" w:hAnsi="Times New Roman" w:cs="Times New Roman"/>
        </w:rPr>
        <w:pPrChange w:id="2407" w:author="Maino Vieytes, Christian (NIH/NIA/IRP) [F]" w:date="2023-11-15T15:47:00Z">
          <w:pPr>
            <w:spacing w:line="360" w:lineRule="auto"/>
            <w:ind w:firstLine="720"/>
          </w:pPr>
        </w:pPrChange>
      </w:pPr>
    </w:p>
    <w:p w14:paraId="2B5CD9D3" w14:textId="77777777" w:rsidR="008E210F" w:rsidDel="009C0AFB" w:rsidRDefault="008E210F" w:rsidP="00FE4615">
      <w:pPr>
        <w:spacing w:line="360" w:lineRule="auto"/>
        <w:rPr>
          <w:del w:id="2408" w:author="Maino Vieytes, Christian (NIH/NIA/IRP) [F]" w:date="2023-11-15T16:37:00Z"/>
          <w:rFonts w:ascii="Times New Roman" w:hAnsi="Times New Roman" w:cs="Times New Roman"/>
        </w:rPr>
        <w:pPrChange w:id="2409" w:author="Maino Vieytes, Christian (NIH/NIA/IRP) [F]" w:date="2023-11-15T15:47:00Z">
          <w:pPr>
            <w:spacing w:line="360" w:lineRule="auto"/>
            <w:ind w:firstLine="720"/>
          </w:pPr>
        </w:pPrChange>
      </w:pPr>
    </w:p>
    <w:p w14:paraId="4F3D2B45" w14:textId="77777777" w:rsidR="008E210F" w:rsidRDefault="008E210F" w:rsidP="009C0AFB">
      <w:pPr>
        <w:spacing w:line="360" w:lineRule="auto"/>
        <w:rPr>
          <w:rFonts w:ascii="Times New Roman" w:hAnsi="Times New Roman" w:cs="Times New Roman"/>
        </w:rPr>
        <w:pPrChange w:id="2410" w:author="Maino Vieytes, Christian (NIH/NIA/IRP) [F]" w:date="2023-11-15T16:37:00Z">
          <w:pPr>
            <w:spacing w:line="360" w:lineRule="auto"/>
            <w:ind w:firstLine="720"/>
          </w:pPr>
        </w:pPrChange>
      </w:pPr>
    </w:p>
    <w:p w14:paraId="78F9BF13" w14:textId="709996DA" w:rsidR="00CA04BD"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In our primary analysis, and after multivariable adjustment, we found significant associations between the extracted dietary patterns and mortality (Table </w:t>
      </w:r>
      <w:r>
        <w:rPr>
          <w:rFonts w:ascii="Times New Roman" w:hAnsi="Times New Roman" w:cs="Times New Roman"/>
        </w:rPr>
        <w:t>4</w:t>
      </w:r>
      <w:r w:rsidRPr="00C90B6F">
        <w:rPr>
          <w:rFonts w:ascii="Times New Roman" w:hAnsi="Times New Roman" w:cs="Times New Roman"/>
        </w:rPr>
        <w:t xml:space="preserve"> and Supplementary Table </w:t>
      </w:r>
      <w:r>
        <w:rPr>
          <w:rFonts w:ascii="Times New Roman" w:hAnsi="Times New Roman" w:cs="Times New Roman"/>
        </w:rPr>
        <w:t>1</w:t>
      </w:r>
      <w:r w:rsidRPr="00C90B6F">
        <w:rPr>
          <w:rFonts w:ascii="Times New Roman" w:hAnsi="Times New Roman" w:cs="Times New Roman"/>
        </w:rPr>
        <w:t xml:space="preserve">). Among the sample of all cancer survivors, the highest quintile of the FI pattern had a 1.52-fold greater risk of all-cause mortality than the lowest quintile, and a standard deviation increase in the index score was associated with a 23% increased risk of all-cause mortality. Similarly, the highest quintile of the SNAP pattern score had a 2.17-fold increased risk of all-cause mortality compared with the lowest quintile. A standard deviation increase in the SNAP score was associated with a 1.20-fold greater risk of all-cause mortality. Figure 3 presents survival curves and spline curves for these relationships. The parameter estimates were similar when we performed the analysis on food-insecure cancer survivors, although they had a higher variance (Supplementary Table </w:t>
      </w:r>
      <w:r>
        <w:rPr>
          <w:rFonts w:ascii="Times New Roman" w:hAnsi="Times New Roman" w:cs="Times New Roman"/>
        </w:rPr>
        <w:t>1</w:t>
      </w:r>
      <w:r w:rsidRPr="00C90B6F">
        <w:rPr>
          <w:rFonts w:ascii="Times New Roman" w:hAnsi="Times New Roman" w:cs="Times New Roman"/>
        </w:rPr>
        <w:t xml:space="preserve">). </w:t>
      </w:r>
    </w:p>
    <w:p w14:paraId="74154C4E" w14:textId="77777777" w:rsidR="008E210F" w:rsidRDefault="008E210F" w:rsidP="00CA04BD">
      <w:pPr>
        <w:spacing w:line="360" w:lineRule="auto"/>
        <w:ind w:firstLine="720"/>
        <w:rPr>
          <w:rFonts w:ascii="Times New Roman" w:hAnsi="Times New Roman" w:cs="Times New Roman"/>
        </w:rPr>
      </w:pPr>
    </w:p>
    <w:p w14:paraId="5F7D26D7" w14:textId="77777777" w:rsidR="008E210F" w:rsidRDefault="008E210F" w:rsidP="00CA04BD">
      <w:pPr>
        <w:spacing w:line="360" w:lineRule="auto"/>
        <w:ind w:firstLine="720"/>
        <w:rPr>
          <w:rFonts w:ascii="Times New Roman" w:hAnsi="Times New Roman" w:cs="Times New Roman"/>
        </w:rPr>
      </w:pPr>
    </w:p>
    <w:p w14:paraId="4A3BBCF8" w14:textId="77777777" w:rsidR="008E210F" w:rsidRDefault="008E210F" w:rsidP="00CA04BD">
      <w:pPr>
        <w:spacing w:line="360" w:lineRule="auto"/>
        <w:ind w:firstLine="720"/>
        <w:rPr>
          <w:rFonts w:ascii="Times New Roman" w:hAnsi="Times New Roman" w:cs="Times New Roman"/>
        </w:rPr>
      </w:pPr>
    </w:p>
    <w:p w14:paraId="4FFEA6F7" w14:textId="77777777" w:rsidR="008E210F" w:rsidRDefault="008E210F" w:rsidP="00CA04BD">
      <w:pPr>
        <w:spacing w:line="360" w:lineRule="auto"/>
        <w:ind w:firstLine="720"/>
        <w:rPr>
          <w:rFonts w:ascii="Times New Roman" w:hAnsi="Times New Roman" w:cs="Times New Roman"/>
        </w:rPr>
      </w:pPr>
    </w:p>
    <w:p w14:paraId="40A014C7" w14:textId="77777777" w:rsidR="008E210F" w:rsidRDefault="008E210F" w:rsidP="00CA04BD">
      <w:pPr>
        <w:spacing w:line="360" w:lineRule="auto"/>
        <w:ind w:firstLine="720"/>
        <w:rPr>
          <w:rFonts w:ascii="Times New Roman" w:hAnsi="Times New Roman" w:cs="Times New Roman"/>
        </w:rPr>
      </w:pPr>
    </w:p>
    <w:p w14:paraId="032A73BB" w14:textId="77777777" w:rsidR="008E210F" w:rsidRDefault="008E210F" w:rsidP="00CA04BD">
      <w:pPr>
        <w:spacing w:line="360" w:lineRule="auto"/>
        <w:ind w:firstLine="720"/>
        <w:rPr>
          <w:rFonts w:ascii="Times New Roman" w:hAnsi="Times New Roman" w:cs="Times New Roman"/>
        </w:rPr>
      </w:pPr>
    </w:p>
    <w:p w14:paraId="6923481F" w14:textId="77777777" w:rsidR="008E210F" w:rsidRDefault="008E210F" w:rsidP="00CA04BD">
      <w:pPr>
        <w:spacing w:line="360" w:lineRule="auto"/>
        <w:ind w:firstLine="720"/>
        <w:rPr>
          <w:rFonts w:ascii="Times New Roman" w:hAnsi="Times New Roman" w:cs="Times New Roman"/>
        </w:rPr>
        <w:sectPr w:rsidR="008E210F" w:rsidSect="00C8359E">
          <w:pgSz w:w="12240" w:h="15840"/>
          <w:pgMar w:top="1440" w:right="1440" w:bottom="1440" w:left="1440" w:header="720" w:footer="720" w:gutter="0"/>
          <w:lnNumType w:countBy="1" w:restart="continuous"/>
          <w:cols w:space="720"/>
          <w:docGrid w:linePitch="360"/>
        </w:sectPr>
      </w:pPr>
    </w:p>
    <w:p w14:paraId="1B2391AF" w14:textId="041F8AF0" w:rsidR="008E210F" w:rsidRDefault="008E210F" w:rsidP="00CA04BD">
      <w:pPr>
        <w:spacing w:line="360" w:lineRule="auto"/>
        <w:ind w:firstLine="720"/>
        <w:rPr>
          <w:rFonts w:ascii="Times New Roman" w:hAnsi="Times New Roman" w:cs="Times New Roman"/>
        </w:rPr>
      </w:pPr>
      <w:r w:rsidRPr="00C90B6F">
        <w:rPr>
          <w:rFonts w:ascii="Times New Roman" w:hAnsi="Times New Roman" w:cs="Times New Roman"/>
          <w:noProof/>
        </w:rPr>
        <w:lastRenderedPageBreak/>
        <mc:AlternateContent>
          <mc:Choice Requires="wps">
            <w:drawing>
              <wp:anchor distT="0" distB="0" distL="114300" distR="114300" simplePos="0" relativeHeight="251681792" behindDoc="0" locked="0" layoutInCell="1" allowOverlap="1" wp14:anchorId="0876222C" wp14:editId="28E25D8A">
                <wp:simplePos x="0" y="0"/>
                <wp:positionH relativeFrom="column">
                  <wp:posOffset>-159026</wp:posOffset>
                </wp:positionH>
                <wp:positionV relativeFrom="paragraph">
                  <wp:posOffset>-262393</wp:posOffset>
                </wp:positionV>
                <wp:extent cx="9355455" cy="4508390"/>
                <wp:effectExtent l="0" t="0" r="4445" b="635"/>
                <wp:wrapNone/>
                <wp:docPr id="8" name="Text Box 8"/>
                <wp:cNvGraphicFramePr/>
                <a:graphic xmlns:a="http://schemas.openxmlformats.org/drawingml/2006/main">
                  <a:graphicData uri="http://schemas.microsoft.com/office/word/2010/wordprocessingShape">
                    <wps:wsp>
                      <wps:cNvSpPr txBox="1"/>
                      <wps:spPr>
                        <a:xfrm>
                          <a:off x="0" y="0"/>
                          <a:ext cx="9355455" cy="4508390"/>
                        </a:xfrm>
                        <a:prstGeom prst="rect">
                          <a:avLst/>
                        </a:prstGeom>
                        <a:solidFill>
                          <a:schemeClr val="lt1"/>
                        </a:solidFill>
                        <a:ln w="6350">
                          <a:noFill/>
                        </a:ln>
                      </wps:spPr>
                      <wps:txbx>
                        <w:txbxContent>
                          <w:tbl>
                            <w:tblPr>
                              <w:tblStyle w:val="TableGrid"/>
                              <w:tblW w:w="15091" w:type="dxa"/>
                              <w:tblLook w:val="04A0" w:firstRow="1" w:lastRow="0" w:firstColumn="1" w:lastColumn="0" w:noHBand="0" w:noVBand="1"/>
                              <w:tblPrChange w:id="2411" w:author="Maino Vieytes, Christian (NIH/NIA/IRP) [F]" w:date="2023-11-15T16:23:00Z">
                                <w:tblPr>
                                  <w:tblStyle w:val="TableGrid"/>
                                  <w:tblW w:w="14395" w:type="dxa"/>
                                  <w:tblLook w:val="04A0" w:firstRow="1" w:lastRow="0" w:firstColumn="1" w:lastColumn="0" w:noHBand="0" w:noVBand="1"/>
                                </w:tblPr>
                              </w:tblPrChange>
                            </w:tblPr>
                            <w:tblGrid>
                              <w:gridCol w:w="2317"/>
                              <w:gridCol w:w="936"/>
                              <w:gridCol w:w="846"/>
                              <w:gridCol w:w="1616"/>
                              <w:gridCol w:w="1716"/>
                              <w:gridCol w:w="1716"/>
                              <w:gridCol w:w="1816"/>
                              <w:gridCol w:w="1196"/>
                              <w:gridCol w:w="1622"/>
                              <w:gridCol w:w="1310"/>
                              <w:tblGridChange w:id="2412">
                                <w:tblGrid>
                                  <w:gridCol w:w="2317"/>
                                  <w:gridCol w:w="720"/>
                                  <w:gridCol w:w="216"/>
                                  <w:gridCol w:w="504"/>
                                  <w:gridCol w:w="342"/>
                                  <w:gridCol w:w="1274"/>
                                  <w:gridCol w:w="342"/>
                                  <w:gridCol w:w="1374"/>
                                  <w:gridCol w:w="342"/>
                                  <w:gridCol w:w="1374"/>
                                  <w:gridCol w:w="342"/>
                                  <w:gridCol w:w="1474"/>
                                  <w:gridCol w:w="342"/>
                                  <w:gridCol w:w="658"/>
                                  <w:gridCol w:w="342"/>
                                  <w:gridCol w:w="116"/>
                                  <w:gridCol w:w="80"/>
                                  <w:gridCol w:w="1278"/>
                                  <w:gridCol w:w="264"/>
                                  <w:gridCol w:w="78"/>
                                  <w:gridCol w:w="2"/>
                                  <w:gridCol w:w="614"/>
                                  <w:gridCol w:w="500"/>
                                  <w:gridCol w:w="116"/>
                                  <w:gridCol w:w="80"/>
                                </w:tblGrid>
                              </w:tblGridChange>
                            </w:tblGrid>
                            <w:tr w:rsidR="008E210F" w:rsidRPr="008A6C8D" w14:paraId="4DFC16C1" w14:textId="77777777" w:rsidTr="002B4FE9">
                              <w:trPr>
                                <w:trHeight w:val="320"/>
                                <w:trPrChange w:id="2413" w:author="Maino Vieytes, Christian (NIH/NIA/IRP) [F]" w:date="2023-11-15T16:23:00Z">
                                  <w:trPr>
                                    <w:gridAfter w:val="0"/>
                                    <w:trHeight w:val="320"/>
                                  </w:trPr>
                                </w:trPrChange>
                              </w:trPr>
                              <w:tc>
                                <w:tcPr>
                                  <w:tcW w:w="15091" w:type="dxa"/>
                                  <w:gridSpan w:val="10"/>
                                  <w:noWrap/>
                                  <w:vAlign w:val="center"/>
                                  <w:tcPrChange w:id="2414" w:author="Maino Vieytes, Christian (NIH/NIA/IRP) [F]" w:date="2023-11-15T16:23:00Z">
                                    <w:tcPr>
                                      <w:tcW w:w="14395" w:type="dxa"/>
                                      <w:gridSpan w:val="23"/>
                                      <w:noWrap/>
                                      <w:vAlign w:val="center"/>
                                    </w:tcPr>
                                  </w:tcPrChange>
                                </w:tcPr>
                                <w:p w14:paraId="488268D2" w14:textId="42609052" w:rsidR="008E210F" w:rsidRPr="008A6C8D" w:rsidRDefault="008E210F" w:rsidP="00D9498C">
                                  <w:pPr>
                                    <w:rPr>
                                      <w:rFonts w:ascii="Times New Roman" w:hAnsi="Times New Roman" w:cs="Times New Roman"/>
                                      <w:b/>
                                      <w:bCs/>
                                      <w:sz w:val="18"/>
                                      <w:szCs w:val="18"/>
                                      <w:rPrChange w:id="2415"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2416" w:author="Maino Vieytes, Christian (NIH/NIA/IRP) [F]" w:date="2023-11-15T15:57:00Z">
                                        <w:rPr>
                                          <w:rFonts w:ascii="Times New Roman" w:hAnsi="Times New Roman" w:cs="Times New Roman"/>
                                          <w:b/>
                                          <w:bCs/>
                                          <w:sz w:val="20"/>
                                          <w:szCs w:val="20"/>
                                        </w:rPr>
                                      </w:rPrChange>
                                    </w:rPr>
                                    <w:t>Table 4</w:t>
                                  </w:r>
                                  <w:r w:rsidRPr="008A6C8D">
                                    <w:rPr>
                                      <w:rFonts w:ascii="Times New Roman" w:hAnsi="Times New Roman" w:cs="Times New Roman"/>
                                      <w:sz w:val="18"/>
                                      <w:szCs w:val="18"/>
                                      <w:rPrChange w:id="2417" w:author="Maino Vieytes, Christian (NIH/NIA/IRP) [F]" w:date="2023-11-15T15:57:00Z">
                                        <w:rPr>
                                          <w:rFonts w:ascii="Times New Roman" w:hAnsi="Times New Roman" w:cs="Times New Roman"/>
                                          <w:sz w:val="20"/>
                                          <w:szCs w:val="20"/>
                                        </w:rPr>
                                      </w:rPrChange>
                                    </w:rPr>
                                    <w:t xml:space="preserve">. Adjusted hazard ratios and 95% confidence intervals for the risks of all-cause and cause-specific mortalities, in relation to the dietary patterns, in the </w:t>
                                  </w:r>
                                  <w:del w:id="2418" w:author="Maino Vieytes, Christian (NIH/NIA/IRP) [F]" w:date="2023-11-15T15:55:00Z">
                                    <w:r w:rsidRPr="008A6C8D" w:rsidDel="008A6C8D">
                                      <w:rPr>
                                        <w:rFonts w:ascii="Times New Roman" w:hAnsi="Times New Roman" w:cs="Times New Roman"/>
                                        <w:sz w:val="18"/>
                                        <w:szCs w:val="18"/>
                                        <w:rPrChange w:id="2419" w:author="Maino Vieytes, Christian (NIH/NIA/IRP) [F]" w:date="2023-11-15T15:57:00Z">
                                          <w:rPr>
                                            <w:rFonts w:ascii="Times New Roman" w:hAnsi="Times New Roman" w:cs="Times New Roman"/>
                                            <w:sz w:val="20"/>
                                            <w:szCs w:val="20"/>
                                          </w:rPr>
                                        </w:rPrChange>
                                      </w:rPr>
                                      <w:delText>cancer survivor</w:delText>
                                    </w:r>
                                  </w:del>
                                  <w:ins w:id="2420" w:author="Maino Vieytes, Christian (NIH/NIA/IRP) [F]" w:date="2023-11-15T15:55:00Z">
                                    <w:r w:rsidR="008A6C8D" w:rsidRPr="008A6C8D">
                                      <w:rPr>
                                        <w:rFonts w:ascii="Times New Roman" w:hAnsi="Times New Roman" w:cs="Times New Roman"/>
                                        <w:sz w:val="18"/>
                                        <w:szCs w:val="18"/>
                                      </w:rPr>
                                      <w:t>testing</w:t>
                                    </w:r>
                                  </w:ins>
                                  <w:r w:rsidRPr="008A6C8D">
                                    <w:rPr>
                                      <w:rFonts w:ascii="Times New Roman" w:hAnsi="Times New Roman" w:cs="Times New Roman"/>
                                      <w:sz w:val="18"/>
                                      <w:szCs w:val="18"/>
                                      <w:rPrChange w:id="2421" w:author="Maino Vieytes, Christian (NIH/NIA/IRP) [F]" w:date="2023-11-15T15:57:00Z">
                                        <w:rPr>
                                          <w:rFonts w:ascii="Times New Roman" w:hAnsi="Times New Roman" w:cs="Times New Roman"/>
                                          <w:sz w:val="20"/>
                                          <w:szCs w:val="20"/>
                                        </w:rPr>
                                      </w:rPrChange>
                                    </w:rPr>
                                    <w:t xml:space="preserve"> </w:t>
                                  </w:r>
                                  <w:ins w:id="2422" w:author="Maino Vieytes, Christian (NIH/NIA/IRP) [F]" w:date="2023-11-15T15:55:00Z">
                                    <w:r w:rsidR="008A6C8D" w:rsidRPr="008A6C8D">
                                      <w:rPr>
                                        <w:rFonts w:ascii="Times New Roman" w:hAnsi="Times New Roman" w:cs="Times New Roman"/>
                                        <w:sz w:val="18"/>
                                        <w:szCs w:val="18"/>
                                      </w:rPr>
                                      <w:t>sub</w:t>
                                    </w:r>
                                  </w:ins>
                                  <w:r w:rsidRPr="008A6C8D">
                                    <w:rPr>
                                      <w:rFonts w:ascii="Times New Roman" w:hAnsi="Times New Roman" w:cs="Times New Roman"/>
                                      <w:sz w:val="18"/>
                                      <w:szCs w:val="18"/>
                                      <w:rPrChange w:id="2423" w:author="Maino Vieytes, Christian (NIH/NIA/IRP) [F]" w:date="2023-11-15T15:57:00Z">
                                        <w:rPr>
                                          <w:rFonts w:ascii="Times New Roman" w:hAnsi="Times New Roman" w:cs="Times New Roman"/>
                                          <w:sz w:val="20"/>
                                          <w:szCs w:val="20"/>
                                        </w:rPr>
                                      </w:rPrChange>
                                    </w:rPr>
                                    <w:t>sample (</w:t>
                                  </w:r>
                                  <w:r w:rsidRPr="008A6C8D">
                                    <w:rPr>
                                      <w:rFonts w:ascii="Times New Roman" w:hAnsi="Times New Roman" w:cs="Times New Roman"/>
                                      <w:i/>
                                      <w:iCs/>
                                      <w:sz w:val="18"/>
                                      <w:szCs w:val="18"/>
                                      <w:rPrChange w:id="2424" w:author="Maino Vieytes, Christian (NIH/NIA/IRP) [F]" w:date="2023-11-15T15:57:00Z">
                                        <w:rPr>
                                          <w:rFonts w:ascii="Times New Roman" w:hAnsi="Times New Roman" w:cs="Times New Roman"/>
                                          <w:i/>
                                          <w:iCs/>
                                          <w:sz w:val="20"/>
                                          <w:szCs w:val="20"/>
                                        </w:rPr>
                                      </w:rPrChange>
                                    </w:rPr>
                                    <w:t xml:space="preserve">n </w:t>
                                  </w:r>
                                  <w:r w:rsidRPr="008A6C8D">
                                    <w:rPr>
                                      <w:rFonts w:ascii="Times New Roman" w:hAnsi="Times New Roman" w:cs="Times New Roman"/>
                                      <w:sz w:val="18"/>
                                      <w:szCs w:val="18"/>
                                      <w:rPrChange w:id="2425" w:author="Maino Vieytes, Christian (NIH/NIA/IRP) [F]" w:date="2023-11-15T15:57:00Z">
                                        <w:rPr>
                                          <w:rFonts w:ascii="Times New Roman" w:hAnsi="Times New Roman" w:cs="Times New Roman"/>
                                          <w:sz w:val="20"/>
                                          <w:szCs w:val="20"/>
                                        </w:rPr>
                                      </w:rPrChange>
                                    </w:rPr>
                                    <w:t xml:space="preserve">= </w:t>
                                  </w:r>
                                  <w:del w:id="2426" w:author="Maino Vieytes, Christian (NIH/NIA/IRP) [F]" w:date="2023-11-15T15:55:00Z">
                                    <w:r w:rsidRPr="008A6C8D" w:rsidDel="008A6C8D">
                                      <w:rPr>
                                        <w:rFonts w:ascii="Times New Roman" w:hAnsi="Times New Roman" w:cs="Times New Roman"/>
                                        <w:sz w:val="18"/>
                                        <w:szCs w:val="18"/>
                                        <w:rPrChange w:id="2427" w:author="Maino Vieytes, Christian (NIH/NIA/IRP) [F]" w:date="2023-11-15T15:57:00Z">
                                          <w:rPr>
                                            <w:rFonts w:ascii="Times New Roman" w:hAnsi="Times New Roman" w:cs="Times New Roman"/>
                                            <w:sz w:val="20"/>
                                            <w:szCs w:val="20"/>
                                          </w:rPr>
                                        </w:rPrChange>
                                      </w:rPr>
                                      <w:delText>2493</w:delText>
                                    </w:r>
                                  </w:del>
                                  <w:ins w:id="2428" w:author="Maino Vieytes, Christian (NIH/NIA/IRP) [F]" w:date="2023-11-15T15:55:00Z">
                                    <w:r w:rsidR="008A6C8D" w:rsidRPr="008A6C8D">
                                      <w:rPr>
                                        <w:rFonts w:ascii="Times New Roman" w:hAnsi="Times New Roman" w:cs="Times New Roman"/>
                                        <w:sz w:val="18"/>
                                        <w:szCs w:val="18"/>
                                      </w:rPr>
                                      <w:t>1246</w:t>
                                    </w:r>
                                  </w:ins>
                                  <w:r w:rsidRPr="008A6C8D">
                                    <w:rPr>
                                      <w:rFonts w:ascii="Times New Roman" w:hAnsi="Times New Roman" w:cs="Times New Roman"/>
                                      <w:sz w:val="18"/>
                                      <w:szCs w:val="18"/>
                                      <w:rPrChange w:id="2429" w:author="Maino Vieytes, Christian (NIH/NIA/IRP) [F]" w:date="2023-11-15T15:57:00Z">
                                        <w:rPr>
                                          <w:rFonts w:ascii="Times New Roman" w:hAnsi="Times New Roman" w:cs="Times New Roman"/>
                                          <w:sz w:val="20"/>
                                          <w:szCs w:val="20"/>
                                        </w:rPr>
                                      </w:rPrChange>
                                    </w:rPr>
                                    <w:t>).</w:t>
                                  </w:r>
                                  <w:r w:rsidRPr="008A6C8D">
                                    <w:rPr>
                                      <w:rFonts w:ascii="Times New Roman" w:hAnsi="Times New Roman" w:cs="Times New Roman"/>
                                      <w:i/>
                                      <w:iCs/>
                                      <w:sz w:val="18"/>
                                      <w:szCs w:val="18"/>
                                      <w:rPrChange w:id="2430" w:author="Maino Vieytes, Christian (NIH/NIA/IRP) [F]" w:date="2023-11-15T15:57:00Z">
                                        <w:rPr>
                                          <w:rFonts w:ascii="Times New Roman" w:hAnsi="Times New Roman" w:cs="Times New Roman"/>
                                          <w:i/>
                                          <w:iCs/>
                                          <w:sz w:val="20"/>
                                          <w:szCs w:val="20"/>
                                        </w:rPr>
                                      </w:rPrChange>
                                    </w:rPr>
                                    <w:t xml:space="preserve"> </w:t>
                                  </w:r>
                                </w:p>
                              </w:tc>
                            </w:tr>
                            <w:tr w:rsidR="008E210F" w:rsidRPr="008A6C8D" w14:paraId="024835C6" w14:textId="77777777" w:rsidTr="002B4FE9">
                              <w:trPr>
                                <w:trHeight w:val="320"/>
                                <w:trPrChange w:id="2431" w:author="Maino Vieytes, Christian (NIH/NIA/IRP) [F]" w:date="2023-11-15T16:23:00Z">
                                  <w:trPr>
                                    <w:gridAfter w:val="0"/>
                                    <w:trHeight w:val="320"/>
                                  </w:trPr>
                                </w:trPrChange>
                              </w:trPr>
                              <w:tc>
                                <w:tcPr>
                                  <w:tcW w:w="2317" w:type="dxa"/>
                                  <w:noWrap/>
                                  <w:vAlign w:val="center"/>
                                  <w:hideMark/>
                                  <w:tcPrChange w:id="2432" w:author="Maino Vieytes, Christian (NIH/NIA/IRP) [F]" w:date="2023-11-15T16:23:00Z">
                                    <w:tcPr>
                                      <w:tcW w:w="2317" w:type="dxa"/>
                                      <w:noWrap/>
                                      <w:vAlign w:val="center"/>
                                      <w:hideMark/>
                                    </w:tcPr>
                                  </w:tcPrChange>
                                </w:tcPr>
                                <w:p w14:paraId="5B01DB7A" w14:textId="77777777" w:rsidR="008E210F" w:rsidRPr="008A6C8D" w:rsidRDefault="008E210F" w:rsidP="00D9498C">
                                  <w:pPr>
                                    <w:rPr>
                                      <w:rFonts w:ascii="Times New Roman" w:hAnsi="Times New Roman" w:cs="Times New Roman"/>
                                      <w:sz w:val="18"/>
                                      <w:szCs w:val="18"/>
                                      <w:vertAlign w:val="superscript"/>
                                      <w:rPrChange w:id="2433" w:author="Maino Vieytes, Christian (NIH/NIA/IRP) [F]" w:date="2023-11-15T15:57:00Z">
                                        <w:rPr>
                                          <w:rFonts w:ascii="Times New Roman" w:hAnsi="Times New Roman" w:cs="Times New Roman"/>
                                          <w:sz w:val="20"/>
                                          <w:szCs w:val="20"/>
                                          <w:vertAlign w:val="superscript"/>
                                        </w:rPr>
                                      </w:rPrChange>
                                    </w:rPr>
                                  </w:pPr>
                                  <w:r w:rsidRPr="008A6C8D">
                                    <w:rPr>
                                      <w:rFonts w:ascii="Times New Roman" w:hAnsi="Times New Roman" w:cs="Times New Roman"/>
                                      <w:b/>
                                      <w:bCs/>
                                      <w:sz w:val="18"/>
                                      <w:szCs w:val="18"/>
                                      <w:rPrChange w:id="2434" w:author="Maino Vieytes, Christian (NIH/NIA/IRP) [F]" w:date="2023-11-15T15:57:00Z">
                                        <w:rPr>
                                          <w:rFonts w:ascii="Times New Roman" w:hAnsi="Times New Roman" w:cs="Times New Roman"/>
                                          <w:b/>
                                          <w:bCs/>
                                          <w:sz w:val="20"/>
                                          <w:szCs w:val="20"/>
                                        </w:rPr>
                                      </w:rPrChange>
                                    </w:rPr>
                                    <w:t>Dietary Pattern</w:t>
                                  </w:r>
                                  <w:r w:rsidRPr="008A6C8D">
                                    <w:rPr>
                                      <w:rFonts w:ascii="Times New Roman" w:hAnsi="Times New Roman" w:cs="Times New Roman"/>
                                      <w:sz w:val="18"/>
                                      <w:szCs w:val="18"/>
                                      <w:vertAlign w:val="superscript"/>
                                      <w:rPrChange w:id="2435" w:author="Maino Vieytes, Christian (NIH/NIA/IRP) [F]" w:date="2023-11-15T15:57:00Z">
                                        <w:rPr>
                                          <w:rFonts w:ascii="Times New Roman" w:hAnsi="Times New Roman" w:cs="Times New Roman"/>
                                          <w:sz w:val="20"/>
                                          <w:szCs w:val="20"/>
                                          <w:vertAlign w:val="superscript"/>
                                        </w:rPr>
                                      </w:rPrChange>
                                    </w:rPr>
                                    <w:t>d</w:t>
                                  </w:r>
                                </w:p>
                              </w:tc>
                              <w:tc>
                                <w:tcPr>
                                  <w:tcW w:w="936" w:type="dxa"/>
                                  <w:noWrap/>
                                  <w:vAlign w:val="center"/>
                                  <w:hideMark/>
                                  <w:tcPrChange w:id="2436" w:author="Maino Vieytes, Christian (NIH/NIA/IRP) [F]" w:date="2023-11-15T16:23:00Z">
                                    <w:tcPr>
                                      <w:tcW w:w="720" w:type="dxa"/>
                                      <w:gridSpan w:val="2"/>
                                      <w:noWrap/>
                                      <w:vAlign w:val="center"/>
                                      <w:hideMark/>
                                    </w:tcPr>
                                  </w:tcPrChange>
                                </w:tcPr>
                                <w:p w14:paraId="714DD0B4" w14:textId="77777777" w:rsidR="008E210F" w:rsidRPr="008A6C8D" w:rsidRDefault="008E210F" w:rsidP="00D9498C">
                                  <w:pPr>
                                    <w:jc w:val="center"/>
                                    <w:rPr>
                                      <w:rFonts w:ascii="Times New Roman" w:hAnsi="Times New Roman" w:cs="Times New Roman"/>
                                      <w:b/>
                                      <w:bCs/>
                                      <w:i/>
                                      <w:iCs/>
                                      <w:sz w:val="18"/>
                                      <w:szCs w:val="18"/>
                                      <w:rPrChange w:id="2437" w:author="Maino Vieytes, Christian (NIH/NIA/IRP) [F]" w:date="2023-11-15T15:57:00Z">
                                        <w:rPr>
                                          <w:rFonts w:ascii="Times New Roman" w:hAnsi="Times New Roman" w:cs="Times New Roman"/>
                                          <w:b/>
                                          <w:bCs/>
                                          <w:i/>
                                          <w:iCs/>
                                          <w:sz w:val="20"/>
                                          <w:szCs w:val="20"/>
                                        </w:rPr>
                                      </w:rPrChange>
                                    </w:rPr>
                                  </w:pPr>
                                  <w:r w:rsidRPr="008A6C8D">
                                    <w:rPr>
                                      <w:rFonts w:ascii="Times New Roman" w:hAnsi="Times New Roman" w:cs="Times New Roman"/>
                                      <w:b/>
                                      <w:bCs/>
                                      <w:i/>
                                      <w:iCs/>
                                      <w:sz w:val="18"/>
                                      <w:szCs w:val="18"/>
                                      <w:rPrChange w:id="2438" w:author="Maino Vieytes, Christian (NIH/NIA/IRP) [F]" w:date="2023-11-15T15:57:00Z">
                                        <w:rPr>
                                          <w:rFonts w:ascii="Times New Roman" w:hAnsi="Times New Roman" w:cs="Times New Roman"/>
                                          <w:b/>
                                          <w:bCs/>
                                          <w:i/>
                                          <w:iCs/>
                                          <w:sz w:val="20"/>
                                          <w:szCs w:val="20"/>
                                        </w:rPr>
                                      </w:rPrChange>
                                    </w:rPr>
                                    <w:t>n</w:t>
                                  </w:r>
                                </w:p>
                              </w:tc>
                              <w:tc>
                                <w:tcPr>
                                  <w:tcW w:w="846" w:type="dxa"/>
                                  <w:noWrap/>
                                  <w:vAlign w:val="center"/>
                                  <w:hideMark/>
                                  <w:tcPrChange w:id="2439" w:author="Maino Vieytes, Christian (NIH/NIA/IRP) [F]" w:date="2023-11-15T16:23:00Z">
                                    <w:tcPr>
                                      <w:tcW w:w="720" w:type="dxa"/>
                                      <w:gridSpan w:val="2"/>
                                      <w:noWrap/>
                                      <w:vAlign w:val="center"/>
                                      <w:hideMark/>
                                    </w:tcPr>
                                  </w:tcPrChange>
                                </w:tcPr>
                                <w:p w14:paraId="514C6D1F" w14:textId="77777777" w:rsidR="008E210F" w:rsidRPr="008A6C8D" w:rsidRDefault="008E210F" w:rsidP="00D9498C">
                                  <w:pPr>
                                    <w:jc w:val="center"/>
                                    <w:rPr>
                                      <w:rFonts w:ascii="Times New Roman" w:hAnsi="Times New Roman" w:cs="Times New Roman"/>
                                      <w:b/>
                                      <w:bCs/>
                                      <w:sz w:val="18"/>
                                      <w:szCs w:val="18"/>
                                      <w:rPrChange w:id="2440"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2441" w:author="Maino Vieytes, Christian (NIH/NIA/IRP) [F]" w:date="2023-11-15T15:57:00Z">
                                        <w:rPr>
                                          <w:rFonts w:ascii="Times New Roman" w:hAnsi="Times New Roman" w:cs="Times New Roman"/>
                                          <w:b/>
                                          <w:bCs/>
                                          <w:sz w:val="20"/>
                                          <w:szCs w:val="20"/>
                                        </w:rPr>
                                      </w:rPrChange>
                                    </w:rPr>
                                    <w:t>Q1</w:t>
                                  </w:r>
                                </w:p>
                              </w:tc>
                              <w:tc>
                                <w:tcPr>
                                  <w:tcW w:w="1616" w:type="dxa"/>
                                  <w:noWrap/>
                                  <w:vAlign w:val="center"/>
                                  <w:hideMark/>
                                  <w:tcPrChange w:id="2442" w:author="Maino Vieytes, Christian (NIH/NIA/IRP) [F]" w:date="2023-11-15T16:23:00Z">
                                    <w:tcPr>
                                      <w:tcW w:w="1616" w:type="dxa"/>
                                      <w:gridSpan w:val="2"/>
                                      <w:noWrap/>
                                      <w:vAlign w:val="center"/>
                                      <w:hideMark/>
                                    </w:tcPr>
                                  </w:tcPrChange>
                                </w:tcPr>
                                <w:p w14:paraId="7C030F1B" w14:textId="77777777" w:rsidR="008E210F" w:rsidRPr="008A6C8D" w:rsidRDefault="008E210F" w:rsidP="00D9498C">
                                  <w:pPr>
                                    <w:jc w:val="center"/>
                                    <w:rPr>
                                      <w:rFonts w:ascii="Times New Roman" w:hAnsi="Times New Roman" w:cs="Times New Roman"/>
                                      <w:b/>
                                      <w:bCs/>
                                      <w:sz w:val="18"/>
                                      <w:szCs w:val="18"/>
                                      <w:rPrChange w:id="2443"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2444" w:author="Maino Vieytes, Christian (NIH/NIA/IRP) [F]" w:date="2023-11-15T15:57:00Z">
                                        <w:rPr>
                                          <w:rFonts w:ascii="Times New Roman" w:hAnsi="Times New Roman" w:cs="Times New Roman"/>
                                          <w:b/>
                                          <w:bCs/>
                                          <w:sz w:val="20"/>
                                          <w:szCs w:val="20"/>
                                        </w:rPr>
                                      </w:rPrChange>
                                    </w:rPr>
                                    <w:t>Q2</w:t>
                                  </w:r>
                                </w:p>
                              </w:tc>
                              <w:tc>
                                <w:tcPr>
                                  <w:tcW w:w="1716" w:type="dxa"/>
                                  <w:noWrap/>
                                  <w:vAlign w:val="center"/>
                                  <w:hideMark/>
                                  <w:tcPrChange w:id="2445" w:author="Maino Vieytes, Christian (NIH/NIA/IRP) [F]" w:date="2023-11-15T16:23:00Z">
                                    <w:tcPr>
                                      <w:tcW w:w="1716" w:type="dxa"/>
                                      <w:gridSpan w:val="2"/>
                                      <w:noWrap/>
                                      <w:vAlign w:val="center"/>
                                      <w:hideMark/>
                                    </w:tcPr>
                                  </w:tcPrChange>
                                </w:tcPr>
                                <w:p w14:paraId="1C677EA4" w14:textId="77777777" w:rsidR="008E210F" w:rsidRPr="008A6C8D" w:rsidRDefault="008E210F" w:rsidP="00D9498C">
                                  <w:pPr>
                                    <w:jc w:val="center"/>
                                    <w:rPr>
                                      <w:rFonts w:ascii="Times New Roman" w:hAnsi="Times New Roman" w:cs="Times New Roman"/>
                                      <w:b/>
                                      <w:bCs/>
                                      <w:sz w:val="18"/>
                                      <w:szCs w:val="18"/>
                                      <w:rPrChange w:id="2446"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2447" w:author="Maino Vieytes, Christian (NIH/NIA/IRP) [F]" w:date="2023-11-15T15:57:00Z">
                                        <w:rPr>
                                          <w:rFonts w:ascii="Times New Roman" w:hAnsi="Times New Roman" w:cs="Times New Roman"/>
                                          <w:b/>
                                          <w:bCs/>
                                          <w:sz w:val="20"/>
                                          <w:szCs w:val="20"/>
                                        </w:rPr>
                                      </w:rPrChange>
                                    </w:rPr>
                                    <w:t>Q3</w:t>
                                  </w:r>
                                </w:p>
                              </w:tc>
                              <w:tc>
                                <w:tcPr>
                                  <w:tcW w:w="1716" w:type="dxa"/>
                                  <w:noWrap/>
                                  <w:vAlign w:val="center"/>
                                  <w:hideMark/>
                                  <w:tcPrChange w:id="2448" w:author="Maino Vieytes, Christian (NIH/NIA/IRP) [F]" w:date="2023-11-15T16:23:00Z">
                                    <w:tcPr>
                                      <w:tcW w:w="1716" w:type="dxa"/>
                                      <w:gridSpan w:val="2"/>
                                      <w:noWrap/>
                                      <w:vAlign w:val="center"/>
                                      <w:hideMark/>
                                    </w:tcPr>
                                  </w:tcPrChange>
                                </w:tcPr>
                                <w:p w14:paraId="49720868" w14:textId="77777777" w:rsidR="008E210F" w:rsidRPr="008A6C8D" w:rsidRDefault="008E210F" w:rsidP="00D9498C">
                                  <w:pPr>
                                    <w:jc w:val="center"/>
                                    <w:rPr>
                                      <w:rFonts w:ascii="Times New Roman" w:hAnsi="Times New Roman" w:cs="Times New Roman"/>
                                      <w:b/>
                                      <w:bCs/>
                                      <w:sz w:val="18"/>
                                      <w:szCs w:val="18"/>
                                      <w:rPrChange w:id="2449"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2450" w:author="Maino Vieytes, Christian (NIH/NIA/IRP) [F]" w:date="2023-11-15T15:57:00Z">
                                        <w:rPr>
                                          <w:rFonts w:ascii="Times New Roman" w:hAnsi="Times New Roman" w:cs="Times New Roman"/>
                                          <w:b/>
                                          <w:bCs/>
                                          <w:sz w:val="20"/>
                                          <w:szCs w:val="20"/>
                                        </w:rPr>
                                      </w:rPrChange>
                                    </w:rPr>
                                    <w:t>Q4</w:t>
                                  </w:r>
                                </w:p>
                              </w:tc>
                              <w:tc>
                                <w:tcPr>
                                  <w:tcW w:w="1816" w:type="dxa"/>
                                  <w:noWrap/>
                                  <w:vAlign w:val="center"/>
                                  <w:hideMark/>
                                  <w:tcPrChange w:id="2451" w:author="Maino Vieytes, Christian (NIH/NIA/IRP) [F]" w:date="2023-11-15T16:23:00Z">
                                    <w:tcPr>
                                      <w:tcW w:w="1816" w:type="dxa"/>
                                      <w:gridSpan w:val="2"/>
                                      <w:noWrap/>
                                      <w:vAlign w:val="center"/>
                                      <w:hideMark/>
                                    </w:tcPr>
                                  </w:tcPrChange>
                                </w:tcPr>
                                <w:p w14:paraId="36B96BC7" w14:textId="77777777" w:rsidR="008E210F" w:rsidRPr="008A6C8D" w:rsidRDefault="008E210F" w:rsidP="00D9498C">
                                  <w:pPr>
                                    <w:jc w:val="center"/>
                                    <w:rPr>
                                      <w:rFonts w:ascii="Times New Roman" w:hAnsi="Times New Roman" w:cs="Times New Roman"/>
                                      <w:b/>
                                      <w:bCs/>
                                      <w:sz w:val="18"/>
                                      <w:szCs w:val="18"/>
                                      <w:rPrChange w:id="2452"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2453" w:author="Maino Vieytes, Christian (NIH/NIA/IRP) [F]" w:date="2023-11-15T15:57:00Z">
                                        <w:rPr>
                                          <w:rFonts w:ascii="Times New Roman" w:hAnsi="Times New Roman" w:cs="Times New Roman"/>
                                          <w:b/>
                                          <w:bCs/>
                                          <w:sz w:val="20"/>
                                          <w:szCs w:val="20"/>
                                        </w:rPr>
                                      </w:rPrChange>
                                    </w:rPr>
                                    <w:t>Q5</w:t>
                                  </w:r>
                                </w:p>
                              </w:tc>
                              <w:tc>
                                <w:tcPr>
                                  <w:tcW w:w="1196" w:type="dxa"/>
                                  <w:noWrap/>
                                  <w:vAlign w:val="center"/>
                                  <w:hideMark/>
                                  <w:tcPrChange w:id="2454" w:author="Maino Vieytes, Christian (NIH/NIA/IRP) [F]" w:date="2023-11-15T16:23:00Z">
                                    <w:tcPr>
                                      <w:tcW w:w="1000" w:type="dxa"/>
                                      <w:gridSpan w:val="2"/>
                                      <w:noWrap/>
                                      <w:vAlign w:val="center"/>
                                      <w:hideMark/>
                                    </w:tcPr>
                                  </w:tcPrChange>
                                </w:tcPr>
                                <w:p w14:paraId="02687DA6" w14:textId="77777777" w:rsidR="008E210F" w:rsidRPr="008A6C8D" w:rsidRDefault="008E210F" w:rsidP="00D9498C">
                                  <w:pPr>
                                    <w:jc w:val="center"/>
                                    <w:rPr>
                                      <w:rFonts w:ascii="Times New Roman" w:hAnsi="Times New Roman" w:cs="Times New Roman"/>
                                      <w:b/>
                                      <w:bCs/>
                                      <w:sz w:val="18"/>
                                      <w:szCs w:val="18"/>
                                      <w:vertAlign w:val="subscript"/>
                                      <w:rPrChange w:id="2455" w:author="Maino Vieytes, Christian (NIH/NIA/IRP) [F]" w:date="2023-11-15T15:57:00Z">
                                        <w:rPr>
                                          <w:rFonts w:ascii="Times New Roman" w:hAnsi="Times New Roman" w:cs="Times New Roman"/>
                                          <w:b/>
                                          <w:bCs/>
                                          <w:sz w:val="20"/>
                                          <w:szCs w:val="20"/>
                                          <w:vertAlign w:val="subscript"/>
                                        </w:rPr>
                                      </w:rPrChange>
                                    </w:rPr>
                                  </w:pPr>
                                  <w:r w:rsidRPr="008A6C8D">
                                    <w:rPr>
                                      <w:rFonts w:ascii="Times New Roman" w:hAnsi="Times New Roman" w:cs="Times New Roman"/>
                                      <w:b/>
                                      <w:bCs/>
                                      <w:i/>
                                      <w:iCs/>
                                      <w:sz w:val="18"/>
                                      <w:szCs w:val="18"/>
                                      <w:rPrChange w:id="2456" w:author="Maino Vieytes, Christian (NIH/NIA/IRP) [F]" w:date="2023-11-15T15:57:00Z">
                                        <w:rPr>
                                          <w:rFonts w:ascii="Times New Roman" w:hAnsi="Times New Roman" w:cs="Times New Roman"/>
                                          <w:b/>
                                          <w:bCs/>
                                          <w:i/>
                                          <w:iCs/>
                                          <w:sz w:val="20"/>
                                          <w:szCs w:val="20"/>
                                        </w:rPr>
                                      </w:rPrChange>
                                    </w:rPr>
                                    <w:t>p</w:t>
                                  </w:r>
                                  <w:r w:rsidRPr="008A6C8D">
                                    <w:rPr>
                                      <w:rFonts w:ascii="Times New Roman" w:hAnsi="Times New Roman" w:cs="Times New Roman"/>
                                      <w:sz w:val="18"/>
                                      <w:szCs w:val="18"/>
                                      <w:vertAlign w:val="superscript"/>
                                      <w:rPrChange w:id="2457" w:author="Maino Vieytes, Christian (NIH/NIA/IRP) [F]" w:date="2023-11-15T15:57:00Z">
                                        <w:rPr>
                                          <w:rFonts w:ascii="Times New Roman" w:hAnsi="Times New Roman" w:cs="Times New Roman"/>
                                          <w:sz w:val="20"/>
                                          <w:szCs w:val="20"/>
                                          <w:vertAlign w:val="superscript"/>
                                        </w:rPr>
                                      </w:rPrChange>
                                    </w:rPr>
                                    <w:t>a</w:t>
                                  </w:r>
                                  <w:r w:rsidRPr="008A6C8D">
                                    <w:rPr>
                                      <w:rFonts w:ascii="Times New Roman" w:hAnsi="Times New Roman" w:cs="Times New Roman"/>
                                      <w:b/>
                                      <w:bCs/>
                                      <w:sz w:val="18"/>
                                      <w:szCs w:val="18"/>
                                      <w:vertAlign w:val="subscript"/>
                                      <w:rPrChange w:id="2458" w:author="Maino Vieytes, Christian (NIH/NIA/IRP) [F]" w:date="2023-11-15T15:57:00Z">
                                        <w:rPr>
                                          <w:rFonts w:ascii="Times New Roman" w:hAnsi="Times New Roman" w:cs="Times New Roman"/>
                                          <w:b/>
                                          <w:bCs/>
                                          <w:sz w:val="20"/>
                                          <w:szCs w:val="20"/>
                                          <w:vertAlign w:val="subscript"/>
                                        </w:rPr>
                                      </w:rPrChange>
                                    </w:rPr>
                                    <w:t>trend</w:t>
                                  </w:r>
                                </w:p>
                              </w:tc>
                              <w:tc>
                                <w:tcPr>
                                  <w:tcW w:w="1622" w:type="dxa"/>
                                  <w:noWrap/>
                                  <w:vAlign w:val="center"/>
                                  <w:hideMark/>
                                  <w:tcPrChange w:id="2459" w:author="Maino Vieytes, Christian (NIH/NIA/IRP) [F]" w:date="2023-11-15T16:23:00Z">
                                    <w:tcPr>
                                      <w:tcW w:w="1816" w:type="dxa"/>
                                      <w:gridSpan w:val="5"/>
                                      <w:noWrap/>
                                      <w:vAlign w:val="center"/>
                                      <w:hideMark/>
                                    </w:tcPr>
                                  </w:tcPrChange>
                                </w:tcPr>
                                <w:p w14:paraId="7DA9004C" w14:textId="77777777" w:rsidR="008E210F" w:rsidRPr="008A6C8D" w:rsidRDefault="008E210F" w:rsidP="00D9498C">
                                  <w:pPr>
                                    <w:jc w:val="center"/>
                                    <w:rPr>
                                      <w:rFonts w:ascii="Times New Roman" w:hAnsi="Times New Roman" w:cs="Times New Roman"/>
                                      <w:b/>
                                      <w:bCs/>
                                      <w:sz w:val="18"/>
                                      <w:szCs w:val="18"/>
                                      <w:vertAlign w:val="subscript"/>
                                      <w:rPrChange w:id="2460" w:author="Maino Vieytes, Christian (NIH/NIA/IRP) [F]" w:date="2023-11-15T15:57:00Z">
                                        <w:rPr>
                                          <w:rFonts w:ascii="Times New Roman" w:hAnsi="Times New Roman" w:cs="Times New Roman"/>
                                          <w:b/>
                                          <w:bCs/>
                                          <w:sz w:val="20"/>
                                          <w:szCs w:val="20"/>
                                          <w:vertAlign w:val="subscript"/>
                                        </w:rPr>
                                      </w:rPrChange>
                                    </w:rPr>
                                  </w:pPr>
                                  <w:r w:rsidRPr="008A6C8D">
                                    <w:rPr>
                                      <w:rFonts w:ascii="Times New Roman" w:hAnsi="Times New Roman" w:cs="Times New Roman"/>
                                      <w:b/>
                                      <w:bCs/>
                                      <w:sz w:val="18"/>
                                      <w:szCs w:val="18"/>
                                      <w:rPrChange w:id="2461" w:author="Maino Vieytes, Christian (NIH/NIA/IRP) [F]" w:date="2023-11-15T15:57:00Z">
                                        <w:rPr>
                                          <w:rFonts w:ascii="Times New Roman" w:hAnsi="Times New Roman" w:cs="Times New Roman"/>
                                          <w:b/>
                                          <w:bCs/>
                                          <w:sz w:val="20"/>
                                          <w:szCs w:val="20"/>
                                        </w:rPr>
                                      </w:rPrChange>
                                    </w:rPr>
                                    <w:t>HR</w:t>
                                  </w:r>
                                  <w:r w:rsidRPr="008A6C8D">
                                    <w:rPr>
                                      <w:rFonts w:ascii="Times New Roman" w:hAnsi="Times New Roman" w:cs="Times New Roman"/>
                                      <w:sz w:val="18"/>
                                      <w:szCs w:val="18"/>
                                      <w:vertAlign w:val="superscript"/>
                                      <w:rPrChange w:id="2462" w:author="Maino Vieytes, Christian (NIH/NIA/IRP) [F]" w:date="2023-11-15T15:57:00Z">
                                        <w:rPr>
                                          <w:rFonts w:ascii="Times New Roman" w:hAnsi="Times New Roman" w:cs="Times New Roman"/>
                                          <w:sz w:val="20"/>
                                          <w:szCs w:val="20"/>
                                          <w:vertAlign w:val="superscript"/>
                                        </w:rPr>
                                      </w:rPrChange>
                                    </w:rPr>
                                    <w:t>b</w:t>
                                  </w:r>
                                  <w:r w:rsidRPr="008A6C8D">
                                    <w:rPr>
                                      <w:rFonts w:ascii="Times New Roman" w:hAnsi="Times New Roman" w:cs="Times New Roman"/>
                                      <w:b/>
                                      <w:bCs/>
                                      <w:sz w:val="18"/>
                                      <w:szCs w:val="18"/>
                                      <w:vertAlign w:val="subscript"/>
                                      <w:rPrChange w:id="2463" w:author="Maino Vieytes, Christian (NIH/NIA/IRP) [F]" w:date="2023-11-15T15:57:00Z">
                                        <w:rPr>
                                          <w:rFonts w:ascii="Times New Roman" w:hAnsi="Times New Roman" w:cs="Times New Roman"/>
                                          <w:b/>
                                          <w:bCs/>
                                          <w:sz w:val="20"/>
                                          <w:szCs w:val="20"/>
                                          <w:vertAlign w:val="subscript"/>
                                        </w:rPr>
                                      </w:rPrChange>
                                    </w:rPr>
                                    <w:t>continuous</w:t>
                                  </w:r>
                                </w:p>
                              </w:tc>
                              <w:tc>
                                <w:tcPr>
                                  <w:tcW w:w="1310" w:type="dxa"/>
                                  <w:noWrap/>
                                  <w:vAlign w:val="center"/>
                                  <w:hideMark/>
                                  <w:tcPrChange w:id="2464" w:author="Maino Vieytes, Christian (NIH/NIA/IRP) [F]" w:date="2023-11-15T16:23:00Z">
                                    <w:tcPr>
                                      <w:tcW w:w="958" w:type="dxa"/>
                                      <w:gridSpan w:val="3"/>
                                      <w:noWrap/>
                                      <w:vAlign w:val="center"/>
                                      <w:hideMark/>
                                    </w:tcPr>
                                  </w:tcPrChange>
                                </w:tcPr>
                                <w:p w14:paraId="577D7040" w14:textId="77777777" w:rsidR="008E210F" w:rsidRPr="008A6C8D" w:rsidRDefault="008E210F" w:rsidP="00D9498C">
                                  <w:pPr>
                                    <w:jc w:val="center"/>
                                    <w:rPr>
                                      <w:rFonts w:ascii="Times New Roman" w:hAnsi="Times New Roman" w:cs="Times New Roman"/>
                                      <w:b/>
                                      <w:bCs/>
                                      <w:sz w:val="18"/>
                                      <w:szCs w:val="18"/>
                                      <w:vertAlign w:val="subscript"/>
                                      <w:rPrChange w:id="2465" w:author="Maino Vieytes, Christian (NIH/NIA/IRP) [F]" w:date="2023-11-15T15:57:00Z">
                                        <w:rPr>
                                          <w:rFonts w:ascii="Times New Roman" w:hAnsi="Times New Roman" w:cs="Times New Roman"/>
                                          <w:b/>
                                          <w:bCs/>
                                          <w:sz w:val="20"/>
                                          <w:szCs w:val="20"/>
                                          <w:vertAlign w:val="subscript"/>
                                        </w:rPr>
                                      </w:rPrChange>
                                    </w:rPr>
                                  </w:pPr>
                                  <w:r w:rsidRPr="008A6C8D">
                                    <w:rPr>
                                      <w:rFonts w:ascii="Times New Roman" w:hAnsi="Times New Roman" w:cs="Times New Roman"/>
                                      <w:b/>
                                      <w:bCs/>
                                      <w:i/>
                                      <w:iCs/>
                                      <w:sz w:val="18"/>
                                      <w:szCs w:val="18"/>
                                      <w:rPrChange w:id="2466" w:author="Maino Vieytes, Christian (NIH/NIA/IRP) [F]" w:date="2023-11-15T15:57:00Z">
                                        <w:rPr>
                                          <w:rFonts w:ascii="Times New Roman" w:hAnsi="Times New Roman" w:cs="Times New Roman"/>
                                          <w:b/>
                                          <w:bCs/>
                                          <w:i/>
                                          <w:iCs/>
                                          <w:sz w:val="20"/>
                                          <w:szCs w:val="20"/>
                                        </w:rPr>
                                      </w:rPrChange>
                                    </w:rPr>
                                    <w:t>p</w:t>
                                  </w:r>
                                  <w:r w:rsidRPr="008A6C8D">
                                    <w:rPr>
                                      <w:rFonts w:ascii="Times New Roman" w:hAnsi="Times New Roman" w:cs="Times New Roman"/>
                                      <w:sz w:val="18"/>
                                      <w:szCs w:val="18"/>
                                      <w:vertAlign w:val="superscript"/>
                                      <w:rPrChange w:id="2467" w:author="Maino Vieytes, Christian (NIH/NIA/IRP) [F]" w:date="2023-11-15T15:57:00Z">
                                        <w:rPr>
                                          <w:rFonts w:ascii="Times New Roman" w:hAnsi="Times New Roman" w:cs="Times New Roman"/>
                                          <w:sz w:val="20"/>
                                          <w:szCs w:val="20"/>
                                          <w:vertAlign w:val="superscript"/>
                                        </w:rPr>
                                      </w:rPrChange>
                                    </w:rPr>
                                    <w:t>c</w:t>
                                  </w:r>
                                  <w:r w:rsidRPr="008A6C8D">
                                    <w:rPr>
                                      <w:rFonts w:ascii="Times New Roman" w:hAnsi="Times New Roman" w:cs="Times New Roman"/>
                                      <w:b/>
                                      <w:bCs/>
                                      <w:sz w:val="18"/>
                                      <w:szCs w:val="18"/>
                                      <w:vertAlign w:val="subscript"/>
                                      <w:rPrChange w:id="2468" w:author="Maino Vieytes, Christian (NIH/NIA/IRP) [F]" w:date="2023-11-15T15:57:00Z">
                                        <w:rPr>
                                          <w:rFonts w:ascii="Times New Roman" w:hAnsi="Times New Roman" w:cs="Times New Roman"/>
                                          <w:b/>
                                          <w:bCs/>
                                          <w:sz w:val="20"/>
                                          <w:szCs w:val="20"/>
                                          <w:vertAlign w:val="subscript"/>
                                        </w:rPr>
                                      </w:rPrChange>
                                    </w:rPr>
                                    <w:t>non-linear</w:t>
                                  </w:r>
                                </w:p>
                              </w:tc>
                            </w:tr>
                            <w:tr w:rsidR="008E210F" w:rsidRPr="008A6C8D" w14:paraId="67F7ACC1" w14:textId="77777777" w:rsidTr="002B4FE9">
                              <w:trPr>
                                <w:trHeight w:val="320"/>
                                <w:trPrChange w:id="2469" w:author="Maino Vieytes, Christian (NIH/NIA/IRP) [F]" w:date="2023-11-15T16:23:00Z">
                                  <w:trPr>
                                    <w:gridAfter w:val="0"/>
                                    <w:trHeight w:val="320"/>
                                  </w:trPr>
                                </w:trPrChange>
                              </w:trPr>
                              <w:tc>
                                <w:tcPr>
                                  <w:tcW w:w="15091" w:type="dxa"/>
                                  <w:gridSpan w:val="10"/>
                                  <w:noWrap/>
                                  <w:vAlign w:val="center"/>
                                  <w:tcPrChange w:id="2470" w:author="Maino Vieytes, Christian (NIH/NIA/IRP) [F]" w:date="2023-11-15T16:23:00Z">
                                    <w:tcPr>
                                      <w:tcW w:w="14395" w:type="dxa"/>
                                      <w:gridSpan w:val="23"/>
                                      <w:noWrap/>
                                      <w:vAlign w:val="center"/>
                                    </w:tcPr>
                                  </w:tcPrChange>
                                </w:tcPr>
                                <w:p w14:paraId="27439D56" w14:textId="77777777" w:rsidR="008E210F" w:rsidRPr="008A6C8D" w:rsidRDefault="008E210F" w:rsidP="00D9498C">
                                  <w:pPr>
                                    <w:rPr>
                                      <w:rFonts w:ascii="Times New Roman" w:hAnsi="Times New Roman" w:cs="Times New Roman"/>
                                      <w:sz w:val="18"/>
                                      <w:szCs w:val="18"/>
                                      <w:rPrChange w:id="2471"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i/>
                                      <w:iCs/>
                                      <w:sz w:val="18"/>
                                      <w:szCs w:val="18"/>
                                      <w:rPrChange w:id="2472" w:author="Maino Vieytes, Christian (NIH/NIA/IRP) [F]" w:date="2023-11-15T15:57:00Z">
                                        <w:rPr>
                                          <w:rFonts w:ascii="Times New Roman" w:hAnsi="Times New Roman" w:cs="Times New Roman"/>
                                          <w:i/>
                                          <w:iCs/>
                                          <w:sz w:val="20"/>
                                          <w:szCs w:val="20"/>
                                        </w:rPr>
                                      </w:rPrChange>
                                    </w:rPr>
                                    <w:t>All-Cause Mortality</w:t>
                                  </w:r>
                                </w:p>
                              </w:tc>
                            </w:tr>
                            <w:tr w:rsidR="002B4FE9" w:rsidRPr="008A6C8D" w14:paraId="74696C57" w14:textId="77777777" w:rsidTr="002B4FE9">
                              <w:trPr>
                                <w:trHeight w:val="320"/>
                                <w:trPrChange w:id="2473" w:author="Maino Vieytes, Christian (NIH/NIA/IRP) [F]" w:date="2023-11-15T16:24:00Z">
                                  <w:trPr>
                                    <w:gridAfter w:val="0"/>
                                    <w:trHeight w:val="320"/>
                                  </w:trPr>
                                </w:trPrChange>
                              </w:trPr>
                              <w:tc>
                                <w:tcPr>
                                  <w:tcW w:w="2317" w:type="dxa"/>
                                  <w:noWrap/>
                                  <w:vAlign w:val="center"/>
                                  <w:hideMark/>
                                  <w:tcPrChange w:id="2474" w:author="Maino Vieytes, Christian (NIH/NIA/IRP) [F]" w:date="2023-11-15T16:24:00Z">
                                    <w:tcPr>
                                      <w:tcW w:w="2317" w:type="dxa"/>
                                      <w:noWrap/>
                                      <w:vAlign w:val="center"/>
                                      <w:hideMark/>
                                    </w:tcPr>
                                  </w:tcPrChange>
                                </w:tcPr>
                                <w:p w14:paraId="23AB6805" w14:textId="77777777" w:rsidR="002B4FE9" w:rsidRPr="008A6C8D" w:rsidRDefault="002B4FE9" w:rsidP="002B4FE9">
                                  <w:pPr>
                                    <w:rPr>
                                      <w:rFonts w:ascii="Times New Roman" w:hAnsi="Times New Roman" w:cs="Times New Roman"/>
                                      <w:sz w:val="18"/>
                                      <w:szCs w:val="18"/>
                                      <w:rPrChange w:id="2475"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2476" w:author="Maino Vieytes, Christian (NIH/NIA/IRP) [F]" w:date="2023-11-15T15:57:00Z">
                                        <w:rPr>
                                          <w:rFonts w:ascii="Times New Roman" w:hAnsi="Times New Roman" w:cs="Times New Roman"/>
                                          <w:sz w:val="20"/>
                                          <w:szCs w:val="20"/>
                                        </w:rPr>
                                      </w:rPrChange>
                                    </w:rPr>
                                    <w:t>Food Insecurity (FI)</w:t>
                                  </w:r>
                                  <w:r w:rsidRPr="008A6C8D">
                                    <w:rPr>
                                      <w:rFonts w:ascii="Times New Roman" w:hAnsi="Times New Roman" w:cs="Times New Roman"/>
                                      <w:b/>
                                      <w:bCs/>
                                      <w:sz w:val="18"/>
                                      <w:szCs w:val="18"/>
                                      <w:vertAlign w:val="superscript"/>
                                      <w:lang w:bidi="en-US"/>
                                      <w:rPrChange w:id="2477"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2478" w:author="Maino Vieytes, Christian (NIH/NIA/IRP) [F]" w:date="2023-11-15T16:24:00Z">
                                    <w:tcPr>
                                      <w:tcW w:w="720" w:type="dxa"/>
                                      <w:noWrap/>
                                      <w:vAlign w:val="center"/>
                                      <w:hideMark/>
                                    </w:tcPr>
                                  </w:tcPrChange>
                                </w:tcPr>
                                <w:p w14:paraId="01C23D9E" w14:textId="09481567" w:rsidR="002B4FE9" w:rsidRPr="008A6C8D" w:rsidRDefault="002B4FE9" w:rsidP="002B4FE9">
                                  <w:pPr>
                                    <w:jc w:val="center"/>
                                    <w:rPr>
                                      <w:rFonts w:ascii="Times New Roman" w:hAnsi="Times New Roman" w:cs="Times New Roman"/>
                                      <w:sz w:val="18"/>
                                      <w:szCs w:val="18"/>
                                      <w:rPrChange w:id="2479" w:author="Maino Vieytes, Christian (NIH/NIA/IRP) [F]" w:date="2023-11-15T15:57:00Z">
                                        <w:rPr>
                                          <w:rFonts w:ascii="Times New Roman" w:hAnsi="Times New Roman" w:cs="Times New Roman"/>
                                          <w:sz w:val="20"/>
                                          <w:szCs w:val="20"/>
                                        </w:rPr>
                                      </w:rPrChange>
                                    </w:rPr>
                                  </w:pPr>
                                  <w:ins w:id="2480" w:author="Maino Vieytes, Christian (NIH/NIA/IRP) [F]" w:date="2023-11-15T15:54:00Z">
                                    <w:r w:rsidRPr="008A6C8D">
                                      <w:rPr>
                                        <w:rFonts w:ascii="Times New Roman" w:hAnsi="Times New Roman" w:cs="Times New Roman"/>
                                        <w:color w:val="000000"/>
                                        <w:sz w:val="18"/>
                                        <w:szCs w:val="18"/>
                                        <w:rPrChange w:id="2481" w:author="Maino Vieytes, Christian (NIH/NIA/IRP) [F]" w:date="2023-11-15T15:57:00Z">
                                          <w:rPr>
                                            <w:rFonts w:ascii="Calibri" w:hAnsi="Calibri" w:cs="Calibri"/>
                                            <w:color w:val="000000"/>
                                          </w:rPr>
                                        </w:rPrChange>
                                      </w:rPr>
                                      <w:t>1246</w:t>
                                    </w:r>
                                  </w:ins>
                                  <w:del w:id="2482" w:author="Maino Vieytes, Christian (NIH/NIA/IRP) [F]" w:date="2023-11-15T15:54:00Z">
                                    <w:r w:rsidRPr="008A6C8D" w:rsidDel="00A12FDA">
                                      <w:rPr>
                                        <w:rFonts w:ascii="Times New Roman" w:hAnsi="Times New Roman" w:cs="Times New Roman"/>
                                        <w:sz w:val="18"/>
                                        <w:szCs w:val="18"/>
                                        <w:rPrChange w:id="2483"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2484" w:author="Maino Vieytes, Christian (NIH/NIA/IRP) [F]" w:date="2023-11-15T16:24:00Z">
                                    <w:tcPr>
                                      <w:tcW w:w="720" w:type="dxa"/>
                                      <w:gridSpan w:val="2"/>
                                      <w:noWrap/>
                                      <w:vAlign w:val="center"/>
                                      <w:hideMark/>
                                    </w:tcPr>
                                  </w:tcPrChange>
                                </w:tcPr>
                                <w:p w14:paraId="13C299E9" w14:textId="4B0636F6" w:rsidR="002B4FE9" w:rsidRPr="008A6C8D" w:rsidRDefault="002B4FE9" w:rsidP="002B4FE9">
                                  <w:pPr>
                                    <w:jc w:val="center"/>
                                    <w:rPr>
                                      <w:rFonts w:ascii="Times New Roman" w:hAnsi="Times New Roman" w:cs="Times New Roman"/>
                                      <w:sz w:val="18"/>
                                      <w:szCs w:val="18"/>
                                      <w:rPrChange w:id="2485" w:author="Maino Vieytes, Christian (NIH/NIA/IRP) [F]" w:date="2023-11-15T15:57:00Z">
                                        <w:rPr>
                                          <w:rFonts w:ascii="Times New Roman" w:hAnsi="Times New Roman" w:cs="Times New Roman"/>
                                          <w:sz w:val="20"/>
                                          <w:szCs w:val="20"/>
                                        </w:rPr>
                                      </w:rPrChange>
                                    </w:rPr>
                                  </w:pPr>
                                  <w:ins w:id="2486" w:author="Maino Vieytes, Christian (NIH/NIA/IRP) [F]" w:date="2023-11-15T15:54:00Z">
                                    <w:r w:rsidRPr="008A6C8D">
                                      <w:rPr>
                                        <w:rFonts w:ascii="Times New Roman" w:hAnsi="Times New Roman" w:cs="Times New Roman"/>
                                        <w:color w:val="000000"/>
                                        <w:sz w:val="18"/>
                                        <w:szCs w:val="18"/>
                                        <w:rPrChange w:id="2487" w:author="Maino Vieytes, Christian (NIH/NIA/IRP) [F]" w:date="2023-11-15T15:57:00Z">
                                          <w:rPr>
                                            <w:rFonts w:ascii="Calibri" w:hAnsi="Calibri" w:cs="Calibri"/>
                                            <w:color w:val="000000"/>
                                          </w:rPr>
                                        </w:rPrChange>
                                      </w:rPr>
                                      <w:t>1.00</w:t>
                                    </w:r>
                                  </w:ins>
                                  <w:del w:id="2488" w:author="Maino Vieytes, Christian (NIH/NIA/IRP) [F]" w:date="2023-11-15T15:54:00Z">
                                    <w:r w:rsidRPr="008A6C8D" w:rsidDel="00A12FDA">
                                      <w:rPr>
                                        <w:rFonts w:ascii="Times New Roman" w:hAnsi="Times New Roman" w:cs="Times New Roman"/>
                                        <w:sz w:val="18"/>
                                        <w:szCs w:val="18"/>
                                        <w:rPrChange w:id="2489"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2490" w:author="Maino Vieytes, Christian (NIH/NIA/IRP) [F]" w:date="2023-11-15T16:24:00Z">
                                    <w:tcPr>
                                      <w:tcW w:w="1616" w:type="dxa"/>
                                      <w:gridSpan w:val="2"/>
                                      <w:noWrap/>
                                      <w:vAlign w:val="center"/>
                                      <w:hideMark/>
                                    </w:tcPr>
                                  </w:tcPrChange>
                                </w:tcPr>
                                <w:p w14:paraId="2B974C60" w14:textId="428565AC" w:rsidR="002B4FE9" w:rsidRPr="002B4FE9" w:rsidRDefault="002B4FE9" w:rsidP="002B4FE9">
                                  <w:pPr>
                                    <w:jc w:val="center"/>
                                    <w:rPr>
                                      <w:rFonts w:ascii="Times New Roman" w:hAnsi="Times New Roman" w:cs="Times New Roman"/>
                                      <w:sz w:val="18"/>
                                      <w:szCs w:val="18"/>
                                      <w:rPrChange w:id="2491" w:author="Maino Vieytes, Christian (NIH/NIA/IRP) [F]" w:date="2023-11-15T16:24:00Z">
                                        <w:rPr>
                                          <w:rFonts w:ascii="Times New Roman" w:hAnsi="Times New Roman" w:cs="Times New Roman"/>
                                          <w:sz w:val="20"/>
                                          <w:szCs w:val="20"/>
                                        </w:rPr>
                                      </w:rPrChange>
                                    </w:rPr>
                                  </w:pPr>
                                  <w:ins w:id="2492" w:author="Maino Vieytes, Christian (NIH/NIA/IRP) [F]" w:date="2023-11-15T16:24:00Z">
                                    <w:r w:rsidRPr="002B4FE9">
                                      <w:rPr>
                                        <w:rFonts w:ascii="Times New Roman" w:hAnsi="Times New Roman" w:cs="Times New Roman"/>
                                        <w:color w:val="000000"/>
                                        <w:sz w:val="18"/>
                                        <w:szCs w:val="18"/>
                                        <w:rPrChange w:id="2493" w:author="Maino Vieytes, Christian (NIH/NIA/IRP) [F]" w:date="2023-11-15T16:24:00Z">
                                          <w:rPr>
                                            <w:rFonts w:ascii="Calibri" w:hAnsi="Calibri" w:cs="Calibri"/>
                                            <w:color w:val="000000"/>
                                          </w:rPr>
                                        </w:rPrChange>
                                      </w:rPr>
                                      <w:t>1.17 (0.66-2.08)</w:t>
                                    </w:r>
                                  </w:ins>
                                  <w:del w:id="2494" w:author="Maino Vieytes, Christian (NIH/NIA/IRP) [F]" w:date="2023-11-15T15:54:00Z">
                                    <w:r w:rsidRPr="002B4FE9" w:rsidDel="00A12FDA">
                                      <w:rPr>
                                        <w:rFonts w:ascii="Times New Roman" w:hAnsi="Times New Roman" w:cs="Times New Roman"/>
                                        <w:sz w:val="18"/>
                                        <w:szCs w:val="18"/>
                                        <w:rPrChange w:id="2495" w:author="Maino Vieytes, Christian (NIH/NIA/IRP) [F]" w:date="2023-11-15T16:24:00Z">
                                          <w:rPr>
                                            <w:rFonts w:ascii="Times New Roman" w:hAnsi="Times New Roman" w:cs="Times New Roman"/>
                                            <w:sz w:val="20"/>
                                            <w:szCs w:val="20"/>
                                          </w:rPr>
                                        </w:rPrChange>
                                      </w:rPr>
                                      <w:delText>0.91 (0.66-1.24)</w:delText>
                                    </w:r>
                                  </w:del>
                                </w:p>
                              </w:tc>
                              <w:tc>
                                <w:tcPr>
                                  <w:tcW w:w="1716" w:type="dxa"/>
                                  <w:noWrap/>
                                  <w:vAlign w:val="center"/>
                                  <w:hideMark/>
                                  <w:tcPrChange w:id="2496" w:author="Maino Vieytes, Christian (NIH/NIA/IRP) [F]" w:date="2023-11-15T16:24:00Z">
                                    <w:tcPr>
                                      <w:tcW w:w="1716" w:type="dxa"/>
                                      <w:gridSpan w:val="2"/>
                                      <w:noWrap/>
                                      <w:vAlign w:val="center"/>
                                      <w:hideMark/>
                                    </w:tcPr>
                                  </w:tcPrChange>
                                </w:tcPr>
                                <w:p w14:paraId="6659C95A" w14:textId="453FEE0C" w:rsidR="002B4FE9" w:rsidRPr="002B4FE9" w:rsidRDefault="002B4FE9" w:rsidP="002B4FE9">
                                  <w:pPr>
                                    <w:jc w:val="center"/>
                                    <w:rPr>
                                      <w:rFonts w:ascii="Times New Roman" w:hAnsi="Times New Roman" w:cs="Times New Roman"/>
                                      <w:sz w:val="18"/>
                                      <w:szCs w:val="18"/>
                                      <w:rPrChange w:id="2497" w:author="Maino Vieytes, Christian (NIH/NIA/IRP) [F]" w:date="2023-11-15T16:24:00Z">
                                        <w:rPr>
                                          <w:rFonts w:ascii="Times New Roman" w:hAnsi="Times New Roman" w:cs="Times New Roman"/>
                                          <w:sz w:val="20"/>
                                          <w:szCs w:val="20"/>
                                        </w:rPr>
                                      </w:rPrChange>
                                    </w:rPr>
                                  </w:pPr>
                                  <w:ins w:id="2498" w:author="Maino Vieytes, Christian (NIH/NIA/IRP) [F]" w:date="2023-11-15T16:24:00Z">
                                    <w:r w:rsidRPr="002B4FE9">
                                      <w:rPr>
                                        <w:rFonts w:ascii="Times New Roman" w:hAnsi="Times New Roman" w:cs="Times New Roman"/>
                                        <w:color w:val="000000"/>
                                        <w:sz w:val="18"/>
                                        <w:szCs w:val="18"/>
                                        <w:rPrChange w:id="2499" w:author="Maino Vieytes, Christian (NIH/NIA/IRP) [F]" w:date="2023-11-15T16:24:00Z">
                                          <w:rPr>
                                            <w:rFonts w:ascii="Calibri" w:hAnsi="Calibri" w:cs="Calibri"/>
                                            <w:color w:val="000000"/>
                                          </w:rPr>
                                        </w:rPrChange>
                                      </w:rPr>
                                      <w:t>1.08 (0.60-1.94)</w:t>
                                    </w:r>
                                  </w:ins>
                                  <w:del w:id="2500" w:author="Maino Vieytes, Christian (NIH/NIA/IRP) [F]" w:date="2023-11-15T15:54:00Z">
                                    <w:r w:rsidRPr="002B4FE9" w:rsidDel="00A12FDA">
                                      <w:rPr>
                                        <w:rFonts w:ascii="Times New Roman" w:hAnsi="Times New Roman" w:cs="Times New Roman"/>
                                        <w:sz w:val="18"/>
                                        <w:szCs w:val="18"/>
                                        <w:rPrChange w:id="2501" w:author="Maino Vieytes, Christian (NIH/NIA/IRP) [F]" w:date="2023-11-15T16:24:00Z">
                                          <w:rPr>
                                            <w:rFonts w:ascii="Times New Roman" w:hAnsi="Times New Roman" w:cs="Times New Roman"/>
                                            <w:sz w:val="20"/>
                                            <w:szCs w:val="20"/>
                                          </w:rPr>
                                        </w:rPrChange>
                                      </w:rPr>
                                      <w:delText>0.90 (0.65-1.25)</w:delText>
                                    </w:r>
                                  </w:del>
                                </w:p>
                              </w:tc>
                              <w:tc>
                                <w:tcPr>
                                  <w:tcW w:w="1716" w:type="dxa"/>
                                  <w:noWrap/>
                                  <w:vAlign w:val="center"/>
                                  <w:hideMark/>
                                  <w:tcPrChange w:id="2502" w:author="Maino Vieytes, Christian (NIH/NIA/IRP) [F]" w:date="2023-11-15T16:24:00Z">
                                    <w:tcPr>
                                      <w:tcW w:w="1716" w:type="dxa"/>
                                      <w:gridSpan w:val="2"/>
                                      <w:noWrap/>
                                      <w:vAlign w:val="center"/>
                                      <w:hideMark/>
                                    </w:tcPr>
                                  </w:tcPrChange>
                                </w:tcPr>
                                <w:p w14:paraId="1D8E70AB" w14:textId="41EC8B70" w:rsidR="002B4FE9" w:rsidRPr="002B4FE9" w:rsidRDefault="002B4FE9" w:rsidP="002B4FE9">
                                  <w:pPr>
                                    <w:jc w:val="center"/>
                                    <w:rPr>
                                      <w:rFonts w:ascii="Times New Roman" w:hAnsi="Times New Roman" w:cs="Times New Roman"/>
                                      <w:sz w:val="18"/>
                                      <w:szCs w:val="18"/>
                                      <w:rPrChange w:id="2503" w:author="Maino Vieytes, Christian (NIH/NIA/IRP) [F]" w:date="2023-11-15T16:24:00Z">
                                        <w:rPr>
                                          <w:rFonts w:ascii="Times New Roman" w:hAnsi="Times New Roman" w:cs="Times New Roman"/>
                                          <w:sz w:val="20"/>
                                          <w:szCs w:val="20"/>
                                        </w:rPr>
                                      </w:rPrChange>
                                    </w:rPr>
                                  </w:pPr>
                                  <w:ins w:id="2504" w:author="Maino Vieytes, Christian (NIH/NIA/IRP) [F]" w:date="2023-11-15T16:24:00Z">
                                    <w:r w:rsidRPr="002B4FE9">
                                      <w:rPr>
                                        <w:rFonts w:ascii="Times New Roman" w:hAnsi="Times New Roman" w:cs="Times New Roman"/>
                                        <w:color w:val="000000"/>
                                        <w:sz w:val="18"/>
                                        <w:szCs w:val="18"/>
                                        <w:rPrChange w:id="2505" w:author="Maino Vieytes, Christian (NIH/NIA/IRP) [F]" w:date="2023-11-15T16:24:00Z">
                                          <w:rPr>
                                            <w:rFonts w:ascii="Calibri" w:hAnsi="Calibri" w:cs="Calibri"/>
                                            <w:color w:val="000000"/>
                                          </w:rPr>
                                        </w:rPrChange>
                                      </w:rPr>
                                      <w:t>1.51 (0.88-2.59)</w:t>
                                    </w:r>
                                  </w:ins>
                                  <w:del w:id="2506" w:author="Maino Vieytes, Christian (NIH/NIA/IRP) [F]" w:date="2023-11-15T15:54:00Z">
                                    <w:r w:rsidRPr="002B4FE9" w:rsidDel="00A12FDA">
                                      <w:rPr>
                                        <w:rFonts w:ascii="Times New Roman" w:hAnsi="Times New Roman" w:cs="Times New Roman"/>
                                        <w:sz w:val="18"/>
                                        <w:szCs w:val="18"/>
                                        <w:rPrChange w:id="2507" w:author="Maino Vieytes, Christian (NIH/NIA/IRP) [F]" w:date="2023-11-15T16:24:00Z">
                                          <w:rPr>
                                            <w:rFonts w:ascii="Times New Roman" w:hAnsi="Times New Roman" w:cs="Times New Roman"/>
                                            <w:sz w:val="20"/>
                                            <w:szCs w:val="20"/>
                                          </w:rPr>
                                        </w:rPrChange>
                                      </w:rPr>
                                      <w:delText>1.05 (0.72-1.53)</w:delText>
                                    </w:r>
                                  </w:del>
                                </w:p>
                              </w:tc>
                              <w:tc>
                                <w:tcPr>
                                  <w:tcW w:w="1816" w:type="dxa"/>
                                  <w:noWrap/>
                                  <w:vAlign w:val="center"/>
                                  <w:hideMark/>
                                  <w:tcPrChange w:id="2508" w:author="Maino Vieytes, Christian (NIH/NIA/IRP) [F]" w:date="2023-11-15T16:24:00Z">
                                    <w:tcPr>
                                      <w:tcW w:w="1816" w:type="dxa"/>
                                      <w:gridSpan w:val="2"/>
                                      <w:noWrap/>
                                      <w:vAlign w:val="center"/>
                                      <w:hideMark/>
                                    </w:tcPr>
                                  </w:tcPrChange>
                                </w:tcPr>
                                <w:p w14:paraId="7C8503F8" w14:textId="75C1C448" w:rsidR="002B4FE9" w:rsidRPr="002B4FE9" w:rsidRDefault="002B4FE9" w:rsidP="002B4FE9">
                                  <w:pPr>
                                    <w:jc w:val="center"/>
                                    <w:rPr>
                                      <w:rFonts w:ascii="Times New Roman" w:hAnsi="Times New Roman" w:cs="Times New Roman"/>
                                      <w:sz w:val="18"/>
                                      <w:szCs w:val="18"/>
                                      <w:rPrChange w:id="2509" w:author="Maino Vieytes, Christian (NIH/NIA/IRP) [F]" w:date="2023-11-15T16:24:00Z">
                                        <w:rPr>
                                          <w:rFonts w:ascii="Times New Roman" w:hAnsi="Times New Roman" w:cs="Times New Roman"/>
                                          <w:sz w:val="20"/>
                                          <w:szCs w:val="20"/>
                                        </w:rPr>
                                      </w:rPrChange>
                                    </w:rPr>
                                  </w:pPr>
                                  <w:ins w:id="2510" w:author="Maino Vieytes, Christian (NIH/NIA/IRP) [F]" w:date="2023-11-15T16:24:00Z">
                                    <w:r w:rsidRPr="002B4FE9">
                                      <w:rPr>
                                        <w:rFonts w:ascii="Times New Roman" w:hAnsi="Times New Roman" w:cs="Times New Roman"/>
                                        <w:color w:val="000000"/>
                                        <w:sz w:val="18"/>
                                        <w:szCs w:val="18"/>
                                        <w:rPrChange w:id="2511" w:author="Maino Vieytes, Christian (NIH/NIA/IRP) [F]" w:date="2023-11-15T16:24:00Z">
                                          <w:rPr>
                                            <w:rFonts w:ascii="Calibri" w:hAnsi="Calibri" w:cs="Calibri"/>
                                            <w:color w:val="000000"/>
                                          </w:rPr>
                                        </w:rPrChange>
                                      </w:rPr>
                                      <w:t>2.26 (1.24-4.14)**</w:t>
                                    </w:r>
                                  </w:ins>
                                  <w:del w:id="2512" w:author="Maino Vieytes, Christian (NIH/NIA/IRP) [F]" w:date="2023-11-15T15:54:00Z">
                                    <w:r w:rsidRPr="002B4FE9" w:rsidDel="00A12FDA">
                                      <w:rPr>
                                        <w:rFonts w:ascii="Times New Roman" w:hAnsi="Times New Roman" w:cs="Times New Roman"/>
                                        <w:sz w:val="18"/>
                                        <w:szCs w:val="18"/>
                                        <w:rPrChange w:id="2513" w:author="Maino Vieytes, Christian (NIH/NIA/IRP) [F]" w:date="2023-11-15T16:24:00Z">
                                          <w:rPr>
                                            <w:rFonts w:ascii="Times New Roman" w:hAnsi="Times New Roman" w:cs="Times New Roman"/>
                                            <w:sz w:val="20"/>
                                            <w:szCs w:val="20"/>
                                          </w:rPr>
                                        </w:rPrChange>
                                      </w:rPr>
                                      <w:delText>1.52 (1.01-2.29)*</w:delText>
                                    </w:r>
                                  </w:del>
                                </w:p>
                              </w:tc>
                              <w:tc>
                                <w:tcPr>
                                  <w:tcW w:w="1196" w:type="dxa"/>
                                  <w:noWrap/>
                                  <w:vAlign w:val="center"/>
                                  <w:hideMark/>
                                  <w:tcPrChange w:id="2514" w:author="Maino Vieytes, Christian (NIH/NIA/IRP) [F]" w:date="2023-11-15T16:24:00Z">
                                    <w:tcPr>
                                      <w:tcW w:w="1000" w:type="dxa"/>
                                      <w:gridSpan w:val="2"/>
                                      <w:noWrap/>
                                      <w:vAlign w:val="center"/>
                                      <w:hideMark/>
                                    </w:tcPr>
                                  </w:tcPrChange>
                                </w:tcPr>
                                <w:p w14:paraId="15F6359C" w14:textId="368F83D4" w:rsidR="002B4FE9" w:rsidRPr="002B4FE9" w:rsidRDefault="002B4FE9" w:rsidP="002B4FE9">
                                  <w:pPr>
                                    <w:jc w:val="center"/>
                                    <w:rPr>
                                      <w:rFonts w:ascii="Times New Roman" w:hAnsi="Times New Roman" w:cs="Times New Roman"/>
                                      <w:sz w:val="18"/>
                                      <w:szCs w:val="18"/>
                                      <w:rPrChange w:id="2515" w:author="Maino Vieytes, Christian (NIH/NIA/IRP) [F]" w:date="2023-11-15T16:24:00Z">
                                        <w:rPr>
                                          <w:rFonts w:ascii="Times New Roman" w:hAnsi="Times New Roman" w:cs="Times New Roman"/>
                                          <w:sz w:val="20"/>
                                          <w:szCs w:val="20"/>
                                        </w:rPr>
                                      </w:rPrChange>
                                    </w:rPr>
                                  </w:pPr>
                                  <w:ins w:id="2516" w:author="Maino Vieytes, Christian (NIH/NIA/IRP) [F]" w:date="2023-11-15T16:24:00Z">
                                    <w:r w:rsidRPr="002B4FE9">
                                      <w:rPr>
                                        <w:rFonts w:ascii="Times New Roman" w:hAnsi="Times New Roman" w:cs="Times New Roman"/>
                                        <w:color w:val="000000"/>
                                        <w:sz w:val="18"/>
                                        <w:szCs w:val="18"/>
                                        <w:rPrChange w:id="2517" w:author="Maino Vieytes, Christian (NIH/NIA/IRP) [F]" w:date="2023-11-15T16:24:00Z">
                                          <w:rPr>
                                            <w:rFonts w:ascii="Calibri" w:hAnsi="Calibri" w:cs="Calibri"/>
                                            <w:color w:val="000000"/>
                                          </w:rPr>
                                        </w:rPrChange>
                                      </w:rPr>
                                      <w:t>0.01*</w:t>
                                    </w:r>
                                  </w:ins>
                                  <w:del w:id="2518" w:author="Maino Vieytes, Christian (NIH/NIA/IRP) [F]" w:date="2023-11-15T15:54:00Z">
                                    <w:r w:rsidRPr="002B4FE9" w:rsidDel="00A12FDA">
                                      <w:rPr>
                                        <w:rFonts w:ascii="Times New Roman" w:hAnsi="Times New Roman" w:cs="Times New Roman"/>
                                        <w:sz w:val="18"/>
                                        <w:szCs w:val="18"/>
                                        <w:rPrChange w:id="2519" w:author="Maino Vieytes, Christian (NIH/NIA/IRP) [F]" w:date="2023-11-15T16:24:00Z">
                                          <w:rPr>
                                            <w:rFonts w:ascii="Times New Roman" w:hAnsi="Times New Roman" w:cs="Times New Roman"/>
                                            <w:sz w:val="20"/>
                                            <w:szCs w:val="20"/>
                                          </w:rPr>
                                        </w:rPrChange>
                                      </w:rPr>
                                      <w:delText>0.03*</w:delText>
                                    </w:r>
                                  </w:del>
                                </w:p>
                              </w:tc>
                              <w:tc>
                                <w:tcPr>
                                  <w:tcW w:w="1622" w:type="dxa"/>
                                  <w:noWrap/>
                                  <w:vAlign w:val="center"/>
                                  <w:hideMark/>
                                  <w:tcPrChange w:id="2520" w:author="Maino Vieytes, Christian (NIH/NIA/IRP) [F]" w:date="2023-11-15T16:24:00Z">
                                    <w:tcPr>
                                      <w:tcW w:w="1816" w:type="dxa"/>
                                      <w:gridSpan w:val="4"/>
                                      <w:noWrap/>
                                      <w:vAlign w:val="center"/>
                                      <w:hideMark/>
                                    </w:tcPr>
                                  </w:tcPrChange>
                                </w:tcPr>
                                <w:p w14:paraId="21736688" w14:textId="20FF86F3" w:rsidR="002B4FE9" w:rsidRPr="002B4FE9" w:rsidRDefault="002B4FE9" w:rsidP="002B4FE9">
                                  <w:pPr>
                                    <w:jc w:val="center"/>
                                    <w:rPr>
                                      <w:rFonts w:ascii="Times New Roman" w:hAnsi="Times New Roman" w:cs="Times New Roman"/>
                                      <w:sz w:val="18"/>
                                      <w:szCs w:val="18"/>
                                      <w:rPrChange w:id="2521" w:author="Maino Vieytes, Christian (NIH/NIA/IRP) [F]" w:date="2023-11-15T16:24:00Z">
                                        <w:rPr>
                                          <w:rFonts w:ascii="Times New Roman" w:hAnsi="Times New Roman" w:cs="Times New Roman"/>
                                          <w:sz w:val="20"/>
                                          <w:szCs w:val="20"/>
                                        </w:rPr>
                                      </w:rPrChange>
                                    </w:rPr>
                                  </w:pPr>
                                  <w:ins w:id="2522" w:author="Maino Vieytes, Christian (NIH/NIA/IRP) [F]" w:date="2023-11-15T16:24:00Z">
                                    <w:r w:rsidRPr="002B4FE9">
                                      <w:rPr>
                                        <w:rFonts w:ascii="Times New Roman" w:hAnsi="Times New Roman" w:cs="Times New Roman"/>
                                        <w:color w:val="000000"/>
                                        <w:sz w:val="18"/>
                                        <w:szCs w:val="18"/>
                                        <w:rPrChange w:id="2523" w:author="Maino Vieytes, Christian (NIH/NIA/IRP) [F]" w:date="2023-11-15T16:24:00Z">
                                          <w:rPr>
                                            <w:rFonts w:ascii="Calibri" w:hAnsi="Calibri" w:cs="Calibri"/>
                                            <w:color w:val="000000"/>
                                          </w:rPr>
                                        </w:rPrChange>
                                      </w:rPr>
                                      <w:t>1.27 (1.03-1.57)*</w:t>
                                    </w:r>
                                  </w:ins>
                                  <w:del w:id="2524" w:author="Maino Vieytes, Christian (NIH/NIA/IRP) [F]" w:date="2023-11-15T15:54:00Z">
                                    <w:r w:rsidRPr="002B4FE9" w:rsidDel="00A12FDA">
                                      <w:rPr>
                                        <w:rFonts w:ascii="Times New Roman" w:hAnsi="Times New Roman" w:cs="Times New Roman"/>
                                        <w:sz w:val="18"/>
                                        <w:szCs w:val="18"/>
                                        <w:rPrChange w:id="2525" w:author="Maino Vieytes, Christian (NIH/NIA/IRP) [F]" w:date="2023-11-15T16:24:00Z">
                                          <w:rPr>
                                            <w:rFonts w:ascii="Times New Roman" w:hAnsi="Times New Roman" w:cs="Times New Roman"/>
                                            <w:sz w:val="20"/>
                                            <w:szCs w:val="20"/>
                                          </w:rPr>
                                        </w:rPrChange>
                                      </w:rPr>
                                      <w:delText>1.23 (1.06-1.42)**</w:delText>
                                    </w:r>
                                  </w:del>
                                </w:p>
                              </w:tc>
                              <w:tc>
                                <w:tcPr>
                                  <w:tcW w:w="1310" w:type="dxa"/>
                                  <w:noWrap/>
                                  <w:vAlign w:val="center"/>
                                  <w:hideMark/>
                                  <w:tcPrChange w:id="2526" w:author="Maino Vieytes, Christian (NIH/NIA/IRP) [F]" w:date="2023-11-15T16:24:00Z">
                                    <w:tcPr>
                                      <w:tcW w:w="958" w:type="dxa"/>
                                      <w:gridSpan w:val="4"/>
                                      <w:noWrap/>
                                      <w:vAlign w:val="center"/>
                                      <w:hideMark/>
                                    </w:tcPr>
                                  </w:tcPrChange>
                                </w:tcPr>
                                <w:p w14:paraId="63314679" w14:textId="5044CC9E" w:rsidR="002B4FE9" w:rsidRPr="002B4FE9" w:rsidRDefault="002B4FE9" w:rsidP="002B4FE9">
                                  <w:pPr>
                                    <w:jc w:val="center"/>
                                    <w:rPr>
                                      <w:rFonts w:ascii="Times New Roman" w:hAnsi="Times New Roman" w:cs="Times New Roman"/>
                                      <w:sz w:val="18"/>
                                      <w:szCs w:val="18"/>
                                      <w:rPrChange w:id="2527" w:author="Maino Vieytes, Christian (NIH/NIA/IRP) [F]" w:date="2023-11-15T16:24:00Z">
                                        <w:rPr>
                                          <w:rFonts w:ascii="Times New Roman" w:hAnsi="Times New Roman" w:cs="Times New Roman"/>
                                          <w:sz w:val="20"/>
                                          <w:szCs w:val="20"/>
                                        </w:rPr>
                                      </w:rPrChange>
                                    </w:rPr>
                                  </w:pPr>
                                  <w:ins w:id="2528" w:author="Maino Vieytes, Christian (NIH/NIA/IRP) [F]" w:date="2023-11-15T16:24:00Z">
                                    <w:r w:rsidRPr="002B4FE9">
                                      <w:rPr>
                                        <w:rFonts w:ascii="Times New Roman" w:hAnsi="Times New Roman" w:cs="Times New Roman"/>
                                        <w:color w:val="000000"/>
                                        <w:sz w:val="18"/>
                                        <w:szCs w:val="18"/>
                                        <w:rPrChange w:id="2529" w:author="Maino Vieytes, Christian (NIH/NIA/IRP) [F]" w:date="2023-11-15T16:24:00Z">
                                          <w:rPr>
                                            <w:rFonts w:ascii="Calibri" w:hAnsi="Calibri" w:cs="Calibri"/>
                                            <w:color w:val="000000"/>
                                          </w:rPr>
                                        </w:rPrChange>
                                      </w:rPr>
                                      <w:t>0.12</w:t>
                                    </w:r>
                                  </w:ins>
                                  <w:del w:id="2530" w:author="Maino Vieytes, Christian (NIH/NIA/IRP) [F]" w:date="2023-11-15T15:54:00Z">
                                    <w:r w:rsidRPr="002B4FE9" w:rsidDel="00A12FDA">
                                      <w:rPr>
                                        <w:rFonts w:ascii="Times New Roman" w:hAnsi="Times New Roman" w:cs="Times New Roman"/>
                                        <w:color w:val="000000"/>
                                        <w:sz w:val="18"/>
                                        <w:szCs w:val="18"/>
                                        <w:rPrChange w:id="2531" w:author="Maino Vieytes, Christian (NIH/NIA/IRP) [F]" w:date="2023-11-15T16:24:00Z">
                                          <w:rPr>
                                            <w:rFonts w:ascii="Times New Roman" w:hAnsi="Times New Roman" w:cs="Times New Roman"/>
                                            <w:color w:val="000000"/>
                                            <w:sz w:val="20"/>
                                            <w:szCs w:val="20"/>
                                          </w:rPr>
                                        </w:rPrChange>
                                      </w:rPr>
                                      <w:delText>0.48</w:delText>
                                    </w:r>
                                  </w:del>
                                </w:p>
                              </w:tc>
                            </w:tr>
                            <w:tr w:rsidR="002B4FE9" w:rsidRPr="002B4FE9" w:rsidDel="002B4FE9" w14:paraId="2A803884" w14:textId="08604213" w:rsidTr="002B4FE9">
                              <w:trPr>
                                <w:trHeight w:val="320"/>
                                <w:del w:id="2532" w:author="Maino Vieytes, Christian (NIH/NIA/IRP) [F]" w:date="2023-11-15T16:23:00Z"/>
                              </w:trPr>
                              <w:tc>
                                <w:tcPr>
                                  <w:tcW w:w="2317" w:type="dxa"/>
                                  <w:noWrap/>
                                  <w:vAlign w:val="center"/>
                                  <w:hideMark/>
                                </w:tcPr>
                                <w:p w14:paraId="0B6E4463" w14:textId="526496B9" w:rsidR="002B4FE9" w:rsidRPr="008A6C8D" w:rsidDel="002B4FE9" w:rsidRDefault="002B4FE9" w:rsidP="002B4FE9">
                                  <w:pPr>
                                    <w:rPr>
                                      <w:del w:id="2533" w:author="Maino Vieytes, Christian (NIH/NIA/IRP) [F]" w:date="2023-11-15T16:23:00Z"/>
                                      <w:rFonts w:ascii="Times New Roman" w:hAnsi="Times New Roman" w:cs="Times New Roman"/>
                                      <w:sz w:val="18"/>
                                      <w:szCs w:val="18"/>
                                      <w:rPrChange w:id="2534" w:author="Maino Vieytes, Christian (NIH/NIA/IRP) [F]" w:date="2023-11-15T15:57:00Z">
                                        <w:rPr>
                                          <w:del w:id="2535" w:author="Maino Vieytes, Christian (NIH/NIA/IRP) [F]" w:date="2023-11-15T16:23:00Z"/>
                                          <w:rFonts w:ascii="Times New Roman" w:hAnsi="Times New Roman" w:cs="Times New Roman"/>
                                          <w:sz w:val="20"/>
                                          <w:szCs w:val="20"/>
                                        </w:rPr>
                                      </w:rPrChange>
                                    </w:rPr>
                                  </w:pPr>
                                  <w:del w:id="2536" w:author="Maino Vieytes, Christian (NIH/NIA/IRP) [F]" w:date="2023-11-15T16:23:00Z">
                                    <w:r w:rsidRPr="008A6C8D" w:rsidDel="002B4FE9">
                                      <w:rPr>
                                        <w:rFonts w:ascii="Times New Roman" w:hAnsi="Times New Roman" w:cs="Times New Roman"/>
                                        <w:sz w:val="18"/>
                                        <w:szCs w:val="18"/>
                                        <w:rPrChange w:id="2537" w:author="Maino Vieytes, Christian (NIH/NIA/IRP) [F]" w:date="2023-11-15T15:57:00Z">
                                          <w:rPr>
                                            <w:rFonts w:ascii="Times New Roman" w:hAnsi="Times New Roman" w:cs="Times New Roman"/>
                                            <w:sz w:val="20"/>
                                            <w:szCs w:val="20"/>
                                          </w:rPr>
                                        </w:rPrChange>
                                      </w:rPr>
                                      <w:delText>Age</w:delText>
                                    </w:r>
                                    <w:r w:rsidRPr="008A6C8D" w:rsidDel="002B4FE9">
                                      <w:rPr>
                                        <w:rFonts w:ascii="Times New Roman" w:hAnsi="Times New Roman" w:cs="Times New Roman"/>
                                        <w:b/>
                                        <w:bCs/>
                                        <w:sz w:val="18"/>
                                        <w:szCs w:val="18"/>
                                        <w:vertAlign w:val="superscript"/>
                                        <w:lang w:bidi="en-US"/>
                                        <w:rPrChange w:id="2538"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
                                <w:p w14:paraId="20424A55" w14:textId="5B5BCD49" w:rsidR="002B4FE9" w:rsidRPr="008A6C8D" w:rsidDel="002B4FE9" w:rsidRDefault="002B4FE9" w:rsidP="002B4FE9">
                                  <w:pPr>
                                    <w:jc w:val="center"/>
                                    <w:rPr>
                                      <w:del w:id="2539" w:author="Maino Vieytes, Christian (NIH/NIA/IRP) [F]" w:date="2023-11-15T16:23:00Z"/>
                                      <w:rFonts w:ascii="Times New Roman" w:hAnsi="Times New Roman" w:cs="Times New Roman"/>
                                      <w:sz w:val="18"/>
                                      <w:szCs w:val="18"/>
                                      <w:rPrChange w:id="2540" w:author="Maino Vieytes, Christian (NIH/NIA/IRP) [F]" w:date="2023-11-15T15:57:00Z">
                                        <w:rPr>
                                          <w:del w:id="2541" w:author="Maino Vieytes, Christian (NIH/NIA/IRP) [F]" w:date="2023-11-15T16:23:00Z"/>
                                          <w:rFonts w:ascii="Times New Roman" w:hAnsi="Times New Roman" w:cs="Times New Roman"/>
                                          <w:sz w:val="20"/>
                                          <w:szCs w:val="20"/>
                                        </w:rPr>
                                      </w:rPrChange>
                                    </w:rPr>
                                  </w:pPr>
                                  <w:del w:id="2542" w:author="Maino Vieytes, Christian (NIH/NIA/IRP) [F]" w:date="2023-11-15T15:54:00Z">
                                    <w:r w:rsidRPr="008A6C8D" w:rsidDel="00A12FDA">
                                      <w:rPr>
                                        <w:rFonts w:ascii="Times New Roman" w:hAnsi="Times New Roman" w:cs="Times New Roman"/>
                                        <w:sz w:val="18"/>
                                        <w:szCs w:val="18"/>
                                        <w:rPrChange w:id="2543"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
                                <w:p w14:paraId="2A2A537B" w14:textId="6FBD6B5E" w:rsidR="002B4FE9" w:rsidRPr="008A6C8D" w:rsidDel="002B4FE9" w:rsidRDefault="002B4FE9" w:rsidP="002B4FE9">
                                  <w:pPr>
                                    <w:jc w:val="center"/>
                                    <w:rPr>
                                      <w:del w:id="2544" w:author="Maino Vieytes, Christian (NIH/NIA/IRP) [F]" w:date="2023-11-15T16:23:00Z"/>
                                      <w:rFonts w:ascii="Times New Roman" w:hAnsi="Times New Roman" w:cs="Times New Roman"/>
                                      <w:sz w:val="18"/>
                                      <w:szCs w:val="18"/>
                                      <w:rPrChange w:id="2545" w:author="Maino Vieytes, Christian (NIH/NIA/IRP) [F]" w:date="2023-11-15T15:57:00Z">
                                        <w:rPr>
                                          <w:del w:id="2546" w:author="Maino Vieytes, Christian (NIH/NIA/IRP) [F]" w:date="2023-11-15T16:23:00Z"/>
                                          <w:rFonts w:ascii="Times New Roman" w:hAnsi="Times New Roman" w:cs="Times New Roman"/>
                                          <w:sz w:val="20"/>
                                          <w:szCs w:val="20"/>
                                        </w:rPr>
                                      </w:rPrChange>
                                    </w:rPr>
                                  </w:pPr>
                                  <w:del w:id="2547" w:author="Maino Vieytes, Christian (NIH/NIA/IRP) [F]" w:date="2023-11-15T15:54:00Z">
                                    <w:r w:rsidRPr="008A6C8D" w:rsidDel="00A12FDA">
                                      <w:rPr>
                                        <w:rFonts w:ascii="Times New Roman" w:hAnsi="Times New Roman" w:cs="Times New Roman"/>
                                        <w:sz w:val="18"/>
                                        <w:szCs w:val="18"/>
                                        <w:rPrChange w:id="2548"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
                                <w:p w14:paraId="34D15CCB" w14:textId="7A6AB8BD" w:rsidR="002B4FE9" w:rsidRPr="002B4FE9" w:rsidDel="002B4FE9" w:rsidRDefault="002B4FE9" w:rsidP="00555C35">
                                  <w:pPr>
                                    <w:jc w:val="center"/>
                                    <w:rPr>
                                      <w:del w:id="2549" w:author="Maino Vieytes, Christian (NIH/NIA/IRP) [F]" w:date="2023-11-15T16:23:00Z"/>
                                      <w:rFonts w:ascii="Times New Roman" w:hAnsi="Times New Roman" w:cs="Times New Roman"/>
                                      <w:sz w:val="18"/>
                                      <w:szCs w:val="18"/>
                                      <w:rPrChange w:id="2550" w:author="Maino Vieytes, Christian (NIH/NIA/IRP) [F]" w:date="2023-11-15T16:24:00Z">
                                        <w:rPr>
                                          <w:del w:id="2551" w:author="Maino Vieytes, Christian (NIH/NIA/IRP) [F]" w:date="2023-11-15T16:23:00Z"/>
                                          <w:rFonts w:ascii="Times New Roman" w:hAnsi="Times New Roman" w:cs="Times New Roman"/>
                                          <w:sz w:val="20"/>
                                          <w:szCs w:val="20"/>
                                        </w:rPr>
                                      </w:rPrChange>
                                    </w:rPr>
                                  </w:pPr>
                                  <w:ins w:id="2552" w:author="Maino Vieytes, Christian (NIH/NIA/IRP) [F]" w:date="2023-11-15T16:24:00Z">
                                    <w:r w:rsidRPr="002B4FE9">
                                      <w:rPr>
                                        <w:rFonts w:ascii="Times New Roman" w:hAnsi="Times New Roman" w:cs="Times New Roman"/>
                                        <w:color w:val="000000"/>
                                        <w:sz w:val="18"/>
                                        <w:szCs w:val="18"/>
                                        <w:rPrChange w:id="2553" w:author="Maino Vieytes, Christian (NIH/NIA/IRP) [F]" w:date="2023-11-15T16:24:00Z">
                                          <w:rPr>
                                            <w:rFonts w:ascii="Calibri" w:hAnsi="Calibri" w:cs="Calibri"/>
                                            <w:color w:val="000000"/>
                                          </w:rPr>
                                        </w:rPrChange>
                                      </w:rPr>
                                      <w:t>0.72 (0.47-1.10)</w:t>
                                    </w:r>
                                  </w:ins>
                                  <w:del w:id="2554" w:author="Maino Vieytes, Christian (NIH/NIA/IRP) [F]" w:date="2023-11-15T15:54:00Z">
                                    <w:r w:rsidRPr="002B4FE9" w:rsidDel="00A12FDA">
                                      <w:rPr>
                                        <w:rFonts w:ascii="Times New Roman" w:hAnsi="Times New Roman" w:cs="Times New Roman"/>
                                        <w:sz w:val="18"/>
                                        <w:szCs w:val="18"/>
                                        <w:rPrChange w:id="2555" w:author="Maino Vieytes, Christian (NIH/NIA/IRP) [F]" w:date="2023-11-15T16:24:00Z">
                                          <w:rPr>
                                            <w:rFonts w:ascii="Times New Roman" w:hAnsi="Times New Roman" w:cs="Times New Roman"/>
                                            <w:sz w:val="20"/>
                                            <w:szCs w:val="20"/>
                                          </w:rPr>
                                        </w:rPrChange>
                                      </w:rPr>
                                      <w:delText>0.85 (0.57-1.27)</w:delText>
                                    </w:r>
                                  </w:del>
                                </w:p>
                              </w:tc>
                              <w:tc>
                                <w:tcPr>
                                  <w:tcW w:w="1716" w:type="dxa"/>
                                  <w:noWrap/>
                                  <w:vAlign w:val="center"/>
                                  <w:hideMark/>
                                </w:tcPr>
                                <w:p w14:paraId="5EE199AE" w14:textId="6B3E27B7" w:rsidR="002B4FE9" w:rsidRPr="002B4FE9" w:rsidDel="002B4FE9" w:rsidRDefault="002B4FE9" w:rsidP="00555C35">
                                  <w:pPr>
                                    <w:jc w:val="center"/>
                                    <w:rPr>
                                      <w:del w:id="2556" w:author="Maino Vieytes, Christian (NIH/NIA/IRP) [F]" w:date="2023-11-15T16:23:00Z"/>
                                      <w:rFonts w:ascii="Times New Roman" w:hAnsi="Times New Roman" w:cs="Times New Roman"/>
                                      <w:sz w:val="18"/>
                                      <w:szCs w:val="18"/>
                                      <w:rPrChange w:id="2557" w:author="Maino Vieytes, Christian (NIH/NIA/IRP) [F]" w:date="2023-11-15T16:24:00Z">
                                        <w:rPr>
                                          <w:del w:id="2558" w:author="Maino Vieytes, Christian (NIH/NIA/IRP) [F]" w:date="2023-11-15T16:23:00Z"/>
                                          <w:rFonts w:ascii="Times New Roman" w:hAnsi="Times New Roman" w:cs="Times New Roman"/>
                                          <w:sz w:val="20"/>
                                          <w:szCs w:val="20"/>
                                        </w:rPr>
                                      </w:rPrChange>
                                    </w:rPr>
                                  </w:pPr>
                                  <w:ins w:id="2559" w:author="Maino Vieytes, Christian (NIH/NIA/IRP) [F]" w:date="2023-11-15T16:24:00Z">
                                    <w:r w:rsidRPr="002B4FE9">
                                      <w:rPr>
                                        <w:rFonts w:ascii="Times New Roman" w:hAnsi="Times New Roman" w:cs="Times New Roman"/>
                                        <w:color w:val="000000"/>
                                        <w:sz w:val="18"/>
                                        <w:szCs w:val="18"/>
                                        <w:rPrChange w:id="2560" w:author="Maino Vieytes, Christian (NIH/NIA/IRP) [F]" w:date="2023-11-15T16:24:00Z">
                                          <w:rPr>
                                            <w:rFonts w:ascii="Calibri" w:hAnsi="Calibri" w:cs="Calibri"/>
                                            <w:color w:val="000000"/>
                                          </w:rPr>
                                        </w:rPrChange>
                                      </w:rPr>
                                      <w:t>0.93 (0.58-1.48)</w:t>
                                    </w:r>
                                  </w:ins>
                                  <w:del w:id="2561" w:author="Maino Vieytes, Christian (NIH/NIA/IRP) [F]" w:date="2023-11-15T15:54:00Z">
                                    <w:r w:rsidRPr="002B4FE9" w:rsidDel="00A12FDA">
                                      <w:rPr>
                                        <w:rFonts w:ascii="Times New Roman" w:hAnsi="Times New Roman" w:cs="Times New Roman"/>
                                        <w:sz w:val="18"/>
                                        <w:szCs w:val="18"/>
                                        <w:rPrChange w:id="2562" w:author="Maino Vieytes, Christian (NIH/NIA/IRP) [F]" w:date="2023-11-15T16:24:00Z">
                                          <w:rPr>
                                            <w:rFonts w:ascii="Times New Roman" w:hAnsi="Times New Roman" w:cs="Times New Roman"/>
                                            <w:sz w:val="20"/>
                                            <w:szCs w:val="20"/>
                                          </w:rPr>
                                        </w:rPrChange>
                                      </w:rPr>
                                      <w:delText>1.05 (0.67-1.65)</w:delText>
                                    </w:r>
                                  </w:del>
                                </w:p>
                              </w:tc>
                              <w:tc>
                                <w:tcPr>
                                  <w:tcW w:w="1716" w:type="dxa"/>
                                  <w:noWrap/>
                                  <w:vAlign w:val="center"/>
                                  <w:hideMark/>
                                </w:tcPr>
                                <w:p w14:paraId="0FD1A26C" w14:textId="4A867777" w:rsidR="002B4FE9" w:rsidRPr="002B4FE9" w:rsidDel="002B4FE9" w:rsidRDefault="002B4FE9" w:rsidP="00555C35">
                                  <w:pPr>
                                    <w:jc w:val="center"/>
                                    <w:rPr>
                                      <w:del w:id="2563" w:author="Maino Vieytes, Christian (NIH/NIA/IRP) [F]" w:date="2023-11-15T16:23:00Z"/>
                                      <w:rFonts w:ascii="Times New Roman" w:hAnsi="Times New Roman" w:cs="Times New Roman"/>
                                      <w:sz w:val="18"/>
                                      <w:szCs w:val="18"/>
                                      <w:rPrChange w:id="2564" w:author="Maino Vieytes, Christian (NIH/NIA/IRP) [F]" w:date="2023-11-15T16:24:00Z">
                                        <w:rPr>
                                          <w:del w:id="2565" w:author="Maino Vieytes, Christian (NIH/NIA/IRP) [F]" w:date="2023-11-15T16:23:00Z"/>
                                          <w:rFonts w:ascii="Times New Roman" w:hAnsi="Times New Roman" w:cs="Times New Roman"/>
                                          <w:sz w:val="20"/>
                                          <w:szCs w:val="20"/>
                                        </w:rPr>
                                      </w:rPrChange>
                                    </w:rPr>
                                  </w:pPr>
                                  <w:ins w:id="2566" w:author="Maino Vieytes, Christian (NIH/NIA/IRP) [F]" w:date="2023-11-15T16:24:00Z">
                                    <w:r w:rsidRPr="002B4FE9">
                                      <w:rPr>
                                        <w:rFonts w:ascii="Times New Roman" w:hAnsi="Times New Roman" w:cs="Times New Roman"/>
                                        <w:color w:val="000000"/>
                                        <w:sz w:val="18"/>
                                        <w:szCs w:val="18"/>
                                        <w:rPrChange w:id="2567" w:author="Maino Vieytes, Christian (NIH/NIA/IRP) [F]" w:date="2023-11-15T16:24:00Z">
                                          <w:rPr>
                                            <w:rFonts w:ascii="Calibri" w:hAnsi="Calibri" w:cs="Calibri"/>
                                            <w:color w:val="000000"/>
                                          </w:rPr>
                                        </w:rPrChange>
                                      </w:rPr>
                                      <w:t>0.69 (0.39-1.20)</w:t>
                                    </w:r>
                                  </w:ins>
                                  <w:del w:id="2568" w:author="Maino Vieytes, Christian (NIH/NIA/IRP) [F]" w:date="2023-11-15T15:54:00Z">
                                    <w:r w:rsidRPr="002B4FE9" w:rsidDel="00A12FDA">
                                      <w:rPr>
                                        <w:rFonts w:ascii="Times New Roman" w:hAnsi="Times New Roman" w:cs="Times New Roman"/>
                                        <w:sz w:val="18"/>
                                        <w:szCs w:val="18"/>
                                        <w:rPrChange w:id="2569" w:author="Maino Vieytes, Christian (NIH/NIA/IRP) [F]" w:date="2023-11-15T16:24:00Z">
                                          <w:rPr>
                                            <w:rFonts w:ascii="Times New Roman" w:hAnsi="Times New Roman" w:cs="Times New Roman"/>
                                            <w:sz w:val="20"/>
                                            <w:szCs w:val="20"/>
                                          </w:rPr>
                                        </w:rPrChange>
                                      </w:rPr>
                                      <w:delText>0.94 (0.64-1.40)</w:delText>
                                    </w:r>
                                  </w:del>
                                </w:p>
                              </w:tc>
                              <w:tc>
                                <w:tcPr>
                                  <w:tcW w:w="1816" w:type="dxa"/>
                                  <w:noWrap/>
                                  <w:vAlign w:val="center"/>
                                  <w:hideMark/>
                                </w:tcPr>
                                <w:p w14:paraId="7850C686" w14:textId="23A1DDEF" w:rsidR="002B4FE9" w:rsidRPr="002B4FE9" w:rsidDel="002B4FE9" w:rsidRDefault="002B4FE9" w:rsidP="00555C35">
                                  <w:pPr>
                                    <w:jc w:val="center"/>
                                    <w:rPr>
                                      <w:del w:id="2570" w:author="Maino Vieytes, Christian (NIH/NIA/IRP) [F]" w:date="2023-11-15T16:23:00Z"/>
                                      <w:rFonts w:ascii="Times New Roman" w:hAnsi="Times New Roman" w:cs="Times New Roman"/>
                                      <w:sz w:val="18"/>
                                      <w:szCs w:val="18"/>
                                      <w:rPrChange w:id="2571" w:author="Maino Vieytes, Christian (NIH/NIA/IRP) [F]" w:date="2023-11-15T16:24:00Z">
                                        <w:rPr>
                                          <w:del w:id="2572" w:author="Maino Vieytes, Christian (NIH/NIA/IRP) [F]" w:date="2023-11-15T16:23:00Z"/>
                                          <w:rFonts w:ascii="Times New Roman" w:hAnsi="Times New Roman" w:cs="Times New Roman"/>
                                          <w:sz w:val="20"/>
                                          <w:szCs w:val="20"/>
                                        </w:rPr>
                                      </w:rPrChange>
                                    </w:rPr>
                                  </w:pPr>
                                  <w:ins w:id="2573" w:author="Maino Vieytes, Christian (NIH/NIA/IRP) [F]" w:date="2023-11-15T16:24:00Z">
                                    <w:r w:rsidRPr="002B4FE9">
                                      <w:rPr>
                                        <w:rFonts w:ascii="Times New Roman" w:hAnsi="Times New Roman" w:cs="Times New Roman"/>
                                        <w:color w:val="000000"/>
                                        <w:sz w:val="18"/>
                                        <w:szCs w:val="18"/>
                                        <w:rPrChange w:id="2574" w:author="Maino Vieytes, Christian (NIH/NIA/IRP) [F]" w:date="2023-11-15T16:24:00Z">
                                          <w:rPr>
                                            <w:rFonts w:ascii="Calibri" w:hAnsi="Calibri" w:cs="Calibri"/>
                                            <w:color w:val="000000"/>
                                          </w:rPr>
                                        </w:rPrChange>
                                      </w:rPr>
                                      <w:t>0.31 (0.18-0.55)**</w:t>
                                    </w:r>
                                  </w:ins>
                                  <w:del w:id="2575" w:author="Maino Vieytes, Christian (NIH/NIA/IRP) [F]" w:date="2023-11-15T15:54:00Z">
                                    <w:r w:rsidRPr="002B4FE9" w:rsidDel="00A12FDA">
                                      <w:rPr>
                                        <w:rFonts w:ascii="Times New Roman" w:hAnsi="Times New Roman" w:cs="Times New Roman"/>
                                        <w:sz w:val="18"/>
                                        <w:szCs w:val="18"/>
                                        <w:rPrChange w:id="2576" w:author="Maino Vieytes, Christian (NIH/NIA/IRP) [F]" w:date="2023-11-15T16:24:00Z">
                                          <w:rPr>
                                            <w:rFonts w:ascii="Times New Roman" w:hAnsi="Times New Roman" w:cs="Times New Roman"/>
                                            <w:sz w:val="20"/>
                                            <w:szCs w:val="20"/>
                                          </w:rPr>
                                        </w:rPrChange>
                                      </w:rPr>
                                      <w:delText>1.13 (0.74-1.72)</w:delText>
                                    </w:r>
                                  </w:del>
                                </w:p>
                              </w:tc>
                              <w:tc>
                                <w:tcPr>
                                  <w:tcW w:w="1196" w:type="dxa"/>
                                  <w:noWrap/>
                                  <w:vAlign w:val="center"/>
                                  <w:hideMark/>
                                </w:tcPr>
                                <w:p w14:paraId="4DDCF2D9" w14:textId="13CBDB2A" w:rsidR="002B4FE9" w:rsidRPr="002B4FE9" w:rsidDel="002B4FE9" w:rsidRDefault="002B4FE9" w:rsidP="00555C35">
                                  <w:pPr>
                                    <w:jc w:val="center"/>
                                    <w:rPr>
                                      <w:del w:id="2577" w:author="Maino Vieytes, Christian (NIH/NIA/IRP) [F]" w:date="2023-11-15T16:23:00Z"/>
                                      <w:rFonts w:ascii="Times New Roman" w:hAnsi="Times New Roman" w:cs="Times New Roman"/>
                                      <w:sz w:val="18"/>
                                      <w:szCs w:val="18"/>
                                      <w:rPrChange w:id="2578" w:author="Maino Vieytes, Christian (NIH/NIA/IRP) [F]" w:date="2023-11-15T16:24:00Z">
                                        <w:rPr>
                                          <w:del w:id="2579" w:author="Maino Vieytes, Christian (NIH/NIA/IRP) [F]" w:date="2023-11-15T16:23:00Z"/>
                                          <w:rFonts w:ascii="Times New Roman" w:hAnsi="Times New Roman" w:cs="Times New Roman"/>
                                          <w:sz w:val="20"/>
                                          <w:szCs w:val="20"/>
                                        </w:rPr>
                                      </w:rPrChange>
                                    </w:rPr>
                                  </w:pPr>
                                  <w:ins w:id="2580" w:author="Maino Vieytes, Christian (NIH/NIA/IRP) [F]" w:date="2023-11-15T16:24:00Z">
                                    <w:r w:rsidRPr="002B4FE9">
                                      <w:rPr>
                                        <w:rFonts w:ascii="Times New Roman" w:hAnsi="Times New Roman" w:cs="Times New Roman"/>
                                        <w:color w:val="000000"/>
                                        <w:sz w:val="18"/>
                                        <w:szCs w:val="18"/>
                                        <w:rPrChange w:id="2581" w:author="Maino Vieytes, Christian (NIH/NIA/IRP) [F]" w:date="2023-11-15T16:24:00Z">
                                          <w:rPr>
                                            <w:rFonts w:ascii="Calibri" w:hAnsi="Calibri" w:cs="Calibri"/>
                                            <w:color w:val="000000"/>
                                          </w:rPr>
                                        </w:rPrChange>
                                      </w:rPr>
                                      <w:t>&lt; 0.01**</w:t>
                                    </w:r>
                                  </w:ins>
                                  <w:del w:id="2582" w:author="Maino Vieytes, Christian (NIH/NIA/IRP) [F]" w:date="2023-11-15T15:54:00Z">
                                    <w:r w:rsidRPr="002B4FE9" w:rsidDel="00A12FDA">
                                      <w:rPr>
                                        <w:rFonts w:ascii="Times New Roman" w:hAnsi="Times New Roman" w:cs="Times New Roman"/>
                                        <w:sz w:val="18"/>
                                        <w:szCs w:val="18"/>
                                        <w:rPrChange w:id="2583" w:author="Maino Vieytes, Christian (NIH/NIA/IRP) [F]" w:date="2023-11-15T16:24:00Z">
                                          <w:rPr>
                                            <w:rFonts w:ascii="Times New Roman" w:hAnsi="Times New Roman" w:cs="Times New Roman"/>
                                            <w:sz w:val="20"/>
                                            <w:szCs w:val="20"/>
                                          </w:rPr>
                                        </w:rPrChange>
                                      </w:rPr>
                                      <w:delText>0.41</w:delText>
                                    </w:r>
                                  </w:del>
                                </w:p>
                              </w:tc>
                              <w:tc>
                                <w:tcPr>
                                  <w:tcW w:w="1622" w:type="dxa"/>
                                  <w:noWrap/>
                                  <w:vAlign w:val="center"/>
                                  <w:hideMark/>
                                </w:tcPr>
                                <w:p w14:paraId="305D4586" w14:textId="0EA39CB9" w:rsidR="002B4FE9" w:rsidRPr="002B4FE9" w:rsidDel="002B4FE9" w:rsidRDefault="002B4FE9" w:rsidP="00555C35">
                                  <w:pPr>
                                    <w:jc w:val="center"/>
                                    <w:rPr>
                                      <w:del w:id="2584" w:author="Maino Vieytes, Christian (NIH/NIA/IRP) [F]" w:date="2023-11-15T16:23:00Z"/>
                                      <w:rFonts w:ascii="Times New Roman" w:hAnsi="Times New Roman" w:cs="Times New Roman"/>
                                      <w:sz w:val="18"/>
                                      <w:szCs w:val="18"/>
                                      <w:rPrChange w:id="2585" w:author="Maino Vieytes, Christian (NIH/NIA/IRP) [F]" w:date="2023-11-15T16:24:00Z">
                                        <w:rPr>
                                          <w:del w:id="2586" w:author="Maino Vieytes, Christian (NIH/NIA/IRP) [F]" w:date="2023-11-15T16:23:00Z"/>
                                          <w:rFonts w:ascii="Times New Roman" w:hAnsi="Times New Roman" w:cs="Times New Roman"/>
                                          <w:sz w:val="20"/>
                                          <w:szCs w:val="20"/>
                                        </w:rPr>
                                      </w:rPrChange>
                                    </w:rPr>
                                  </w:pPr>
                                  <w:ins w:id="2587" w:author="Maino Vieytes, Christian (NIH/NIA/IRP) [F]" w:date="2023-11-15T16:24:00Z">
                                    <w:r w:rsidRPr="002B4FE9">
                                      <w:rPr>
                                        <w:rFonts w:ascii="Times New Roman" w:hAnsi="Times New Roman" w:cs="Times New Roman"/>
                                        <w:color w:val="000000"/>
                                        <w:sz w:val="18"/>
                                        <w:szCs w:val="18"/>
                                        <w:rPrChange w:id="2588" w:author="Maino Vieytes, Christian (NIH/NIA/IRP) [F]" w:date="2023-11-15T16:24:00Z">
                                          <w:rPr>
                                            <w:rFonts w:ascii="Calibri" w:hAnsi="Calibri" w:cs="Calibri"/>
                                            <w:color w:val="000000"/>
                                          </w:rPr>
                                        </w:rPrChange>
                                      </w:rPr>
                                      <w:t>0.71 (0.60-0.84)**</w:t>
                                    </w:r>
                                  </w:ins>
                                  <w:del w:id="2589" w:author="Maino Vieytes, Christian (NIH/NIA/IRP) [F]" w:date="2023-11-15T15:54:00Z">
                                    <w:r w:rsidRPr="002B4FE9" w:rsidDel="00A12FDA">
                                      <w:rPr>
                                        <w:rFonts w:ascii="Times New Roman" w:hAnsi="Times New Roman" w:cs="Times New Roman"/>
                                        <w:sz w:val="18"/>
                                        <w:szCs w:val="18"/>
                                        <w:rPrChange w:id="2590" w:author="Maino Vieytes, Christian (NIH/NIA/IRP) [F]" w:date="2023-11-15T16:24:00Z">
                                          <w:rPr>
                                            <w:rFonts w:ascii="Times New Roman" w:hAnsi="Times New Roman" w:cs="Times New Roman"/>
                                            <w:sz w:val="20"/>
                                            <w:szCs w:val="20"/>
                                          </w:rPr>
                                        </w:rPrChange>
                                      </w:rPr>
                                      <w:delText>1.08 (0.94-1.24)</w:delText>
                                    </w:r>
                                  </w:del>
                                </w:p>
                              </w:tc>
                              <w:tc>
                                <w:tcPr>
                                  <w:tcW w:w="1310" w:type="dxa"/>
                                  <w:noWrap/>
                                  <w:vAlign w:val="center"/>
                                  <w:hideMark/>
                                </w:tcPr>
                                <w:p w14:paraId="05410598" w14:textId="35C01D1B" w:rsidR="002B4FE9" w:rsidRPr="002B4FE9" w:rsidDel="002B4FE9" w:rsidRDefault="002B4FE9" w:rsidP="00555C35">
                                  <w:pPr>
                                    <w:jc w:val="center"/>
                                    <w:rPr>
                                      <w:del w:id="2591" w:author="Maino Vieytes, Christian (NIH/NIA/IRP) [F]" w:date="2023-11-15T16:23:00Z"/>
                                      <w:rFonts w:ascii="Times New Roman" w:hAnsi="Times New Roman" w:cs="Times New Roman"/>
                                      <w:sz w:val="18"/>
                                      <w:szCs w:val="18"/>
                                      <w:rPrChange w:id="2592" w:author="Maino Vieytes, Christian (NIH/NIA/IRP) [F]" w:date="2023-11-15T16:24:00Z">
                                        <w:rPr>
                                          <w:del w:id="2593" w:author="Maino Vieytes, Christian (NIH/NIA/IRP) [F]" w:date="2023-11-15T16:23:00Z"/>
                                          <w:rFonts w:ascii="Times New Roman" w:hAnsi="Times New Roman" w:cs="Times New Roman"/>
                                          <w:sz w:val="20"/>
                                          <w:szCs w:val="20"/>
                                        </w:rPr>
                                      </w:rPrChange>
                                    </w:rPr>
                                  </w:pPr>
                                  <w:ins w:id="2594" w:author="Maino Vieytes, Christian (NIH/NIA/IRP) [F]" w:date="2023-11-15T16:24:00Z">
                                    <w:r w:rsidRPr="002B4FE9">
                                      <w:rPr>
                                        <w:rFonts w:ascii="Times New Roman" w:hAnsi="Times New Roman" w:cs="Times New Roman"/>
                                        <w:color w:val="000000"/>
                                        <w:sz w:val="18"/>
                                        <w:szCs w:val="18"/>
                                        <w:rPrChange w:id="2595" w:author="Maino Vieytes, Christian (NIH/NIA/IRP) [F]" w:date="2023-11-15T16:24:00Z">
                                          <w:rPr>
                                            <w:rFonts w:ascii="Calibri" w:hAnsi="Calibri" w:cs="Calibri"/>
                                            <w:color w:val="000000"/>
                                          </w:rPr>
                                        </w:rPrChange>
                                      </w:rPr>
                                      <w:t>&lt; 0.01**</w:t>
                                    </w:r>
                                  </w:ins>
                                  <w:del w:id="2596" w:author="Maino Vieytes, Christian (NIH/NIA/IRP) [F]" w:date="2023-11-15T15:54:00Z">
                                    <w:r w:rsidRPr="002B4FE9" w:rsidDel="00A12FDA">
                                      <w:rPr>
                                        <w:rFonts w:ascii="Times New Roman" w:hAnsi="Times New Roman" w:cs="Times New Roman"/>
                                        <w:color w:val="000000"/>
                                        <w:sz w:val="18"/>
                                        <w:szCs w:val="18"/>
                                        <w:rPrChange w:id="2597" w:author="Maino Vieytes, Christian (NIH/NIA/IRP) [F]" w:date="2023-11-15T16:24:00Z">
                                          <w:rPr>
                                            <w:rFonts w:ascii="Times New Roman" w:hAnsi="Times New Roman" w:cs="Times New Roman"/>
                                            <w:color w:val="000000"/>
                                            <w:sz w:val="20"/>
                                            <w:szCs w:val="20"/>
                                          </w:rPr>
                                        </w:rPrChange>
                                      </w:rPr>
                                      <w:delText>0.82</w:delText>
                                    </w:r>
                                  </w:del>
                                </w:p>
                              </w:tc>
                            </w:tr>
                            <w:tr w:rsidR="002B4FE9" w:rsidRPr="002B4FE9" w:rsidDel="002B4FE9" w14:paraId="551B88DB" w14:textId="0BA3ABC0" w:rsidTr="002B4FE9">
                              <w:trPr>
                                <w:trHeight w:val="320"/>
                                <w:del w:id="2598" w:author="Maino Vieytes, Christian (NIH/NIA/IRP) [F]" w:date="2023-11-15T16:23:00Z"/>
                              </w:trPr>
                              <w:tc>
                                <w:tcPr>
                                  <w:tcW w:w="2317" w:type="dxa"/>
                                  <w:noWrap/>
                                  <w:vAlign w:val="center"/>
                                  <w:hideMark/>
                                </w:tcPr>
                                <w:p w14:paraId="1404DE72" w14:textId="4AF87C61" w:rsidR="002B4FE9" w:rsidRPr="008A6C8D" w:rsidDel="002B4FE9" w:rsidRDefault="002B4FE9" w:rsidP="002B4FE9">
                                  <w:pPr>
                                    <w:jc w:val="center"/>
                                    <w:rPr>
                                      <w:del w:id="2599" w:author="Maino Vieytes, Christian (NIH/NIA/IRP) [F]" w:date="2023-11-15T16:23:00Z"/>
                                      <w:rFonts w:ascii="Times New Roman" w:hAnsi="Times New Roman" w:cs="Times New Roman"/>
                                      <w:sz w:val="18"/>
                                      <w:szCs w:val="18"/>
                                      <w:rPrChange w:id="2600" w:author="Maino Vieytes, Christian (NIH/NIA/IRP) [F]" w:date="2023-11-15T15:57:00Z">
                                        <w:rPr>
                                          <w:del w:id="2601" w:author="Maino Vieytes, Christian (NIH/NIA/IRP) [F]" w:date="2023-11-15T16:23:00Z"/>
                                          <w:rFonts w:ascii="Times New Roman" w:hAnsi="Times New Roman" w:cs="Times New Roman"/>
                                          <w:sz w:val="20"/>
                                          <w:szCs w:val="20"/>
                                        </w:rPr>
                                      </w:rPrChange>
                                    </w:rPr>
                                    <w:pPrChange w:id="2602" w:author="Maino Vieytes, Christian (NIH/NIA/IRP) [F]" w:date="2023-11-15T16:24:00Z">
                                      <w:pPr/>
                                    </w:pPrChange>
                                  </w:pPr>
                                  <w:del w:id="2603" w:author="Maino Vieytes, Christian (NIH/NIA/IRP) [F]" w:date="2023-11-15T16:23:00Z">
                                    <w:r w:rsidRPr="008A6C8D" w:rsidDel="002B4FE9">
                                      <w:rPr>
                                        <w:rFonts w:ascii="Times New Roman" w:hAnsi="Times New Roman" w:cs="Times New Roman"/>
                                        <w:sz w:val="18"/>
                                        <w:szCs w:val="18"/>
                                        <w:rPrChange w:id="2604" w:author="Maino Vieytes, Christian (NIH/NIA/IRP) [F]" w:date="2023-11-15T15:57:00Z">
                                          <w:rPr>
                                            <w:rFonts w:ascii="Times New Roman" w:hAnsi="Times New Roman" w:cs="Times New Roman"/>
                                            <w:sz w:val="20"/>
                                            <w:szCs w:val="20"/>
                                          </w:rPr>
                                        </w:rPrChange>
                                      </w:rPr>
                                      <w:delText>Household Size</w:delText>
                                    </w:r>
                                    <w:r w:rsidRPr="008A6C8D" w:rsidDel="002B4FE9">
                                      <w:rPr>
                                        <w:rFonts w:ascii="Times New Roman" w:hAnsi="Times New Roman" w:cs="Times New Roman"/>
                                        <w:b/>
                                        <w:bCs/>
                                        <w:sz w:val="18"/>
                                        <w:szCs w:val="18"/>
                                        <w:vertAlign w:val="superscript"/>
                                        <w:lang w:bidi="en-US"/>
                                        <w:rPrChange w:id="2605"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
                                <w:p w14:paraId="19D681A0" w14:textId="57E7549F" w:rsidR="002B4FE9" w:rsidRPr="008A6C8D" w:rsidDel="002B4FE9" w:rsidRDefault="002B4FE9" w:rsidP="00555C35">
                                  <w:pPr>
                                    <w:jc w:val="center"/>
                                    <w:rPr>
                                      <w:del w:id="2606" w:author="Maino Vieytes, Christian (NIH/NIA/IRP) [F]" w:date="2023-11-15T16:23:00Z"/>
                                      <w:rFonts w:ascii="Times New Roman" w:hAnsi="Times New Roman" w:cs="Times New Roman"/>
                                      <w:sz w:val="18"/>
                                      <w:szCs w:val="18"/>
                                      <w:rPrChange w:id="2607" w:author="Maino Vieytes, Christian (NIH/NIA/IRP) [F]" w:date="2023-11-15T15:57:00Z">
                                        <w:rPr>
                                          <w:del w:id="2608" w:author="Maino Vieytes, Christian (NIH/NIA/IRP) [F]" w:date="2023-11-15T16:23:00Z"/>
                                          <w:rFonts w:ascii="Times New Roman" w:hAnsi="Times New Roman" w:cs="Times New Roman"/>
                                          <w:sz w:val="20"/>
                                          <w:szCs w:val="20"/>
                                        </w:rPr>
                                      </w:rPrChange>
                                    </w:rPr>
                                  </w:pPr>
                                  <w:del w:id="2609" w:author="Maino Vieytes, Christian (NIH/NIA/IRP) [F]" w:date="2023-11-15T15:54:00Z">
                                    <w:r w:rsidRPr="008A6C8D" w:rsidDel="00A12FDA">
                                      <w:rPr>
                                        <w:rFonts w:ascii="Times New Roman" w:hAnsi="Times New Roman" w:cs="Times New Roman"/>
                                        <w:sz w:val="18"/>
                                        <w:szCs w:val="18"/>
                                        <w:rPrChange w:id="2610"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
                                <w:p w14:paraId="5537922B" w14:textId="61E69CD5" w:rsidR="002B4FE9" w:rsidRPr="008A6C8D" w:rsidDel="002B4FE9" w:rsidRDefault="002B4FE9" w:rsidP="00555C35">
                                  <w:pPr>
                                    <w:jc w:val="center"/>
                                    <w:rPr>
                                      <w:del w:id="2611" w:author="Maino Vieytes, Christian (NIH/NIA/IRP) [F]" w:date="2023-11-15T16:23:00Z"/>
                                      <w:rFonts w:ascii="Times New Roman" w:hAnsi="Times New Roman" w:cs="Times New Roman"/>
                                      <w:sz w:val="18"/>
                                      <w:szCs w:val="18"/>
                                      <w:rPrChange w:id="2612" w:author="Maino Vieytes, Christian (NIH/NIA/IRP) [F]" w:date="2023-11-15T15:57:00Z">
                                        <w:rPr>
                                          <w:del w:id="2613" w:author="Maino Vieytes, Christian (NIH/NIA/IRP) [F]" w:date="2023-11-15T16:23:00Z"/>
                                          <w:rFonts w:ascii="Times New Roman" w:hAnsi="Times New Roman" w:cs="Times New Roman"/>
                                          <w:sz w:val="20"/>
                                          <w:szCs w:val="20"/>
                                        </w:rPr>
                                      </w:rPrChange>
                                    </w:rPr>
                                  </w:pPr>
                                  <w:del w:id="2614" w:author="Maino Vieytes, Christian (NIH/NIA/IRP) [F]" w:date="2023-11-15T15:54:00Z">
                                    <w:r w:rsidRPr="008A6C8D" w:rsidDel="00A12FDA">
                                      <w:rPr>
                                        <w:rFonts w:ascii="Times New Roman" w:hAnsi="Times New Roman" w:cs="Times New Roman"/>
                                        <w:sz w:val="18"/>
                                        <w:szCs w:val="18"/>
                                        <w:rPrChange w:id="2615"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
                                <w:p w14:paraId="4FEF5A8E" w14:textId="26295B9E" w:rsidR="002B4FE9" w:rsidRPr="002B4FE9" w:rsidDel="002B4FE9" w:rsidRDefault="002B4FE9" w:rsidP="00555C35">
                                  <w:pPr>
                                    <w:jc w:val="center"/>
                                    <w:rPr>
                                      <w:del w:id="2616" w:author="Maino Vieytes, Christian (NIH/NIA/IRP) [F]" w:date="2023-11-15T16:23:00Z"/>
                                      <w:rFonts w:ascii="Times New Roman" w:hAnsi="Times New Roman" w:cs="Times New Roman"/>
                                      <w:sz w:val="18"/>
                                      <w:szCs w:val="18"/>
                                      <w:rPrChange w:id="2617" w:author="Maino Vieytes, Christian (NIH/NIA/IRP) [F]" w:date="2023-11-15T16:24:00Z">
                                        <w:rPr>
                                          <w:del w:id="2618" w:author="Maino Vieytes, Christian (NIH/NIA/IRP) [F]" w:date="2023-11-15T16:23:00Z"/>
                                          <w:rFonts w:ascii="Times New Roman" w:hAnsi="Times New Roman" w:cs="Times New Roman"/>
                                          <w:sz w:val="20"/>
                                          <w:szCs w:val="20"/>
                                        </w:rPr>
                                      </w:rPrChange>
                                    </w:rPr>
                                  </w:pPr>
                                  <w:ins w:id="2619" w:author="Maino Vieytes, Christian (NIH/NIA/IRP) [F]" w:date="2023-11-15T16:24:00Z">
                                    <w:r w:rsidRPr="002B4FE9">
                                      <w:rPr>
                                        <w:rFonts w:ascii="Times New Roman" w:hAnsi="Times New Roman" w:cs="Times New Roman"/>
                                        <w:color w:val="000000"/>
                                        <w:sz w:val="18"/>
                                        <w:szCs w:val="18"/>
                                        <w:rPrChange w:id="2620" w:author="Maino Vieytes, Christian (NIH/NIA/IRP) [F]" w:date="2023-11-15T16:24:00Z">
                                          <w:rPr>
                                            <w:rFonts w:ascii="Calibri" w:hAnsi="Calibri" w:cs="Calibri"/>
                                            <w:color w:val="000000"/>
                                          </w:rPr>
                                        </w:rPrChange>
                                      </w:rPr>
                                      <w:t>0.90 (0.48-1.70)</w:t>
                                    </w:r>
                                  </w:ins>
                                  <w:del w:id="2621" w:author="Maino Vieytes, Christian (NIH/NIA/IRP) [F]" w:date="2023-11-15T15:54:00Z">
                                    <w:r w:rsidRPr="002B4FE9" w:rsidDel="00A12FDA">
                                      <w:rPr>
                                        <w:rFonts w:ascii="Times New Roman" w:hAnsi="Times New Roman" w:cs="Times New Roman"/>
                                        <w:sz w:val="18"/>
                                        <w:szCs w:val="18"/>
                                        <w:rPrChange w:id="2622" w:author="Maino Vieytes, Christian (NIH/NIA/IRP) [F]" w:date="2023-11-15T16:24:00Z">
                                          <w:rPr>
                                            <w:rFonts w:ascii="Times New Roman" w:hAnsi="Times New Roman" w:cs="Times New Roman"/>
                                            <w:sz w:val="20"/>
                                            <w:szCs w:val="20"/>
                                          </w:rPr>
                                        </w:rPrChange>
                                      </w:rPr>
                                      <w:delText>0.99 (0.75-1.32)</w:delText>
                                    </w:r>
                                  </w:del>
                                </w:p>
                              </w:tc>
                              <w:tc>
                                <w:tcPr>
                                  <w:tcW w:w="1716" w:type="dxa"/>
                                  <w:noWrap/>
                                  <w:vAlign w:val="center"/>
                                  <w:hideMark/>
                                </w:tcPr>
                                <w:p w14:paraId="2C71D8BF" w14:textId="1BAC88D4" w:rsidR="002B4FE9" w:rsidRPr="002B4FE9" w:rsidDel="002B4FE9" w:rsidRDefault="002B4FE9" w:rsidP="00555C35">
                                  <w:pPr>
                                    <w:jc w:val="center"/>
                                    <w:rPr>
                                      <w:del w:id="2623" w:author="Maino Vieytes, Christian (NIH/NIA/IRP) [F]" w:date="2023-11-15T16:23:00Z"/>
                                      <w:rFonts w:ascii="Times New Roman" w:hAnsi="Times New Roman" w:cs="Times New Roman"/>
                                      <w:sz w:val="18"/>
                                      <w:szCs w:val="18"/>
                                      <w:rPrChange w:id="2624" w:author="Maino Vieytes, Christian (NIH/NIA/IRP) [F]" w:date="2023-11-15T16:24:00Z">
                                        <w:rPr>
                                          <w:del w:id="2625" w:author="Maino Vieytes, Christian (NIH/NIA/IRP) [F]" w:date="2023-11-15T16:23:00Z"/>
                                          <w:rFonts w:ascii="Times New Roman" w:hAnsi="Times New Roman" w:cs="Times New Roman"/>
                                          <w:sz w:val="20"/>
                                          <w:szCs w:val="20"/>
                                        </w:rPr>
                                      </w:rPrChange>
                                    </w:rPr>
                                  </w:pPr>
                                  <w:ins w:id="2626" w:author="Maino Vieytes, Christian (NIH/NIA/IRP) [F]" w:date="2023-11-15T16:24:00Z">
                                    <w:r w:rsidRPr="002B4FE9">
                                      <w:rPr>
                                        <w:rFonts w:ascii="Times New Roman" w:hAnsi="Times New Roman" w:cs="Times New Roman"/>
                                        <w:color w:val="000000"/>
                                        <w:sz w:val="18"/>
                                        <w:szCs w:val="18"/>
                                        <w:rPrChange w:id="2627" w:author="Maino Vieytes, Christian (NIH/NIA/IRP) [F]" w:date="2023-11-15T16:24:00Z">
                                          <w:rPr>
                                            <w:rFonts w:ascii="Calibri" w:hAnsi="Calibri" w:cs="Calibri"/>
                                            <w:color w:val="000000"/>
                                          </w:rPr>
                                        </w:rPrChange>
                                      </w:rPr>
                                      <w:t>1.08 (0.65-1.80)</w:t>
                                    </w:r>
                                  </w:ins>
                                  <w:del w:id="2628" w:author="Maino Vieytes, Christian (NIH/NIA/IRP) [F]" w:date="2023-11-15T15:54:00Z">
                                    <w:r w:rsidRPr="002B4FE9" w:rsidDel="00A12FDA">
                                      <w:rPr>
                                        <w:rFonts w:ascii="Times New Roman" w:hAnsi="Times New Roman" w:cs="Times New Roman"/>
                                        <w:sz w:val="18"/>
                                        <w:szCs w:val="18"/>
                                        <w:rPrChange w:id="2629" w:author="Maino Vieytes, Christian (NIH/NIA/IRP) [F]" w:date="2023-11-15T16:24:00Z">
                                          <w:rPr>
                                            <w:rFonts w:ascii="Times New Roman" w:hAnsi="Times New Roman" w:cs="Times New Roman"/>
                                            <w:sz w:val="20"/>
                                            <w:szCs w:val="20"/>
                                          </w:rPr>
                                        </w:rPrChange>
                                      </w:rPr>
                                      <w:delText>1.05 (0.76-1.45)</w:delText>
                                    </w:r>
                                  </w:del>
                                </w:p>
                              </w:tc>
                              <w:tc>
                                <w:tcPr>
                                  <w:tcW w:w="1716" w:type="dxa"/>
                                  <w:noWrap/>
                                  <w:vAlign w:val="center"/>
                                  <w:hideMark/>
                                </w:tcPr>
                                <w:p w14:paraId="2694E517" w14:textId="4509EAFB" w:rsidR="002B4FE9" w:rsidRPr="002B4FE9" w:rsidDel="002B4FE9" w:rsidRDefault="002B4FE9" w:rsidP="00555C35">
                                  <w:pPr>
                                    <w:jc w:val="center"/>
                                    <w:rPr>
                                      <w:del w:id="2630" w:author="Maino Vieytes, Christian (NIH/NIA/IRP) [F]" w:date="2023-11-15T16:23:00Z"/>
                                      <w:rFonts w:ascii="Times New Roman" w:hAnsi="Times New Roman" w:cs="Times New Roman"/>
                                      <w:sz w:val="18"/>
                                      <w:szCs w:val="18"/>
                                      <w:rPrChange w:id="2631" w:author="Maino Vieytes, Christian (NIH/NIA/IRP) [F]" w:date="2023-11-15T16:24:00Z">
                                        <w:rPr>
                                          <w:del w:id="2632" w:author="Maino Vieytes, Christian (NIH/NIA/IRP) [F]" w:date="2023-11-15T16:23:00Z"/>
                                          <w:rFonts w:ascii="Times New Roman" w:hAnsi="Times New Roman" w:cs="Times New Roman"/>
                                          <w:sz w:val="20"/>
                                          <w:szCs w:val="20"/>
                                        </w:rPr>
                                      </w:rPrChange>
                                    </w:rPr>
                                  </w:pPr>
                                  <w:ins w:id="2633" w:author="Maino Vieytes, Christian (NIH/NIA/IRP) [F]" w:date="2023-11-15T16:24:00Z">
                                    <w:r w:rsidRPr="002B4FE9">
                                      <w:rPr>
                                        <w:rFonts w:ascii="Times New Roman" w:hAnsi="Times New Roman" w:cs="Times New Roman"/>
                                        <w:color w:val="000000"/>
                                        <w:sz w:val="18"/>
                                        <w:szCs w:val="18"/>
                                        <w:rPrChange w:id="2634" w:author="Maino Vieytes, Christian (NIH/NIA/IRP) [F]" w:date="2023-11-15T16:24:00Z">
                                          <w:rPr>
                                            <w:rFonts w:ascii="Calibri" w:hAnsi="Calibri" w:cs="Calibri"/>
                                            <w:color w:val="000000"/>
                                          </w:rPr>
                                        </w:rPrChange>
                                      </w:rPr>
                                      <w:t>1.22 (0.76-1.95)</w:t>
                                    </w:r>
                                  </w:ins>
                                  <w:del w:id="2635" w:author="Maino Vieytes, Christian (NIH/NIA/IRP) [F]" w:date="2023-11-15T15:54:00Z">
                                    <w:r w:rsidRPr="002B4FE9" w:rsidDel="00A12FDA">
                                      <w:rPr>
                                        <w:rFonts w:ascii="Times New Roman" w:hAnsi="Times New Roman" w:cs="Times New Roman"/>
                                        <w:sz w:val="18"/>
                                        <w:szCs w:val="18"/>
                                        <w:rPrChange w:id="2636" w:author="Maino Vieytes, Christian (NIH/NIA/IRP) [F]" w:date="2023-11-15T16:24:00Z">
                                          <w:rPr>
                                            <w:rFonts w:ascii="Times New Roman" w:hAnsi="Times New Roman" w:cs="Times New Roman"/>
                                            <w:sz w:val="20"/>
                                            <w:szCs w:val="20"/>
                                          </w:rPr>
                                        </w:rPrChange>
                                      </w:rPr>
                                      <w:delText>1.05 (0.76-1.45)</w:delText>
                                    </w:r>
                                  </w:del>
                                </w:p>
                              </w:tc>
                              <w:tc>
                                <w:tcPr>
                                  <w:tcW w:w="1816" w:type="dxa"/>
                                  <w:noWrap/>
                                  <w:vAlign w:val="center"/>
                                  <w:hideMark/>
                                </w:tcPr>
                                <w:p w14:paraId="392564B2" w14:textId="28888157" w:rsidR="002B4FE9" w:rsidRPr="002B4FE9" w:rsidDel="002B4FE9" w:rsidRDefault="002B4FE9" w:rsidP="00555C35">
                                  <w:pPr>
                                    <w:jc w:val="center"/>
                                    <w:rPr>
                                      <w:del w:id="2637" w:author="Maino Vieytes, Christian (NIH/NIA/IRP) [F]" w:date="2023-11-15T16:23:00Z"/>
                                      <w:rFonts w:ascii="Times New Roman" w:hAnsi="Times New Roman" w:cs="Times New Roman"/>
                                      <w:sz w:val="18"/>
                                      <w:szCs w:val="18"/>
                                      <w:rPrChange w:id="2638" w:author="Maino Vieytes, Christian (NIH/NIA/IRP) [F]" w:date="2023-11-15T16:24:00Z">
                                        <w:rPr>
                                          <w:del w:id="2639" w:author="Maino Vieytes, Christian (NIH/NIA/IRP) [F]" w:date="2023-11-15T16:23:00Z"/>
                                          <w:rFonts w:ascii="Times New Roman" w:hAnsi="Times New Roman" w:cs="Times New Roman"/>
                                          <w:sz w:val="20"/>
                                          <w:szCs w:val="20"/>
                                        </w:rPr>
                                      </w:rPrChange>
                                    </w:rPr>
                                  </w:pPr>
                                  <w:ins w:id="2640" w:author="Maino Vieytes, Christian (NIH/NIA/IRP) [F]" w:date="2023-11-15T16:24:00Z">
                                    <w:r w:rsidRPr="002B4FE9">
                                      <w:rPr>
                                        <w:rFonts w:ascii="Times New Roman" w:hAnsi="Times New Roman" w:cs="Times New Roman"/>
                                        <w:color w:val="000000"/>
                                        <w:sz w:val="18"/>
                                        <w:szCs w:val="18"/>
                                        <w:rPrChange w:id="2641" w:author="Maino Vieytes, Christian (NIH/NIA/IRP) [F]" w:date="2023-11-15T16:24:00Z">
                                          <w:rPr>
                                            <w:rFonts w:ascii="Calibri" w:hAnsi="Calibri" w:cs="Calibri"/>
                                            <w:color w:val="000000"/>
                                          </w:rPr>
                                        </w:rPrChange>
                                      </w:rPr>
                                      <w:t>1.34 (0.82-2.18)</w:t>
                                    </w:r>
                                  </w:ins>
                                  <w:del w:id="2642" w:author="Maino Vieytes, Christian (NIH/NIA/IRP) [F]" w:date="2023-11-15T15:54:00Z">
                                    <w:r w:rsidRPr="002B4FE9" w:rsidDel="00A12FDA">
                                      <w:rPr>
                                        <w:rFonts w:ascii="Times New Roman" w:hAnsi="Times New Roman" w:cs="Times New Roman"/>
                                        <w:sz w:val="18"/>
                                        <w:szCs w:val="18"/>
                                        <w:rPrChange w:id="2643" w:author="Maino Vieytes, Christian (NIH/NIA/IRP) [F]" w:date="2023-11-15T16:24:00Z">
                                          <w:rPr>
                                            <w:rFonts w:ascii="Times New Roman" w:hAnsi="Times New Roman" w:cs="Times New Roman"/>
                                            <w:sz w:val="20"/>
                                            <w:szCs w:val="20"/>
                                          </w:rPr>
                                        </w:rPrChange>
                                      </w:rPr>
                                      <w:delText>1.17 (0.74-1.86)</w:delText>
                                    </w:r>
                                  </w:del>
                                </w:p>
                              </w:tc>
                              <w:tc>
                                <w:tcPr>
                                  <w:tcW w:w="1196" w:type="dxa"/>
                                  <w:noWrap/>
                                  <w:vAlign w:val="center"/>
                                  <w:hideMark/>
                                </w:tcPr>
                                <w:p w14:paraId="6A94C320" w14:textId="17D6BE80" w:rsidR="002B4FE9" w:rsidRPr="002B4FE9" w:rsidDel="002B4FE9" w:rsidRDefault="002B4FE9" w:rsidP="00555C35">
                                  <w:pPr>
                                    <w:jc w:val="center"/>
                                    <w:rPr>
                                      <w:del w:id="2644" w:author="Maino Vieytes, Christian (NIH/NIA/IRP) [F]" w:date="2023-11-15T16:23:00Z"/>
                                      <w:rFonts w:ascii="Times New Roman" w:hAnsi="Times New Roman" w:cs="Times New Roman"/>
                                      <w:sz w:val="18"/>
                                      <w:szCs w:val="18"/>
                                      <w:rPrChange w:id="2645" w:author="Maino Vieytes, Christian (NIH/NIA/IRP) [F]" w:date="2023-11-15T16:24:00Z">
                                        <w:rPr>
                                          <w:del w:id="2646" w:author="Maino Vieytes, Christian (NIH/NIA/IRP) [F]" w:date="2023-11-15T16:23:00Z"/>
                                          <w:rFonts w:ascii="Times New Roman" w:hAnsi="Times New Roman" w:cs="Times New Roman"/>
                                          <w:sz w:val="20"/>
                                          <w:szCs w:val="20"/>
                                        </w:rPr>
                                      </w:rPrChange>
                                    </w:rPr>
                                  </w:pPr>
                                  <w:ins w:id="2647" w:author="Maino Vieytes, Christian (NIH/NIA/IRP) [F]" w:date="2023-11-15T16:24:00Z">
                                    <w:r w:rsidRPr="002B4FE9">
                                      <w:rPr>
                                        <w:rFonts w:ascii="Times New Roman" w:hAnsi="Times New Roman" w:cs="Times New Roman"/>
                                        <w:color w:val="000000"/>
                                        <w:sz w:val="18"/>
                                        <w:szCs w:val="18"/>
                                        <w:rPrChange w:id="2648" w:author="Maino Vieytes, Christian (NIH/NIA/IRP) [F]" w:date="2023-11-15T16:24:00Z">
                                          <w:rPr>
                                            <w:rFonts w:ascii="Calibri" w:hAnsi="Calibri" w:cs="Calibri"/>
                                            <w:color w:val="000000"/>
                                          </w:rPr>
                                        </w:rPrChange>
                                      </w:rPr>
                                      <w:t>0.14</w:t>
                                    </w:r>
                                  </w:ins>
                                  <w:del w:id="2649" w:author="Maino Vieytes, Christian (NIH/NIA/IRP) [F]" w:date="2023-11-15T15:54:00Z">
                                    <w:r w:rsidRPr="002B4FE9" w:rsidDel="00A12FDA">
                                      <w:rPr>
                                        <w:rFonts w:ascii="Times New Roman" w:hAnsi="Times New Roman" w:cs="Times New Roman"/>
                                        <w:sz w:val="18"/>
                                        <w:szCs w:val="18"/>
                                        <w:rPrChange w:id="2650" w:author="Maino Vieytes, Christian (NIH/NIA/IRP) [F]" w:date="2023-11-15T16:24:00Z">
                                          <w:rPr>
                                            <w:rFonts w:ascii="Times New Roman" w:hAnsi="Times New Roman" w:cs="Times New Roman"/>
                                            <w:sz w:val="20"/>
                                            <w:szCs w:val="20"/>
                                          </w:rPr>
                                        </w:rPrChange>
                                      </w:rPr>
                                      <w:delText>0.46</w:delText>
                                    </w:r>
                                  </w:del>
                                </w:p>
                              </w:tc>
                              <w:tc>
                                <w:tcPr>
                                  <w:tcW w:w="1622" w:type="dxa"/>
                                  <w:noWrap/>
                                  <w:vAlign w:val="center"/>
                                  <w:hideMark/>
                                </w:tcPr>
                                <w:p w14:paraId="680E80E2" w14:textId="2456EA73" w:rsidR="002B4FE9" w:rsidRPr="002B4FE9" w:rsidDel="002B4FE9" w:rsidRDefault="002B4FE9" w:rsidP="00555C35">
                                  <w:pPr>
                                    <w:jc w:val="center"/>
                                    <w:rPr>
                                      <w:del w:id="2651" w:author="Maino Vieytes, Christian (NIH/NIA/IRP) [F]" w:date="2023-11-15T16:23:00Z"/>
                                      <w:rFonts w:ascii="Times New Roman" w:hAnsi="Times New Roman" w:cs="Times New Roman"/>
                                      <w:sz w:val="18"/>
                                      <w:szCs w:val="18"/>
                                      <w:rPrChange w:id="2652" w:author="Maino Vieytes, Christian (NIH/NIA/IRP) [F]" w:date="2023-11-15T16:24:00Z">
                                        <w:rPr>
                                          <w:del w:id="2653" w:author="Maino Vieytes, Christian (NIH/NIA/IRP) [F]" w:date="2023-11-15T16:23:00Z"/>
                                          <w:rFonts w:ascii="Times New Roman" w:hAnsi="Times New Roman" w:cs="Times New Roman"/>
                                          <w:sz w:val="20"/>
                                          <w:szCs w:val="20"/>
                                        </w:rPr>
                                      </w:rPrChange>
                                    </w:rPr>
                                  </w:pPr>
                                  <w:ins w:id="2654" w:author="Maino Vieytes, Christian (NIH/NIA/IRP) [F]" w:date="2023-11-15T16:24:00Z">
                                    <w:r w:rsidRPr="002B4FE9">
                                      <w:rPr>
                                        <w:rFonts w:ascii="Times New Roman" w:hAnsi="Times New Roman" w:cs="Times New Roman"/>
                                        <w:color w:val="000000"/>
                                        <w:sz w:val="18"/>
                                        <w:szCs w:val="18"/>
                                        <w:rPrChange w:id="2655" w:author="Maino Vieytes, Christian (NIH/NIA/IRP) [F]" w:date="2023-11-15T16:24:00Z">
                                          <w:rPr>
                                            <w:rFonts w:ascii="Calibri" w:hAnsi="Calibri" w:cs="Calibri"/>
                                            <w:color w:val="000000"/>
                                          </w:rPr>
                                        </w:rPrChange>
                                      </w:rPr>
                                      <w:t>1.18 (1.00-1.39)*</w:t>
                                    </w:r>
                                  </w:ins>
                                  <w:del w:id="2656" w:author="Maino Vieytes, Christian (NIH/NIA/IRP) [F]" w:date="2023-11-15T15:54:00Z">
                                    <w:r w:rsidRPr="002B4FE9" w:rsidDel="00A12FDA">
                                      <w:rPr>
                                        <w:rFonts w:ascii="Times New Roman" w:hAnsi="Times New Roman" w:cs="Times New Roman"/>
                                        <w:sz w:val="18"/>
                                        <w:szCs w:val="18"/>
                                        <w:rPrChange w:id="2657" w:author="Maino Vieytes, Christian (NIH/NIA/IRP) [F]" w:date="2023-11-15T16:24:00Z">
                                          <w:rPr>
                                            <w:rFonts w:ascii="Times New Roman" w:hAnsi="Times New Roman" w:cs="Times New Roman"/>
                                            <w:sz w:val="20"/>
                                            <w:szCs w:val="20"/>
                                          </w:rPr>
                                        </w:rPrChange>
                                      </w:rPr>
                                      <w:delText>1.06 (0.91-1.23)</w:delText>
                                    </w:r>
                                  </w:del>
                                </w:p>
                              </w:tc>
                              <w:tc>
                                <w:tcPr>
                                  <w:tcW w:w="1310" w:type="dxa"/>
                                  <w:noWrap/>
                                  <w:vAlign w:val="center"/>
                                  <w:hideMark/>
                                </w:tcPr>
                                <w:p w14:paraId="0F734B46" w14:textId="356D0F3A" w:rsidR="002B4FE9" w:rsidRPr="002B4FE9" w:rsidDel="002B4FE9" w:rsidRDefault="002B4FE9" w:rsidP="00555C35">
                                  <w:pPr>
                                    <w:jc w:val="center"/>
                                    <w:rPr>
                                      <w:del w:id="2658" w:author="Maino Vieytes, Christian (NIH/NIA/IRP) [F]" w:date="2023-11-15T16:23:00Z"/>
                                      <w:rFonts w:ascii="Times New Roman" w:hAnsi="Times New Roman" w:cs="Times New Roman"/>
                                      <w:sz w:val="18"/>
                                      <w:szCs w:val="18"/>
                                      <w:rPrChange w:id="2659" w:author="Maino Vieytes, Christian (NIH/NIA/IRP) [F]" w:date="2023-11-15T16:24:00Z">
                                        <w:rPr>
                                          <w:del w:id="2660" w:author="Maino Vieytes, Christian (NIH/NIA/IRP) [F]" w:date="2023-11-15T16:23:00Z"/>
                                          <w:rFonts w:ascii="Times New Roman" w:hAnsi="Times New Roman" w:cs="Times New Roman"/>
                                          <w:sz w:val="20"/>
                                          <w:szCs w:val="20"/>
                                        </w:rPr>
                                      </w:rPrChange>
                                    </w:rPr>
                                  </w:pPr>
                                  <w:ins w:id="2661" w:author="Maino Vieytes, Christian (NIH/NIA/IRP) [F]" w:date="2023-11-15T16:24:00Z">
                                    <w:r w:rsidRPr="002B4FE9">
                                      <w:rPr>
                                        <w:rFonts w:ascii="Times New Roman" w:hAnsi="Times New Roman" w:cs="Times New Roman"/>
                                        <w:color w:val="000000"/>
                                        <w:sz w:val="18"/>
                                        <w:szCs w:val="18"/>
                                        <w:rPrChange w:id="2662" w:author="Maino Vieytes, Christian (NIH/NIA/IRP) [F]" w:date="2023-11-15T16:24:00Z">
                                          <w:rPr>
                                            <w:rFonts w:ascii="Calibri" w:hAnsi="Calibri" w:cs="Calibri"/>
                                            <w:color w:val="000000"/>
                                          </w:rPr>
                                        </w:rPrChange>
                                      </w:rPr>
                                      <w:t>0.79</w:t>
                                    </w:r>
                                  </w:ins>
                                  <w:del w:id="2663" w:author="Maino Vieytes, Christian (NIH/NIA/IRP) [F]" w:date="2023-11-15T15:54:00Z">
                                    <w:r w:rsidRPr="002B4FE9" w:rsidDel="00A12FDA">
                                      <w:rPr>
                                        <w:rFonts w:ascii="Times New Roman" w:hAnsi="Times New Roman" w:cs="Times New Roman"/>
                                        <w:color w:val="000000"/>
                                        <w:sz w:val="18"/>
                                        <w:szCs w:val="18"/>
                                        <w:rPrChange w:id="2664" w:author="Maino Vieytes, Christian (NIH/NIA/IRP) [F]" w:date="2023-11-15T16:24:00Z">
                                          <w:rPr>
                                            <w:rFonts w:ascii="Times New Roman" w:hAnsi="Times New Roman" w:cs="Times New Roman"/>
                                            <w:color w:val="000000"/>
                                            <w:sz w:val="20"/>
                                            <w:szCs w:val="20"/>
                                          </w:rPr>
                                        </w:rPrChange>
                                      </w:rPr>
                                      <w:delText>0.97</w:delText>
                                    </w:r>
                                  </w:del>
                                </w:p>
                              </w:tc>
                            </w:tr>
                            <w:tr w:rsidR="002B4FE9" w:rsidRPr="002B4FE9" w:rsidDel="002B4FE9" w14:paraId="794ED8CF" w14:textId="622E8843" w:rsidTr="002B4FE9">
                              <w:trPr>
                                <w:trHeight w:val="320"/>
                                <w:del w:id="2665" w:author="Maino Vieytes, Christian (NIH/NIA/IRP) [F]" w:date="2023-11-15T16:23:00Z"/>
                              </w:trPr>
                              <w:tc>
                                <w:tcPr>
                                  <w:tcW w:w="2317" w:type="dxa"/>
                                  <w:noWrap/>
                                  <w:vAlign w:val="center"/>
                                  <w:hideMark/>
                                </w:tcPr>
                                <w:p w14:paraId="1C5E1DE4" w14:textId="5D595428" w:rsidR="002B4FE9" w:rsidRPr="008A6C8D" w:rsidDel="002B4FE9" w:rsidRDefault="002B4FE9" w:rsidP="002B4FE9">
                                  <w:pPr>
                                    <w:jc w:val="center"/>
                                    <w:rPr>
                                      <w:del w:id="2666" w:author="Maino Vieytes, Christian (NIH/NIA/IRP) [F]" w:date="2023-11-15T16:23:00Z"/>
                                      <w:rFonts w:ascii="Times New Roman" w:hAnsi="Times New Roman" w:cs="Times New Roman"/>
                                      <w:sz w:val="18"/>
                                      <w:szCs w:val="18"/>
                                      <w:rPrChange w:id="2667" w:author="Maino Vieytes, Christian (NIH/NIA/IRP) [F]" w:date="2023-11-15T15:57:00Z">
                                        <w:rPr>
                                          <w:del w:id="2668" w:author="Maino Vieytes, Christian (NIH/NIA/IRP) [F]" w:date="2023-11-15T16:23:00Z"/>
                                          <w:rFonts w:ascii="Times New Roman" w:hAnsi="Times New Roman" w:cs="Times New Roman"/>
                                          <w:sz w:val="20"/>
                                          <w:szCs w:val="20"/>
                                        </w:rPr>
                                      </w:rPrChange>
                                    </w:rPr>
                                    <w:pPrChange w:id="2669" w:author="Maino Vieytes, Christian (NIH/NIA/IRP) [F]" w:date="2023-11-15T16:24:00Z">
                                      <w:pPr/>
                                    </w:pPrChange>
                                  </w:pPr>
                                  <w:del w:id="2670" w:author="Maino Vieytes, Christian (NIH/NIA/IRP) [F]" w:date="2023-11-15T16:23:00Z">
                                    <w:r w:rsidRPr="008A6C8D" w:rsidDel="002B4FE9">
                                      <w:rPr>
                                        <w:rFonts w:ascii="Times New Roman" w:hAnsi="Times New Roman" w:cs="Times New Roman"/>
                                        <w:sz w:val="18"/>
                                        <w:szCs w:val="18"/>
                                        <w:rPrChange w:id="2671" w:author="Maino Vieytes, Christian (NIH/NIA/IRP) [F]" w:date="2023-11-15T15:57:00Z">
                                          <w:rPr>
                                            <w:rFonts w:ascii="Times New Roman" w:hAnsi="Times New Roman" w:cs="Times New Roman"/>
                                            <w:sz w:val="20"/>
                                            <w:szCs w:val="20"/>
                                          </w:rPr>
                                        </w:rPrChange>
                                      </w:rPr>
                                      <w:delText>Food Assistance (SNAP)</w:delText>
                                    </w:r>
                                    <w:r w:rsidRPr="008A6C8D" w:rsidDel="002B4FE9">
                                      <w:rPr>
                                        <w:rFonts w:ascii="Times New Roman" w:hAnsi="Times New Roman" w:cs="Times New Roman"/>
                                        <w:b/>
                                        <w:bCs/>
                                        <w:sz w:val="18"/>
                                        <w:szCs w:val="18"/>
                                        <w:vertAlign w:val="superscript"/>
                                        <w:lang w:bidi="en-US"/>
                                        <w:rPrChange w:id="2672"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
                                <w:p w14:paraId="61AD6F9F" w14:textId="28D6C6EA" w:rsidR="002B4FE9" w:rsidRPr="008A6C8D" w:rsidDel="002B4FE9" w:rsidRDefault="002B4FE9" w:rsidP="00555C35">
                                  <w:pPr>
                                    <w:jc w:val="center"/>
                                    <w:rPr>
                                      <w:del w:id="2673" w:author="Maino Vieytes, Christian (NIH/NIA/IRP) [F]" w:date="2023-11-15T16:23:00Z"/>
                                      <w:rFonts w:ascii="Times New Roman" w:hAnsi="Times New Roman" w:cs="Times New Roman"/>
                                      <w:sz w:val="18"/>
                                      <w:szCs w:val="18"/>
                                      <w:rPrChange w:id="2674" w:author="Maino Vieytes, Christian (NIH/NIA/IRP) [F]" w:date="2023-11-15T15:57:00Z">
                                        <w:rPr>
                                          <w:del w:id="2675" w:author="Maino Vieytes, Christian (NIH/NIA/IRP) [F]" w:date="2023-11-15T16:23:00Z"/>
                                          <w:rFonts w:ascii="Times New Roman" w:hAnsi="Times New Roman" w:cs="Times New Roman"/>
                                          <w:sz w:val="20"/>
                                          <w:szCs w:val="20"/>
                                        </w:rPr>
                                      </w:rPrChange>
                                    </w:rPr>
                                  </w:pPr>
                                  <w:del w:id="2676" w:author="Maino Vieytes, Christian (NIH/NIA/IRP) [F]" w:date="2023-11-15T15:54:00Z">
                                    <w:r w:rsidRPr="008A6C8D" w:rsidDel="00A12FDA">
                                      <w:rPr>
                                        <w:rFonts w:ascii="Times New Roman" w:hAnsi="Times New Roman" w:cs="Times New Roman"/>
                                        <w:sz w:val="18"/>
                                        <w:szCs w:val="18"/>
                                        <w:rPrChange w:id="2677"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
                                <w:p w14:paraId="559FFEA7" w14:textId="7306EFAA" w:rsidR="002B4FE9" w:rsidRPr="008A6C8D" w:rsidDel="002B4FE9" w:rsidRDefault="002B4FE9" w:rsidP="00555C35">
                                  <w:pPr>
                                    <w:jc w:val="center"/>
                                    <w:rPr>
                                      <w:del w:id="2678" w:author="Maino Vieytes, Christian (NIH/NIA/IRP) [F]" w:date="2023-11-15T16:23:00Z"/>
                                      <w:rFonts w:ascii="Times New Roman" w:hAnsi="Times New Roman" w:cs="Times New Roman"/>
                                      <w:sz w:val="18"/>
                                      <w:szCs w:val="18"/>
                                      <w:rPrChange w:id="2679" w:author="Maino Vieytes, Christian (NIH/NIA/IRP) [F]" w:date="2023-11-15T15:57:00Z">
                                        <w:rPr>
                                          <w:del w:id="2680" w:author="Maino Vieytes, Christian (NIH/NIA/IRP) [F]" w:date="2023-11-15T16:23:00Z"/>
                                          <w:rFonts w:ascii="Times New Roman" w:hAnsi="Times New Roman" w:cs="Times New Roman"/>
                                          <w:sz w:val="20"/>
                                          <w:szCs w:val="20"/>
                                        </w:rPr>
                                      </w:rPrChange>
                                    </w:rPr>
                                  </w:pPr>
                                  <w:del w:id="2681" w:author="Maino Vieytes, Christian (NIH/NIA/IRP) [F]" w:date="2023-11-15T15:54:00Z">
                                    <w:r w:rsidRPr="008A6C8D" w:rsidDel="00A12FDA">
                                      <w:rPr>
                                        <w:rFonts w:ascii="Times New Roman" w:hAnsi="Times New Roman" w:cs="Times New Roman"/>
                                        <w:sz w:val="18"/>
                                        <w:szCs w:val="18"/>
                                        <w:rPrChange w:id="2682"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
                                <w:p w14:paraId="75F928FA" w14:textId="33EDE88E" w:rsidR="002B4FE9" w:rsidRPr="002B4FE9" w:rsidDel="002B4FE9" w:rsidRDefault="002B4FE9" w:rsidP="00555C35">
                                  <w:pPr>
                                    <w:jc w:val="center"/>
                                    <w:rPr>
                                      <w:del w:id="2683" w:author="Maino Vieytes, Christian (NIH/NIA/IRP) [F]" w:date="2023-11-15T16:23:00Z"/>
                                      <w:rFonts w:ascii="Times New Roman" w:hAnsi="Times New Roman" w:cs="Times New Roman"/>
                                      <w:sz w:val="18"/>
                                      <w:szCs w:val="18"/>
                                      <w:rPrChange w:id="2684" w:author="Maino Vieytes, Christian (NIH/NIA/IRP) [F]" w:date="2023-11-15T16:24:00Z">
                                        <w:rPr>
                                          <w:del w:id="2685" w:author="Maino Vieytes, Christian (NIH/NIA/IRP) [F]" w:date="2023-11-15T16:23:00Z"/>
                                          <w:rFonts w:ascii="Times New Roman" w:hAnsi="Times New Roman" w:cs="Times New Roman"/>
                                          <w:sz w:val="20"/>
                                          <w:szCs w:val="20"/>
                                        </w:rPr>
                                      </w:rPrChange>
                                    </w:rPr>
                                  </w:pPr>
                                  <w:ins w:id="2686" w:author="Maino Vieytes, Christian (NIH/NIA/IRP) [F]" w:date="2023-11-15T16:24:00Z">
                                    <w:r w:rsidRPr="002B4FE9">
                                      <w:rPr>
                                        <w:rFonts w:ascii="Times New Roman" w:hAnsi="Times New Roman" w:cs="Times New Roman"/>
                                        <w:color w:val="000000"/>
                                        <w:sz w:val="18"/>
                                        <w:szCs w:val="18"/>
                                        <w:rPrChange w:id="2687" w:author="Maino Vieytes, Christian (NIH/NIA/IRP) [F]" w:date="2023-11-15T16:24:00Z">
                                          <w:rPr>
                                            <w:rFonts w:ascii="Calibri" w:hAnsi="Calibri" w:cs="Calibri"/>
                                            <w:color w:val="000000"/>
                                          </w:rPr>
                                        </w:rPrChange>
                                      </w:rPr>
                                      <w:t>1.12 (0.68-1.85)</w:t>
                                    </w:r>
                                  </w:ins>
                                  <w:del w:id="2688" w:author="Maino Vieytes, Christian (NIH/NIA/IRP) [F]" w:date="2023-11-15T15:54:00Z">
                                    <w:r w:rsidRPr="002B4FE9" w:rsidDel="00A12FDA">
                                      <w:rPr>
                                        <w:rFonts w:ascii="Times New Roman" w:hAnsi="Times New Roman" w:cs="Times New Roman"/>
                                        <w:sz w:val="18"/>
                                        <w:szCs w:val="18"/>
                                        <w:rPrChange w:id="2689" w:author="Maino Vieytes, Christian (NIH/NIA/IRP) [F]" w:date="2023-11-15T16:24:00Z">
                                          <w:rPr>
                                            <w:rFonts w:ascii="Times New Roman" w:hAnsi="Times New Roman" w:cs="Times New Roman"/>
                                            <w:sz w:val="20"/>
                                            <w:szCs w:val="20"/>
                                          </w:rPr>
                                        </w:rPrChange>
                                      </w:rPr>
                                      <w:delText>1.21 (0.90-1.62)</w:delText>
                                    </w:r>
                                  </w:del>
                                </w:p>
                              </w:tc>
                              <w:tc>
                                <w:tcPr>
                                  <w:tcW w:w="1716" w:type="dxa"/>
                                  <w:noWrap/>
                                  <w:vAlign w:val="center"/>
                                  <w:hideMark/>
                                </w:tcPr>
                                <w:p w14:paraId="72A5F6A1" w14:textId="48FF6A2D" w:rsidR="002B4FE9" w:rsidRPr="002B4FE9" w:rsidDel="002B4FE9" w:rsidRDefault="002B4FE9" w:rsidP="00555C35">
                                  <w:pPr>
                                    <w:jc w:val="center"/>
                                    <w:rPr>
                                      <w:del w:id="2690" w:author="Maino Vieytes, Christian (NIH/NIA/IRP) [F]" w:date="2023-11-15T16:23:00Z"/>
                                      <w:rFonts w:ascii="Times New Roman" w:hAnsi="Times New Roman" w:cs="Times New Roman"/>
                                      <w:sz w:val="18"/>
                                      <w:szCs w:val="18"/>
                                      <w:rPrChange w:id="2691" w:author="Maino Vieytes, Christian (NIH/NIA/IRP) [F]" w:date="2023-11-15T16:24:00Z">
                                        <w:rPr>
                                          <w:del w:id="2692" w:author="Maino Vieytes, Christian (NIH/NIA/IRP) [F]" w:date="2023-11-15T16:23:00Z"/>
                                          <w:rFonts w:ascii="Times New Roman" w:hAnsi="Times New Roman" w:cs="Times New Roman"/>
                                          <w:sz w:val="20"/>
                                          <w:szCs w:val="20"/>
                                        </w:rPr>
                                      </w:rPrChange>
                                    </w:rPr>
                                  </w:pPr>
                                  <w:ins w:id="2693" w:author="Maino Vieytes, Christian (NIH/NIA/IRP) [F]" w:date="2023-11-15T16:24:00Z">
                                    <w:r w:rsidRPr="002B4FE9">
                                      <w:rPr>
                                        <w:rFonts w:ascii="Times New Roman" w:hAnsi="Times New Roman" w:cs="Times New Roman"/>
                                        <w:color w:val="000000"/>
                                        <w:sz w:val="18"/>
                                        <w:szCs w:val="18"/>
                                        <w:rPrChange w:id="2694" w:author="Maino Vieytes, Christian (NIH/NIA/IRP) [F]" w:date="2023-11-15T16:24:00Z">
                                          <w:rPr>
                                            <w:rFonts w:ascii="Calibri" w:hAnsi="Calibri" w:cs="Calibri"/>
                                            <w:color w:val="000000"/>
                                          </w:rPr>
                                        </w:rPrChange>
                                      </w:rPr>
                                      <w:t>0.64 (0.40-1.02)</w:t>
                                    </w:r>
                                  </w:ins>
                                  <w:del w:id="2695" w:author="Maino Vieytes, Christian (NIH/NIA/IRP) [F]" w:date="2023-11-15T15:54:00Z">
                                    <w:r w:rsidRPr="002B4FE9" w:rsidDel="00A12FDA">
                                      <w:rPr>
                                        <w:rFonts w:ascii="Times New Roman" w:hAnsi="Times New Roman" w:cs="Times New Roman"/>
                                        <w:sz w:val="18"/>
                                        <w:szCs w:val="18"/>
                                        <w:rPrChange w:id="2696" w:author="Maino Vieytes, Christian (NIH/NIA/IRP) [F]" w:date="2023-11-15T16:24:00Z">
                                          <w:rPr>
                                            <w:rFonts w:ascii="Times New Roman" w:hAnsi="Times New Roman" w:cs="Times New Roman"/>
                                            <w:sz w:val="20"/>
                                            <w:szCs w:val="20"/>
                                          </w:rPr>
                                        </w:rPrChange>
                                      </w:rPr>
                                      <w:delText>1.05 (0.76-1.44)</w:delText>
                                    </w:r>
                                  </w:del>
                                </w:p>
                              </w:tc>
                              <w:tc>
                                <w:tcPr>
                                  <w:tcW w:w="1716" w:type="dxa"/>
                                  <w:noWrap/>
                                  <w:vAlign w:val="center"/>
                                  <w:hideMark/>
                                </w:tcPr>
                                <w:p w14:paraId="63F36969" w14:textId="09990AFB" w:rsidR="002B4FE9" w:rsidRPr="002B4FE9" w:rsidDel="002B4FE9" w:rsidRDefault="002B4FE9" w:rsidP="00555C35">
                                  <w:pPr>
                                    <w:jc w:val="center"/>
                                    <w:rPr>
                                      <w:del w:id="2697" w:author="Maino Vieytes, Christian (NIH/NIA/IRP) [F]" w:date="2023-11-15T16:23:00Z"/>
                                      <w:rFonts w:ascii="Times New Roman" w:hAnsi="Times New Roman" w:cs="Times New Roman"/>
                                      <w:sz w:val="18"/>
                                      <w:szCs w:val="18"/>
                                      <w:rPrChange w:id="2698" w:author="Maino Vieytes, Christian (NIH/NIA/IRP) [F]" w:date="2023-11-15T16:24:00Z">
                                        <w:rPr>
                                          <w:del w:id="2699" w:author="Maino Vieytes, Christian (NIH/NIA/IRP) [F]" w:date="2023-11-15T16:23:00Z"/>
                                          <w:rFonts w:ascii="Times New Roman" w:hAnsi="Times New Roman" w:cs="Times New Roman"/>
                                          <w:sz w:val="20"/>
                                          <w:szCs w:val="20"/>
                                        </w:rPr>
                                      </w:rPrChange>
                                    </w:rPr>
                                  </w:pPr>
                                  <w:ins w:id="2700" w:author="Maino Vieytes, Christian (NIH/NIA/IRP) [F]" w:date="2023-11-15T16:24:00Z">
                                    <w:r w:rsidRPr="002B4FE9">
                                      <w:rPr>
                                        <w:rFonts w:ascii="Times New Roman" w:hAnsi="Times New Roman" w:cs="Times New Roman"/>
                                        <w:color w:val="000000"/>
                                        <w:sz w:val="18"/>
                                        <w:szCs w:val="18"/>
                                        <w:rPrChange w:id="2701" w:author="Maino Vieytes, Christian (NIH/NIA/IRP) [F]" w:date="2023-11-15T16:24:00Z">
                                          <w:rPr>
                                            <w:rFonts w:ascii="Calibri" w:hAnsi="Calibri" w:cs="Calibri"/>
                                            <w:color w:val="000000"/>
                                          </w:rPr>
                                        </w:rPrChange>
                                      </w:rPr>
                                      <w:t>0.76 (0.49-1.18)</w:t>
                                    </w:r>
                                  </w:ins>
                                  <w:del w:id="2702" w:author="Maino Vieytes, Christian (NIH/NIA/IRP) [F]" w:date="2023-11-15T15:54:00Z">
                                    <w:r w:rsidRPr="002B4FE9" w:rsidDel="00A12FDA">
                                      <w:rPr>
                                        <w:rFonts w:ascii="Times New Roman" w:hAnsi="Times New Roman" w:cs="Times New Roman"/>
                                        <w:sz w:val="18"/>
                                        <w:szCs w:val="18"/>
                                        <w:rPrChange w:id="2703" w:author="Maino Vieytes, Christian (NIH/NIA/IRP) [F]" w:date="2023-11-15T16:24:00Z">
                                          <w:rPr>
                                            <w:rFonts w:ascii="Times New Roman" w:hAnsi="Times New Roman" w:cs="Times New Roman"/>
                                            <w:sz w:val="20"/>
                                            <w:szCs w:val="20"/>
                                          </w:rPr>
                                        </w:rPrChange>
                                      </w:rPr>
                                      <w:delText>1.25 (0.90-1.73)</w:delText>
                                    </w:r>
                                  </w:del>
                                </w:p>
                              </w:tc>
                              <w:tc>
                                <w:tcPr>
                                  <w:tcW w:w="1816" w:type="dxa"/>
                                  <w:noWrap/>
                                  <w:vAlign w:val="center"/>
                                  <w:hideMark/>
                                </w:tcPr>
                                <w:p w14:paraId="0C1FC2C8" w14:textId="4F46EF5D" w:rsidR="002B4FE9" w:rsidRPr="002B4FE9" w:rsidDel="002B4FE9" w:rsidRDefault="002B4FE9" w:rsidP="00555C35">
                                  <w:pPr>
                                    <w:jc w:val="center"/>
                                    <w:rPr>
                                      <w:del w:id="2704" w:author="Maino Vieytes, Christian (NIH/NIA/IRP) [F]" w:date="2023-11-15T16:23:00Z"/>
                                      <w:rFonts w:ascii="Times New Roman" w:hAnsi="Times New Roman" w:cs="Times New Roman"/>
                                      <w:sz w:val="18"/>
                                      <w:szCs w:val="18"/>
                                      <w:rPrChange w:id="2705" w:author="Maino Vieytes, Christian (NIH/NIA/IRP) [F]" w:date="2023-11-15T16:24:00Z">
                                        <w:rPr>
                                          <w:del w:id="2706" w:author="Maino Vieytes, Christian (NIH/NIA/IRP) [F]" w:date="2023-11-15T16:23:00Z"/>
                                          <w:rFonts w:ascii="Times New Roman" w:hAnsi="Times New Roman" w:cs="Times New Roman"/>
                                          <w:sz w:val="20"/>
                                          <w:szCs w:val="20"/>
                                        </w:rPr>
                                      </w:rPrChange>
                                    </w:rPr>
                                  </w:pPr>
                                  <w:ins w:id="2707" w:author="Maino Vieytes, Christian (NIH/NIA/IRP) [F]" w:date="2023-11-15T16:24:00Z">
                                    <w:r w:rsidRPr="002B4FE9">
                                      <w:rPr>
                                        <w:rFonts w:ascii="Times New Roman" w:hAnsi="Times New Roman" w:cs="Times New Roman"/>
                                        <w:color w:val="000000"/>
                                        <w:sz w:val="18"/>
                                        <w:szCs w:val="18"/>
                                        <w:rPrChange w:id="2708" w:author="Maino Vieytes, Christian (NIH/NIA/IRP) [F]" w:date="2023-11-15T16:24:00Z">
                                          <w:rPr>
                                            <w:rFonts w:ascii="Calibri" w:hAnsi="Calibri" w:cs="Calibri"/>
                                            <w:color w:val="000000"/>
                                          </w:rPr>
                                        </w:rPrChange>
                                      </w:rPr>
                                      <w:t>0.56 (0.31-1.02)</w:t>
                                    </w:r>
                                  </w:ins>
                                  <w:del w:id="2709" w:author="Maino Vieytes, Christian (NIH/NIA/IRP) [F]" w:date="2023-11-15T15:54:00Z">
                                    <w:r w:rsidRPr="002B4FE9" w:rsidDel="00A12FDA">
                                      <w:rPr>
                                        <w:rFonts w:ascii="Times New Roman" w:hAnsi="Times New Roman" w:cs="Times New Roman"/>
                                        <w:sz w:val="18"/>
                                        <w:szCs w:val="18"/>
                                        <w:rPrChange w:id="2710" w:author="Maino Vieytes, Christian (NIH/NIA/IRP) [F]" w:date="2023-11-15T16:24:00Z">
                                          <w:rPr>
                                            <w:rFonts w:ascii="Times New Roman" w:hAnsi="Times New Roman" w:cs="Times New Roman"/>
                                            <w:sz w:val="20"/>
                                            <w:szCs w:val="20"/>
                                          </w:rPr>
                                        </w:rPrChange>
                                      </w:rPr>
                                      <w:delText>2.17 (1.45-3.24)**</w:delText>
                                    </w:r>
                                  </w:del>
                                </w:p>
                              </w:tc>
                              <w:tc>
                                <w:tcPr>
                                  <w:tcW w:w="1196" w:type="dxa"/>
                                  <w:noWrap/>
                                  <w:vAlign w:val="center"/>
                                  <w:hideMark/>
                                </w:tcPr>
                                <w:p w14:paraId="398019C5" w14:textId="6F5994C1" w:rsidR="002B4FE9" w:rsidRPr="002B4FE9" w:rsidDel="002B4FE9" w:rsidRDefault="002B4FE9" w:rsidP="00555C35">
                                  <w:pPr>
                                    <w:jc w:val="center"/>
                                    <w:rPr>
                                      <w:del w:id="2711" w:author="Maino Vieytes, Christian (NIH/NIA/IRP) [F]" w:date="2023-11-15T16:23:00Z"/>
                                      <w:rFonts w:ascii="Times New Roman" w:hAnsi="Times New Roman" w:cs="Times New Roman"/>
                                      <w:sz w:val="18"/>
                                      <w:szCs w:val="18"/>
                                      <w:rPrChange w:id="2712" w:author="Maino Vieytes, Christian (NIH/NIA/IRP) [F]" w:date="2023-11-15T16:24:00Z">
                                        <w:rPr>
                                          <w:del w:id="2713" w:author="Maino Vieytes, Christian (NIH/NIA/IRP) [F]" w:date="2023-11-15T16:23:00Z"/>
                                          <w:rFonts w:ascii="Times New Roman" w:hAnsi="Times New Roman" w:cs="Times New Roman"/>
                                          <w:sz w:val="20"/>
                                          <w:szCs w:val="20"/>
                                        </w:rPr>
                                      </w:rPrChange>
                                    </w:rPr>
                                  </w:pPr>
                                  <w:ins w:id="2714" w:author="Maino Vieytes, Christian (NIH/NIA/IRP) [F]" w:date="2023-11-15T16:24:00Z">
                                    <w:r w:rsidRPr="002B4FE9">
                                      <w:rPr>
                                        <w:rFonts w:ascii="Times New Roman" w:hAnsi="Times New Roman" w:cs="Times New Roman"/>
                                        <w:color w:val="000000"/>
                                        <w:sz w:val="18"/>
                                        <w:szCs w:val="18"/>
                                        <w:rPrChange w:id="2715" w:author="Maino Vieytes, Christian (NIH/NIA/IRP) [F]" w:date="2023-11-15T16:24:00Z">
                                          <w:rPr>
                                            <w:rFonts w:ascii="Calibri" w:hAnsi="Calibri" w:cs="Calibri"/>
                                            <w:color w:val="000000"/>
                                          </w:rPr>
                                        </w:rPrChange>
                                      </w:rPr>
                                      <w:t>0.01*</w:t>
                                    </w:r>
                                  </w:ins>
                                  <w:del w:id="2716" w:author="Maino Vieytes, Christian (NIH/NIA/IRP) [F]" w:date="2023-11-15T15:54:00Z">
                                    <w:r w:rsidRPr="002B4FE9" w:rsidDel="00A12FDA">
                                      <w:rPr>
                                        <w:rFonts w:ascii="Times New Roman" w:hAnsi="Times New Roman" w:cs="Times New Roman"/>
                                        <w:sz w:val="18"/>
                                        <w:szCs w:val="18"/>
                                        <w:rPrChange w:id="2717" w:author="Maino Vieytes, Christian (NIH/NIA/IRP) [F]" w:date="2023-11-15T16:24:00Z">
                                          <w:rPr>
                                            <w:rFonts w:ascii="Times New Roman" w:hAnsi="Times New Roman" w:cs="Times New Roman"/>
                                            <w:sz w:val="20"/>
                                            <w:szCs w:val="20"/>
                                          </w:rPr>
                                        </w:rPrChange>
                                      </w:rPr>
                                      <w:delText>&lt; 0.01**</w:delText>
                                    </w:r>
                                  </w:del>
                                </w:p>
                              </w:tc>
                              <w:tc>
                                <w:tcPr>
                                  <w:tcW w:w="1622" w:type="dxa"/>
                                  <w:noWrap/>
                                  <w:vAlign w:val="center"/>
                                  <w:hideMark/>
                                </w:tcPr>
                                <w:p w14:paraId="02696D5E" w14:textId="5AACA560" w:rsidR="002B4FE9" w:rsidRPr="002B4FE9" w:rsidDel="002B4FE9" w:rsidRDefault="002B4FE9" w:rsidP="00555C35">
                                  <w:pPr>
                                    <w:jc w:val="center"/>
                                    <w:rPr>
                                      <w:del w:id="2718" w:author="Maino Vieytes, Christian (NIH/NIA/IRP) [F]" w:date="2023-11-15T16:23:00Z"/>
                                      <w:rFonts w:ascii="Times New Roman" w:hAnsi="Times New Roman" w:cs="Times New Roman"/>
                                      <w:sz w:val="18"/>
                                      <w:szCs w:val="18"/>
                                      <w:rPrChange w:id="2719" w:author="Maino Vieytes, Christian (NIH/NIA/IRP) [F]" w:date="2023-11-15T16:24:00Z">
                                        <w:rPr>
                                          <w:del w:id="2720" w:author="Maino Vieytes, Christian (NIH/NIA/IRP) [F]" w:date="2023-11-15T16:23:00Z"/>
                                          <w:rFonts w:ascii="Times New Roman" w:hAnsi="Times New Roman" w:cs="Times New Roman"/>
                                          <w:sz w:val="20"/>
                                          <w:szCs w:val="20"/>
                                        </w:rPr>
                                      </w:rPrChange>
                                    </w:rPr>
                                  </w:pPr>
                                  <w:ins w:id="2721" w:author="Maino Vieytes, Christian (NIH/NIA/IRP) [F]" w:date="2023-11-15T16:24:00Z">
                                    <w:r w:rsidRPr="002B4FE9">
                                      <w:rPr>
                                        <w:rFonts w:ascii="Times New Roman" w:hAnsi="Times New Roman" w:cs="Times New Roman"/>
                                        <w:color w:val="000000"/>
                                        <w:sz w:val="18"/>
                                        <w:szCs w:val="18"/>
                                        <w:rPrChange w:id="2722" w:author="Maino Vieytes, Christian (NIH/NIA/IRP) [F]" w:date="2023-11-15T16:24:00Z">
                                          <w:rPr>
                                            <w:rFonts w:ascii="Calibri" w:hAnsi="Calibri" w:cs="Calibri"/>
                                            <w:color w:val="000000"/>
                                          </w:rPr>
                                        </w:rPrChange>
                                      </w:rPr>
                                      <w:t>0.85 (0.72-1.00)</w:t>
                                    </w:r>
                                  </w:ins>
                                  <w:del w:id="2723" w:author="Maino Vieytes, Christian (NIH/NIA/IRP) [F]" w:date="2023-11-15T15:54:00Z">
                                    <w:r w:rsidRPr="002B4FE9" w:rsidDel="00A12FDA">
                                      <w:rPr>
                                        <w:rFonts w:ascii="Times New Roman" w:hAnsi="Times New Roman" w:cs="Times New Roman"/>
                                        <w:sz w:val="18"/>
                                        <w:szCs w:val="18"/>
                                        <w:rPrChange w:id="2724" w:author="Maino Vieytes, Christian (NIH/NIA/IRP) [F]" w:date="2023-11-15T16:24:00Z">
                                          <w:rPr>
                                            <w:rFonts w:ascii="Times New Roman" w:hAnsi="Times New Roman" w:cs="Times New Roman"/>
                                            <w:sz w:val="20"/>
                                            <w:szCs w:val="20"/>
                                          </w:rPr>
                                        </w:rPrChange>
                                      </w:rPr>
                                      <w:delText>1.20 (1.03-1.40)*</w:delText>
                                    </w:r>
                                  </w:del>
                                </w:p>
                              </w:tc>
                              <w:tc>
                                <w:tcPr>
                                  <w:tcW w:w="1310" w:type="dxa"/>
                                  <w:noWrap/>
                                  <w:vAlign w:val="center"/>
                                  <w:hideMark/>
                                </w:tcPr>
                                <w:p w14:paraId="2195579D" w14:textId="2C51380E" w:rsidR="002B4FE9" w:rsidRPr="002B4FE9" w:rsidDel="002B4FE9" w:rsidRDefault="002B4FE9" w:rsidP="00555C35">
                                  <w:pPr>
                                    <w:jc w:val="center"/>
                                    <w:rPr>
                                      <w:del w:id="2725" w:author="Maino Vieytes, Christian (NIH/NIA/IRP) [F]" w:date="2023-11-15T16:23:00Z"/>
                                      <w:rFonts w:ascii="Times New Roman" w:hAnsi="Times New Roman" w:cs="Times New Roman"/>
                                      <w:sz w:val="18"/>
                                      <w:szCs w:val="18"/>
                                      <w:rPrChange w:id="2726" w:author="Maino Vieytes, Christian (NIH/NIA/IRP) [F]" w:date="2023-11-15T16:24:00Z">
                                        <w:rPr>
                                          <w:del w:id="2727" w:author="Maino Vieytes, Christian (NIH/NIA/IRP) [F]" w:date="2023-11-15T16:23:00Z"/>
                                          <w:rFonts w:ascii="Times New Roman" w:hAnsi="Times New Roman" w:cs="Times New Roman"/>
                                          <w:sz w:val="20"/>
                                          <w:szCs w:val="20"/>
                                        </w:rPr>
                                      </w:rPrChange>
                                    </w:rPr>
                                  </w:pPr>
                                  <w:ins w:id="2728" w:author="Maino Vieytes, Christian (NIH/NIA/IRP) [F]" w:date="2023-11-15T16:24:00Z">
                                    <w:r w:rsidRPr="002B4FE9">
                                      <w:rPr>
                                        <w:rFonts w:ascii="Times New Roman" w:hAnsi="Times New Roman" w:cs="Times New Roman"/>
                                        <w:color w:val="000000"/>
                                        <w:sz w:val="18"/>
                                        <w:szCs w:val="18"/>
                                        <w:rPrChange w:id="2729" w:author="Maino Vieytes, Christian (NIH/NIA/IRP) [F]" w:date="2023-11-15T16:24:00Z">
                                          <w:rPr>
                                            <w:rFonts w:ascii="Calibri" w:hAnsi="Calibri" w:cs="Calibri"/>
                                            <w:color w:val="000000"/>
                                          </w:rPr>
                                        </w:rPrChange>
                                      </w:rPr>
                                      <w:t>0.27</w:t>
                                    </w:r>
                                  </w:ins>
                                  <w:del w:id="2730" w:author="Maino Vieytes, Christian (NIH/NIA/IRP) [F]" w:date="2023-11-15T15:54:00Z">
                                    <w:r w:rsidRPr="002B4FE9" w:rsidDel="00A12FDA">
                                      <w:rPr>
                                        <w:rFonts w:ascii="Times New Roman" w:hAnsi="Times New Roman" w:cs="Times New Roman"/>
                                        <w:color w:val="000000"/>
                                        <w:sz w:val="18"/>
                                        <w:szCs w:val="18"/>
                                        <w:rPrChange w:id="2731" w:author="Maino Vieytes, Christian (NIH/NIA/IRP) [F]" w:date="2023-11-15T16:24:00Z">
                                          <w:rPr>
                                            <w:rFonts w:ascii="Times New Roman" w:hAnsi="Times New Roman" w:cs="Times New Roman"/>
                                            <w:color w:val="000000"/>
                                            <w:sz w:val="20"/>
                                            <w:szCs w:val="20"/>
                                          </w:rPr>
                                        </w:rPrChange>
                                      </w:rPr>
                                      <w:delText>0.42</w:delText>
                                    </w:r>
                                  </w:del>
                                </w:p>
                              </w:tc>
                            </w:tr>
                            <w:tr w:rsidR="002B4FE9" w:rsidRPr="002B4FE9" w14:paraId="37FAD29C" w14:textId="77777777" w:rsidTr="002B4FE9">
                              <w:tblPrEx>
                                <w:tblPrExChange w:id="2732" w:author="Maino Vieytes, Christian (NIH/NIA/IRP) [F]" w:date="2023-11-15T16:27:00Z">
                                  <w:tblPrEx>
                                    <w:tblW w:w="15011" w:type="dxa"/>
                                  </w:tblPrEx>
                                </w:tblPrExChange>
                              </w:tblPrEx>
                              <w:trPr>
                                <w:trHeight w:val="320"/>
                                <w:trPrChange w:id="2733" w:author="Maino Vieytes, Christian (NIH/NIA/IRP) [F]" w:date="2023-11-15T16:27:00Z">
                                  <w:trPr>
                                    <w:gridAfter w:val="0"/>
                                    <w:trHeight w:val="320"/>
                                  </w:trPr>
                                </w:trPrChange>
                              </w:trPr>
                              <w:tc>
                                <w:tcPr>
                                  <w:tcW w:w="2317" w:type="dxa"/>
                                  <w:noWrap/>
                                  <w:vAlign w:val="center"/>
                                  <w:hideMark/>
                                  <w:tcPrChange w:id="2734" w:author="Maino Vieytes, Christian (NIH/NIA/IRP) [F]" w:date="2023-11-15T16:27:00Z">
                                    <w:tcPr>
                                      <w:tcW w:w="2317" w:type="dxa"/>
                                      <w:noWrap/>
                                      <w:vAlign w:val="center"/>
                                      <w:hideMark/>
                                    </w:tcPr>
                                  </w:tcPrChange>
                                </w:tcPr>
                                <w:p w14:paraId="60E06593" w14:textId="77777777" w:rsidR="002B4FE9" w:rsidRPr="008A6C8D" w:rsidRDefault="002B4FE9" w:rsidP="002B4FE9">
                                  <w:pPr>
                                    <w:rPr>
                                      <w:rFonts w:ascii="Times New Roman" w:hAnsi="Times New Roman" w:cs="Times New Roman"/>
                                      <w:sz w:val="18"/>
                                      <w:szCs w:val="18"/>
                                      <w:rPrChange w:id="2735"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2736" w:author="Maino Vieytes, Christian (NIH/NIA/IRP) [F]" w:date="2023-11-15T15:57:00Z">
                                        <w:rPr>
                                          <w:rFonts w:ascii="Times New Roman" w:hAnsi="Times New Roman" w:cs="Times New Roman"/>
                                          <w:sz w:val="20"/>
                                          <w:szCs w:val="20"/>
                                        </w:rPr>
                                      </w:rPrChange>
                                    </w:rPr>
                                    <w:t>Prudent #1</w:t>
                                  </w:r>
                                  <w:r w:rsidRPr="008A6C8D">
                                    <w:rPr>
                                      <w:rFonts w:ascii="Times New Roman" w:hAnsi="Times New Roman" w:cs="Times New Roman"/>
                                      <w:b/>
                                      <w:bCs/>
                                      <w:sz w:val="18"/>
                                      <w:szCs w:val="18"/>
                                      <w:vertAlign w:val="superscript"/>
                                      <w:lang w:bidi="en-US"/>
                                      <w:rPrChange w:id="2737"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2738" w:author="Maino Vieytes, Christian (NIH/NIA/IRP) [F]" w:date="2023-11-15T16:27:00Z">
                                    <w:tcPr>
                                      <w:tcW w:w="936" w:type="dxa"/>
                                      <w:gridSpan w:val="2"/>
                                      <w:noWrap/>
                                      <w:vAlign w:val="center"/>
                                      <w:hideMark/>
                                    </w:tcPr>
                                  </w:tcPrChange>
                                </w:tcPr>
                                <w:p w14:paraId="1BA5934B" w14:textId="658D5342" w:rsidR="002B4FE9" w:rsidRPr="008A6C8D" w:rsidRDefault="002B4FE9" w:rsidP="002B4FE9">
                                  <w:pPr>
                                    <w:jc w:val="center"/>
                                    <w:rPr>
                                      <w:rFonts w:ascii="Times New Roman" w:hAnsi="Times New Roman" w:cs="Times New Roman"/>
                                      <w:sz w:val="18"/>
                                      <w:szCs w:val="18"/>
                                      <w:rPrChange w:id="2739" w:author="Maino Vieytes, Christian (NIH/NIA/IRP) [F]" w:date="2023-11-15T15:57:00Z">
                                        <w:rPr>
                                          <w:rFonts w:ascii="Times New Roman" w:hAnsi="Times New Roman" w:cs="Times New Roman"/>
                                          <w:sz w:val="20"/>
                                          <w:szCs w:val="20"/>
                                        </w:rPr>
                                      </w:rPrChange>
                                    </w:rPr>
                                  </w:pPr>
                                  <w:ins w:id="2740" w:author="Maino Vieytes, Christian (NIH/NIA/IRP) [F]" w:date="2023-11-15T15:54:00Z">
                                    <w:r w:rsidRPr="008A6C8D">
                                      <w:rPr>
                                        <w:rFonts w:ascii="Times New Roman" w:hAnsi="Times New Roman" w:cs="Times New Roman"/>
                                        <w:color w:val="000000"/>
                                        <w:sz w:val="18"/>
                                        <w:szCs w:val="18"/>
                                        <w:rPrChange w:id="2741" w:author="Maino Vieytes, Christian (NIH/NIA/IRP) [F]" w:date="2023-11-15T15:57:00Z">
                                          <w:rPr>
                                            <w:rFonts w:ascii="Calibri" w:hAnsi="Calibri" w:cs="Calibri"/>
                                            <w:color w:val="000000"/>
                                          </w:rPr>
                                        </w:rPrChange>
                                      </w:rPr>
                                      <w:t>1246</w:t>
                                    </w:r>
                                  </w:ins>
                                  <w:del w:id="2742" w:author="Maino Vieytes, Christian (NIH/NIA/IRP) [F]" w:date="2023-11-15T15:54:00Z">
                                    <w:r w:rsidRPr="008A6C8D" w:rsidDel="00A12FDA">
                                      <w:rPr>
                                        <w:rFonts w:ascii="Times New Roman" w:hAnsi="Times New Roman" w:cs="Times New Roman"/>
                                        <w:sz w:val="18"/>
                                        <w:szCs w:val="18"/>
                                        <w:rPrChange w:id="2743"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2744" w:author="Maino Vieytes, Christian (NIH/NIA/IRP) [F]" w:date="2023-11-15T16:27:00Z">
                                    <w:tcPr>
                                      <w:tcW w:w="846" w:type="dxa"/>
                                      <w:gridSpan w:val="2"/>
                                      <w:noWrap/>
                                      <w:vAlign w:val="center"/>
                                      <w:hideMark/>
                                    </w:tcPr>
                                  </w:tcPrChange>
                                </w:tcPr>
                                <w:p w14:paraId="3A106463" w14:textId="53B6C0B5" w:rsidR="002B4FE9" w:rsidRPr="008A6C8D" w:rsidRDefault="002B4FE9" w:rsidP="002B4FE9">
                                  <w:pPr>
                                    <w:jc w:val="center"/>
                                    <w:rPr>
                                      <w:rFonts w:ascii="Times New Roman" w:hAnsi="Times New Roman" w:cs="Times New Roman"/>
                                      <w:sz w:val="18"/>
                                      <w:szCs w:val="18"/>
                                      <w:rPrChange w:id="2745" w:author="Maino Vieytes, Christian (NIH/NIA/IRP) [F]" w:date="2023-11-15T15:57:00Z">
                                        <w:rPr>
                                          <w:rFonts w:ascii="Times New Roman" w:hAnsi="Times New Roman" w:cs="Times New Roman"/>
                                          <w:sz w:val="20"/>
                                          <w:szCs w:val="20"/>
                                        </w:rPr>
                                      </w:rPrChange>
                                    </w:rPr>
                                  </w:pPr>
                                  <w:ins w:id="2746" w:author="Maino Vieytes, Christian (NIH/NIA/IRP) [F]" w:date="2023-11-15T15:54:00Z">
                                    <w:r w:rsidRPr="008A6C8D">
                                      <w:rPr>
                                        <w:rFonts w:ascii="Times New Roman" w:hAnsi="Times New Roman" w:cs="Times New Roman"/>
                                        <w:color w:val="000000"/>
                                        <w:sz w:val="18"/>
                                        <w:szCs w:val="18"/>
                                        <w:rPrChange w:id="2747" w:author="Maino Vieytes, Christian (NIH/NIA/IRP) [F]" w:date="2023-11-15T15:57:00Z">
                                          <w:rPr>
                                            <w:rFonts w:ascii="Calibri" w:hAnsi="Calibri" w:cs="Calibri"/>
                                            <w:color w:val="000000"/>
                                          </w:rPr>
                                        </w:rPrChange>
                                      </w:rPr>
                                      <w:t>1.00</w:t>
                                    </w:r>
                                  </w:ins>
                                  <w:del w:id="2748" w:author="Maino Vieytes, Christian (NIH/NIA/IRP) [F]" w:date="2023-11-15T15:54:00Z">
                                    <w:r w:rsidRPr="008A6C8D" w:rsidDel="00A12FDA">
                                      <w:rPr>
                                        <w:rFonts w:ascii="Times New Roman" w:hAnsi="Times New Roman" w:cs="Times New Roman"/>
                                        <w:sz w:val="18"/>
                                        <w:szCs w:val="18"/>
                                        <w:rPrChange w:id="2749"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2750" w:author="Maino Vieytes, Christian (NIH/NIA/IRP) [F]" w:date="2023-11-15T16:27:00Z">
                                    <w:tcPr>
                                      <w:tcW w:w="1616" w:type="dxa"/>
                                      <w:gridSpan w:val="2"/>
                                      <w:noWrap/>
                                      <w:vAlign w:val="bottom"/>
                                      <w:hideMark/>
                                    </w:tcPr>
                                  </w:tcPrChange>
                                </w:tcPr>
                                <w:p w14:paraId="21E7F006" w14:textId="727590AA" w:rsidR="002B4FE9" w:rsidRPr="002B4FE9" w:rsidRDefault="002B4FE9" w:rsidP="002B4FE9">
                                  <w:pPr>
                                    <w:jc w:val="center"/>
                                    <w:rPr>
                                      <w:rFonts w:ascii="Times New Roman" w:hAnsi="Times New Roman" w:cs="Times New Roman"/>
                                      <w:sz w:val="18"/>
                                      <w:szCs w:val="18"/>
                                      <w:rPrChange w:id="2751" w:author="Maino Vieytes, Christian (NIH/NIA/IRP) [F]" w:date="2023-11-15T16:27:00Z">
                                        <w:rPr>
                                          <w:rFonts w:ascii="Times New Roman" w:hAnsi="Times New Roman" w:cs="Times New Roman"/>
                                          <w:sz w:val="20"/>
                                          <w:szCs w:val="20"/>
                                        </w:rPr>
                                      </w:rPrChange>
                                    </w:rPr>
                                  </w:pPr>
                                  <w:ins w:id="2752" w:author="Maino Vieytes, Christian (NIH/NIA/IRP) [F]" w:date="2023-11-15T16:26:00Z">
                                    <w:r w:rsidRPr="002B4FE9">
                                      <w:rPr>
                                        <w:rFonts w:ascii="Times New Roman" w:hAnsi="Times New Roman" w:cs="Times New Roman"/>
                                        <w:color w:val="000000"/>
                                        <w:sz w:val="18"/>
                                        <w:szCs w:val="18"/>
                                        <w:rPrChange w:id="2753" w:author="Maino Vieytes, Christian (NIH/NIA/IRP) [F]" w:date="2023-11-15T16:27:00Z">
                                          <w:rPr>
                                            <w:rFonts w:ascii="Calibri" w:hAnsi="Calibri" w:cs="Calibri"/>
                                            <w:color w:val="000000"/>
                                          </w:rPr>
                                        </w:rPrChange>
                                      </w:rPr>
                                      <w:t>0.72 (0.47-1.10)</w:t>
                                    </w:r>
                                  </w:ins>
                                  <w:del w:id="2754" w:author="Maino Vieytes, Christian (NIH/NIA/IRP) [F]" w:date="2023-11-15T15:54:00Z">
                                    <w:r w:rsidRPr="002B4FE9" w:rsidDel="00A12FDA">
                                      <w:rPr>
                                        <w:rFonts w:ascii="Times New Roman" w:hAnsi="Times New Roman" w:cs="Times New Roman"/>
                                        <w:sz w:val="18"/>
                                        <w:szCs w:val="18"/>
                                        <w:rPrChange w:id="2755" w:author="Maino Vieytes, Christian (NIH/NIA/IRP) [F]" w:date="2023-11-15T16:27:00Z">
                                          <w:rPr>
                                            <w:rFonts w:ascii="Times New Roman" w:hAnsi="Times New Roman" w:cs="Times New Roman"/>
                                            <w:sz w:val="20"/>
                                            <w:szCs w:val="20"/>
                                          </w:rPr>
                                        </w:rPrChange>
                                      </w:rPr>
                                      <w:delText>0.92 (0.68-1.25)</w:delText>
                                    </w:r>
                                  </w:del>
                                </w:p>
                              </w:tc>
                              <w:tc>
                                <w:tcPr>
                                  <w:tcW w:w="1716" w:type="dxa"/>
                                  <w:noWrap/>
                                  <w:vAlign w:val="center"/>
                                  <w:hideMark/>
                                  <w:tcPrChange w:id="2756" w:author="Maino Vieytes, Christian (NIH/NIA/IRP) [F]" w:date="2023-11-15T16:27:00Z">
                                    <w:tcPr>
                                      <w:tcW w:w="1716" w:type="dxa"/>
                                      <w:gridSpan w:val="2"/>
                                      <w:noWrap/>
                                      <w:vAlign w:val="bottom"/>
                                      <w:hideMark/>
                                    </w:tcPr>
                                  </w:tcPrChange>
                                </w:tcPr>
                                <w:p w14:paraId="59EFE9A6" w14:textId="48E7C6DE" w:rsidR="002B4FE9" w:rsidRPr="002B4FE9" w:rsidRDefault="002B4FE9" w:rsidP="002B4FE9">
                                  <w:pPr>
                                    <w:jc w:val="center"/>
                                    <w:rPr>
                                      <w:rFonts w:ascii="Times New Roman" w:hAnsi="Times New Roman" w:cs="Times New Roman"/>
                                      <w:sz w:val="18"/>
                                      <w:szCs w:val="18"/>
                                      <w:rPrChange w:id="2757" w:author="Maino Vieytes, Christian (NIH/NIA/IRP) [F]" w:date="2023-11-15T16:27:00Z">
                                        <w:rPr>
                                          <w:rFonts w:ascii="Times New Roman" w:hAnsi="Times New Roman" w:cs="Times New Roman"/>
                                          <w:sz w:val="20"/>
                                          <w:szCs w:val="20"/>
                                        </w:rPr>
                                      </w:rPrChange>
                                    </w:rPr>
                                  </w:pPr>
                                  <w:ins w:id="2758" w:author="Maino Vieytes, Christian (NIH/NIA/IRP) [F]" w:date="2023-11-15T16:26:00Z">
                                    <w:r w:rsidRPr="002B4FE9">
                                      <w:rPr>
                                        <w:rFonts w:ascii="Times New Roman" w:hAnsi="Times New Roman" w:cs="Times New Roman"/>
                                        <w:color w:val="000000"/>
                                        <w:sz w:val="18"/>
                                        <w:szCs w:val="18"/>
                                        <w:rPrChange w:id="2759" w:author="Maino Vieytes, Christian (NIH/NIA/IRP) [F]" w:date="2023-11-15T16:27:00Z">
                                          <w:rPr>
                                            <w:rFonts w:ascii="Calibri" w:hAnsi="Calibri" w:cs="Calibri"/>
                                            <w:color w:val="000000"/>
                                          </w:rPr>
                                        </w:rPrChange>
                                      </w:rPr>
                                      <w:t>0.93 (0.58-1.48)</w:t>
                                    </w:r>
                                  </w:ins>
                                  <w:del w:id="2760" w:author="Maino Vieytes, Christian (NIH/NIA/IRP) [F]" w:date="2023-11-15T15:54:00Z">
                                    <w:r w:rsidRPr="002B4FE9" w:rsidDel="00A12FDA">
                                      <w:rPr>
                                        <w:rFonts w:ascii="Times New Roman" w:hAnsi="Times New Roman" w:cs="Times New Roman"/>
                                        <w:sz w:val="18"/>
                                        <w:szCs w:val="18"/>
                                        <w:rPrChange w:id="2761" w:author="Maino Vieytes, Christian (NIH/NIA/IRP) [F]" w:date="2023-11-15T16:27:00Z">
                                          <w:rPr>
                                            <w:rFonts w:ascii="Times New Roman" w:hAnsi="Times New Roman" w:cs="Times New Roman"/>
                                            <w:sz w:val="20"/>
                                            <w:szCs w:val="20"/>
                                          </w:rPr>
                                        </w:rPrChange>
                                      </w:rPr>
                                      <w:delText>0.95 (0.69-1.32)</w:delText>
                                    </w:r>
                                  </w:del>
                                </w:p>
                              </w:tc>
                              <w:tc>
                                <w:tcPr>
                                  <w:tcW w:w="1716" w:type="dxa"/>
                                  <w:noWrap/>
                                  <w:vAlign w:val="center"/>
                                  <w:hideMark/>
                                  <w:tcPrChange w:id="2762" w:author="Maino Vieytes, Christian (NIH/NIA/IRP) [F]" w:date="2023-11-15T16:27:00Z">
                                    <w:tcPr>
                                      <w:tcW w:w="1716" w:type="dxa"/>
                                      <w:gridSpan w:val="2"/>
                                      <w:noWrap/>
                                      <w:vAlign w:val="bottom"/>
                                      <w:hideMark/>
                                    </w:tcPr>
                                  </w:tcPrChange>
                                </w:tcPr>
                                <w:p w14:paraId="63E36C7B" w14:textId="6A237612" w:rsidR="002B4FE9" w:rsidRPr="002B4FE9" w:rsidRDefault="002B4FE9" w:rsidP="002B4FE9">
                                  <w:pPr>
                                    <w:jc w:val="center"/>
                                    <w:rPr>
                                      <w:rFonts w:ascii="Times New Roman" w:hAnsi="Times New Roman" w:cs="Times New Roman"/>
                                      <w:sz w:val="18"/>
                                      <w:szCs w:val="18"/>
                                      <w:rPrChange w:id="2763" w:author="Maino Vieytes, Christian (NIH/NIA/IRP) [F]" w:date="2023-11-15T16:27:00Z">
                                        <w:rPr>
                                          <w:rFonts w:ascii="Times New Roman" w:hAnsi="Times New Roman" w:cs="Times New Roman"/>
                                          <w:sz w:val="20"/>
                                          <w:szCs w:val="20"/>
                                        </w:rPr>
                                      </w:rPrChange>
                                    </w:rPr>
                                  </w:pPr>
                                  <w:ins w:id="2764" w:author="Maino Vieytes, Christian (NIH/NIA/IRP) [F]" w:date="2023-11-15T16:26:00Z">
                                    <w:r w:rsidRPr="002B4FE9">
                                      <w:rPr>
                                        <w:rFonts w:ascii="Times New Roman" w:hAnsi="Times New Roman" w:cs="Times New Roman"/>
                                        <w:color w:val="000000"/>
                                        <w:sz w:val="18"/>
                                        <w:szCs w:val="18"/>
                                        <w:rPrChange w:id="2765" w:author="Maino Vieytes, Christian (NIH/NIA/IRP) [F]" w:date="2023-11-15T16:27:00Z">
                                          <w:rPr>
                                            <w:rFonts w:ascii="Calibri" w:hAnsi="Calibri" w:cs="Calibri"/>
                                            <w:color w:val="000000"/>
                                          </w:rPr>
                                        </w:rPrChange>
                                      </w:rPr>
                                      <w:t>0.69 (0.39-1.20)</w:t>
                                    </w:r>
                                  </w:ins>
                                  <w:del w:id="2766" w:author="Maino Vieytes, Christian (NIH/NIA/IRP) [F]" w:date="2023-11-15T15:54:00Z">
                                    <w:r w:rsidRPr="002B4FE9" w:rsidDel="00A12FDA">
                                      <w:rPr>
                                        <w:rFonts w:ascii="Times New Roman" w:hAnsi="Times New Roman" w:cs="Times New Roman"/>
                                        <w:sz w:val="18"/>
                                        <w:szCs w:val="18"/>
                                        <w:rPrChange w:id="2767" w:author="Maino Vieytes, Christian (NIH/NIA/IRP) [F]" w:date="2023-11-15T16:27:00Z">
                                          <w:rPr>
                                            <w:rFonts w:ascii="Times New Roman" w:hAnsi="Times New Roman" w:cs="Times New Roman"/>
                                            <w:sz w:val="20"/>
                                            <w:szCs w:val="20"/>
                                          </w:rPr>
                                        </w:rPrChange>
                                      </w:rPr>
                                      <w:delText>0.68 (0.46-1.00)</w:delText>
                                    </w:r>
                                  </w:del>
                                </w:p>
                              </w:tc>
                              <w:tc>
                                <w:tcPr>
                                  <w:tcW w:w="1816" w:type="dxa"/>
                                  <w:noWrap/>
                                  <w:vAlign w:val="center"/>
                                  <w:hideMark/>
                                  <w:tcPrChange w:id="2768" w:author="Maino Vieytes, Christian (NIH/NIA/IRP) [F]" w:date="2023-11-15T16:27:00Z">
                                    <w:tcPr>
                                      <w:tcW w:w="1816" w:type="dxa"/>
                                      <w:gridSpan w:val="2"/>
                                      <w:noWrap/>
                                      <w:vAlign w:val="bottom"/>
                                      <w:hideMark/>
                                    </w:tcPr>
                                  </w:tcPrChange>
                                </w:tcPr>
                                <w:p w14:paraId="26C58918" w14:textId="4DA40FB8" w:rsidR="002B4FE9" w:rsidRPr="002B4FE9" w:rsidRDefault="002B4FE9" w:rsidP="002B4FE9">
                                  <w:pPr>
                                    <w:jc w:val="center"/>
                                    <w:rPr>
                                      <w:rFonts w:ascii="Times New Roman" w:hAnsi="Times New Roman" w:cs="Times New Roman"/>
                                      <w:sz w:val="18"/>
                                      <w:szCs w:val="18"/>
                                      <w:rPrChange w:id="2769" w:author="Maino Vieytes, Christian (NIH/NIA/IRP) [F]" w:date="2023-11-15T16:27:00Z">
                                        <w:rPr>
                                          <w:rFonts w:ascii="Times New Roman" w:hAnsi="Times New Roman" w:cs="Times New Roman"/>
                                          <w:sz w:val="20"/>
                                          <w:szCs w:val="20"/>
                                        </w:rPr>
                                      </w:rPrChange>
                                    </w:rPr>
                                  </w:pPr>
                                  <w:ins w:id="2770" w:author="Maino Vieytes, Christian (NIH/NIA/IRP) [F]" w:date="2023-11-15T16:26:00Z">
                                    <w:r w:rsidRPr="002B4FE9">
                                      <w:rPr>
                                        <w:rFonts w:ascii="Times New Roman" w:hAnsi="Times New Roman" w:cs="Times New Roman"/>
                                        <w:color w:val="000000"/>
                                        <w:sz w:val="18"/>
                                        <w:szCs w:val="18"/>
                                        <w:rPrChange w:id="2771" w:author="Maino Vieytes, Christian (NIH/NIA/IRP) [F]" w:date="2023-11-15T16:27:00Z">
                                          <w:rPr>
                                            <w:rFonts w:ascii="Calibri" w:hAnsi="Calibri" w:cs="Calibri"/>
                                            <w:color w:val="000000"/>
                                          </w:rPr>
                                        </w:rPrChange>
                                      </w:rPr>
                                      <w:t>0.31 (0.18-0.55)**</w:t>
                                    </w:r>
                                  </w:ins>
                                  <w:del w:id="2772" w:author="Maino Vieytes, Christian (NIH/NIA/IRP) [F]" w:date="2023-11-15T15:54:00Z">
                                    <w:r w:rsidRPr="002B4FE9" w:rsidDel="00A12FDA">
                                      <w:rPr>
                                        <w:rFonts w:ascii="Times New Roman" w:hAnsi="Times New Roman" w:cs="Times New Roman"/>
                                        <w:sz w:val="18"/>
                                        <w:szCs w:val="18"/>
                                        <w:rPrChange w:id="2773" w:author="Maino Vieytes, Christian (NIH/NIA/IRP) [F]" w:date="2023-11-15T16:27:00Z">
                                          <w:rPr>
                                            <w:rFonts w:ascii="Times New Roman" w:hAnsi="Times New Roman" w:cs="Times New Roman"/>
                                            <w:sz w:val="20"/>
                                            <w:szCs w:val="20"/>
                                          </w:rPr>
                                        </w:rPrChange>
                                      </w:rPr>
                                      <w:delText>0.54 (0.36-0.82)**</w:delText>
                                    </w:r>
                                  </w:del>
                                </w:p>
                              </w:tc>
                              <w:tc>
                                <w:tcPr>
                                  <w:tcW w:w="1196" w:type="dxa"/>
                                  <w:noWrap/>
                                  <w:vAlign w:val="center"/>
                                  <w:hideMark/>
                                  <w:tcPrChange w:id="2774" w:author="Maino Vieytes, Christian (NIH/NIA/IRP) [F]" w:date="2023-11-15T16:27:00Z">
                                    <w:tcPr>
                                      <w:tcW w:w="1116" w:type="dxa"/>
                                      <w:gridSpan w:val="3"/>
                                      <w:noWrap/>
                                      <w:vAlign w:val="bottom"/>
                                      <w:hideMark/>
                                    </w:tcPr>
                                  </w:tcPrChange>
                                </w:tcPr>
                                <w:p w14:paraId="03293277" w14:textId="3EEF0C2D" w:rsidR="002B4FE9" w:rsidRPr="002B4FE9" w:rsidRDefault="002B4FE9" w:rsidP="002B4FE9">
                                  <w:pPr>
                                    <w:jc w:val="center"/>
                                    <w:rPr>
                                      <w:rFonts w:ascii="Times New Roman" w:hAnsi="Times New Roman" w:cs="Times New Roman"/>
                                      <w:sz w:val="18"/>
                                      <w:szCs w:val="18"/>
                                      <w:rPrChange w:id="2775" w:author="Maino Vieytes, Christian (NIH/NIA/IRP) [F]" w:date="2023-11-15T16:27:00Z">
                                        <w:rPr>
                                          <w:rFonts w:ascii="Times New Roman" w:hAnsi="Times New Roman" w:cs="Times New Roman"/>
                                          <w:sz w:val="20"/>
                                          <w:szCs w:val="20"/>
                                        </w:rPr>
                                      </w:rPrChange>
                                    </w:rPr>
                                  </w:pPr>
                                  <w:ins w:id="2776" w:author="Maino Vieytes, Christian (NIH/NIA/IRP) [F]" w:date="2023-11-15T16:26:00Z">
                                    <w:r w:rsidRPr="002B4FE9">
                                      <w:rPr>
                                        <w:rFonts w:ascii="Times New Roman" w:hAnsi="Times New Roman" w:cs="Times New Roman"/>
                                        <w:color w:val="000000"/>
                                        <w:sz w:val="18"/>
                                        <w:szCs w:val="18"/>
                                        <w:rPrChange w:id="2777" w:author="Maino Vieytes, Christian (NIH/NIA/IRP) [F]" w:date="2023-11-15T16:27:00Z">
                                          <w:rPr>
                                            <w:rFonts w:ascii="Calibri" w:hAnsi="Calibri" w:cs="Calibri"/>
                                            <w:color w:val="000000"/>
                                          </w:rPr>
                                        </w:rPrChange>
                                      </w:rPr>
                                      <w:t>&lt; 0.01**</w:t>
                                    </w:r>
                                  </w:ins>
                                  <w:del w:id="2778" w:author="Maino Vieytes, Christian (NIH/NIA/IRP) [F]" w:date="2023-11-15T15:54:00Z">
                                    <w:r w:rsidRPr="002B4FE9" w:rsidDel="00A12FDA">
                                      <w:rPr>
                                        <w:rFonts w:ascii="Times New Roman" w:hAnsi="Times New Roman" w:cs="Times New Roman"/>
                                        <w:sz w:val="18"/>
                                        <w:szCs w:val="18"/>
                                        <w:rPrChange w:id="2779" w:author="Maino Vieytes, Christian (NIH/NIA/IRP) [F]" w:date="2023-11-15T16:27:00Z">
                                          <w:rPr>
                                            <w:rFonts w:ascii="Times New Roman" w:hAnsi="Times New Roman" w:cs="Times New Roman"/>
                                            <w:sz w:val="20"/>
                                            <w:szCs w:val="20"/>
                                          </w:rPr>
                                        </w:rPrChange>
                                      </w:rPr>
                                      <w:delText>&lt; 0.01**</w:delText>
                                    </w:r>
                                  </w:del>
                                </w:p>
                              </w:tc>
                              <w:tc>
                                <w:tcPr>
                                  <w:tcW w:w="1622" w:type="dxa"/>
                                  <w:noWrap/>
                                  <w:vAlign w:val="center"/>
                                  <w:hideMark/>
                                  <w:tcPrChange w:id="2780" w:author="Maino Vieytes, Christian (NIH/NIA/IRP) [F]" w:date="2023-11-15T16:27:00Z">
                                    <w:tcPr>
                                      <w:tcW w:w="1622" w:type="dxa"/>
                                      <w:gridSpan w:val="3"/>
                                      <w:noWrap/>
                                      <w:vAlign w:val="bottom"/>
                                      <w:hideMark/>
                                    </w:tcPr>
                                  </w:tcPrChange>
                                </w:tcPr>
                                <w:p w14:paraId="5E81C36A" w14:textId="34DB5543" w:rsidR="002B4FE9" w:rsidRPr="002B4FE9" w:rsidRDefault="002B4FE9" w:rsidP="002B4FE9">
                                  <w:pPr>
                                    <w:jc w:val="center"/>
                                    <w:rPr>
                                      <w:rFonts w:ascii="Times New Roman" w:hAnsi="Times New Roman" w:cs="Times New Roman"/>
                                      <w:sz w:val="18"/>
                                      <w:szCs w:val="18"/>
                                      <w:rPrChange w:id="2781" w:author="Maino Vieytes, Christian (NIH/NIA/IRP) [F]" w:date="2023-11-15T16:27:00Z">
                                        <w:rPr>
                                          <w:rFonts w:ascii="Times New Roman" w:hAnsi="Times New Roman" w:cs="Times New Roman"/>
                                          <w:sz w:val="20"/>
                                          <w:szCs w:val="20"/>
                                        </w:rPr>
                                      </w:rPrChange>
                                    </w:rPr>
                                  </w:pPr>
                                  <w:ins w:id="2782" w:author="Maino Vieytes, Christian (NIH/NIA/IRP) [F]" w:date="2023-11-15T16:26:00Z">
                                    <w:r w:rsidRPr="002B4FE9">
                                      <w:rPr>
                                        <w:rFonts w:ascii="Times New Roman" w:hAnsi="Times New Roman" w:cs="Times New Roman"/>
                                        <w:color w:val="000000"/>
                                        <w:sz w:val="18"/>
                                        <w:szCs w:val="18"/>
                                        <w:rPrChange w:id="2783" w:author="Maino Vieytes, Christian (NIH/NIA/IRP) [F]" w:date="2023-11-15T16:27:00Z">
                                          <w:rPr>
                                            <w:rFonts w:ascii="Calibri" w:hAnsi="Calibri" w:cs="Calibri"/>
                                            <w:color w:val="000000"/>
                                          </w:rPr>
                                        </w:rPrChange>
                                      </w:rPr>
                                      <w:t>0.71 (0.60-0.84)**</w:t>
                                    </w:r>
                                  </w:ins>
                                  <w:del w:id="2784" w:author="Maino Vieytes, Christian (NIH/NIA/IRP) [F]" w:date="2023-11-15T15:54:00Z">
                                    <w:r w:rsidRPr="002B4FE9" w:rsidDel="00A12FDA">
                                      <w:rPr>
                                        <w:rFonts w:ascii="Times New Roman" w:hAnsi="Times New Roman" w:cs="Times New Roman"/>
                                        <w:sz w:val="18"/>
                                        <w:szCs w:val="18"/>
                                        <w:rPrChange w:id="2785" w:author="Maino Vieytes, Christian (NIH/NIA/IRP) [F]" w:date="2023-11-15T16:27:00Z">
                                          <w:rPr>
                                            <w:rFonts w:ascii="Times New Roman" w:hAnsi="Times New Roman" w:cs="Times New Roman"/>
                                            <w:sz w:val="20"/>
                                            <w:szCs w:val="20"/>
                                          </w:rPr>
                                        </w:rPrChange>
                                      </w:rPr>
                                      <w:delText>0.80 (0.70-0.92)**</w:delText>
                                    </w:r>
                                  </w:del>
                                </w:p>
                              </w:tc>
                              <w:tc>
                                <w:tcPr>
                                  <w:tcW w:w="1310" w:type="dxa"/>
                                  <w:noWrap/>
                                  <w:vAlign w:val="center"/>
                                  <w:hideMark/>
                                  <w:tcPrChange w:id="2786" w:author="Maino Vieytes, Christian (NIH/NIA/IRP) [F]" w:date="2023-11-15T16:27:00Z">
                                    <w:tcPr>
                                      <w:tcW w:w="1310" w:type="dxa"/>
                                      <w:gridSpan w:val="5"/>
                                      <w:noWrap/>
                                      <w:vAlign w:val="bottom"/>
                                      <w:hideMark/>
                                    </w:tcPr>
                                  </w:tcPrChange>
                                </w:tcPr>
                                <w:p w14:paraId="33329E97" w14:textId="3224BC85" w:rsidR="002B4FE9" w:rsidRPr="002B4FE9" w:rsidRDefault="002B4FE9" w:rsidP="002B4FE9">
                                  <w:pPr>
                                    <w:jc w:val="center"/>
                                    <w:rPr>
                                      <w:rFonts w:ascii="Times New Roman" w:hAnsi="Times New Roman" w:cs="Times New Roman"/>
                                      <w:sz w:val="18"/>
                                      <w:szCs w:val="18"/>
                                      <w:rPrChange w:id="2787" w:author="Maino Vieytes, Christian (NIH/NIA/IRP) [F]" w:date="2023-11-15T16:27:00Z">
                                        <w:rPr>
                                          <w:rFonts w:ascii="Times New Roman" w:hAnsi="Times New Roman" w:cs="Times New Roman"/>
                                          <w:sz w:val="20"/>
                                          <w:szCs w:val="20"/>
                                        </w:rPr>
                                      </w:rPrChange>
                                    </w:rPr>
                                  </w:pPr>
                                  <w:ins w:id="2788" w:author="Maino Vieytes, Christian (NIH/NIA/IRP) [F]" w:date="2023-11-15T16:26:00Z">
                                    <w:r w:rsidRPr="002B4FE9">
                                      <w:rPr>
                                        <w:rFonts w:ascii="Times New Roman" w:hAnsi="Times New Roman" w:cs="Times New Roman"/>
                                        <w:color w:val="000000"/>
                                        <w:sz w:val="18"/>
                                        <w:szCs w:val="18"/>
                                        <w:rPrChange w:id="2789" w:author="Maino Vieytes, Christian (NIH/NIA/IRP) [F]" w:date="2023-11-15T16:27:00Z">
                                          <w:rPr>
                                            <w:rFonts w:ascii="Calibri" w:hAnsi="Calibri" w:cs="Calibri"/>
                                            <w:color w:val="000000"/>
                                          </w:rPr>
                                        </w:rPrChange>
                                      </w:rPr>
                                      <w:t>&lt; 0.01**</w:t>
                                    </w:r>
                                  </w:ins>
                                  <w:del w:id="2790" w:author="Maino Vieytes, Christian (NIH/NIA/IRP) [F]" w:date="2023-11-15T15:54:00Z">
                                    <w:r w:rsidRPr="002B4FE9" w:rsidDel="00A12FDA">
                                      <w:rPr>
                                        <w:rFonts w:ascii="Times New Roman" w:hAnsi="Times New Roman" w:cs="Times New Roman"/>
                                        <w:color w:val="000000"/>
                                        <w:sz w:val="18"/>
                                        <w:szCs w:val="18"/>
                                        <w:rPrChange w:id="2791" w:author="Maino Vieytes, Christian (NIH/NIA/IRP) [F]" w:date="2023-11-15T16:27:00Z">
                                          <w:rPr>
                                            <w:rFonts w:ascii="Times New Roman" w:hAnsi="Times New Roman" w:cs="Times New Roman"/>
                                            <w:color w:val="000000"/>
                                            <w:sz w:val="20"/>
                                            <w:szCs w:val="20"/>
                                          </w:rPr>
                                        </w:rPrChange>
                                      </w:rPr>
                                      <w:delText>0.02*</w:delText>
                                    </w:r>
                                  </w:del>
                                </w:p>
                              </w:tc>
                            </w:tr>
                            <w:tr w:rsidR="002B4FE9" w:rsidRPr="002B4FE9" w14:paraId="7C6CAB81" w14:textId="77777777" w:rsidTr="000F274E">
                              <w:trPr>
                                <w:trHeight w:val="320"/>
                              </w:trPr>
                              <w:tc>
                                <w:tcPr>
                                  <w:tcW w:w="2317" w:type="dxa"/>
                                  <w:noWrap/>
                                  <w:vAlign w:val="center"/>
                                  <w:hideMark/>
                                </w:tcPr>
                                <w:p w14:paraId="2C6E76A7" w14:textId="77777777" w:rsidR="002B4FE9" w:rsidRPr="008A6C8D" w:rsidRDefault="002B4FE9" w:rsidP="002B4FE9">
                                  <w:pPr>
                                    <w:rPr>
                                      <w:rFonts w:ascii="Times New Roman" w:hAnsi="Times New Roman" w:cs="Times New Roman"/>
                                      <w:sz w:val="18"/>
                                      <w:szCs w:val="18"/>
                                      <w:rPrChange w:id="2792" w:author="Maino Vieytes, Christian (NIH/NIA/IRP) [F]" w:date="2023-11-15T15:57:00Z">
                                        <w:rPr>
                                          <w:rFonts w:ascii="Times New Roman" w:hAnsi="Times New Roman" w:cs="Times New Roman"/>
                                          <w:sz w:val="20"/>
                                          <w:szCs w:val="20"/>
                                        </w:rPr>
                                      </w:rPrChange>
                                    </w:rPr>
                                  </w:pPr>
                                  <w:r w:rsidRPr="000F274E">
                                    <w:rPr>
                                      <w:rFonts w:ascii="Times New Roman" w:hAnsi="Times New Roman" w:cs="Times New Roman"/>
                                      <w:sz w:val="18"/>
                                      <w:szCs w:val="18"/>
                                    </w:rPr>
                                    <w:t>Prudent #2</w:t>
                                  </w:r>
                                  <w:r w:rsidRPr="000F274E">
                                    <w:rPr>
                                      <w:rFonts w:ascii="Times New Roman" w:hAnsi="Times New Roman" w:cs="Times New Roman"/>
                                      <w:b/>
                                      <w:bCs/>
                                      <w:sz w:val="18"/>
                                      <w:szCs w:val="18"/>
                                      <w:vertAlign w:val="superscript"/>
                                      <w:lang w:bidi="en-US"/>
                                    </w:rPr>
                                    <w:t>‡</w:t>
                                  </w:r>
                                </w:p>
                              </w:tc>
                              <w:tc>
                                <w:tcPr>
                                  <w:tcW w:w="936" w:type="dxa"/>
                                  <w:noWrap/>
                                  <w:vAlign w:val="center"/>
                                  <w:hideMark/>
                                </w:tcPr>
                                <w:p w14:paraId="24CA9F30" w14:textId="64949FB9" w:rsidR="002B4FE9" w:rsidRPr="008A6C8D" w:rsidRDefault="002B4FE9" w:rsidP="002B4FE9">
                                  <w:pPr>
                                    <w:jc w:val="center"/>
                                    <w:rPr>
                                      <w:rFonts w:ascii="Times New Roman" w:hAnsi="Times New Roman" w:cs="Times New Roman"/>
                                      <w:sz w:val="18"/>
                                      <w:szCs w:val="18"/>
                                      <w:rPrChange w:id="2793" w:author="Maino Vieytes, Christian (NIH/NIA/IRP) [F]" w:date="2023-11-15T15:57:00Z">
                                        <w:rPr>
                                          <w:rFonts w:ascii="Times New Roman" w:hAnsi="Times New Roman" w:cs="Times New Roman"/>
                                          <w:sz w:val="20"/>
                                          <w:szCs w:val="20"/>
                                        </w:rPr>
                                      </w:rPrChange>
                                    </w:rPr>
                                  </w:pPr>
                                  <w:ins w:id="2794" w:author="Maino Vieytes, Christian (NIH/NIA/IRP) [F]" w:date="2023-11-15T15:54:00Z">
                                    <w:r w:rsidRPr="008A6C8D">
                                      <w:rPr>
                                        <w:rFonts w:ascii="Times New Roman" w:hAnsi="Times New Roman" w:cs="Times New Roman"/>
                                        <w:color w:val="000000"/>
                                        <w:sz w:val="18"/>
                                        <w:szCs w:val="18"/>
                                        <w:rPrChange w:id="2795" w:author="Maino Vieytes, Christian (NIH/NIA/IRP) [F]" w:date="2023-11-15T15:57:00Z">
                                          <w:rPr>
                                            <w:rFonts w:ascii="Calibri" w:hAnsi="Calibri" w:cs="Calibri"/>
                                            <w:color w:val="000000"/>
                                          </w:rPr>
                                        </w:rPrChange>
                                      </w:rPr>
                                      <w:t>1246</w:t>
                                    </w:r>
                                  </w:ins>
                                  <w:del w:id="2796" w:author="Maino Vieytes, Christian (NIH/NIA/IRP) [F]" w:date="2023-11-15T15:54:00Z">
                                    <w:r w:rsidRPr="008A6C8D" w:rsidDel="00A12FDA">
                                      <w:rPr>
                                        <w:rFonts w:ascii="Times New Roman" w:hAnsi="Times New Roman" w:cs="Times New Roman"/>
                                        <w:sz w:val="18"/>
                                        <w:szCs w:val="18"/>
                                        <w:rPrChange w:id="2797"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
                                <w:p w14:paraId="0C49C8F6" w14:textId="560D29DA" w:rsidR="002B4FE9" w:rsidRPr="008A6C8D" w:rsidRDefault="002B4FE9" w:rsidP="002B4FE9">
                                  <w:pPr>
                                    <w:jc w:val="center"/>
                                    <w:rPr>
                                      <w:rFonts w:ascii="Times New Roman" w:hAnsi="Times New Roman" w:cs="Times New Roman"/>
                                      <w:sz w:val="18"/>
                                      <w:szCs w:val="18"/>
                                      <w:rPrChange w:id="2798" w:author="Maino Vieytes, Christian (NIH/NIA/IRP) [F]" w:date="2023-11-15T15:57:00Z">
                                        <w:rPr>
                                          <w:rFonts w:ascii="Times New Roman" w:hAnsi="Times New Roman" w:cs="Times New Roman"/>
                                          <w:sz w:val="20"/>
                                          <w:szCs w:val="20"/>
                                        </w:rPr>
                                      </w:rPrChange>
                                    </w:rPr>
                                  </w:pPr>
                                  <w:ins w:id="2799" w:author="Maino Vieytes, Christian (NIH/NIA/IRP) [F]" w:date="2023-11-15T15:54:00Z">
                                    <w:r w:rsidRPr="008A6C8D">
                                      <w:rPr>
                                        <w:rFonts w:ascii="Times New Roman" w:hAnsi="Times New Roman" w:cs="Times New Roman"/>
                                        <w:color w:val="000000"/>
                                        <w:sz w:val="18"/>
                                        <w:szCs w:val="18"/>
                                        <w:rPrChange w:id="2800" w:author="Maino Vieytes, Christian (NIH/NIA/IRP) [F]" w:date="2023-11-15T15:57:00Z">
                                          <w:rPr>
                                            <w:rFonts w:ascii="Calibri" w:hAnsi="Calibri" w:cs="Calibri"/>
                                            <w:color w:val="000000"/>
                                          </w:rPr>
                                        </w:rPrChange>
                                      </w:rPr>
                                      <w:t>1.00</w:t>
                                    </w:r>
                                  </w:ins>
                                  <w:del w:id="2801" w:author="Maino Vieytes, Christian (NIH/NIA/IRP) [F]" w:date="2023-11-15T15:54:00Z">
                                    <w:r w:rsidRPr="008A6C8D" w:rsidDel="00A12FDA">
                                      <w:rPr>
                                        <w:rFonts w:ascii="Times New Roman" w:hAnsi="Times New Roman" w:cs="Times New Roman"/>
                                        <w:sz w:val="18"/>
                                        <w:szCs w:val="18"/>
                                        <w:rPrChange w:id="2802"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
                                <w:p w14:paraId="05AF34A7" w14:textId="151B5689" w:rsidR="002B4FE9" w:rsidRPr="002B4FE9" w:rsidRDefault="002B4FE9" w:rsidP="002B4FE9">
                                  <w:pPr>
                                    <w:jc w:val="center"/>
                                    <w:rPr>
                                      <w:rFonts w:ascii="Times New Roman" w:hAnsi="Times New Roman" w:cs="Times New Roman"/>
                                      <w:sz w:val="18"/>
                                      <w:szCs w:val="18"/>
                                      <w:rPrChange w:id="2803" w:author="Maino Vieytes, Christian (NIH/NIA/IRP) [F]" w:date="2023-11-15T16:27:00Z">
                                        <w:rPr>
                                          <w:rFonts w:ascii="Times New Roman" w:hAnsi="Times New Roman" w:cs="Times New Roman"/>
                                          <w:sz w:val="20"/>
                                          <w:szCs w:val="20"/>
                                        </w:rPr>
                                      </w:rPrChange>
                                    </w:rPr>
                                  </w:pPr>
                                  <w:ins w:id="2804" w:author="Maino Vieytes, Christian (NIH/NIA/IRP) [F]" w:date="2023-11-15T16:26:00Z">
                                    <w:r w:rsidRPr="002B4FE9">
                                      <w:rPr>
                                        <w:rFonts w:ascii="Times New Roman" w:hAnsi="Times New Roman" w:cs="Times New Roman"/>
                                        <w:color w:val="000000"/>
                                        <w:sz w:val="18"/>
                                        <w:szCs w:val="18"/>
                                        <w:rPrChange w:id="2805" w:author="Maino Vieytes, Christian (NIH/NIA/IRP) [F]" w:date="2023-11-15T16:27:00Z">
                                          <w:rPr>
                                            <w:rFonts w:ascii="Calibri" w:hAnsi="Calibri" w:cs="Calibri"/>
                                            <w:color w:val="000000"/>
                                          </w:rPr>
                                        </w:rPrChange>
                                      </w:rPr>
                                      <w:t>0.90 (0.48-1.70)</w:t>
                                    </w:r>
                                  </w:ins>
                                  <w:del w:id="2806" w:author="Maino Vieytes, Christian (NIH/NIA/IRP) [F]" w:date="2023-11-15T15:54:00Z">
                                    <w:r w:rsidRPr="002B4FE9" w:rsidDel="00A12FDA">
                                      <w:rPr>
                                        <w:rFonts w:ascii="Times New Roman" w:hAnsi="Times New Roman" w:cs="Times New Roman"/>
                                        <w:sz w:val="18"/>
                                        <w:szCs w:val="18"/>
                                        <w:rPrChange w:id="2807" w:author="Maino Vieytes, Christian (NIH/NIA/IRP) [F]" w:date="2023-11-15T16:27:00Z">
                                          <w:rPr>
                                            <w:rFonts w:ascii="Times New Roman" w:hAnsi="Times New Roman" w:cs="Times New Roman"/>
                                            <w:sz w:val="20"/>
                                            <w:szCs w:val="20"/>
                                          </w:rPr>
                                        </w:rPrChange>
                                      </w:rPr>
                                      <w:delText>1.32 (0.88-1.99)</w:delText>
                                    </w:r>
                                  </w:del>
                                </w:p>
                              </w:tc>
                              <w:tc>
                                <w:tcPr>
                                  <w:tcW w:w="1716" w:type="dxa"/>
                                  <w:noWrap/>
                                  <w:vAlign w:val="center"/>
                                  <w:hideMark/>
                                </w:tcPr>
                                <w:p w14:paraId="2D838F62" w14:textId="4F6C3CBB" w:rsidR="002B4FE9" w:rsidRPr="002B4FE9" w:rsidRDefault="002B4FE9" w:rsidP="002B4FE9">
                                  <w:pPr>
                                    <w:jc w:val="center"/>
                                    <w:rPr>
                                      <w:rFonts w:ascii="Times New Roman" w:hAnsi="Times New Roman" w:cs="Times New Roman"/>
                                      <w:sz w:val="18"/>
                                      <w:szCs w:val="18"/>
                                      <w:rPrChange w:id="2808" w:author="Maino Vieytes, Christian (NIH/NIA/IRP) [F]" w:date="2023-11-15T16:27:00Z">
                                        <w:rPr>
                                          <w:rFonts w:ascii="Times New Roman" w:hAnsi="Times New Roman" w:cs="Times New Roman"/>
                                          <w:sz w:val="20"/>
                                          <w:szCs w:val="20"/>
                                        </w:rPr>
                                      </w:rPrChange>
                                    </w:rPr>
                                  </w:pPr>
                                  <w:ins w:id="2809" w:author="Maino Vieytes, Christian (NIH/NIA/IRP) [F]" w:date="2023-11-15T16:26:00Z">
                                    <w:r w:rsidRPr="002B4FE9">
                                      <w:rPr>
                                        <w:rFonts w:ascii="Times New Roman" w:hAnsi="Times New Roman" w:cs="Times New Roman"/>
                                        <w:color w:val="000000"/>
                                        <w:sz w:val="18"/>
                                        <w:szCs w:val="18"/>
                                        <w:rPrChange w:id="2810" w:author="Maino Vieytes, Christian (NIH/NIA/IRP) [F]" w:date="2023-11-15T16:27:00Z">
                                          <w:rPr>
                                            <w:rFonts w:ascii="Calibri" w:hAnsi="Calibri" w:cs="Calibri"/>
                                            <w:color w:val="000000"/>
                                          </w:rPr>
                                        </w:rPrChange>
                                      </w:rPr>
                                      <w:t>1.08 (0.65-1.80)</w:t>
                                    </w:r>
                                  </w:ins>
                                  <w:del w:id="2811" w:author="Maino Vieytes, Christian (NIH/NIA/IRP) [F]" w:date="2023-11-15T15:54:00Z">
                                    <w:r w:rsidRPr="002B4FE9" w:rsidDel="00A12FDA">
                                      <w:rPr>
                                        <w:rFonts w:ascii="Times New Roman" w:hAnsi="Times New Roman" w:cs="Times New Roman"/>
                                        <w:sz w:val="18"/>
                                        <w:szCs w:val="18"/>
                                        <w:rPrChange w:id="2812" w:author="Maino Vieytes, Christian (NIH/NIA/IRP) [F]" w:date="2023-11-15T16:27:00Z">
                                          <w:rPr>
                                            <w:rFonts w:ascii="Times New Roman" w:hAnsi="Times New Roman" w:cs="Times New Roman"/>
                                            <w:sz w:val="20"/>
                                            <w:szCs w:val="20"/>
                                          </w:rPr>
                                        </w:rPrChange>
                                      </w:rPr>
                                      <w:delText>0.92 (0.61-1.40)</w:delText>
                                    </w:r>
                                  </w:del>
                                </w:p>
                              </w:tc>
                              <w:tc>
                                <w:tcPr>
                                  <w:tcW w:w="1716" w:type="dxa"/>
                                  <w:noWrap/>
                                  <w:vAlign w:val="center"/>
                                  <w:hideMark/>
                                </w:tcPr>
                                <w:p w14:paraId="2B207C98" w14:textId="140849B9" w:rsidR="002B4FE9" w:rsidRPr="002B4FE9" w:rsidRDefault="002B4FE9" w:rsidP="002B4FE9">
                                  <w:pPr>
                                    <w:jc w:val="center"/>
                                    <w:rPr>
                                      <w:rFonts w:ascii="Times New Roman" w:hAnsi="Times New Roman" w:cs="Times New Roman"/>
                                      <w:sz w:val="18"/>
                                      <w:szCs w:val="18"/>
                                      <w:rPrChange w:id="2813" w:author="Maino Vieytes, Christian (NIH/NIA/IRP) [F]" w:date="2023-11-15T16:27:00Z">
                                        <w:rPr>
                                          <w:rFonts w:ascii="Times New Roman" w:hAnsi="Times New Roman" w:cs="Times New Roman"/>
                                          <w:sz w:val="20"/>
                                          <w:szCs w:val="20"/>
                                        </w:rPr>
                                      </w:rPrChange>
                                    </w:rPr>
                                  </w:pPr>
                                  <w:ins w:id="2814" w:author="Maino Vieytes, Christian (NIH/NIA/IRP) [F]" w:date="2023-11-15T16:26:00Z">
                                    <w:r w:rsidRPr="002B4FE9">
                                      <w:rPr>
                                        <w:rFonts w:ascii="Times New Roman" w:hAnsi="Times New Roman" w:cs="Times New Roman"/>
                                        <w:color w:val="000000"/>
                                        <w:sz w:val="18"/>
                                        <w:szCs w:val="18"/>
                                        <w:rPrChange w:id="2815" w:author="Maino Vieytes, Christian (NIH/NIA/IRP) [F]" w:date="2023-11-15T16:27:00Z">
                                          <w:rPr>
                                            <w:rFonts w:ascii="Calibri" w:hAnsi="Calibri" w:cs="Calibri"/>
                                            <w:color w:val="000000"/>
                                          </w:rPr>
                                        </w:rPrChange>
                                      </w:rPr>
                                      <w:t>1.22 (0.76-1.95)</w:t>
                                    </w:r>
                                  </w:ins>
                                  <w:del w:id="2816" w:author="Maino Vieytes, Christian (NIH/NIA/IRP) [F]" w:date="2023-11-15T15:54:00Z">
                                    <w:r w:rsidRPr="002B4FE9" w:rsidDel="00A12FDA">
                                      <w:rPr>
                                        <w:rFonts w:ascii="Times New Roman" w:hAnsi="Times New Roman" w:cs="Times New Roman"/>
                                        <w:sz w:val="18"/>
                                        <w:szCs w:val="18"/>
                                        <w:rPrChange w:id="2817" w:author="Maino Vieytes, Christian (NIH/NIA/IRP) [F]" w:date="2023-11-15T16:27:00Z">
                                          <w:rPr>
                                            <w:rFonts w:ascii="Times New Roman" w:hAnsi="Times New Roman" w:cs="Times New Roman"/>
                                            <w:sz w:val="20"/>
                                            <w:szCs w:val="20"/>
                                          </w:rPr>
                                        </w:rPrChange>
                                      </w:rPr>
                                      <w:delText>0.96 (0.63-1.46)</w:delText>
                                    </w:r>
                                  </w:del>
                                </w:p>
                              </w:tc>
                              <w:tc>
                                <w:tcPr>
                                  <w:tcW w:w="1816" w:type="dxa"/>
                                  <w:noWrap/>
                                  <w:vAlign w:val="center"/>
                                  <w:hideMark/>
                                </w:tcPr>
                                <w:p w14:paraId="18588C77" w14:textId="3D7A0938" w:rsidR="002B4FE9" w:rsidRPr="002B4FE9" w:rsidRDefault="002B4FE9" w:rsidP="002B4FE9">
                                  <w:pPr>
                                    <w:jc w:val="center"/>
                                    <w:rPr>
                                      <w:rFonts w:ascii="Times New Roman" w:hAnsi="Times New Roman" w:cs="Times New Roman"/>
                                      <w:sz w:val="18"/>
                                      <w:szCs w:val="18"/>
                                      <w:rPrChange w:id="2818" w:author="Maino Vieytes, Christian (NIH/NIA/IRP) [F]" w:date="2023-11-15T16:27:00Z">
                                        <w:rPr>
                                          <w:rFonts w:ascii="Times New Roman" w:hAnsi="Times New Roman" w:cs="Times New Roman"/>
                                          <w:sz w:val="20"/>
                                          <w:szCs w:val="20"/>
                                        </w:rPr>
                                      </w:rPrChange>
                                    </w:rPr>
                                  </w:pPr>
                                  <w:ins w:id="2819" w:author="Maino Vieytes, Christian (NIH/NIA/IRP) [F]" w:date="2023-11-15T16:26:00Z">
                                    <w:r w:rsidRPr="002B4FE9">
                                      <w:rPr>
                                        <w:rFonts w:ascii="Times New Roman" w:hAnsi="Times New Roman" w:cs="Times New Roman"/>
                                        <w:color w:val="000000"/>
                                        <w:sz w:val="18"/>
                                        <w:szCs w:val="18"/>
                                        <w:rPrChange w:id="2820" w:author="Maino Vieytes, Christian (NIH/NIA/IRP) [F]" w:date="2023-11-15T16:27:00Z">
                                          <w:rPr>
                                            <w:rFonts w:ascii="Calibri" w:hAnsi="Calibri" w:cs="Calibri"/>
                                            <w:color w:val="000000"/>
                                          </w:rPr>
                                        </w:rPrChange>
                                      </w:rPr>
                                      <w:t>1.34 (0.82-2.18)</w:t>
                                    </w:r>
                                  </w:ins>
                                  <w:del w:id="2821" w:author="Maino Vieytes, Christian (NIH/NIA/IRP) [F]" w:date="2023-11-15T15:54:00Z">
                                    <w:r w:rsidRPr="002B4FE9" w:rsidDel="00A12FDA">
                                      <w:rPr>
                                        <w:rFonts w:ascii="Times New Roman" w:hAnsi="Times New Roman" w:cs="Times New Roman"/>
                                        <w:sz w:val="18"/>
                                        <w:szCs w:val="18"/>
                                        <w:rPrChange w:id="2822" w:author="Maino Vieytes, Christian (NIH/NIA/IRP) [F]" w:date="2023-11-15T16:27:00Z">
                                          <w:rPr>
                                            <w:rFonts w:ascii="Times New Roman" w:hAnsi="Times New Roman" w:cs="Times New Roman"/>
                                            <w:sz w:val="20"/>
                                            <w:szCs w:val="20"/>
                                          </w:rPr>
                                        </w:rPrChange>
                                      </w:rPr>
                                      <w:delText>0.94 (0.61-1.44)</w:delText>
                                    </w:r>
                                  </w:del>
                                </w:p>
                              </w:tc>
                              <w:tc>
                                <w:tcPr>
                                  <w:tcW w:w="1196" w:type="dxa"/>
                                  <w:noWrap/>
                                  <w:vAlign w:val="center"/>
                                  <w:hideMark/>
                                </w:tcPr>
                                <w:p w14:paraId="18118261" w14:textId="2EBA4522" w:rsidR="002B4FE9" w:rsidRPr="002B4FE9" w:rsidRDefault="002B4FE9" w:rsidP="002B4FE9">
                                  <w:pPr>
                                    <w:jc w:val="center"/>
                                    <w:rPr>
                                      <w:rFonts w:ascii="Times New Roman" w:hAnsi="Times New Roman" w:cs="Times New Roman"/>
                                      <w:sz w:val="18"/>
                                      <w:szCs w:val="18"/>
                                      <w:rPrChange w:id="2823" w:author="Maino Vieytes, Christian (NIH/NIA/IRP) [F]" w:date="2023-11-15T16:27:00Z">
                                        <w:rPr>
                                          <w:rFonts w:ascii="Times New Roman" w:hAnsi="Times New Roman" w:cs="Times New Roman"/>
                                          <w:sz w:val="20"/>
                                          <w:szCs w:val="20"/>
                                        </w:rPr>
                                      </w:rPrChange>
                                    </w:rPr>
                                  </w:pPr>
                                  <w:ins w:id="2824" w:author="Maino Vieytes, Christian (NIH/NIA/IRP) [F]" w:date="2023-11-15T16:26:00Z">
                                    <w:r w:rsidRPr="002B4FE9">
                                      <w:rPr>
                                        <w:rFonts w:ascii="Times New Roman" w:hAnsi="Times New Roman" w:cs="Times New Roman"/>
                                        <w:color w:val="000000"/>
                                        <w:sz w:val="18"/>
                                        <w:szCs w:val="18"/>
                                        <w:rPrChange w:id="2825" w:author="Maino Vieytes, Christian (NIH/NIA/IRP) [F]" w:date="2023-11-15T16:27:00Z">
                                          <w:rPr>
                                            <w:rFonts w:ascii="Calibri" w:hAnsi="Calibri" w:cs="Calibri"/>
                                            <w:color w:val="000000"/>
                                          </w:rPr>
                                        </w:rPrChange>
                                      </w:rPr>
                                      <w:t>0.14</w:t>
                                    </w:r>
                                  </w:ins>
                                  <w:del w:id="2826" w:author="Maino Vieytes, Christian (NIH/NIA/IRP) [F]" w:date="2023-11-15T15:54:00Z">
                                    <w:r w:rsidRPr="002B4FE9" w:rsidDel="00A12FDA">
                                      <w:rPr>
                                        <w:rFonts w:ascii="Times New Roman" w:hAnsi="Times New Roman" w:cs="Times New Roman"/>
                                        <w:sz w:val="18"/>
                                        <w:szCs w:val="18"/>
                                        <w:rPrChange w:id="2827" w:author="Maino Vieytes, Christian (NIH/NIA/IRP) [F]" w:date="2023-11-15T16:27:00Z">
                                          <w:rPr>
                                            <w:rFonts w:ascii="Times New Roman" w:hAnsi="Times New Roman" w:cs="Times New Roman"/>
                                            <w:sz w:val="20"/>
                                            <w:szCs w:val="20"/>
                                          </w:rPr>
                                        </w:rPrChange>
                                      </w:rPr>
                                      <w:delText>0.34</w:delText>
                                    </w:r>
                                  </w:del>
                                </w:p>
                              </w:tc>
                              <w:tc>
                                <w:tcPr>
                                  <w:tcW w:w="1622" w:type="dxa"/>
                                  <w:noWrap/>
                                  <w:vAlign w:val="center"/>
                                  <w:hideMark/>
                                </w:tcPr>
                                <w:p w14:paraId="72C39236" w14:textId="49D8EA6E" w:rsidR="002B4FE9" w:rsidRPr="002B4FE9" w:rsidRDefault="002B4FE9" w:rsidP="002B4FE9">
                                  <w:pPr>
                                    <w:jc w:val="center"/>
                                    <w:rPr>
                                      <w:rFonts w:ascii="Times New Roman" w:hAnsi="Times New Roman" w:cs="Times New Roman"/>
                                      <w:sz w:val="18"/>
                                      <w:szCs w:val="18"/>
                                      <w:rPrChange w:id="2828" w:author="Maino Vieytes, Christian (NIH/NIA/IRP) [F]" w:date="2023-11-15T16:27:00Z">
                                        <w:rPr>
                                          <w:rFonts w:ascii="Times New Roman" w:hAnsi="Times New Roman" w:cs="Times New Roman"/>
                                          <w:sz w:val="20"/>
                                          <w:szCs w:val="20"/>
                                        </w:rPr>
                                      </w:rPrChange>
                                    </w:rPr>
                                  </w:pPr>
                                  <w:ins w:id="2829" w:author="Maino Vieytes, Christian (NIH/NIA/IRP) [F]" w:date="2023-11-15T16:26:00Z">
                                    <w:r w:rsidRPr="002B4FE9">
                                      <w:rPr>
                                        <w:rFonts w:ascii="Times New Roman" w:hAnsi="Times New Roman" w:cs="Times New Roman"/>
                                        <w:color w:val="000000"/>
                                        <w:sz w:val="18"/>
                                        <w:szCs w:val="18"/>
                                        <w:rPrChange w:id="2830" w:author="Maino Vieytes, Christian (NIH/NIA/IRP) [F]" w:date="2023-11-15T16:27:00Z">
                                          <w:rPr>
                                            <w:rFonts w:ascii="Calibri" w:hAnsi="Calibri" w:cs="Calibri"/>
                                            <w:color w:val="000000"/>
                                          </w:rPr>
                                        </w:rPrChange>
                                      </w:rPr>
                                      <w:t>1.18 (1.00-1.39)*</w:t>
                                    </w:r>
                                  </w:ins>
                                  <w:del w:id="2831" w:author="Maino Vieytes, Christian (NIH/NIA/IRP) [F]" w:date="2023-11-15T15:54:00Z">
                                    <w:r w:rsidRPr="002B4FE9" w:rsidDel="00A12FDA">
                                      <w:rPr>
                                        <w:rFonts w:ascii="Times New Roman" w:hAnsi="Times New Roman" w:cs="Times New Roman"/>
                                        <w:sz w:val="18"/>
                                        <w:szCs w:val="18"/>
                                        <w:rPrChange w:id="2832" w:author="Maino Vieytes, Christian (NIH/NIA/IRP) [F]" w:date="2023-11-15T16:27:00Z">
                                          <w:rPr>
                                            <w:rFonts w:ascii="Times New Roman" w:hAnsi="Times New Roman" w:cs="Times New Roman"/>
                                            <w:sz w:val="20"/>
                                            <w:szCs w:val="20"/>
                                          </w:rPr>
                                        </w:rPrChange>
                                      </w:rPr>
                                      <w:delText>0.97 (0.86-1.09)</w:delText>
                                    </w:r>
                                  </w:del>
                                </w:p>
                              </w:tc>
                              <w:tc>
                                <w:tcPr>
                                  <w:tcW w:w="1310" w:type="dxa"/>
                                  <w:noWrap/>
                                  <w:vAlign w:val="center"/>
                                  <w:hideMark/>
                                </w:tcPr>
                                <w:p w14:paraId="53CD0CB0" w14:textId="070173F3" w:rsidR="002B4FE9" w:rsidRPr="002B4FE9" w:rsidRDefault="002B4FE9" w:rsidP="002B4FE9">
                                  <w:pPr>
                                    <w:jc w:val="center"/>
                                    <w:rPr>
                                      <w:rFonts w:ascii="Times New Roman" w:hAnsi="Times New Roman" w:cs="Times New Roman"/>
                                      <w:sz w:val="18"/>
                                      <w:szCs w:val="18"/>
                                      <w:rPrChange w:id="2833" w:author="Maino Vieytes, Christian (NIH/NIA/IRP) [F]" w:date="2023-11-15T16:27:00Z">
                                        <w:rPr>
                                          <w:rFonts w:ascii="Times New Roman" w:hAnsi="Times New Roman" w:cs="Times New Roman"/>
                                          <w:sz w:val="20"/>
                                          <w:szCs w:val="20"/>
                                        </w:rPr>
                                      </w:rPrChange>
                                    </w:rPr>
                                  </w:pPr>
                                  <w:ins w:id="2834" w:author="Maino Vieytes, Christian (NIH/NIA/IRP) [F]" w:date="2023-11-15T16:26:00Z">
                                    <w:r w:rsidRPr="002B4FE9">
                                      <w:rPr>
                                        <w:rFonts w:ascii="Times New Roman" w:hAnsi="Times New Roman" w:cs="Times New Roman"/>
                                        <w:color w:val="000000"/>
                                        <w:sz w:val="18"/>
                                        <w:szCs w:val="18"/>
                                        <w:rPrChange w:id="2835" w:author="Maino Vieytes, Christian (NIH/NIA/IRP) [F]" w:date="2023-11-15T16:27:00Z">
                                          <w:rPr>
                                            <w:rFonts w:ascii="Calibri" w:hAnsi="Calibri" w:cs="Calibri"/>
                                            <w:color w:val="000000"/>
                                          </w:rPr>
                                        </w:rPrChange>
                                      </w:rPr>
                                      <w:t>0.79</w:t>
                                    </w:r>
                                  </w:ins>
                                  <w:del w:id="2836" w:author="Maino Vieytes, Christian (NIH/NIA/IRP) [F]" w:date="2023-11-15T15:54:00Z">
                                    <w:r w:rsidRPr="002B4FE9" w:rsidDel="00A12FDA">
                                      <w:rPr>
                                        <w:rFonts w:ascii="Times New Roman" w:hAnsi="Times New Roman" w:cs="Times New Roman"/>
                                        <w:color w:val="000000"/>
                                        <w:sz w:val="18"/>
                                        <w:szCs w:val="18"/>
                                        <w:rPrChange w:id="2837" w:author="Maino Vieytes, Christian (NIH/NIA/IRP) [F]" w:date="2023-11-15T16:27:00Z">
                                          <w:rPr>
                                            <w:rFonts w:ascii="Times New Roman" w:hAnsi="Times New Roman" w:cs="Times New Roman"/>
                                            <w:color w:val="000000"/>
                                            <w:sz w:val="20"/>
                                            <w:szCs w:val="20"/>
                                          </w:rPr>
                                        </w:rPrChange>
                                      </w:rPr>
                                      <w:delText>0.70</w:delText>
                                    </w:r>
                                  </w:del>
                                </w:p>
                              </w:tc>
                            </w:tr>
                            <w:tr w:rsidR="002B4FE9" w:rsidRPr="002B4FE9" w14:paraId="7AA751EA" w14:textId="77777777" w:rsidTr="002B4FE9">
                              <w:tblPrEx>
                                <w:tblPrExChange w:id="2838" w:author="Maino Vieytes, Christian (NIH/NIA/IRP) [F]" w:date="2023-11-15T16:27:00Z">
                                  <w:tblPrEx>
                                    <w:tblW w:w="15011" w:type="dxa"/>
                                  </w:tblPrEx>
                                </w:tblPrExChange>
                              </w:tblPrEx>
                              <w:trPr>
                                <w:trHeight w:val="320"/>
                                <w:trPrChange w:id="2839" w:author="Maino Vieytes, Christian (NIH/NIA/IRP) [F]" w:date="2023-11-15T16:27:00Z">
                                  <w:trPr>
                                    <w:gridAfter w:val="0"/>
                                    <w:trHeight w:val="320"/>
                                  </w:trPr>
                                </w:trPrChange>
                              </w:trPr>
                              <w:tc>
                                <w:tcPr>
                                  <w:tcW w:w="2317" w:type="dxa"/>
                                  <w:noWrap/>
                                  <w:vAlign w:val="center"/>
                                  <w:tcPrChange w:id="2840" w:author="Maino Vieytes, Christian (NIH/NIA/IRP) [F]" w:date="2023-11-15T16:27:00Z">
                                    <w:tcPr>
                                      <w:tcW w:w="2317" w:type="dxa"/>
                                      <w:noWrap/>
                                      <w:vAlign w:val="center"/>
                                    </w:tcPr>
                                  </w:tcPrChange>
                                </w:tcPr>
                                <w:p w14:paraId="6FFC5F75" w14:textId="77777777" w:rsidR="002B4FE9" w:rsidRPr="008A6C8D" w:rsidRDefault="002B4FE9" w:rsidP="002B4FE9">
                                  <w:pPr>
                                    <w:rPr>
                                      <w:rFonts w:ascii="Times New Roman" w:hAnsi="Times New Roman" w:cs="Times New Roman"/>
                                      <w:sz w:val="18"/>
                                      <w:szCs w:val="18"/>
                                      <w:rPrChange w:id="2841"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2842" w:author="Maino Vieytes, Christian (NIH/NIA/IRP) [F]" w:date="2023-11-15T15:57:00Z">
                                        <w:rPr>
                                          <w:rFonts w:ascii="Times New Roman" w:hAnsi="Times New Roman" w:cs="Times New Roman"/>
                                          <w:sz w:val="20"/>
                                          <w:szCs w:val="20"/>
                                        </w:rPr>
                                      </w:rPrChange>
                                    </w:rPr>
                                    <w:t>HEI-2015</w:t>
                                  </w:r>
                                  <w:r w:rsidRPr="008A6C8D">
                                    <w:rPr>
                                      <w:rFonts w:ascii="Times New Roman" w:hAnsi="Times New Roman" w:cs="Times New Roman"/>
                                      <w:sz w:val="18"/>
                                      <w:szCs w:val="18"/>
                                      <w:vertAlign w:val="superscript"/>
                                      <w:rPrChange w:id="2843" w:author="Maino Vieytes, Christian (NIH/NIA/IRP) [F]" w:date="2023-11-15T15:57:00Z">
                                        <w:rPr>
                                          <w:rFonts w:ascii="Times New Roman" w:hAnsi="Times New Roman" w:cs="Times New Roman"/>
                                          <w:sz w:val="20"/>
                                          <w:szCs w:val="20"/>
                                          <w:vertAlign w:val="superscript"/>
                                        </w:rPr>
                                      </w:rPrChange>
                                    </w:rPr>
                                    <w:t>e</w:t>
                                  </w:r>
                                </w:p>
                              </w:tc>
                              <w:tc>
                                <w:tcPr>
                                  <w:tcW w:w="936" w:type="dxa"/>
                                  <w:noWrap/>
                                  <w:vAlign w:val="center"/>
                                  <w:tcPrChange w:id="2844" w:author="Maino Vieytes, Christian (NIH/NIA/IRP) [F]" w:date="2023-11-15T16:27:00Z">
                                    <w:tcPr>
                                      <w:tcW w:w="936" w:type="dxa"/>
                                      <w:gridSpan w:val="2"/>
                                      <w:noWrap/>
                                      <w:vAlign w:val="center"/>
                                    </w:tcPr>
                                  </w:tcPrChange>
                                </w:tcPr>
                                <w:p w14:paraId="3FE7056A" w14:textId="75FEEFF6" w:rsidR="002B4FE9" w:rsidRPr="008A6C8D" w:rsidRDefault="002B4FE9" w:rsidP="002B4FE9">
                                  <w:pPr>
                                    <w:jc w:val="center"/>
                                    <w:rPr>
                                      <w:rFonts w:ascii="Times New Roman" w:hAnsi="Times New Roman" w:cs="Times New Roman"/>
                                      <w:sz w:val="18"/>
                                      <w:szCs w:val="18"/>
                                      <w:rPrChange w:id="2845" w:author="Maino Vieytes, Christian (NIH/NIA/IRP) [F]" w:date="2023-11-15T15:57:00Z">
                                        <w:rPr>
                                          <w:rFonts w:ascii="Times New Roman" w:hAnsi="Times New Roman" w:cs="Times New Roman"/>
                                          <w:sz w:val="20"/>
                                          <w:szCs w:val="20"/>
                                        </w:rPr>
                                      </w:rPrChange>
                                    </w:rPr>
                                  </w:pPr>
                                  <w:ins w:id="2846" w:author="Maino Vieytes, Christian (NIH/NIA/IRP) [F]" w:date="2023-11-15T15:54:00Z">
                                    <w:r w:rsidRPr="008A6C8D">
                                      <w:rPr>
                                        <w:rFonts w:ascii="Times New Roman" w:hAnsi="Times New Roman" w:cs="Times New Roman"/>
                                        <w:color w:val="000000"/>
                                        <w:sz w:val="18"/>
                                        <w:szCs w:val="18"/>
                                        <w:rPrChange w:id="2847" w:author="Maino Vieytes, Christian (NIH/NIA/IRP) [F]" w:date="2023-11-15T15:57:00Z">
                                          <w:rPr>
                                            <w:rFonts w:ascii="Calibri" w:hAnsi="Calibri" w:cs="Calibri"/>
                                            <w:color w:val="000000"/>
                                          </w:rPr>
                                        </w:rPrChange>
                                      </w:rPr>
                                      <w:t>1246</w:t>
                                    </w:r>
                                  </w:ins>
                                  <w:del w:id="2848" w:author="Maino Vieytes, Christian (NIH/NIA/IRP) [F]" w:date="2023-11-15T15:54:00Z">
                                    <w:r w:rsidRPr="008A6C8D" w:rsidDel="00A12FDA">
                                      <w:rPr>
                                        <w:rFonts w:ascii="Times New Roman" w:hAnsi="Times New Roman" w:cs="Times New Roman"/>
                                        <w:color w:val="000000"/>
                                        <w:sz w:val="18"/>
                                        <w:szCs w:val="18"/>
                                        <w:rPrChange w:id="2849" w:author="Maino Vieytes, Christian (NIH/NIA/IRP) [F]" w:date="2023-11-15T15:57:00Z">
                                          <w:rPr>
                                            <w:rFonts w:ascii="Times New Roman" w:hAnsi="Times New Roman" w:cs="Times New Roman"/>
                                            <w:color w:val="000000"/>
                                            <w:sz w:val="20"/>
                                            <w:szCs w:val="20"/>
                                          </w:rPr>
                                        </w:rPrChange>
                                      </w:rPr>
                                      <w:delText>2493</w:delText>
                                    </w:r>
                                  </w:del>
                                </w:p>
                              </w:tc>
                              <w:tc>
                                <w:tcPr>
                                  <w:tcW w:w="846" w:type="dxa"/>
                                  <w:noWrap/>
                                  <w:vAlign w:val="center"/>
                                  <w:tcPrChange w:id="2850" w:author="Maino Vieytes, Christian (NIH/NIA/IRP) [F]" w:date="2023-11-15T16:27:00Z">
                                    <w:tcPr>
                                      <w:tcW w:w="846" w:type="dxa"/>
                                      <w:gridSpan w:val="2"/>
                                      <w:noWrap/>
                                      <w:vAlign w:val="center"/>
                                    </w:tcPr>
                                  </w:tcPrChange>
                                </w:tcPr>
                                <w:p w14:paraId="1CC77B5E" w14:textId="0BBF7000" w:rsidR="002B4FE9" w:rsidRPr="008A6C8D" w:rsidRDefault="002B4FE9" w:rsidP="002B4FE9">
                                  <w:pPr>
                                    <w:jc w:val="center"/>
                                    <w:rPr>
                                      <w:rFonts w:ascii="Times New Roman" w:hAnsi="Times New Roman" w:cs="Times New Roman"/>
                                      <w:sz w:val="18"/>
                                      <w:szCs w:val="18"/>
                                      <w:rPrChange w:id="2851" w:author="Maino Vieytes, Christian (NIH/NIA/IRP) [F]" w:date="2023-11-15T15:57:00Z">
                                        <w:rPr>
                                          <w:rFonts w:ascii="Times New Roman" w:hAnsi="Times New Roman" w:cs="Times New Roman"/>
                                          <w:sz w:val="20"/>
                                          <w:szCs w:val="20"/>
                                        </w:rPr>
                                      </w:rPrChange>
                                    </w:rPr>
                                  </w:pPr>
                                  <w:ins w:id="2852" w:author="Maino Vieytes, Christian (NIH/NIA/IRP) [F]" w:date="2023-11-15T15:54:00Z">
                                    <w:r w:rsidRPr="008A6C8D">
                                      <w:rPr>
                                        <w:rFonts w:ascii="Times New Roman" w:hAnsi="Times New Roman" w:cs="Times New Roman"/>
                                        <w:color w:val="000000"/>
                                        <w:sz w:val="18"/>
                                        <w:szCs w:val="18"/>
                                        <w:rPrChange w:id="2853" w:author="Maino Vieytes, Christian (NIH/NIA/IRP) [F]" w:date="2023-11-15T15:57:00Z">
                                          <w:rPr>
                                            <w:rFonts w:ascii="Calibri" w:hAnsi="Calibri" w:cs="Calibri"/>
                                            <w:color w:val="000000"/>
                                          </w:rPr>
                                        </w:rPrChange>
                                      </w:rPr>
                                      <w:t>1.00</w:t>
                                    </w:r>
                                  </w:ins>
                                  <w:del w:id="2854" w:author="Maino Vieytes, Christian (NIH/NIA/IRP) [F]" w:date="2023-11-15T15:54:00Z">
                                    <w:r w:rsidRPr="008A6C8D" w:rsidDel="00A12FDA">
                                      <w:rPr>
                                        <w:rFonts w:ascii="Times New Roman" w:hAnsi="Times New Roman" w:cs="Times New Roman"/>
                                        <w:color w:val="000000"/>
                                        <w:sz w:val="18"/>
                                        <w:szCs w:val="18"/>
                                        <w:rPrChange w:id="2855" w:author="Maino Vieytes, Christian (NIH/NIA/IRP) [F]" w:date="2023-11-15T15:57:00Z">
                                          <w:rPr>
                                            <w:rFonts w:ascii="Times New Roman" w:hAnsi="Times New Roman" w:cs="Times New Roman"/>
                                            <w:color w:val="000000"/>
                                            <w:sz w:val="20"/>
                                            <w:szCs w:val="20"/>
                                          </w:rPr>
                                        </w:rPrChange>
                                      </w:rPr>
                                      <w:delText>1.00</w:delText>
                                    </w:r>
                                  </w:del>
                                </w:p>
                              </w:tc>
                              <w:tc>
                                <w:tcPr>
                                  <w:tcW w:w="1616" w:type="dxa"/>
                                  <w:noWrap/>
                                  <w:vAlign w:val="center"/>
                                  <w:tcPrChange w:id="2856" w:author="Maino Vieytes, Christian (NIH/NIA/IRP) [F]" w:date="2023-11-15T16:27:00Z">
                                    <w:tcPr>
                                      <w:tcW w:w="1616" w:type="dxa"/>
                                      <w:gridSpan w:val="2"/>
                                      <w:noWrap/>
                                      <w:vAlign w:val="bottom"/>
                                    </w:tcPr>
                                  </w:tcPrChange>
                                </w:tcPr>
                                <w:p w14:paraId="2BD4800B" w14:textId="23A1C593" w:rsidR="002B4FE9" w:rsidRPr="002B4FE9" w:rsidRDefault="002B4FE9" w:rsidP="002B4FE9">
                                  <w:pPr>
                                    <w:jc w:val="center"/>
                                    <w:rPr>
                                      <w:rFonts w:ascii="Times New Roman" w:hAnsi="Times New Roman" w:cs="Times New Roman"/>
                                      <w:sz w:val="18"/>
                                      <w:szCs w:val="18"/>
                                      <w:rPrChange w:id="2857" w:author="Maino Vieytes, Christian (NIH/NIA/IRP) [F]" w:date="2023-11-15T16:27:00Z">
                                        <w:rPr>
                                          <w:rFonts w:ascii="Times New Roman" w:hAnsi="Times New Roman" w:cs="Times New Roman"/>
                                          <w:sz w:val="20"/>
                                          <w:szCs w:val="20"/>
                                        </w:rPr>
                                      </w:rPrChange>
                                    </w:rPr>
                                  </w:pPr>
                                  <w:ins w:id="2858" w:author="Maino Vieytes, Christian (NIH/NIA/IRP) [F]" w:date="2023-11-15T16:26:00Z">
                                    <w:r w:rsidRPr="002B4FE9">
                                      <w:rPr>
                                        <w:rFonts w:ascii="Times New Roman" w:hAnsi="Times New Roman" w:cs="Times New Roman"/>
                                        <w:color w:val="000000"/>
                                        <w:sz w:val="18"/>
                                        <w:szCs w:val="18"/>
                                        <w:rPrChange w:id="2859" w:author="Maino Vieytes, Christian (NIH/NIA/IRP) [F]" w:date="2023-11-15T16:27:00Z">
                                          <w:rPr>
                                            <w:rFonts w:ascii="Calibri" w:hAnsi="Calibri" w:cs="Calibri"/>
                                            <w:color w:val="000000"/>
                                          </w:rPr>
                                        </w:rPrChange>
                                      </w:rPr>
                                      <w:t>1.12 (0.68-1.85)</w:t>
                                    </w:r>
                                  </w:ins>
                                  <w:del w:id="2860" w:author="Maino Vieytes, Christian (NIH/NIA/IRP) [F]" w:date="2023-11-15T15:54:00Z">
                                    <w:r w:rsidRPr="002B4FE9" w:rsidDel="00A12FDA">
                                      <w:rPr>
                                        <w:rFonts w:ascii="Times New Roman" w:hAnsi="Times New Roman" w:cs="Times New Roman"/>
                                        <w:color w:val="000000"/>
                                        <w:sz w:val="18"/>
                                        <w:szCs w:val="18"/>
                                        <w:rPrChange w:id="2861" w:author="Maino Vieytes, Christian (NIH/NIA/IRP) [F]" w:date="2023-11-15T16:27:00Z">
                                          <w:rPr>
                                            <w:rFonts w:ascii="Times New Roman" w:hAnsi="Times New Roman" w:cs="Times New Roman"/>
                                            <w:color w:val="000000"/>
                                            <w:sz w:val="20"/>
                                            <w:szCs w:val="20"/>
                                          </w:rPr>
                                        </w:rPrChange>
                                      </w:rPr>
                                      <w:delText>1.00 (0.68-1.45)</w:delText>
                                    </w:r>
                                  </w:del>
                                </w:p>
                              </w:tc>
                              <w:tc>
                                <w:tcPr>
                                  <w:tcW w:w="1716" w:type="dxa"/>
                                  <w:noWrap/>
                                  <w:vAlign w:val="center"/>
                                  <w:tcPrChange w:id="2862" w:author="Maino Vieytes, Christian (NIH/NIA/IRP) [F]" w:date="2023-11-15T16:27:00Z">
                                    <w:tcPr>
                                      <w:tcW w:w="1716" w:type="dxa"/>
                                      <w:gridSpan w:val="2"/>
                                      <w:noWrap/>
                                      <w:vAlign w:val="bottom"/>
                                    </w:tcPr>
                                  </w:tcPrChange>
                                </w:tcPr>
                                <w:p w14:paraId="1240F6FF" w14:textId="044C8C5A" w:rsidR="002B4FE9" w:rsidRPr="002B4FE9" w:rsidRDefault="002B4FE9" w:rsidP="002B4FE9">
                                  <w:pPr>
                                    <w:jc w:val="center"/>
                                    <w:rPr>
                                      <w:rFonts w:ascii="Times New Roman" w:hAnsi="Times New Roman" w:cs="Times New Roman"/>
                                      <w:sz w:val="18"/>
                                      <w:szCs w:val="18"/>
                                      <w:rPrChange w:id="2863" w:author="Maino Vieytes, Christian (NIH/NIA/IRP) [F]" w:date="2023-11-15T16:27:00Z">
                                        <w:rPr>
                                          <w:rFonts w:ascii="Times New Roman" w:hAnsi="Times New Roman" w:cs="Times New Roman"/>
                                          <w:sz w:val="20"/>
                                          <w:szCs w:val="20"/>
                                        </w:rPr>
                                      </w:rPrChange>
                                    </w:rPr>
                                  </w:pPr>
                                  <w:ins w:id="2864" w:author="Maino Vieytes, Christian (NIH/NIA/IRP) [F]" w:date="2023-11-15T16:26:00Z">
                                    <w:r w:rsidRPr="002B4FE9">
                                      <w:rPr>
                                        <w:rFonts w:ascii="Times New Roman" w:hAnsi="Times New Roman" w:cs="Times New Roman"/>
                                        <w:color w:val="000000"/>
                                        <w:sz w:val="18"/>
                                        <w:szCs w:val="18"/>
                                        <w:rPrChange w:id="2865" w:author="Maino Vieytes, Christian (NIH/NIA/IRP) [F]" w:date="2023-11-15T16:27:00Z">
                                          <w:rPr>
                                            <w:rFonts w:ascii="Calibri" w:hAnsi="Calibri" w:cs="Calibri"/>
                                            <w:color w:val="000000"/>
                                          </w:rPr>
                                        </w:rPrChange>
                                      </w:rPr>
                                      <w:t>0.64 (0.40-1.02)</w:t>
                                    </w:r>
                                  </w:ins>
                                  <w:del w:id="2866" w:author="Maino Vieytes, Christian (NIH/NIA/IRP) [F]" w:date="2023-11-15T15:54:00Z">
                                    <w:r w:rsidRPr="002B4FE9" w:rsidDel="00A12FDA">
                                      <w:rPr>
                                        <w:rFonts w:ascii="Times New Roman" w:hAnsi="Times New Roman" w:cs="Times New Roman"/>
                                        <w:color w:val="000000"/>
                                        <w:sz w:val="18"/>
                                        <w:szCs w:val="18"/>
                                        <w:rPrChange w:id="2867" w:author="Maino Vieytes, Christian (NIH/NIA/IRP) [F]" w:date="2023-11-15T16:27:00Z">
                                          <w:rPr>
                                            <w:rFonts w:ascii="Times New Roman" w:hAnsi="Times New Roman" w:cs="Times New Roman"/>
                                            <w:color w:val="000000"/>
                                            <w:sz w:val="20"/>
                                            <w:szCs w:val="20"/>
                                          </w:rPr>
                                        </w:rPrChange>
                                      </w:rPr>
                                      <w:delText>0.73 (0.48-1.10)</w:delText>
                                    </w:r>
                                  </w:del>
                                </w:p>
                              </w:tc>
                              <w:tc>
                                <w:tcPr>
                                  <w:tcW w:w="1716" w:type="dxa"/>
                                  <w:noWrap/>
                                  <w:vAlign w:val="center"/>
                                  <w:tcPrChange w:id="2868" w:author="Maino Vieytes, Christian (NIH/NIA/IRP) [F]" w:date="2023-11-15T16:27:00Z">
                                    <w:tcPr>
                                      <w:tcW w:w="1716" w:type="dxa"/>
                                      <w:gridSpan w:val="2"/>
                                      <w:noWrap/>
                                      <w:vAlign w:val="bottom"/>
                                    </w:tcPr>
                                  </w:tcPrChange>
                                </w:tcPr>
                                <w:p w14:paraId="615055AC" w14:textId="2C527AFF" w:rsidR="002B4FE9" w:rsidRPr="002B4FE9" w:rsidRDefault="002B4FE9" w:rsidP="002B4FE9">
                                  <w:pPr>
                                    <w:jc w:val="center"/>
                                    <w:rPr>
                                      <w:rFonts w:ascii="Times New Roman" w:hAnsi="Times New Roman" w:cs="Times New Roman"/>
                                      <w:sz w:val="18"/>
                                      <w:szCs w:val="18"/>
                                      <w:rPrChange w:id="2869" w:author="Maino Vieytes, Christian (NIH/NIA/IRP) [F]" w:date="2023-11-15T16:27:00Z">
                                        <w:rPr>
                                          <w:rFonts w:ascii="Times New Roman" w:hAnsi="Times New Roman" w:cs="Times New Roman"/>
                                          <w:sz w:val="20"/>
                                          <w:szCs w:val="20"/>
                                        </w:rPr>
                                      </w:rPrChange>
                                    </w:rPr>
                                  </w:pPr>
                                  <w:ins w:id="2870" w:author="Maino Vieytes, Christian (NIH/NIA/IRP) [F]" w:date="2023-11-15T16:26:00Z">
                                    <w:r w:rsidRPr="002B4FE9">
                                      <w:rPr>
                                        <w:rFonts w:ascii="Times New Roman" w:hAnsi="Times New Roman" w:cs="Times New Roman"/>
                                        <w:color w:val="000000"/>
                                        <w:sz w:val="18"/>
                                        <w:szCs w:val="18"/>
                                        <w:rPrChange w:id="2871" w:author="Maino Vieytes, Christian (NIH/NIA/IRP) [F]" w:date="2023-11-15T16:27:00Z">
                                          <w:rPr>
                                            <w:rFonts w:ascii="Calibri" w:hAnsi="Calibri" w:cs="Calibri"/>
                                            <w:color w:val="000000"/>
                                          </w:rPr>
                                        </w:rPrChange>
                                      </w:rPr>
                                      <w:t>0.76 (0.49-1.18)</w:t>
                                    </w:r>
                                  </w:ins>
                                  <w:del w:id="2872" w:author="Maino Vieytes, Christian (NIH/NIA/IRP) [F]" w:date="2023-11-15T15:54:00Z">
                                    <w:r w:rsidRPr="002B4FE9" w:rsidDel="00A12FDA">
                                      <w:rPr>
                                        <w:rFonts w:ascii="Times New Roman" w:hAnsi="Times New Roman" w:cs="Times New Roman"/>
                                        <w:color w:val="000000"/>
                                        <w:sz w:val="18"/>
                                        <w:szCs w:val="18"/>
                                        <w:rPrChange w:id="2873" w:author="Maino Vieytes, Christian (NIH/NIA/IRP) [F]" w:date="2023-11-15T16:27:00Z">
                                          <w:rPr>
                                            <w:rFonts w:ascii="Times New Roman" w:hAnsi="Times New Roman" w:cs="Times New Roman"/>
                                            <w:color w:val="000000"/>
                                            <w:sz w:val="20"/>
                                            <w:szCs w:val="20"/>
                                          </w:rPr>
                                        </w:rPrChange>
                                      </w:rPr>
                                      <w:delText>0.74 (0.51-1.08)</w:delText>
                                    </w:r>
                                  </w:del>
                                </w:p>
                              </w:tc>
                              <w:tc>
                                <w:tcPr>
                                  <w:tcW w:w="1816" w:type="dxa"/>
                                  <w:noWrap/>
                                  <w:vAlign w:val="center"/>
                                  <w:tcPrChange w:id="2874" w:author="Maino Vieytes, Christian (NIH/NIA/IRP) [F]" w:date="2023-11-15T16:27:00Z">
                                    <w:tcPr>
                                      <w:tcW w:w="1816" w:type="dxa"/>
                                      <w:gridSpan w:val="2"/>
                                      <w:noWrap/>
                                      <w:vAlign w:val="bottom"/>
                                    </w:tcPr>
                                  </w:tcPrChange>
                                </w:tcPr>
                                <w:p w14:paraId="61F39ACC" w14:textId="46392701" w:rsidR="002B4FE9" w:rsidRPr="002B4FE9" w:rsidRDefault="002B4FE9" w:rsidP="002B4FE9">
                                  <w:pPr>
                                    <w:jc w:val="center"/>
                                    <w:rPr>
                                      <w:rFonts w:ascii="Times New Roman" w:hAnsi="Times New Roman" w:cs="Times New Roman"/>
                                      <w:sz w:val="18"/>
                                      <w:szCs w:val="18"/>
                                      <w:rPrChange w:id="2875" w:author="Maino Vieytes, Christian (NIH/NIA/IRP) [F]" w:date="2023-11-15T16:27:00Z">
                                        <w:rPr>
                                          <w:rFonts w:ascii="Times New Roman" w:hAnsi="Times New Roman" w:cs="Times New Roman"/>
                                          <w:sz w:val="20"/>
                                          <w:szCs w:val="20"/>
                                        </w:rPr>
                                      </w:rPrChange>
                                    </w:rPr>
                                  </w:pPr>
                                  <w:ins w:id="2876" w:author="Maino Vieytes, Christian (NIH/NIA/IRP) [F]" w:date="2023-11-15T16:26:00Z">
                                    <w:r w:rsidRPr="002B4FE9">
                                      <w:rPr>
                                        <w:rFonts w:ascii="Times New Roman" w:hAnsi="Times New Roman" w:cs="Times New Roman"/>
                                        <w:color w:val="000000"/>
                                        <w:sz w:val="18"/>
                                        <w:szCs w:val="18"/>
                                        <w:rPrChange w:id="2877" w:author="Maino Vieytes, Christian (NIH/NIA/IRP) [F]" w:date="2023-11-15T16:27:00Z">
                                          <w:rPr>
                                            <w:rFonts w:ascii="Calibri" w:hAnsi="Calibri" w:cs="Calibri"/>
                                            <w:color w:val="000000"/>
                                          </w:rPr>
                                        </w:rPrChange>
                                      </w:rPr>
                                      <w:t>0.56 (0.31-1.02)</w:t>
                                    </w:r>
                                  </w:ins>
                                  <w:del w:id="2878" w:author="Maino Vieytes, Christian (NIH/NIA/IRP) [F]" w:date="2023-11-15T15:54:00Z">
                                    <w:r w:rsidRPr="002B4FE9" w:rsidDel="00A12FDA">
                                      <w:rPr>
                                        <w:rFonts w:ascii="Times New Roman" w:hAnsi="Times New Roman" w:cs="Times New Roman"/>
                                        <w:color w:val="000000"/>
                                        <w:sz w:val="18"/>
                                        <w:szCs w:val="18"/>
                                        <w:rPrChange w:id="2879" w:author="Maino Vieytes, Christian (NIH/NIA/IRP) [F]" w:date="2023-11-15T16:27:00Z">
                                          <w:rPr>
                                            <w:rFonts w:ascii="Times New Roman" w:hAnsi="Times New Roman" w:cs="Times New Roman"/>
                                            <w:color w:val="000000"/>
                                            <w:sz w:val="20"/>
                                            <w:szCs w:val="20"/>
                                          </w:rPr>
                                        </w:rPrChange>
                                      </w:rPr>
                                      <w:delText>0.63 (0.41-0.96)*</w:delText>
                                    </w:r>
                                  </w:del>
                                </w:p>
                              </w:tc>
                              <w:tc>
                                <w:tcPr>
                                  <w:tcW w:w="1196" w:type="dxa"/>
                                  <w:noWrap/>
                                  <w:vAlign w:val="center"/>
                                  <w:tcPrChange w:id="2880" w:author="Maino Vieytes, Christian (NIH/NIA/IRP) [F]" w:date="2023-11-15T16:27:00Z">
                                    <w:tcPr>
                                      <w:tcW w:w="1116" w:type="dxa"/>
                                      <w:gridSpan w:val="3"/>
                                      <w:noWrap/>
                                      <w:vAlign w:val="bottom"/>
                                    </w:tcPr>
                                  </w:tcPrChange>
                                </w:tcPr>
                                <w:p w14:paraId="598672DA" w14:textId="49364A0C" w:rsidR="002B4FE9" w:rsidRPr="002B4FE9" w:rsidRDefault="002B4FE9" w:rsidP="002B4FE9">
                                  <w:pPr>
                                    <w:jc w:val="center"/>
                                    <w:rPr>
                                      <w:rFonts w:ascii="Times New Roman" w:hAnsi="Times New Roman" w:cs="Times New Roman"/>
                                      <w:sz w:val="18"/>
                                      <w:szCs w:val="18"/>
                                      <w:rPrChange w:id="2881" w:author="Maino Vieytes, Christian (NIH/NIA/IRP) [F]" w:date="2023-11-15T16:27:00Z">
                                        <w:rPr>
                                          <w:rFonts w:ascii="Times New Roman" w:hAnsi="Times New Roman" w:cs="Times New Roman"/>
                                          <w:sz w:val="20"/>
                                          <w:szCs w:val="20"/>
                                        </w:rPr>
                                      </w:rPrChange>
                                    </w:rPr>
                                  </w:pPr>
                                  <w:ins w:id="2882" w:author="Maino Vieytes, Christian (NIH/NIA/IRP) [F]" w:date="2023-11-15T16:26:00Z">
                                    <w:r w:rsidRPr="002B4FE9">
                                      <w:rPr>
                                        <w:rFonts w:ascii="Times New Roman" w:hAnsi="Times New Roman" w:cs="Times New Roman"/>
                                        <w:color w:val="000000"/>
                                        <w:sz w:val="18"/>
                                        <w:szCs w:val="18"/>
                                        <w:rPrChange w:id="2883" w:author="Maino Vieytes, Christian (NIH/NIA/IRP) [F]" w:date="2023-11-15T16:27:00Z">
                                          <w:rPr>
                                            <w:rFonts w:ascii="Calibri" w:hAnsi="Calibri" w:cs="Calibri"/>
                                            <w:color w:val="000000"/>
                                          </w:rPr>
                                        </w:rPrChange>
                                      </w:rPr>
                                      <w:t>0.01*</w:t>
                                    </w:r>
                                  </w:ins>
                                  <w:del w:id="2884" w:author="Maino Vieytes, Christian (NIH/NIA/IRP) [F]" w:date="2023-11-15T15:54:00Z">
                                    <w:r w:rsidRPr="002B4FE9" w:rsidDel="00A12FDA">
                                      <w:rPr>
                                        <w:rFonts w:ascii="Times New Roman" w:hAnsi="Times New Roman" w:cs="Times New Roman"/>
                                        <w:color w:val="000000"/>
                                        <w:sz w:val="18"/>
                                        <w:szCs w:val="18"/>
                                        <w:rPrChange w:id="2885" w:author="Maino Vieytes, Christian (NIH/NIA/IRP) [F]" w:date="2023-11-15T16:27:00Z">
                                          <w:rPr>
                                            <w:rFonts w:ascii="Times New Roman" w:hAnsi="Times New Roman" w:cs="Times New Roman"/>
                                            <w:color w:val="000000"/>
                                            <w:sz w:val="20"/>
                                            <w:szCs w:val="20"/>
                                          </w:rPr>
                                        </w:rPrChange>
                                      </w:rPr>
                                      <w:delText>&lt; 0.01**</w:delText>
                                    </w:r>
                                  </w:del>
                                </w:p>
                              </w:tc>
                              <w:tc>
                                <w:tcPr>
                                  <w:tcW w:w="1622" w:type="dxa"/>
                                  <w:noWrap/>
                                  <w:vAlign w:val="center"/>
                                  <w:tcPrChange w:id="2886" w:author="Maino Vieytes, Christian (NIH/NIA/IRP) [F]" w:date="2023-11-15T16:27:00Z">
                                    <w:tcPr>
                                      <w:tcW w:w="1622" w:type="dxa"/>
                                      <w:gridSpan w:val="3"/>
                                      <w:noWrap/>
                                      <w:vAlign w:val="bottom"/>
                                    </w:tcPr>
                                  </w:tcPrChange>
                                </w:tcPr>
                                <w:p w14:paraId="15F100DF" w14:textId="62699CE7" w:rsidR="002B4FE9" w:rsidRPr="002B4FE9" w:rsidRDefault="002B4FE9" w:rsidP="002B4FE9">
                                  <w:pPr>
                                    <w:jc w:val="center"/>
                                    <w:rPr>
                                      <w:rFonts w:ascii="Times New Roman" w:hAnsi="Times New Roman" w:cs="Times New Roman"/>
                                      <w:sz w:val="18"/>
                                      <w:szCs w:val="18"/>
                                      <w:rPrChange w:id="2887" w:author="Maino Vieytes, Christian (NIH/NIA/IRP) [F]" w:date="2023-11-15T16:27:00Z">
                                        <w:rPr>
                                          <w:rFonts w:ascii="Times New Roman" w:hAnsi="Times New Roman" w:cs="Times New Roman"/>
                                          <w:sz w:val="20"/>
                                          <w:szCs w:val="20"/>
                                        </w:rPr>
                                      </w:rPrChange>
                                    </w:rPr>
                                  </w:pPr>
                                  <w:ins w:id="2888" w:author="Maino Vieytes, Christian (NIH/NIA/IRP) [F]" w:date="2023-11-15T16:26:00Z">
                                    <w:r w:rsidRPr="002B4FE9">
                                      <w:rPr>
                                        <w:rFonts w:ascii="Times New Roman" w:hAnsi="Times New Roman" w:cs="Times New Roman"/>
                                        <w:color w:val="000000"/>
                                        <w:sz w:val="18"/>
                                        <w:szCs w:val="18"/>
                                        <w:rPrChange w:id="2889" w:author="Maino Vieytes, Christian (NIH/NIA/IRP) [F]" w:date="2023-11-15T16:27:00Z">
                                          <w:rPr>
                                            <w:rFonts w:ascii="Calibri" w:hAnsi="Calibri" w:cs="Calibri"/>
                                            <w:color w:val="000000"/>
                                          </w:rPr>
                                        </w:rPrChange>
                                      </w:rPr>
                                      <w:t>0.85 (0.72-1.00)</w:t>
                                    </w:r>
                                  </w:ins>
                                  <w:del w:id="2890" w:author="Maino Vieytes, Christian (NIH/NIA/IRP) [F]" w:date="2023-11-15T15:54:00Z">
                                    <w:r w:rsidRPr="002B4FE9" w:rsidDel="00A12FDA">
                                      <w:rPr>
                                        <w:rFonts w:ascii="Times New Roman" w:hAnsi="Times New Roman" w:cs="Times New Roman"/>
                                        <w:color w:val="000000"/>
                                        <w:sz w:val="18"/>
                                        <w:szCs w:val="18"/>
                                        <w:rPrChange w:id="2891" w:author="Maino Vieytes, Christian (NIH/NIA/IRP) [F]" w:date="2023-11-15T16:27:00Z">
                                          <w:rPr>
                                            <w:rFonts w:ascii="Times New Roman" w:hAnsi="Times New Roman" w:cs="Times New Roman"/>
                                            <w:color w:val="000000"/>
                                            <w:sz w:val="20"/>
                                            <w:szCs w:val="20"/>
                                          </w:rPr>
                                        </w:rPrChange>
                                      </w:rPr>
                                      <w:delText>0.88 (0.78-0.99)*</w:delText>
                                    </w:r>
                                  </w:del>
                                </w:p>
                              </w:tc>
                              <w:tc>
                                <w:tcPr>
                                  <w:tcW w:w="1310" w:type="dxa"/>
                                  <w:noWrap/>
                                  <w:vAlign w:val="center"/>
                                  <w:tcPrChange w:id="2892" w:author="Maino Vieytes, Christian (NIH/NIA/IRP) [F]" w:date="2023-11-15T16:27:00Z">
                                    <w:tcPr>
                                      <w:tcW w:w="1310" w:type="dxa"/>
                                      <w:gridSpan w:val="5"/>
                                      <w:noWrap/>
                                      <w:vAlign w:val="bottom"/>
                                    </w:tcPr>
                                  </w:tcPrChange>
                                </w:tcPr>
                                <w:p w14:paraId="59BB1F29" w14:textId="2D6ADEA0" w:rsidR="002B4FE9" w:rsidRPr="002B4FE9" w:rsidRDefault="002B4FE9" w:rsidP="002B4FE9">
                                  <w:pPr>
                                    <w:jc w:val="center"/>
                                    <w:rPr>
                                      <w:rFonts w:ascii="Times New Roman" w:hAnsi="Times New Roman" w:cs="Times New Roman"/>
                                      <w:color w:val="000000"/>
                                      <w:sz w:val="18"/>
                                      <w:szCs w:val="18"/>
                                      <w:rPrChange w:id="2893" w:author="Maino Vieytes, Christian (NIH/NIA/IRP) [F]" w:date="2023-11-15T16:27:00Z">
                                        <w:rPr>
                                          <w:rFonts w:ascii="Times New Roman" w:hAnsi="Times New Roman" w:cs="Times New Roman"/>
                                          <w:color w:val="000000"/>
                                          <w:sz w:val="20"/>
                                          <w:szCs w:val="20"/>
                                        </w:rPr>
                                      </w:rPrChange>
                                    </w:rPr>
                                  </w:pPr>
                                  <w:ins w:id="2894" w:author="Maino Vieytes, Christian (NIH/NIA/IRP) [F]" w:date="2023-11-15T16:26:00Z">
                                    <w:r w:rsidRPr="002B4FE9">
                                      <w:rPr>
                                        <w:rFonts w:ascii="Times New Roman" w:hAnsi="Times New Roman" w:cs="Times New Roman"/>
                                        <w:color w:val="000000"/>
                                        <w:sz w:val="18"/>
                                        <w:szCs w:val="18"/>
                                        <w:rPrChange w:id="2895" w:author="Maino Vieytes, Christian (NIH/NIA/IRP) [F]" w:date="2023-11-15T16:27:00Z">
                                          <w:rPr>
                                            <w:rFonts w:ascii="Calibri" w:hAnsi="Calibri" w:cs="Calibri"/>
                                            <w:color w:val="000000"/>
                                          </w:rPr>
                                        </w:rPrChange>
                                      </w:rPr>
                                      <w:t>0.27</w:t>
                                    </w:r>
                                  </w:ins>
                                  <w:del w:id="2896" w:author="Maino Vieytes, Christian (NIH/NIA/IRP) [F]" w:date="2023-11-15T15:54:00Z">
                                    <w:r w:rsidRPr="002B4FE9" w:rsidDel="00A12FDA">
                                      <w:rPr>
                                        <w:rFonts w:ascii="Times New Roman" w:hAnsi="Times New Roman" w:cs="Times New Roman"/>
                                        <w:color w:val="000000"/>
                                        <w:sz w:val="18"/>
                                        <w:szCs w:val="18"/>
                                        <w:rPrChange w:id="2897" w:author="Maino Vieytes, Christian (NIH/NIA/IRP) [F]" w:date="2023-11-15T16:27:00Z">
                                          <w:rPr>
                                            <w:rFonts w:ascii="Times New Roman" w:hAnsi="Times New Roman" w:cs="Times New Roman"/>
                                            <w:color w:val="000000"/>
                                            <w:sz w:val="20"/>
                                            <w:szCs w:val="20"/>
                                          </w:rPr>
                                        </w:rPrChange>
                                      </w:rPr>
                                      <w:delText>0.09</w:delText>
                                    </w:r>
                                  </w:del>
                                </w:p>
                              </w:tc>
                            </w:tr>
                            <w:tr w:rsidR="008E210F" w:rsidRPr="008A6C8D" w14:paraId="615C4DDD" w14:textId="77777777" w:rsidTr="002B4FE9">
                              <w:trPr>
                                <w:trHeight w:val="320"/>
                                <w:trPrChange w:id="2898" w:author="Maino Vieytes, Christian (NIH/NIA/IRP) [F]" w:date="2023-11-15T16:23:00Z">
                                  <w:trPr>
                                    <w:gridAfter w:val="0"/>
                                    <w:trHeight w:val="320"/>
                                  </w:trPr>
                                </w:trPrChange>
                              </w:trPr>
                              <w:tc>
                                <w:tcPr>
                                  <w:tcW w:w="15091" w:type="dxa"/>
                                  <w:gridSpan w:val="10"/>
                                  <w:noWrap/>
                                  <w:vAlign w:val="center"/>
                                  <w:tcPrChange w:id="2899" w:author="Maino Vieytes, Christian (NIH/NIA/IRP) [F]" w:date="2023-11-15T16:23:00Z">
                                    <w:tcPr>
                                      <w:tcW w:w="14395" w:type="dxa"/>
                                      <w:gridSpan w:val="23"/>
                                      <w:noWrap/>
                                      <w:vAlign w:val="center"/>
                                    </w:tcPr>
                                  </w:tcPrChange>
                                </w:tcPr>
                                <w:p w14:paraId="7FFE7F08" w14:textId="77777777" w:rsidR="008E210F" w:rsidRPr="008A6C8D" w:rsidRDefault="008E210F" w:rsidP="00D9498C">
                                  <w:pPr>
                                    <w:rPr>
                                      <w:rFonts w:ascii="Times New Roman" w:hAnsi="Times New Roman" w:cs="Times New Roman"/>
                                      <w:i/>
                                      <w:iCs/>
                                      <w:sz w:val="18"/>
                                      <w:szCs w:val="18"/>
                                      <w:rPrChange w:id="2900" w:author="Maino Vieytes, Christian (NIH/NIA/IRP) [F]" w:date="2023-11-15T15:57:00Z">
                                        <w:rPr>
                                          <w:rFonts w:ascii="Times New Roman" w:hAnsi="Times New Roman" w:cs="Times New Roman"/>
                                          <w:i/>
                                          <w:iCs/>
                                          <w:sz w:val="20"/>
                                          <w:szCs w:val="20"/>
                                        </w:rPr>
                                      </w:rPrChange>
                                    </w:rPr>
                                  </w:pPr>
                                  <w:r w:rsidRPr="008A6C8D">
                                    <w:rPr>
                                      <w:rFonts w:ascii="Times New Roman" w:hAnsi="Times New Roman" w:cs="Times New Roman"/>
                                      <w:i/>
                                      <w:iCs/>
                                      <w:sz w:val="18"/>
                                      <w:szCs w:val="18"/>
                                      <w:rPrChange w:id="2901" w:author="Maino Vieytes, Christian (NIH/NIA/IRP) [F]" w:date="2023-11-15T15:57:00Z">
                                        <w:rPr>
                                          <w:rFonts w:ascii="Times New Roman" w:hAnsi="Times New Roman" w:cs="Times New Roman"/>
                                          <w:i/>
                                          <w:iCs/>
                                          <w:sz w:val="20"/>
                                          <w:szCs w:val="20"/>
                                        </w:rPr>
                                      </w:rPrChange>
                                    </w:rPr>
                                    <w:t>Cancer-Specific Mortality</w:t>
                                  </w:r>
                                </w:p>
                              </w:tc>
                            </w:tr>
                            <w:tr w:rsidR="002B4FE9" w:rsidRPr="008A6C8D" w14:paraId="6E4C8180" w14:textId="77777777" w:rsidTr="002B4FE9">
                              <w:trPr>
                                <w:trHeight w:val="320"/>
                                <w:trPrChange w:id="2902" w:author="Maino Vieytes, Christian (NIH/NIA/IRP) [F]" w:date="2023-11-15T16:29:00Z">
                                  <w:trPr>
                                    <w:gridAfter w:val="0"/>
                                    <w:trHeight w:val="320"/>
                                  </w:trPr>
                                </w:trPrChange>
                              </w:trPr>
                              <w:tc>
                                <w:tcPr>
                                  <w:tcW w:w="2317" w:type="dxa"/>
                                  <w:noWrap/>
                                  <w:vAlign w:val="center"/>
                                  <w:hideMark/>
                                  <w:tcPrChange w:id="2903" w:author="Maino Vieytes, Christian (NIH/NIA/IRP) [F]" w:date="2023-11-15T16:29:00Z">
                                    <w:tcPr>
                                      <w:tcW w:w="2317" w:type="dxa"/>
                                      <w:noWrap/>
                                      <w:vAlign w:val="center"/>
                                      <w:hideMark/>
                                    </w:tcPr>
                                  </w:tcPrChange>
                                </w:tcPr>
                                <w:p w14:paraId="2D241025" w14:textId="77777777" w:rsidR="002B4FE9" w:rsidRPr="008A6C8D" w:rsidRDefault="002B4FE9" w:rsidP="002B4FE9">
                                  <w:pPr>
                                    <w:rPr>
                                      <w:rFonts w:ascii="Times New Roman" w:hAnsi="Times New Roman" w:cs="Times New Roman"/>
                                      <w:sz w:val="18"/>
                                      <w:szCs w:val="18"/>
                                      <w:rPrChange w:id="2904"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2905" w:author="Maino Vieytes, Christian (NIH/NIA/IRP) [F]" w:date="2023-11-15T15:57:00Z">
                                        <w:rPr>
                                          <w:rFonts w:ascii="Times New Roman" w:hAnsi="Times New Roman" w:cs="Times New Roman"/>
                                          <w:sz w:val="20"/>
                                          <w:szCs w:val="20"/>
                                        </w:rPr>
                                      </w:rPrChange>
                                    </w:rPr>
                                    <w:t>Food Insecurity (FI)</w:t>
                                  </w:r>
                                  <w:r w:rsidRPr="008A6C8D">
                                    <w:rPr>
                                      <w:rFonts w:ascii="Times New Roman" w:hAnsi="Times New Roman" w:cs="Times New Roman"/>
                                      <w:b/>
                                      <w:bCs/>
                                      <w:sz w:val="18"/>
                                      <w:szCs w:val="18"/>
                                      <w:vertAlign w:val="superscript"/>
                                      <w:lang w:bidi="en-US"/>
                                      <w:rPrChange w:id="2906"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2907" w:author="Maino Vieytes, Christian (NIH/NIA/IRP) [F]" w:date="2023-11-15T16:29:00Z">
                                    <w:tcPr>
                                      <w:tcW w:w="720" w:type="dxa"/>
                                      <w:gridSpan w:val="2"/>
                                      <w:noWrap/>
                                      <w:vAlign w:val="center"/>
                                      <w:hideMark/>
                                    </w:tcPr>
                                  </w:tcPrChange>
                                </w:tcPr>
                                <w:p w14:paraId="5B8C34C1" w14:textId="250F01D6" w:rsidR="002B4FE9" w:rsidRPr="008A6C8D" w:rsidRDefault="002B4FE9" w:rsidP="002B4FE9">
                                  <w:pPr>
                                    <w:jc w:val="center"/>
                                    <w:rPr>
                                      <w:rFonts w:ascii="Times New Roman" w:hAnsi="Times New Roman" w:cs="Times New Roman"/>
                                      <w:sz w:val="18"/>
                                      <w:szCs w:val="18"/>
                                      <w:rPrChange w:id="2908" w:author="Maino Vieytes, Christian (NIH/NIA/IRP) [F]" w:date="2023-11-15T15:57:00Z">
                                        <w:rPr>
                                          <w:rFonts w:ascii="Times New Roman" w:hAnsi="Times New Roman" w:cs="Times New Roman"/>
                                          <w:sz w:val="20"/>
                                          <w:szCs w:val="20"/>
                                        </w:rPr>
                                      </w:rPrChange>
                                    </w:rPr>
                                  </w:pPr>
                                  <w:ins w:id="2909" w:author="Maino Vieytes, Christian (NIH/NIA/IRP) [F]" w:date="2023-11-15T15:57:00Z">
                                    <w:r w:rsidRPr="008A6C8D">
                                      <w:rPr>
                                        <w:rFonts w:ascii="Times New Roman" w:hAnsi="Times New Roman" w:cs="Times New Roman"/>
                                        <w:color w:val="000000"/>
                                        <w:sz w:val="18"/>
                                        <w:szCs w:val="18"/>
                                        <w:rPrChange w:id="2910" w:author="Maino Vieytes, Christian (NIH/NIA/IRP) [F]" w:date="2023-11-15T15:57:00Z">
                                          <w:rPr>
                                            <w:rFonts w:ascii="Calibri" w:hAnsi="Calibri" w:cs="Calibri"/>
                                            <w:color w:val="000000"/>
                                          </w:rPr>
                                        </w:rPrChange>
                                      </w:rPr>
                                      <w:t>1246</w:t>
                                    </w:r>
                                  </w:ins>
                                  <w:del w:id="2911" w:author="Maino Vieytes, Christian (NIH/NIA/IRP) [F]" w:date="2023-11-15T15:57:00Z">
                                    <w:r w:rsidRPr="008A6C8D" w:rsidDel="0055657D">
                                      <w:rPr>
                                        <w:rFonts w:ascii="Times New Roman" w:hAnsi="Times New Roman" w:cs="Times New Roman"/>
                                        <w:sz w:val="18"/>
                                        <w:szCs w:val="18"/>
                                        <w:rPrChange w:id="2912"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2913" w:author="Maino Vieytes, Christian (NIH/NIA/IRP) [F]" w:date="2023-11-15T16:29:00Z">
                                    <w:tcPr>
                                      <w:tcW w:w="720" w:type="dxa"/>
                                      <w:gridSpan w:val="2"/>
                                      <w:noWrap/>
                                      <w:vAlign w:val="center"/>
                                      <w:hideMark/>
                                    </w:tcPr>
                                  </w:tcPrChange>
                                </w:tcPr>
                                <w:p w14:paraId="2CD0BDBC" w14:textId="0F76DDD7" w:rsidR="002B4FE9" w:rsidRPr="008A6C8D" w:rsidRDefault="002B4FE9" w:rsidP="002B4FE9">
                                  <w:pPr>
                                    <w:jc w:val="center"/>
                                    <w:rPr>
                                      <w:rFonts w:ascii="Times New Roman" w:hAnsi="Times New Roman" w:cs="Times New Roman"/>
                                      <w:sz w:val="18"/>
                                      <w:szCs w:val="18"/>
                                      <w:rPrChange w:id="2914" w:author="Maino Vieytes, Christian (NIH/NIA/IRP) [F]" w:date="2023-11-15T15:57:00Z">
                                        <w:rPr>
                                          <w:rFonts w:ascii="Times New Roman" w:hAnsi="Times New Roman" w:cs="Times New Roman"/>
                                          <w:sz w:val="20"/>
                                          <w:szCs w:val="20"/>
                                        </w:rPr>
                                      </w:rPrChange>
                                    </w:rPr>
                                  </w:pPr>
                                  <w:ins w:id="2915" w:author="Maino Vieytes, Christian (NIH/NIA/IRP) [F]" w:date="2023-11-15T15:57:00Z">
                                    <w:r w:rsidRPr="008A6C8D">
                                      <w:rPr>
                                        <w:rFonts w:ascii="Times New Roman" w:hAnsi="Times New Roman" w:cs="Times New Roman"/>
                                        <w:color w:val="000000"/>
                                        <w:sz w:val="18"/>
                                        <w:szCs w:val="18"/>
                                        <w:rPrChange w:id="2916" w:author="Maino Vieytes, Christian (NIH/NIA/IRP) [F]" w:date="2023-11-15T15:57:00Z">
                                          <w:rPr>
                                            <w:rFonts w:ascii="Calibri" w:hAnsi="Calibri" w:cs="Calibri"/>
                                            <w:color w:val="000000"/>
                                          </w:rPr>
                                        </w:rPrChange>
                                      </w:rPr>
                                      <w:t>1.00</w:t>
                                    </w:r>
                                  </w:ins>
                                  <w:del w:id="2917" w:author="Maino Vieytes, Christian (NIH/NIA/IRP) [F]" w:date="2023-11-15T15:57:00Z">
                                    <w:r w:rsidRPr="008A6C8D" w:rsidDel="0055657D">
                                      <w:rPr>
                                        <w:rFonts w:ascii="Times New Roman" w:hAnsi="Times New Roman" w:cs="Times New Roman"/>
                                        <w:sz w:val="18"/>
                                        <w:szCs w:val="18"/>
                                        <w:rPrChange w:id="2918"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2919" w:author="Maino Vieytes, Christian (NIH/NIA/IRP) [F]" w:date="2023-11-15T16:29:00Z">
                                    <w:tcPr>
                                      <w:tcW w:w="1616" w:type="dxa"/>
                                      <w:gridSpan w:val="2"/>
                                      <w:noWrap/>
                                      <w:vAlign w:val="center"/>
                                      <w:hideMark/>
                                    </w:tcPr>
                                  </w:tcPrChange>
                                </w:tcPr>
                                <w:p w14:paraId="5F0BA52B" w14:textId="3F7D8FD2" w:rsidR="002B4FE9" w:rsidRPr="002B4FE9" w:rsidRDefault="002B4FE9" w:rsidP="002B4FE9">
                                  <w:pPr>
                                    <w:jc w:val="center"/>
                                    <w:rPr>
                                      <w:rFonts w:ascii="Times New Roman" w:hAnsi="Times New Roman" w:cs="Times New Roman"/>
                                      <w:sz w:val="18"/>
                                      <w:szCs w:val="18"/>
                                      <w:rPrChange w:id="2920" w:author="Maino Vieytes, Christian (NIH/NIA/IRP) [F]" w:date="2023-11-15T16:29:00Z">
                                        <w:rPr>
                                          <w:rFonts w:ascii="Times New Roman" w:hAnsi="Times New Roman" w:cs="Times New Roman"/>
                                          <w:sz w:val="20"/>
                                          <w:szCs w:val="20"/>
                                        </w:rPr>
                                      </w:rPrChange>
                                    </w:rPr>
                                  </w:pPr>
                                  <w:ins w:id="2921" w:author="Maino Vieytes, Christian (NIH/NIA/IRP) [F]" w:date="2023-11-15T16:28:00Z">
                                    <w:r w:rsidRPr="002B4FE9">
                                      <w:rPr>
                                        <w:rFonts w:ascii="Times New Roman" w:hAnsi="Times New Roman" w:cs="Times New Roman"/>
                                        <w:color w:val="000000"/>
                                        <w:sz w:val="18"/>
                                        <w:szCs w:val="18"/>
                                        <w:rPrChange w:id="2922" w:author="Maino Vieytes, Christian (NIH/NIA/IRP) [F]" w:date="2023-11-15T16:29:00Z">
                                          <w:rPr>
                                            <w:rFonts w:ascii="Calibri" w:hAnsi="Calibri" w:cs="Calibri"/>
                                            <w:color w:val="000000"/>
                                          </w:rPr>
                                        </w:rPrChange>
                                      </w:rPr>
                                      <w:t>0.58 (0.28-1.22)</w:t>
                                    </w:r>
                                  </w:ins>
                                  <w:del w:id="2923" w:author="Maino Vieytes, Christian (NIH/NIA/IRP) [F]" w:date="2023-11-15T15:57:00Z">
                                    <w:r w:rsidRPr="002B4FE9" w:rsidDel="0055657D">
                                      <w:rPr>
                                        <w:rFonts w:ascii="Times New Roman" w:hAnsi="Times New Roman" w:cs="Times New Roman"/>
                                        <w:sz w:val="18"/>
                                        <w:szCs w:val="18"/>
                                        <w:rPrChange w:id="2924" w:author="Maino Vieytes, Christian (NIH/NIA/IRP) [F]" w:date="2023-11-15T16:29:00Z">
                                          <w:rPr>
                                            <w:rFonts w:ascii="Times New Roman" w:hAnsi="Times New Roman" w:cs="Times New Roman"/>
                                            <w:sz w:val="20"/>
                                            <w:szCs w:val="20"/>
                                          </w:rPr>
                                        </w:rPrChange>
                                      </w:rPr>
                                      <w:delText>0.83 (0.50-1.37)</w:delText>
                                    </w:r>
                                  </w:del>
                                </w:p>
                              </w:tc>
                              <w:tc>
                                <w:tcPr>
                                  <w:tcW w:w="1716" w:type="dxa"/>
                                  <w:noWrap/>
                                  <w:vAlign w:val="center"/>
                                  <w:hideMark/>
                                  <w:tcPrChange w:id="2925" w:author="Maino Vieytes, Christian (NIH/NIA/IRP) [F]" w:date="2023-11-15T16:29:00Z">
                                    <w:tcPr>
                                      <w:tcW w:w="1716" w:type="dxa"/>
                                      <w:gridSpan w:val="2"/>
                                      <w:noWrap/>
                                      <w:vAlign w:val="center"/>
                                      <w:hideMark/>
                                    </w:tcPr>
                                  </w:tcPrChange>
                                </w:tcPr>
                                <w:p w14:paraId="5CCC5496" w14:textId="485B0FE0" w:rsidR="002B4FE9" w:rsidRPr="002B4FE9" w:rsidRDefault="002B4FE9" w:rsidP="002B4FE9">
                                  <w:pPr>
                                    <w:jc w:val="center"/>
                                    <w:rPr>
                                      <w:rFonts w:ascii="Times New Roman" w:hAnsi="Times New Roman" w:cs="Times New Roman"/>
                                      <w:sz w:val="18"/>
                                      <w:szCs w:val="18"/>
                                      <w:rPrChange w:id="2926" w:author="Maino Vieytes, Christian (NIH/NIA/IRP) [F]" w:date="2023-11-15T16:29:00Z">
                                        <w:rPr>
                                          <w:rFonts w:ascii="Times New Roman" w:hAnsi="Times New Roman" w:cs="Times New Roman"/>
                                          <w:sz w:val="20"/>
                                          <w:szCs w:val="20"/>
                                        </w:rPr>
                                      </w:rPrChange>
                                    </w:rPr>
                                  </w:pPr>
                                  <w:ins w:id="2927" w:author="Maino Vieytes, Christian (NIH/NIA/IRP) [F]" w:date="2023-11-15T16:28:00Z">
                                    <w:r w:rsidRPr="002B4FE9">
                                      <w:rPr>
                                        <w:rFonts w:ascii="Times New Roman" w:hAnsi="Times New Roman" w:cs="Times New Roman"/>
                                        <w:color w:val="000000"/>
                                        <w:sz w:val="18"/>
                                        <w:szCs w:val="18"/>
                                        <w:rPrChange w:id="2928" w:author="Maino Vieytes, Christian (NIH/NIA/IRP) [F]" w:date="2023-11-15T16:29:00Z">
                                          <w:rPr>
                                            <w:rFonts w:ascii="Calibri" w:hAnsi="Calibri" w:cs="Calibri"/>
                                            <w:color w:val="000000"/>
                                          </w:rPr>
                                        </w:rPrChange>
                                      </w:rPr>
                                      <w:t>0.87 (0.47-1.64)</w:t>
                                    </w:r>
                                  </w:ins>
                                  <w:del w:id="2929" w:author="Maino Vieytes, Christian (NIH/NIA/IRP) [F]" w:date="2023-11-15T15:57:00Z">
                                    <w:r w:rsidRPr="002B4FE9" w:rsidDel="0055657D">
                                      <w:rPr>
                                        <w:rFonts w:ascii="Times New Roman" w:hAnsi="Times New Roman" w:cs="Times New Roman"/>
                                        <w:sz w:val="18"/>
                                        <w:szCs w:val="18"/>
                                        <w:rPrChange w:id="2930" w:author="Maino Vieytes, Christian (NIH/NIA/IRP) [F]" w:date="2023-11-15T16:29:00Z">
                                          <w:rPr>
                                            <w:rFonts w:ascii="Times New Roman" w:hAnsi="Times New Roman" w:cs="Times New Roman"/>
                                            <w:sz w:val="20"/>
                                            <w:szCs w:val="20"/>
                                          </w:rPr>
                                        </w:rPrChange>
                                      </w:rPr>
                                      <w:delText>0.93 (0.58-1.49)</w:delText>
                                    </w:r>
                                  </w:del>
                                </w:p>
                              </w:tc>
                              <w:tc>
                                <w:tcPr>
                                  <w:tcW w:w="1716" w:type="dxa"/>
                                  <w:noWrap/>
                                  <w:vAlign w:val="center"/>
                                  <w:hideMark/>
                                  <w:tcPrChange w:id="2931" w:author="Maino Vieytes, Christian (NIH/NIA/IRP) [F]" w:date="2023-11-15T16:29:00Z">
                                    <w:tcPr>
                                      <w:tcW w:w="1716" w:type="dxa"/>
                                      <w:gridSpan w:val="2"/>
                                      <w:noWrap/>
                                      <w:vAlign w:val="center"/>
                                      <w:hideMark/>
                                    </w:tcPr>
                                  </w:tcPrChange>
                                </w:tcPr>
                                <w:p w14:paraId="25D5E2E6" w14:textId="186BA0E8" w:rsidR="002B4FE9" w:rsidRPr="002B4FE9" w:rsidRDefault="002B4FE9" w:rsidP="002B4FE9">
                                  <w:pPr>
                                    <w:jc w:val="center"/>
                                    <w:rPr>
                                      <w:rFonts w:ascii="Times New Roman" w:hAnsi="Times New Roman" w:cs="Times New Roman"/>
                                      <w:sz w:val="18"/>
                                      <w:szCs w:val="18"/>
                                      <w:rPrChange w:id="2932" w:author="Maino Vieytes, Christian (NIH/NIA/IRP) [F]" w:date="2023-11-15T16:29:00Z">
                                        <w:rPr>
                                          <w:rFonts w:ascii="Times New Roman" w:hAnsi="Times New Roman" w:cs="Times New Roman"/>
                                          <w:sz w:val="20"/>
                                          <w:szCs w:val="20"/>
                                        </w:rPr>
                                      </w:rPrChange>
                                    </w:rPr>
                                  </w:pPr>
                                  <w:ins w:id="2933" w:author="Maino Vieytes, Christian (NIH/NIA/IRP) [F]" w:date="2023-11-15T16:28:00Z">
                                    <w:r w:rsidRPr="002B4FE9">
                                      <w:rPr>
                                        <w:rFonts w:ascii="Times New Roman" w:hAnsi="Times New Roman" w:cs="Times New Roman"/>
                                        <w:color w:val="000000"/>
                                        <w:sz w:val="18"/>
                                        <w:szCs w:val="18"/>
                                        <w:rPrChange w:id="2934" w:author="Maino Vieytes, Christian (NIH/NIA/IRP) [F]" w:date="2023-11-15T16:29:00Z">
                                          <w:rPr>
                                            <w:rFonts w:ascii="Calibri" w:hAnsi="Calibri" w:cs="Calibri"/>
                                            <w:color w:val="000000"/>
                                          </w:rPr>
                                        </w:rPrChange>
                                      </w:rPr>
                                      <w:t>0.97 (0.43-2.15)</w:t>
                                    </w:r>
                                  </w:ins>
                                  <w:del w:id="2935" w:author="Maino Vieytes, Christian (NIH/NIA/IRP) [F]" w:date="2023-11-15T15:57:00Z">
                                    <w:r w:rsidRPr="002B4FE9" w:rsidDel="0055657D">
                                      <w:rPr>
                                        <w:rFonts w:ascii="Times New Roman" w:hAnsi="Times New Roman" w:cs="Times New Roman"/>
                                        <w:sz w:val="18"/>
                                        <w:szCs w:val="18"/>
                                        <w:rPrChange w:id="2936" w:author="Maino Vieytes, Christian (NIH/NIA/IRP) [F]" w:date="2023-11-15T16:29:00Z">
                                          <w:rPr>
                                            <w:rFonts w:ascii="Times New Roman" w:hAnsi="Times New Roman" w:cs="Times New Roman"/>
                                            <w:sz w:val="20"/>
                                            <w:szCs w:val="20"/>
                                          </w:rPr>
                                        </w:rPrChange>
                                      </w:rPr>
                                      <w:delText>0.93 (0.55-1.58)</w:delText>
                                    </w:r>
                                  </w:del>
                                </w:p>
                              </w:tc>
                              <w:tc>
                                <w:tcPr>
                                  <w:tcW w:w="1816" w:type="dxa"/>
                                  <w:noWrap/>
                                  <w:vAlign w:val="center"/>
                                  <w:hideMark/>
                                  <w:tcPrChange w:id="2937" w:author="Maino Vieytes, Christian (NIH/NIA/IRP) [F]" w:date="2023-11-15T16:29:00Z">
                                    <w:tcPr>
                                      <w:tcW w:w="1816" w:type="dxa"/>
                                      <w:gridSpan w:val="2"/>
                                      <w:noWrap/>
                                      <w:vAlign w:val="center"/>
                                      <w:hideMark/>
                                    </w:tcPr>
                                  </w:tcPrChange>
                                </w:tcPr>
                                <w:p w14:paraId="196E5452" w14:textId="0A9E490A" w:rsidR="002B4FE9" w:rsidRPr="002B4FE9" w:rsidRDefault="002B4FE9" w:rsidP="002B4FE9">
                                  <w:pPr>
                                    <w:jc w:val="center"/>
                                    <w:rPr>
                                      <w:rFonts w:ascii="Times New Roman" w:hAnsi="Times New Roman" w:cs="Times New Roman"/>
                                      <w:sz w:val="18"/>
                                      <w:szCs w:val="18"/>
                                      <w:rPrChange w:id="2938" w:author="Maino Vieytes, Christian (NIH/NIA/IRP) [F]" w:date="2023-11-15T16:29:00Z">
                                        <w:rPr>
                                          <w:rFonts w:ascii="Times New Roman" w:hAnsi="Times New Roman" w:cs="Times New Roman"/>
                                          <w:sz w:val="20"/>
                                          <w:szCs w:val="20"/>
                                        </w:rPr>
                                      </w:rPrChange>
                                    </w:rPr>
                                  </w:pPr>
                                  <w:ins w:id="2939" w:author="Maino Vieytes, Christian (NIH/NIA/IRP) [F]" w:date="2023-11-15T16:28:00Z">
                                    <w:r w:rsidRPr="002B4FE9">
                                      <w:rPr>
                                        <w:rFonts w:ascii="Times New Roman" w:hAnsi="Times New Roman" w:cs="Times New Roman"/>
                                        <w:color w:val="000000"/>
                                        <w:sz w:val="18"/>
                                        <w:szCs w:val="18"/>
                                        <w:rPrChange w:id="2940" w:author="Maino Vieytes, Christian (NIH/NIA/IRP) [F]" w:date="2023-11-15T16:29:00Z">
                                          <w:rPr>
                                            <w:rFonts w:ascii="Calibri" w:hAnsi="Calibri" w:cs="Calibri"/>
                                            <w:color w:val="000000"/>
                                          </w:rPr>
                                        </w:rPrChange>
                                      </w:rPr>
                                      <w:t>1.92 (0.93-3.96)</w:t>
                                    </w:r>
                                  </w:ins>
                                  <w:del w:id="2941" w:author="Maino Vieytes, Christian (NIH/NIA/IRP) [F]" w:date="2023-11-15T15:57:00Z">
                                    <w:r w:rsidRPr="002B4FE9" w:rsidDel="0055657D">
                                      <w:rPr>
                                        <w:rFonts w:ascii="Times New Roman" w:hAnsi="Times New Roman" w:cs="Times New Roman"/>
                                        <w:sz w:val="18"/>
                                        <w:szCs w:val="18"/>
                                        <w:rPrChange w:id="2942" w:author="Maino Vieytes, Christian (NIH/NIA/IRP) [F]" w:date="2023-11-15T16:29:00Z">
                                          <w:rPr>
                                            <w:rFonts w:ascii="Times New Roman" w:hAnsi="Times New Roman" w:cs="Times New Roman"/>
                                            <w:sz w:val="20"/>
                                            <w:szCs w:val="20"/>
                                          </w:rPr>
                                        </w:rPrChange>
                                      </w:rPr>
                                      <w:delText>1.49 (0.87-2.57)</w:delText>
                                    </w:r>
                                  </w:del>
                                </w:p>
                              </w:tc>
                              <w:tc>
                                <w:tcPr>
                                  <w:tcW w:w="1196" w:type="dxa"/>
                                  <w:noWrap/>
                                  <w:vAlign w:val="center"/>
                                  <w:hideMark/>
                                  <w:tcPrChange w:id="2943" w:author="Maino Vieytes, Christian (NIH/NIA/IRP) [F]" w:date="2023-11-15T16:29:00Z">
                                    <w:tcPr>
                                      <w:tcW w:w="1000" w:type="dxa"/>
                                      <w:gridSpan w:val="2"/>
                                      <w:noWrap/>
                                      <w:vAlign w:val="center"/>
                                      <w:hideMark/>
                                    </w:tcPr>
                                  </w:tcPrChange>
                                </w:tcPr>
                                <w:p w14:paraId="38A57B32" w14:textId="31CA34EF" w:rsidR="002B4FE9" w:rsidRPr="002B4FE9" w:rsidRDefault="002B4FE9" w:rsidP="002B4FE9">
                                  <w:pPr>
                                    <w:jc w:val="center"/>
                                    <w:rPr>
                                      <w:rFonts w:ascii="Times New Roman" w:hAnsi="Times New Roman" w:cs="Times New Roman"/>
                                      <w:sz w:val="18"/>
                                      <w:szCs w:val="18"/>
                                      <w:rPrChange w:id="2944" w:author="Maino Vieytes, Christian (NIH/NIA/IRP) [F]" w:date="2023-11-15T16:29:00Z">
                                        <w:rPr>
                                          <w:rFonts w:ascii="Times New Roman" w:hAnsi="Times New Roman" w:cs="Times New Roman"/>
                                          <w:sz w:val="20"/>
                                          <w:szCs w:val="20"/>
                                        </w:rPr>
                                      </w:rPrChange>
                                    </w:rPr>
                                  </w:pPr>
                                  <w:ins w:id="2945" w:author="Maino Vieytes, Christian (NIH/NIA/IRP) [F]" w:date="2023-11-15T16:28:00Z">
                                    <w:r w:rsidRPr="002B4FE9">
                                      <w:rPr>
                                        <w:rFonts w:ascii="Times New Roman" w:hAnsi="Times New Roman" w:cs="Times New Roman"/>
                                        <w:color w:val="000000"/>
                                        <w:sz w:val="18"/>
                                        <w:szCs w:val="18"/>
                                        <w:rPrChange w:id="2946" w:author="Maino Vieytes, Christian (NIH/NIA/IRP) [F]" w:date="2023-11-15T16:29:00Z">
                                          <w:rPr>
                                            <w:rFonts w:ascii="Calibri" w:hAnsi="Calibri" w:cs="Calibri"/>
                                            <w:color w:val="000000"/>
                                          </w:rPr>
                                        </w:rPrChange>
                                      </w:rPr>
                                      <w:t>0.16</w:t>
                                    </w:r>
                                  </w:ins>
                                  <w:del w:id="2947" w:author="Maino Vieytes, Christian (NIH/NIA/IRP) [F]" w:date="2023-11-15T15:57:00Z">
                                    <w:r w:rsidRPr="002B4FE9" w:rsidDel="0055657D">
                                      <w:rPr>
                                        <w:rFonts w:ascii="Times New Roman" w:hAnsi="Times New Roman" w:cs="Times New Roman"/>
                                        <w:sz w:val="18"/>
                                        <w:szCs w:val="18"/>
                                        <w:rPrChange w:id="2948" w:author="Maino Vieytes, Christian (NIH/NIA/IRP) [F]" w:date="2023-11-15T16:29:00Z">
                                          <w:rPr>
                                            <w:rFonts w:ascii="Times New Roman" w:hAnsi="Times New Roman" w:cs="Times New Roman"/>
                                            <w:sz w:val="20"/>
                                            <w:szCs w:val="20"/>
                                          </w:rPr>
                                        </w:rPrChange>
                                      </w:rPr>
                                      <w:delText>0.13</w:delText>
                                    </w:r>
                                  </w:del>
                                </w:p>
                              </w:tc>
                              <w:tc>
                                <w:tcPr>
                                  <w:tcW w:w="1622" w:type="dxa"/>
                                  <w:noWrap/>
                                  <w:vAlign w:val="center"/>
                                  <w:hideMark/>
                                  <w:tcPrChange w:id="2949" w:author="Maino Vieytes, Christian (NIH/NIA/IRP) [F]" w:date="2023-11-15T16:29:00Z">
                                    <w:tcPr>
                                      <w:tcW w:w="1816" w:type="dxa"/>
                                      <w:gridSpan w:val="5"/>
                                      <w:noWrap/>
                                      <w:vAlign w:val="center"/>
                                      <w:hideMark/>
                                    </w:tcPr>
                                  </w:tcPrChange>
                                </w:tcPr>
                                <w:p w14:paraId="3F7409DA" w14:textId="6039ECCF" w:rsidR="002B4FE9" w:rsidRPr="002B4FE9" w:rsidRDefault="002B4FE9" w:rsidP="002B4FE9">
                                  <w:pPr>
                                    <w:jc w:val="center"/>
                                    <w:rPr>
                                      <w:rFonts w:ascii="Times New Roman" w:hAnsi="Times New Roman" w:cs="Times New Roman"/>
                                      <w:sz w:val="18"/>
                                      <w:szCs w:val="18"/>
                                      <w:rPrChange w:id="2950" w:author="Maino Vieytes, Christian (NIH/NIA/IRP) [F]" w:date="2023-11-15T16:29:00Z">
                                        <w:rPr>
                                          <w:rFonts w:ascii="Times New Roman" w:hAnsi="Times New Roman" w:cs="Times New Roman"/>
                                          <w:sz w:val="20"/>
                                          <w:szCs w:val="20"/>
                                        </w:rPr>
                                      </w:rPrChange>
                                    </w:rPr>
                                  </w:pPr>
                                  <w:ins w:id="2951" w:author="Maino Vieytes, Christian (NIH/NIA/IRP) [F]" w:date="2023-11-15T16:28:00Z">
                                    <w:r w:rsidRPr="002B4FE9">
                                      <w:rPr>
                                        <w:rFonts w:ascii="Times New Roman" w:hAnsi="Times New Roman" w:cs="Times New Roman"/>
                                        <w:color w:val="000000"/>
                                        <w:sz w:val="18"/>
                                        <w:szCs w:val="18"/>
                                        <w:rPrChange w:id="2952" w:author="Maino Vieytes, Christian (NIH/NIA/IRP) [F]" w:date="2023-11-15T16:29:00Z">
                                          <w:rPr>
                                            <w:rFonts w:ascii="Calibri" w:hAnsi="Calibri" w:cs="Calibri"/>
                                            <w:color w:val="000000"/>
                                          </w:rPr>
                                        </w:rPrChange>
                                      </w:rPr>
                                      <w:t>1.24 (0.90-1.72)</w:t>
                                    </w:r>
                                  </w:ins>
                                  <w:del w:id="2953" w:author="Maino Vieytes, Christian (NIH/NIA/IRP) [F]" w:date="2023-11-15T15:57:00Z">
                                    <w:r w:rsidRPr="002B4FE9" w:rsidDel="0055657D">
                                      <w:rPr>
                                        <w:rFonts w:ascii="Times New Roman" w:hAnsi="Times New Roman" w:cs="Times New Roman"/>
                                        <w:sz w:val="18"/>
                                        <w:szCs w:val="18"/>
                                        <w:rPrChange w:id="2954" w:author="Maino Vieytes, Christian (NIH/NIA/IRP) [F]" w:date="2023-11-15T16:29:00Z">
                                          <w:rPr>
                                            <w:rFonts w:ascii="Times New Roman" w:hAnsi="Times New Roman" w:cs="Times New Roman"/>
                                            <w:sz w:val="20"/>
                                            <w:szCs w:val="20"/>
                                          </w:rPr>
                                        </w:rPrChange>
                                      </w:rPr>
                                      <w:delText>1.23 (0.99-1.51)</w:delText>
                                    </w:r>
                                  </w:del>
                                </w:p>
                              </w:tc>
                              <w:tc>
                                <w:tcPr>
                                  <w:tcW w:w="1310" w:type="dxa"/>
                                  <w:noWrap/>
                                  <w:vAlign w:val="center"/>
                                  <w:hideMark/>
                                  <w:tcPrChange w:id="2955" w:author="Maino Vieytes, Christian (NIH/NIA/IRP) [F]" w:date="2023-11-15T16:29:00Z">
                                    <w:tcPr>
                                      <w:tcW w:w="958" w:type="dxa"/>
                                      <w:gridSpan w:val="3"/>
                                      <w:noWrap/>
                                      <w:vAlign w:val="center"/>
                                      <w:hideMark/>
                                    </w:tcPr>
                                  </w:tcPrChange>
                                </w:tcPr>
                                <w:p w14:paraId="61AABE1E" w14:textId="64584313" w:rsidR="002B4FE9" w:rsidRPr="002B4FE9" w:rsidRDefault="002B4FE9" w:rsidP="002B4FE9">
                                  <w:pPr>
                                    <w:jc w:val="center"/>
                                    <w:rPr>
                                      <w:rFonts w:ascii="Times New Roman" w:hAnsi="Times New Roman" w:cs="Times New Roman"/>
                                      <w:sz w:val="18"/>
                                      <w:szCs w:val="18"/>
                                      <w:rPrChange w:id="2956" w:author="Maino Vieytes, Christian (NIH/NIA/IRP) [F]" w:date="2023-11-15T16:29:00Z">
                                        <w:rPr>
                                          <w:rFonts w:ascii="Times New Roman" w:hAnsi="Times New Roman" w:cs="Times New Roman"/>
                                          <w:sz w:val="20"/>
                                          <w:szCs w:val="20"/>
                                        </w:rPr>
                                      </w:rPrChange>
                                    </w:rPr>
                                  </w:pPr>
                                  <w:ins w:id="2957" w:author="Maino Vieytes, Christian (NIH/NIA/IRP) [F]" w:date="2023-11-15T16:28:00Z">
                                    <w:r w:rsidRPr="002B4FE9">
                                      <w:rPr>
                                        <w:rFonts w:ascii="Times New Roman" w:hAnsi="Times New Roman" w:cs="Times New Roman"/>
                                        <w:color w:val="000000"/>
                                        <w:sz w:val="18"/>
                                        <w:szCs w:val="18"/>
                                        <w:rPrChange w:id="2958" w:author="Maino Vieytes, Christian (NIH/NIA/IRP) [F]" w:date="2023-11-15T16:29:00Z">
                                          <w:rPr>
                                            <w:rFonts w:ascii="Calibri" w:hAnsi="Calibri" w:cs="Calibri"/>
                                            <w:color w:val="000000"/>
                                          </w:rPr>
                                        </w:rPrChange>
                                      </w:rPr>
                                      <w:t>0.39</w:t>
                                    </w:r>
                                  </w:ins>
                                  <w:del w:id="2959" w:author="Maino Vieytes, Christian (NIH/NIA/IRP) [F]" w:date="2023-11-15T15:57:00Z">
                                    <w:r w:rsidRPr="002B4FE9" w:rsidDel="0055657D">
                                      <w:rPr>
                                        <w:rFonts w:ascii="Times New Roman" w:hAnsi="Times New Roman" w:cs="Times New Roman"/>
                                        <w:color w:val="000000"/>
                                        <w:sz w:val="18"/>
                                        <w:szCs w:val="18"/>
                                        <w:rPrChange w:id="2960" w:author="Maino Vieytes, Christian (NIH/NIA/IRP) [F]" w:date="2023-11-15T16:29:00Z">
                                          <w:rPr>
                                            <w:rFonts w:ascii="Times New Roman" w:hAnsi="Times New Roman" w:cs="Times New Roman"/>
                                            <w:color w:val="000000"/>
                                            <w:sz w:val="20"/>
                                            <w:szCs w:val="20"/>
                                          </w:rPr>
                                        </w:rPrChange>
                                      </w:rPr>
                                      <w:delText>0.75</w:delText>
                                    </w:r>
                                  </w:del>
                                </w:p>
                              </w:tc>
                            </w:tr>
                            <w:tr w:rsidR="002B4FE9" w:rsidRPr="002B4FE9" w:rsidDel="002B4FE9" w14:paraId="7F5F0809" w14:textId="77777777" w:rsidTr="002B4FE9">
                              <w:tblPrEx>
                                <w:tblPrExChange w:id="2961" w:author="Maino Vieytes, Christian (NIH/NIA/IRP) [F]" w:date="2023-11-15T16:29:00Z">
                                  <w:tblPrEx>
                                    <w:tblW w:w="15091" w:type="dxa"/>
                                  </w:tblPrEx>
                                </w:tblPrExChange>
                              </w:tblPrEx>
                              <w:trPr>
                                <w:trHeight w:val="320"/>
                                <w:del w:id="2962" w:author="Maino Vieytes, Christian (NIH/NIA/IRP) [F]" w:date="2023-11-15T16:27:00Z"/>
                                <w:trPrChange w:id="2963" w:author="Maino Vieytes, Christian (NIH/NIA/IRP) [F]" w:date="2023-11-15T16:29:00Z">
                                  <w:trPr>
                                    <w:trHeight w:val="320"/>
                                  </w:trPr>
                                </w:trPrChange>
                              </w:trPr>
                              <w:tc>
                                <w:tcPr>
                                  <w:tcW w:w="2317" w:type="dxa"/>
                                  <w:noWrap/>
                                  <w:vAlign w:val="center"/>
                                  <w:hideMark/>
                                  <w:tcPrChange w:id="2964" w:author="Maino Vieytes, Christian (NIH/NIA/IRP) [F]" w:date="2023-11-15T16:29:00Z">
                                    <w:tcPr>
                                      <w:tcW w:w="2317" w:type="dxa"/>
                                      <w:noWrap/>
                                      <w:vAlign w:val="center"/>
                                      <w:hideMark/>
                                    </w:tcPr>
                                  </w:tcPrChange>
                                </w:tcPr>
                                <w:p w14:paraId="08110E54" w14:textId="3A59B12C" w:rsidR="002B4FE9" w:rsidRPr="008A6C8D" w:rsidDel="002B4FE9" w:rsidRDefault="002B4FE9" w:rsidP="002B4FE9">
                                  <w:pPr>
                                    <w:rPr>
                                      <w:del w:id="2965" w:author="Maino Vieytes, Christian (NIH/NIA/IRP) [F]" w:date="2023-11-15T16:27:00Z"/>
                                      <w:rFonts w:ascii="Times New Roman" w:hAnsi="Times New Roman" w:cs="Times New Roman"/>
                                      <w:sz w:val="18"/>
                                      <w:szCs w:val="18"/>
                                      <w:rPrChange w:id="2966" w:author="Maino Vieytes, Christian (NIH/NIA/IRP) [F]" w:date="2023-11-15T15:57:00Z">
                                        <w:rPr>
                                          <w:del w:id="2967" w:author="Maino Vieytes, Christian (NIH/NIA/IRP) [F]" w:date="2023-11-15T16:27:00Z"/>
                                          <w:rFonts w:ascii="Times New Roman" w:hAnsi="Times New Roman" w:cs="Times New Roman"/>
                                          <w:sz w:val="20"/>
                                          <w:szCs w:val="20"/>
                                        </w:rPr>
                                      </w:rPrChange>
                                    </w:rPr>
                                  </w:pPr>
                                  <w:del w:id="2968" w:author="Maino Vieytes, Christian (NIH/NIA/IRP) [F]" w:date="2023-11-15T16:27:00Z">
                                    <w:r w:rsidRPr="008A6C8D" w:rsidDel="002B4FE9">
                                      <w:rPr>
                                        <w:rFonts w:ascii="Times New Roman" w:hAnsi="Times New Roman" w:cs="Times New Roman"/>
                                        <w:sz w:val="18"/>
                                        <w:szCs w:val="18"/>
                                        <w:rPrChange w:id="2969" w:author="Maino Vieytes, Christian (NIH/NIA/IRP) [F]" w:date="2023-11-15T15:57:00Z">
                                          <w:rPr>
                                            <w:rFonts w:ascii="Times New Roman" w:hAnsi="Times New Roman" w:cs="Times New Roman"/>
                                            <w:sz w:val="20"/>
                                            <w:szCs w:val="20"/>
                                          </w:rPr>
                                        </w:rPrChange>
                                      </w:rPr>
                                      <w:delText>Age</w:delText>
                                    </w:r>
                                    <w:r w:rsidRPr="008A6C8D" w:rsidDel="002B4FE9">
                                      <w:rPr>
                                        <w:rFonts w:ascii="Times New Roman" w:hAnsi="Times New Roman" w:cs="Times New Roman"/>
                                        <w:b/>
                                        <w:bCs/>
                                        <w:sz w:val="18"/>
                                        <w:szCs w:val="18"/>
                                        <w:vertAlign w:val="superscript"/>
                                        <w:lang w:bidi="en-US"/>
                                        <w:rPrChange w:id="2970"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2971" w:author="Maino Vieytes, Christian (NIH/NIA/IRP) [F]" w:date="2023-11-15T16:29:00Z">
                                    <w:tcPr>
                                      <w:tcW w:w="936" w:type="dxa"/>
                                      <w:gridSpan w:val="2"/>
                                      <w:noWrap/>
                                      <w:vAlign w:val="center"/>
                                      <w:hideMark/>
                                    </w:tcPr>
                                  </w:tcPrChange>
                                </w:tcPr>
                                <w:p w14:paraId="115F658A" w14:textId="6A57FF1E" w:rsidR="002B4FE9" w:rsidRPr="008A6C8D" w:rsidDel="002B4FE9" w:rsidRDefault="002B4FE9" w:rsidP="002B4FE9">
                                  <w:pPr>
                                    <w:jc w:val="center"/>
                                    <w:rPr>
                                      <w:del w:id="2972" w:author="Maino Vieytes, Christian (NIH/NIA/IRP) [F]" w:date="2023-11-15T16:27:00Z"/>
                                      <w:rFonts w:ascii="Times New Roman" w:hAnsi="Times New Roman" w:cs="Times New Roman"/>
                                      <w:sz w:val="18"/>
                                      <w:szCs w:val="18"/>
                                      <w:rPrChange w:id="2973" w:author="Maino Vieytes, Christian (NIH/NIA/IRP) [F]" w:date="2023-11-15T15:57:00Z">
                                        <w:rPr>
                                          <w:del w:id="2974" w:author="Maino Vieytes, Christian (NIH/NIA/IRP) [F]" w:date="2023-11-15T16:27:00Z"/>
                                          <w:rFonts w:ascii="Times New Roman" w:hAnsi="Times New Roman" w:cs="Times New Roman"/>
                                          <w:sz w:val="20"/>
                                          <w:szCs w:val="20"/>
                                        </w:rPr>
                                      </w:rPrChange>
                                    </w:rPr>
                                  </w:pPr>
                                  <w:del w:id="2975" w:author="Maino Vieytes, Christian (NIH/NIA/IRP) [F]" w:date="2023-11-15T15:57:00Z">
                                    <w:r w:rsidRPr="008A6C8D" w:rsidDel="0055657D">
                                      <w:rPr>
                                        <w:rFonts w:ascii="Times New Roman" w:hAnsi="Times New Roman" w:cs="Times New Roman"/>
                                        <w:sz w:val="18"/>
                                        <w:szCs w:val="18"/>
                                        <w:rPrChange w:id="2976"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2977" w:author="Maino Vieytes, Christian (NIH/NIA/IRP) [F]" w:date="2023-11-15T16:29:00Z">
                                    <w:tcPr>
                                      <w:tcW w:w="846" w:type="dxa"/>
                                      <w:gridSpan w:val="2"/>
                                      <w:noWrap/>
                                      <w:vAlign w:val="center"/>
                                      <w:hideMark/>
                                    </w:tcPr>
                                  </w:tcPrChange>
                                </w:tcPr>
                                <w:p w14:paraId="13C71B61" w14:textId="3C8F7FEF" w:rsidR="002B4FE9" w:rsidRPr="008A6C8D" w:rsidDel="002B4FE9" w:rsidRDefault="002B4FE9" w:rsidP="002B4FE9">
                                  <w:pPr>
                                    <w:jc w:val="center"/>
                                    <w:rPr>
                                      <w:del w:id="2978" w:author="Maino Vieytes, Christian (NIH/NIA/IRP) [F]" w:date="2023-11-15T16:27:00Z"/>
                                      <w:rFonts w:ascii="Times New Roman" w:hAnsi="Times New Roman" w:cs="Times New Roman"/>
                                      <w:sz w:val="18"/>
                                      <w:szCs w:val="18"/>
                                      <w:rPrChange w:id="2979" w:author="Maino Vieytes, Christian (NIH/NIA/IRP) [F]" w:date="2023-11-15T15:57:00Z">
                                        <w:rPr>
                                          <w:del w:id="2980" w:author="Maino Vieytes, Christian (NIH/NIA/IRP) [F]" w:date="2023-11-15T16:27:00Z"/>
                                          <w:rFonts w:ascii="Times New Roman" w:hAnsi="Times New Roman" w:cs="Times New Roman"/>
                                          <w:sz w:val="20"/>
                                          <w:szCs w:val="20"/>
                                        </w:rPr>
                                      </w:rPrChange>
                                    </w:rPr>
                                  </w:pPr>
                                  <w:del w:id="2981" w:author="Maino Vieytes, Christian (NIH/NIA/IRP) [F]" w:date="2023-11-15T15:57:00Z">
                                    <w:r w:rsidRPr="008A6C8D" w:rsidDel="0055657D">
                                      <w:rPr>
                                        <w:rFonts w:ascii="Times New Roman" w:hAnsi="Times New Roman" w:cs="Times New Roman"/>
                                        <w:sz w:val="18"/>
                                        <w:szCs w:val="18"/>
                                        <w:rPrChange w:id="2982"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2983" w:author="Maino Vieytes, Christian (NIH/NIA/IRP) [F]" w:date="2023-11-15T16:29:00Z">
                                    <w:tcPr>
                                      <w:tcW w:w="1616" w:type="dxa"/>
                                      <w:gridSpan w:val="2"/>
                                      <w:noWrap/>
                                      <w:vAlign w:val="bottom"/>
                                      <w:hideMark/>
                                    </w:tcPr>
                                  </w:tcPrChange>
                                </w:tcPr>
                                <w:p w14:paraId="58720D36" w14:textId="29122504" w:rsidR="002B4FE9" w:rsidRPr="002B4FE9" w:rsidDel="002B4FE9" w:rsidRDefault="002B4FE9" w:rsidP="00555C35">
                                  <w:pPr>
                                    <w:jc w:val="center"/>
                                    <w:rPr>
                                      <w:del w:id="2984" w:author="Maino Vieytes, Christian (NIH/NIA/IRP) [F]" w:date="2023-11-15T16:27:00Z"/>
                                      <w:rFonts w:ascii="Times New Roman" w:hAnsi="Times New Roman" w:cs="Times New Roman"/>
                                      <w:sz w:val="18"/>
                                      <w:szCs w:val="18"/>
                                      <w:rPrChange w:id="2985" w:author="Maino Vieytes, Christian (NIH/NIA/IRP) [F]" w:date="2023-11-15T16:29:00Z">
                                        <w:rPr>
                                          <w:del w:id="2986" w:author="Maino Vieytes, Christian (NIH/NIA/IRP) [F]" w:date="2023-11-15T16:27:00Z"/>
                                          <w:rFonts w:ascii="Times New Roman" w:hAnsi="Times New Roman" w:cs="Times New Roman"/>
                                          <w:sz w:val="20"/>
                                          <w:szCs w:val="20"/>
                                        </w:rPr>
                                      </w:rPrChange>
                                    </w:rPr>
                                  </w:pPr>
                                  <w:ins w:id="2987" w:author="Maino Vieytes, Christian (NIH/NIA/IRP) [F]" w:date="2023-11-15T16:28:00Z">
                                    <w:r w:rsidRPr="002B4FE9">
                                      <w:rPr>
                                        <w:rFonts w:ascii="Times New Roman" w:hAnsi="Times New Roman" w:cs="Times New Roman"/>
                                        <w:color w:val="000000"/>
                                        <w:sz w:val="18"/>
                                        <w:szCs w:val="18"/>
                                        <w:rPrChange w:id="2988" w:author="Maino Vieytes, Christian (NIH/NIA/IRP) [F]" w:date="2023-11-15T16:29:00Z">
                                          <w:rPr>
                                            <w:rFonts w:ascii="Calibri" w:hAnsi="Calibri" w:cs="Calibri"/>
                                            <w:color w:val="000000"/>
                                          </w:rPr>
                                        </w:rPrChange>
                                      </w:rPr>
                                      <w:t>0.61 (0.29-1.29)</w:t>
                                    </w:r>
                                  </w:ins>
                                  <w:del w:id="2989" w:author="Maino Vieytes, Christian (NIH/NIA/IRP) [F]" w:date="2023-11-15T15:57:00Z">
                                    <w:r w:rsidRPr="002B4FE9" w:rsidDel="0055657D">
                                      <w:rPr>
                                        <w:rFonts w:ascii="Times New Roman" w:hAnsi="Times New Roman" w:cs="Times New Roman"/>
                                        <w:sz w:val="18"/>
                                        <w:szCs w:val="18"/>
                                        <w:rPrChange w:id="2990" w:author="Maino Vieytes, Christian (NIH/NIA/IRP) [F]" w:date="2023-11-15T16:29:00Z">
                                          <w:rPr>
                                            <w:rFonts w:ascii="Times New Roman" w:hAnsi="Times New Roman" w:cs="Times New Roman"/>
                                            <w:sz w:val="20"/>
                                            <w:szCs w:val="20"/>
                                          </w:rPr>
                                        </w:rPrChange>
                                      </w:rPr>
                                      <w:delText>0.64 (0.37-1.11)</w:delText>
                                    </w:r>
                                  </w:del>
                                </w:p>
                              </w:tc>
                              <w:tc>
                                <w:tcPr>
                                  <w:tcW w:w="1716" w:type="dxa"/>
                                  <w:noWrap/>
                                  <w:vAlign w:val="center"/>
                                  <w:hideMark/>
                                  <w:tcPrChange w:id="2991" w:author="Maino Vieytes, Christian (NIH/NIA/IRP) [F]" w:date="2023-11-15T16:29:00Z">
                                    <w:tcPr>
                                      <w:tcW w:w="1716" w:type="dxa"/>
                                      <w:gridSpan w:val="2"/>
                                      <w:noWrap/>
                                      <w:vAlign w:val="bottom"/>
                                      <w:hideMark/>
                                    </w:tcPr>
                                  </w:tcPrChange>
                                </w:tcPr>
                                <w:p w14:paraId="2A71BA91" w14:textId="3822E09F" w:rsidR="002B4FE9" w:rsidRPr="002B4FE9" w:rsidDel="002B4FE9" w:rsidRDefault="002B4FE9" w:rsidP="00555C35">
                                  <w:pPr>
                                    <w:jc w:val="center"/>
                                    <w:rPr>
                                      <w:del w:id="2992" w:author="Maino Vieytes, Christian (NIH/NIA/IRP) [F]" w:date="2023-11-15T16:27:00Z"/>
                                      <w:rFonts w:ascii="Times New Roman" w:hAnsi="Times New Roman" w:cs="Times New Roman"/>
                                      <w:sz w:val="18"/>
                                      <w:szCs w:val="18"/>
                                      <w:rPrChange w:id="2993" w:author="Maino Vieytes, Christian (NIH/NIA/IRP) [F]" w:date="2023-11-15T16:29:00Z">
                                        <w:rPr>
                                          <w:del w:id="2994" w:author="Maino Vieytes, Christian (NIH/NIA/IRP) [F]" w:date="2023-11-15T16:27:00Z"/>
                                          <w:rFonts w:ascii="Times New Roman" w:hAnsi="Times New Roman" w:cs="Times New Roman"/>
                                          <w:sz w:val="20"/>
                                          <w:szCs w:val="20"/>
                                        </w:rPr>
                                      </w:rPrChange>
                                    </w:rPr>
                                  </w:pPr>
                                  <w:ins w:id="2995" w:author="Maino Vieytes, Christian (NIH/NIA/IRP) [F]" w:date="2023-11-15T16:28:00Z">
                                    <w:r w:rsidRPr="002B4FE9">
                                      <w:rPr>
                                        <w:rFonts w:ascii="Times New Roman" w:hAnsi="Times New Roman" w:cs="Times New Roman"/>
                                        <w:color w:val="000000"/>
                                        <w:sz w:val="18"/>
                                        <w:szCs w:val="18"/>
                                        <w:rPrChange w:id="2996" w:author="Maino Vieytes, Christian (NIH/NIA/IRP) [F]" w:date="2023-11-15T16:29:00Z">
                                          <w:rPr>
                                            <w:rFonts w:ascii="Calibri" w:hAnsi="Calibri" w:cs="Calibri"/>
                                            <w:color w:val="000000"/>
                                          </w:rPr>
                                        </w:rPrChange>
                                      </w:rPr>
                                      <w:t>0.78 (0.36-1.70)</w:t>
                                    </w:r>
                                  </w:ins>
                                  <w:del w:id="2997" w:author="Maino Vieytes, Christian (NIH/NIA/IRP) [F]" w:date="2023-11-15T15:57:00Z">
                                    <w:r w:rsidRPr="002B4FE9" w:rsidDel="0055657D">
                                      <w:rPr>
                                        <w:rFonts w:ascii="Times New Roman" w:hAnsi="Times New Roman" w:cs="Times New Roman"/>
                                        <w:sz w:val="18"/>
                                        <w:szCs w:val="18"/>
                                        <w:rPrChange w:id="2998" w:author="Maino Vieytes, Christian (NIH/NIA/IRP) [F]" w:date="2023-11-15T16:29:00Z">
                                          <w:rPr>
                                            <w:rFonts w:ascii="Times New Roman" w:hAnsi="Times New Roman" w:cs="Times New Roman"/>
                                            <w:sz w:val="20"/>
                                            <w:szCs w:val="20"/>
                                          </w:rPr>
                                        </w:rPrChange>
                                      </w:rPr>
                                      <w:delText>0.69 (0.36-1.29)</w:delText>
                                    </w:r>
                                  </w:del>
                                </w:p>
                              </w:tc>
                              <w:tc>
                                <w:tcPr>
                                  <w:tcW w:w="1716" w:type="dxa"/>
                                  <w:noWrap/>
                                  <w:vAlign w:val="center"/>
                                  <w:hideMark/>
                                  <w:tcPrChange w:id="2999" w:author="Maino Vieytes, Christian (NIH/NIA/IRP) [F]" w:date="2023-11-15T16:29:00Z">
                                    <w:tcPr>
                                      <w:tcW w:w="1716" w:type="dxa"/>
                                      <w:gridSpan w:val="2"/>
                                      <w:noWrap/>
                                      <w:vAlign w:val="bottom"/>
                                      <w:hideMark/>
                                    </w:tcPr>
                                  </w:tcPrChange>
                                </w:tcPr>
                                <w:p w14:paraId="680F205E" w14:textId="2D100942" w:rsidR="002B4FE9" w:rsidRPr="002B4FE9" w:rsidDel="002B4FE9" w:rsidRDefault="002B4FE9" w:rsidP="00555C35">
                                  <w:pPr>
                                    <w:jc w:val="center"/>
                                    <w:rPr>
                                      <w:del w:id="3000" w:author="Maino Vieytes, Christian (NIH/NIA/IRP) [F]" w:date="2023-11-15T16:27:00Z"/>
                                      <w:rFonts w:ascii="Times New Roman" w:hAnsi="Times New Roman" w:cs="Times New Roman"/>
                                      <w:sz w:val="18"/>
                                      <w:szCs w:val="18"/>
                                      <w:rPrChange w:id="3001" w:author="Maino Vieytes, Christian (NIH/NIA/IRP) [F]" w:date="2023-11-15T16:29:00Z">
                                        <w:rPr>
                                          <w:del w:id="3002" w:author="Maino Vieytes, Christian (NIH/NIA/IRP) [F]" w:date="2023-11-15T16:27:00Z"/>
                                          <w:rFonts w:ascii="Times New Roman" w:hAnsi="Times New Roman" w:cs="Times New Roman"/>
                                          <w:sz w:val="20"/>
                                          <w:szCs w:val="20"/>
                                        </w:rPr>
                                      </w:rPrChange>
                                    </w:rPr>
                                  </w:pPr>
                                  <w:ins w:id="3003" w:author="Maino Vieytes, Christian (NIH/NIA/IRP) [F]" w:date="2023-11-15T16:28:00Z">
                                    <w:r w:rsidRPr="002B4FE9">
                                      <w:rPr>
                                        <w:rFonts w:ascii="Times New Roman" w:hAnsi="Times New Roman" w:cs="Times New Roman"/>
                                        <w:color w:val="000000"/>
                                        <w:sz w:val="18"/>
                                        <w:szCs w:val="18"/>
                                        <w:rPrChange w:id="3004" w:author="Maino Vieytes, Christian (NIH/NIA/IRP) [F]" w:date="2023-11-15T16:29:00Z">
                                          <w:rPr>
                                            <w:rFonts w:ascii="Calibri" w:hAnsi="Calibri" w:cs="Calibri"/>
                                            <w:color w:val="000000"/>
                                          </w:rPr>
                                        </w:rPrChange>
                                      </w:rPr>
                                      <w:t>0.60 (0.27-1.34)</w:t>
                                    </w:r>
                                  </w:ins>
                                  <w:del w:id="3005" w:author="Maino Vieytes, Christian (NIH/NIA/IRP) [F]" w:date="2023-11-15T15:57:00Z">
                                    <w:r w:rsidRPr="002B4FE9" w:rsidDel="0055657D">
                                      <w:rPr>
                                        <w:rFonts w:ascii="Times New Roman" w:hAnsi="Times New Roman" w:cs="Times New Roman"/>
                                        <w:sz w:val="18"/>
                                        <w:szCs w:val="18"/>
                                        <w:rPrChange w:id="3006" w:author="Maino Vieytes, Christian (NIH/NIA/IRP) [F]" w:date="2023-11-15T16:29:00Z">
                                          <w:rPr>
                                            <w:rFonts w:ascii="Times New Roman" w:hAnsi="Times New Roman" w:cs="Times New Roman"/>
                                            <w:sz w:val="20"/>
                                            <w:szCs w:val="20"/>
                                          </w:rPr>
                                        </w:rPrChange>
                                      </w:rPr>
                                      <w:delText>0.88 (0.53-1.47)</w:delText>
                                    </w:r>
                                  </w:del>
                                </w:p>
                              </w:tc>
                              <w:tc>
                                <w:tcPr>
                                  <w:tcW w:w="1816" w:type="dxa"/>
                                  <w:noWrap/>
                                  <w:vAlign w:val="center"/>
                                  <w:hideMark/>
                                  <w:tcPrChange w:id="3007" w:author="Maino Vieytes, Christian (NIH/NIA/IRP) [F]" w:date="2023-11-15T16:29:00Z">
                                    <w:tcPr>
                                      <w:tcW w:w="1816" w:type="dxa"/>
                                      <w:gridSpan w:val="2"/>
                                      <w:noWrap/>
                                      <w:vAlign w:val="bottom"/>
                                      <w:hideMark/>
                                    </w:tcPr>
                                  </w:tcPrChange>
                                </w:tcPr>
                                <w:p w14:paraId="2759B23B" w14:textId="5B3FE61E" w:rsidR="002B4FE9" w:rsidRPr="002B4FE9" w:rsidDel="002B4FE9" w:rsidRDefault="002B4FE9" w:rsidP="00555C35">
                                  <w:pPr>
                                    <w:jc w:val="center"/>
                                    <w:rPr>
                                      <w:del w:id="3008" w:author="Maino Vieytes, Christian (NIH/NIA/IRP) [F]" w:date="2023-11-15T16:27:00Z"/>
                                      <w:rFonts w:ascii="Times New Roman" w:hAnsi="Times New Roman" w:cs="Times New Roman"/>
                                      <w:sz w:val="18"/>
                                      <w:szCs w:val="18"/>
                                      <w:rPrChange w:id="3009" w:author="Maino Vieytes, Christian (NIH/NIA/IRP) [F]" w:date="2023-11-15T16:29:00Z">
                                        <w:rPr>
                                          <w:del w:id="3010" w:author="Maino Vieytes, Christian (NIH/NIA/IRP) [F]" w:date="2023-11-15T16:27:00Z"/>
                                          <w:rFonts w:ascii="Times New Roman" w:hAnsi="Times New Roman" w:cs="Times New Roman"/>
                                          <w:sz w:val="20"/>
                                          <w:szCs w:val="20"/>
                                        </w:rPr>
                                      </w:rPrChange>
                                    </w:rPr>
                                  </w:pPr>
                                  <w:ins w:id="3011" w:author="Maino Vieytes, Christian (NIH/NIA/IRP) [F]" w:date="2023-11-15T16:28:00Z">
                                    <w:r w:rsidRPr="002B4FE9">
                                      <w:rPr>
                                        <w:rFonts w:ascii="Times New Roman" w:hAnsi="Times New Roman" w:cs="Times New Roman"/>
                                        <w:color w:val="000000"/>
                                        <w:sz w:val="18"/>
                                        <w:szCs w:val="18"/>
                                        <w:rPrChange w:id="3012" w:author="Maino Vieytes, Christian (NIH/NIA/IRP) [F]" w:date="2023-11-15T16:29:00Z">
                                          <w:rPr>
                                            <w:rFonts w:ascii="Calibri" w:hAnsi="Calibri" w:cs="Calibri"/>
                                            <w:color w:val="000000"/>
                                          </w:rPr>
                                        </w:rPrChange>
                                      </w:rPr>
                                      <w:t>0.20 (0.08-0.48)**</w:t>
                                    </w:r>
                                  </w:ins>
                                  <w:del w:id="3013" w:author="Maino Vieytes, Christian (NIH/NIA/IRP) [F]" w:date="2023-11-15T15:57:00Z">
                                    <w:r w:rsidRPr="002B4FE9" w:rsidDel="0055657D">
                                      <w:rPr>
                                        <w:rFonts w:ascii="Times New Roman" w:hAnsi="Times New Roman" w:cs="Times New Roman"/>
                                        <w:sz w:val="18"/>
                                        <w:szCs w:val="18"/>
                                        <w:rPrChange w:id="3014" w:author="Maino Vieytes, Christian (NIH/NIA/IRP) [F]" w:date="2023-11-15T16:29:00Z">
                                          <w:rPr>
                                            <w:rFonts w:ascii="Times New Roman" w:hAnsi="Times New Roman" w:cs="Times New Roman"/>
                                            <w:sz w:val="20"/>
                                            <w:szCs w:val="20"/>
                                          </w:rPr>
                                        </w:rPrChange>
                                      </w:rPr>
                                      <w:delText>0.62 (0.35-1.10)</w:delText>
                                    </w:r>
                                  </w:del>
                                </w:p>
                              </w:tc>
                              <w:tc>
                                <w:tcPr>
                                  <w:tcW w:w="1196" w:type="dxa"/>
                                  <w:noWrap/>
                                  <w:vAlign w:val="center"/>
                                  <w:hideMark/>
                                  <w:tcPrChange w:id="3015" w:author="Maino Vieytes, Christian (NIH/NIA/IRP) [F]" w:date="2023-11-15T16:29:00Z">
                                    <w:tcPr>
                                      <w:tcW w:w="1196" w:type="dxa"/>
                                      <w:gridSpan w:val="4"/>
                                      <w:noWrap/>
                                      <w:vAlign w:val="bottom"/>
                                      <w:hideMark/>
                                    </w:tcPr>
                                  </w:tcPrChange>
                                </w:tcPr>
                                <w:p w14:paraId="3717537B" w14:textId="3D6BEF21" w:rsidR="002B4FE9" w:rsidRPr="002B4FE9" w:rsidDel="002B4FE9" w:rsidRDefault="002B4FE9" w:rsidP="00555C35">
                                  <w:pPr>
                                    <w:jc w:val="center"/>
                                    <w:rPr>
                                      <w:del w:id="3016" w:author="Maino Vieytes, Christian (NIH/NIA/IRP) [F]" w:date="2023-11-15T16:27:00Z"/>
                                      <w:rFonts w:ascii="Times New Roman" w:hAnsi="Times New Roman" w:cs="Times New Roman"/>
                                      <w:sz w:val="18"/>
                                      <w:szCs w:val="18"/>
                                      <w:rPrChange w:id="3017" w:author="Maino Vieytes, Christian (NIH/NIA/IRP) [F]" w:date="2023-11-15T16:29:00Z">
                                        <w:rPr>
                                          <w:del w:id="3018" w:author="Maino Vieytes, Christian (NIH/NIA/IRP) [F]" w:date="2023-11-15T16:27:00Z"/>
                                          <w:rFonts w:ascii="Times New Roman" w:hAnsi="Times New Roman" w:cs="Times New Roman"/>
                                          <w:sz w:val="20"/>
                                          <w:szCs w:val="20"/>
                                        </w:rPr>
                                      </w:rPrChange>
                                    </w:rPr>
                                  </w:pPr>
                                  <w:ins w:id="3019" w:author="Maino Vieytes, Christian (NIH/NIA/IRP) [F]" w:date="2023-11-15T16:28:00Z">
                                    <w:r w:rsidRPr="002B4FE9">
                                      <w:rPr>
                                        <w:rFonts w:ascii="Times New Roman" w:hAnsi="Times New Roman" w:cs="Times New Roman"/>
                                        <w:color w:val="000000"/>
                                        <w:sz w:val="18"/>
                                        <w:szCs w:val="18"/>
                                        <w:rPrChange w:id="3020" w:author="Maino Vieytes, Christian (NIH/NIA/IRP) [F]" w:date="2023-11-15T16:29:00Z">
                                          <w:rPr>
                                            <w:rFonts w:ascii="Calibri" w:hAnsi="Calibri" w:cs="Calibri"/>
                                            <w:color w:val="000000"/>
                                          </w:rPr>
                                        </w:rPrChange>
                                      </w:rPr>
                                      <w:t>&lt; 0.01**</w:t>
                                    </w:r>
                                  </w:ins>
                                  <w:del w:id="3021" w:author="Maino Vieytes, Christian (NIH/NIA/IRP) [F]" w:date="2023-11-15T15:57:00Z">
                                    <w:r w:rsidRPr="002B4FE9" w:rsidDel="0055657D">
                                      <w:rPr>
                                        <w:rFonts w:ascii="Times New Roman" w:hAnsi="Times New Roman" w:cs="Times New Roman"/>
                                        <w:sz w:val="18"/>
                                        <w:szCs w:val="18"/>
                                        <w:rPrChange w:id="3022" w:author="Maino Vieytes, Christian (NIH/NIA/IRP) [F]" w:date="2023-11-15T16:29:00Z">
                                          <w:rPr>
                                            <w:rFonts w:ascii="Times New Roman" w:hAnsi="Times New Roman" w:cs="Times New Roman"/>
                                            <w:sz w:val="20"/>
                                            <w:szCs w:val="20"/>
                                          </w:rPr>
                                        </w:rPrChange>
                                      </w:rPr>
                                      <w:delText>0.30</w:delText>
                                    </w:r>
                                  </w:del>
                                </w:p>
                              </w:tc>
                              <w:tc>
                                <w:tcPr>
                                  <w:tcW w:w="1622" w:type="dxa"/>
                                  <w:noWrap/>
                                  <w:vAlign w:val="center"/>
                                  <w:hideMark/>
                                  <w:tcPrChange w:id="3023" w:author="Maino Vieytes, Christian (NIH/NIA/IRP) [F]" w:date="2023-11-15T16:29:00Z">
                                    <w:tcPr>
                                      <w:tcW w:w="1622" w:type="dxa"/>
                                      <w:gridSpan w:val="4"/>
                                      <w:noWrap/>
                                      <w:vAlign w:val="bottom"/>
                                      <w:hideMark/>
                                    </w:tcPr>
                                  </w:tcPrChange>
                                </w:tcPr>
                                <w:p w14:paraId="14EA6B8E" w14:textId="70C1A3D8" w:rsidR="002B4FE9" w:rsidRPr="002B4FE9" w:rsidDel="002B4FE9" w:rsidRDefault="002B4FE9" w:rsidP="00555C35">
                                  <w:pPr>
                                    <w:jc w:val="center"/>
                                    <w:rPr>
                                      <w:del w:id="3024" w:author="Maino Vieytes, Christian (NIH/NIA/IRP) [F]" w:date="2023-11-15T16:27:00Z"/>
                                      <w:rFonts w:ascii="Times New Roman" w:hAnsi="Times New Roman" w:cs="Times New Roman"/>
                                      <w:sz w:val="18"/>
                                      <w:szCs w:val="18"/>
                                      <w:rPrChange w:id="3025" w:author="Maino Vieytes, Christian (NIH/NIA/IRP) [F]" w:date="2023-11-15T16:29:00Z">
                                        <w:rPr>
                                          <w:del w:id="3026" w:author="Maino Vieytes, Christian (NIH/NIA/IRP) [F]" w:date="2023-11-15T16:27:00Z"/>
                                          <w:rFonts w:ascii="Times New Roman" w:hAnsi="Times New Roman" w:cs="Times New Roman"/>
                                          <w:sz w:val="20"/>
                                          <w:szCs w:val="20"/>
                                        </w:rPr>
                                      </w:rPrChange>
                                    </w:rPr>
                                  </w:pPr>
                                  <w:ins w:id="3027" w:author="Maino Vieytes, Christian (NIH/NIA/IRP) [F]" w:date="2023-11-15T16:28:00Z">
                                    <w:r w:rsidRPr="002B4FE9">
                                      <w:rPr>
                                        <w:rFonts w:ascii="Times New Roman" w:hAnsi="Times New Roman" w:cs="Times New Roman"/>
                                        <w:color w:val="000000"/>
                                        <w:sz w:val="18"/>
                                        <w:szCs w:val="18"/>
                                        <w:rPrChange w:id="3028" w:author="Maino Vieytes, Christian (NIH/NIA/IRP) [F]" w:date="2023-11-15T16:29:00Z">
                                          <w:rPr>
                                            <w:rFonts w:ascii="Calibri" w:hAnsi="Calibri" w:cs="Calibri"/>
                                            <w:color w:val="000000"/>
                                          </w:rPr>
                                        </w:rPrChange>
                                      </w:rPr>
                                      <w:t>0.69 (0.55-0.87)**</w:t>
                                    </w:r>
                                  </w:ins>
                                  <w:del w:id="3029" w:author="Maino Vieytes, Christian (NIH/NIA/IRP) [F]" w:date="2023-11-15T15:57:00Z">
                                    <w:r w:rsidRPr="002B4FE9" w:rsidDel="0055657D">
                                      <w:rPr>
                                        <w:rFonts w:ascii="Times New Roman" w:hAnsi="Times New Roman" w:cs="Times New Roman"/>
                                        <w:sz w:val="18"/>
                                        <w:szCs w:val="18"/>
                                        <w:rPrChange w:id="3030" w:author="Maino Vieytes, Christian (NIH/NIA/IRP) [F]" w:date="2023-11-15T16:29:00Z">
                                          <w:rPr>
                                            <w:rFonts w:ascii="Times New Roman" w:hAnsi="Times New Roman" w:cs="Times New Roman"/>
                                            <w:sz w:val="20"/>
                                            <w:szCs w:val="20"/>
                                          </w:rPr>
                                        </w:rPrChange>
                                      </w:rPr>
                                      <w:delText>0.92 (0.76-1.11)</w:delText>
                                    </w:r>
                                  </w:del>
                                </w:p>
                              </w:tc>
                              <w:tc>
                                <w:tcPr>
                                  <w:tcW w:w="1310" w:type="dxa"/>
                                  <w:noWrap/>
                                  <w:vAlign w:val="center"/>
                                  <w:hideMark/>
                                  <w:tcPrChange w:id="3031" w:author="Maino Vieytes, Christian (NIH/NIA/IRP) [F]" w:date="2023-11-15T16:29:00Z">
                                    <w:tcPr>
                                      <w:tcW w:w="1310" w:type="dxa"/>
                                      <w:gridSpan w:val="4"/>
                                      <w:noWrap/>
                                      <w:vAlign w:val="bottom"/>
                                      <w:hideMark/>
                                    </w:tcPr>
                                  </w:tcPrChange>
                                </w:tcPr>
                                <w:p w14:paraId="002CE036" w14:textId="4FB79406" w:rsidR="002B4FE9" w:rsidRPr="002B4FE9" w:rsidDel="002B4FE9" w:rsidRDefault="002B4FE9" w:rsidP="00555C35">
                                  <w:pPr>
                                    <w:jc w:val="center"/>
                                    <w:rPr>
                                      <w:del w:id="3032" w:author="Maino Vieytes, Christian (NIH/NIA/IRP) [F]" w:date="2023-11-15T16:27:00Z"/>
                                      <w:rFonts w:ascii="Times New Roman" w:hAnsi="Times New Roman" w:cs="Times New Roman"/>
                                      <w:sz w:val="18"/>
                                      <w:szCs w:val="18"/>
                                      <w:rPrChange w:id="3033" w:author="Maino Vieytes, Christian (NIH/NIA/IRP) [F]" w:date="2023-11-15T16:29:00Z">
                                        <w:rPr>
                                          <w:del w:id="3034" w:author="Maino Vieytes, Christian (NIH/NIA/IRP) [F]" w:date="2023-11-15T16:27:00Z"/>
                                          <w:rFonts w:ascii="Times New Roman" w:hAnsi="Times New Roman" w:cs="Times New Roman"/>
                                          <w:sz w:val="20"/>
                                          <w:szCs w:val="20"/>
                                        </w:rPr>
                                      </w:rPrChange>
                                    </w:rPr>
                                  </w:pPr>
                                  <w:ins w:id="3035" w:author="Maino Vieytes, Christian (NIH/NIA/IRP) [F]" w:date="2023-11-15T16:28:00Z">
                                    <w:r w:rsidRPr="002B4FE9">
                                      <w:rPr>
                                        <w:rFonts w:ascii="Times New Roman" w:hAnsi="Times New Roman" w:cs="Times New Roman"/>
                                        <w:color w:val="000000"/>
                                        <w:sz w:val="18"/>
                                        <w:szCs w:val="18"/>
                                        <w:rPrChange w:id="3036" w:author="Maino Vieytes, Christian (NIH/NIA/IRP) [F]" w:date="2023-11-15T16:29:00Z">
                                          <w:rPr>
                                            <w:rFonts w:ascii="Calibri" w:hAnsi="Calibri" w:cs="Calibri"/>
                                            <w:color w:val="000000"/>
                                          </w:rPr>
                                        </w:rPrChange>
                                      </w:rPr>
                                      <w:t>0.12</w:t>
                                    </w:r>
                                  </w:ins>
                                  <w:del w:id="3037" w:author="Maino Vieytes, Christian (NIH/NIA/IRP) [F]" w:date="2023-11-15T15:57:00Z">
                                    <w:r w:rsidRPr="002B4FE9" w:rsidDel="0055657D">
                                      <w:rPr>
                                        <w:rFonts w:ascii="Times New Roman" w:hAnsi="Times New Roman" w:cs="Times New Roman"/>
                                        <w:color w:val="000000"/>
                                        <w:sz w:val="18"/>
                                        <w:szCs w:val="18"/>
                                        <w:rPrChange w:id="3038" w:author="Maino Vieytes, Christian (NIH/NIA/IRP) [F]" w:date="2023-11-15T16:29:00Z">
                                          <w:rPr>
                                            <w:rFonts w:ascii="Times New Roman" w:hAnsi="Times New Roman" w:cs="Times New Roman"/>
                                            <w:color w:val="000000"/>
                                            <w:sz w:val="20"/>
                                            <w:szCs w:val="20"/>
                                          </w:rPr>
                                        </w:rPrChange>
                                      </w:rPr>
                                      <w:delText>0.93</w:delText>
                                    </w:r>
                                  </w:del>
                                </w:p>
                              </w:tc>
                            </w:tr>
                            <w:tr w:rsidR="002B4FE9" w:rsidRPr="002B4FE9" w:rsidDel="002B4FE9" w14:paraId="4E3F9669" w14:textId="77777777" w:rsidTr="002B4FE9">
                              <w:tblPrEx>
                                <w:tblPrExChange w:id="3039" w:author="Maino Vieytes, Christian (NIH/NIA/IRP) [F]" w:date="2023-11-15T16:29:00Z">
                                  <w:tblPrEx>
                                    <w:tblW w:w="15091" w:type="dxa"/>
                                  </w:tblPrEx>
                                </w:tblPrExChange>
                              </w:tblPrEx>
                              <w:trPr>
                                <w:trHeight w:val="320"/>
                                <w:del w:id="3040" w:author="Maino Vieytes, Christian (NIH/NIA/IRP) [F]" w:date="2023-11-15T16:27:00Z"/>
                                <w:trPrChange w:id="3041" w:author="Maino Vieytes, Christian (NIH/NIA/IRP) [F]" w:date="2023-11-15T16:29:00Z">
                                  <w:trPr>
                                    <w:trHeight w:val="320"/>
                                  </w:trPr>
                                </w:trPrChange>
                              </w:trPr>
                              <w:tc>
                                <w:tcPr>
                                  <w:tcW w:w="2317" w:type="dxa"/>
                                  <w:noWrap/>
                                  <w:vAlign w:val="center"/>
                                  <w:hideMark/>
                                  <w:tcPrChange w:id="3042" w:author="Maino Vieytes, Christian (NIH/NIA/IRP) [F]" w:date="2023-11-15T16:29:00Z">
                                    <w:tcPr>
                                      <w:tcW w:w="2317" w:type="dxa"/>
                                      <w:noWrap/>
                                      <w:vAlign w:val="center"/>
                                      <w:hideMark/>
                                    </w:tcPr>
                                  </w:tcPrChange>
                                </w:tcPr>
                                <w:p w14:paraId="6A877E78" w14:textId="41E818A7" w:rsidR="002B4FE9" w:rsidRPr="008A6C8D" w:rsidDel="002B4FE9" w:rsidRDefault="002B4FE9" w:rsidP="002B4FE9">
                                  <w:pPr>
                                    <w:jc w:val="center"/>
                                    <w:rPr>
                                      <w:del w:id="3043" w:author="Maino Vieytes, Christian (NIH/NIA/IRP) [F]" w:date="2023-11-15T16:27:00Z"/>
                                      <w:rFonts w:ascii="Times New Roman" w:hAnsi="Times New Roman" w:cs="Times New Roman"/>
                                      <w:sz w:val="18"/>
                                      <w:szCs w:val="18"/>
                                      <w:rPrChange w:id="3044" w:author="Maino Vieytes, Christian (NIH/NIA/IRP) [F]" w:date="2023-11-15T15:57:00Z">
                                        <w:rPr>
                                          <w:del w:id="3045" w:author="Maino Vieytes, Christian (NIH/NIA/IRP) [F]" w:date="2023-11-15T16:27:00Z"/>
                                          <w:rFonts w:ascii="Times New Roman" w:hAnsi="Times New Roman" w:cs="Times New Roman"/>
                                          <w:sz w:val="20"/>
                                          <w:szCs w:val="20"/>
                                        </w:rPr>
                                      </w:rPrChange>
                                    </w:rPr>
                                    <w:pPrChange w:id="3046" w:author="Maino Vieytes, Christian (NIH/NIA/IRP) [F]" w:date="2023-11-15T16:29:00Z">
                                      <w:pPr/>
                                    </w:pPrChange>
                                  </w:pPr>
                                  <w:del w:id="3047" w:author="Maino Vieytes, Christian (NIH/NIA/IRP) [F]" w:date="2023-11-15T16:27:00Z">
                                    <w:r w:rsidRPr="008A6C8D" w:rsidDel="002B4FE9">
                                      <w:rPr>
                                        <w:rFonts w:ascii="Times New Roman" w:hAnsi="Times New Roman" w:cs="Times New Roman"/>
                                        <w:sz w:val="18"/>
                                        <w:szCs w:val="18"/>
                                        <w:rPrChange w:id="3048" w:author="Maino Vieytes, Christian (NIH/NIA/IRP) [F]" w:date="2023-11-15T15:57:00Z">
                                          <w:rPr>
                                            <w:rFonts w:ascii="Times New Roman" w:hAnsi="Times New Roman" w:cs="Times New Roman"/>
                                            <w:sz w:val="20"/>
                                            <w:szCs w:val="20"/>
                                          </w:rPr>
                                        </w:rPrChange>
                                      </w:rPr>
                                      <w:delText>Household Size</w:delText>
                                    </w:r>
                                    <w:r w:rsidRPr="008A6C8D" w:rsidDel="002B4FE9">
                                      <w:rPr>
                                        <w:rFonts w:ascii="Times New Roman" w:hAnsi="Times New Roman" w:cs="Times New Roman"/>
                                        <w:b/>
                                        <w:bCs/>
                                        <w:sz w:val="18"/>
                                        <w:szCs w:val="18"/>
                                        <w:vertAlign w:val="superscript"/>
                                        <w:lang w:bidi="en-US"/>
                                        <w:rPrChange w:id="3049"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3050" w:author="Maino Vieytes, Christian (NIH/NIA/IRP) [F]" w:date="2023-11-15T16:29:00Z">
                                    <w:tcPr>
                                      <w:tcW w:w="936" w:type="dxa"/>
                                      <w:gridSpan w:val="2"/>
                                      <w:noWrap/>
                                      <w:vAlign w:val="center"/>
                                      <w:hideMark/>
                                    </w:tcPr>
                                  </w:tcPrChange>
                                </w:tcPr>
                                <w:p w14:paraId="6B0BBCEC" w14:textId="1712D08A" w:rsidR="002B4FE9" w:rsidRPr="008A6C8D" w:rsidDel="002B4FE9" w:rsidRDefault="002B4FE9" w:rsidP="00555C35">
                                  <w:pPr>
                                    <w:jc w:val="center"/>
                                    <w:rPr>
                                      <w:del w:id="3051" w:author="Maino Vieytes, Christian (NIH/NIA/IRP) [F]" w:date="2023-11-15T16:27:00Z"/>
                                      <w:rFonts w:ascii="Times New Roman" w:hAnsi="Times New Roman" w:cs="Times New Roman"/>
                                      <w:sz w:val="18"/>
                                      <w:szCs w:val="18"/>
                                      <w:rPrChange w:id="3052" w:author="Maino Vieytes, Christian (NIH/NIA/IRP) [F]" w:date="2023-11-15T15:57:00Z">
                                        <w:rPr>
                                          <w:del w:id="3053" w:author="Maino Vieytes, Christian (NIH/NIA/IRP) [F]" w:date="2023-11-15T16:27:00Z"/>
                                          <w:rFonts w:ascii="Times New Roman" w:hAnsi="Times New Roman" w:cs="Times New Roman"/>
                                          <w:sz w:val="20"/>
                                          <w:szCs w:val="20"/>
                                        </w:rPr>
                                      </w:rPrChange>
                                    </w:rPr>
                                  </w:pPr>
                                  <w:del w:id="3054" w:author="Maino Vieytes, Christian (NIH/NIA/IRP) [F]" w:date="2023-11-15T15:57:00Z">
                                    <w:r w:rsidRPr="008A6C8D" w:rsidDel="0055657D">
                                      <w:rPr>
                                        <w:rFonts w:ascii="Times New Roman" w:hAnsi="Times New Roman" w:cs="Times New Roman"/>
                                        <w:sz w:val="18"/>
                                        <w:szCs w:val="18"/>
                                        <w:rPrChange w:id="3055"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3056" w:author="Maino Vieytes, Christian (NIH/NIA/IRP) [F]" w:date="2023-11-15T16:29:00Z">
                                    <w:tcPr>
                                      <w:tcW w:w="846" w:type="dxa"/>
                                      <w:gridSpan w:val="2"/>
                                      <w:noWrap/>
                                      <w:vAlign w:val="center"/>
                                      <w:hideMark/>
                                    </w:tcPr>
                                  </w:tcPrChange>
                                </w:tcPr>
                                <w:p w14:paraId="3C5BA930" w14:textId="1FC5A18C" w:rsidR="002B4FE9" w:rsidRPr="008A6C8D" w:rsidDel="002B4FE9" w:rsidRDefault="002B4FE9" w:rsidP="00555C35">
                                  <w:pPr>
                                    <w:jc w:val="center"/>
                                    <w:rPr>
                                      <w:del w:id="3057" w:author="Maino Vieytes, Christian (NIH/NIA/IRP) [F]" w:date="2023-11-15T16:27:00Z"/>
                                      <w:rFonts w:ascii="Times New Roman" w:hAnsi="Times New Roman" w:cs="Times New Roman"/>
                                      <w:sz w:val="18"/>
                                      <w:szCs w:val="18"/>
                                      <w:rPrChange w:id="3058" w:author="Maino Vieytes, Christian (NIH/NIA/IRP) [F]" w:date="2023-11-15T15:57:00Z">
                                        <w:rPr>
                                          <w:del w:id="3059" w:author="Maino Vieytes, Christian (NIH/NIA/IRP) [F]" w:date="2023-11-15T16:27:00Z"/>
                                          <w:rFonts w:ascii="Times New Roman" w:hAnsi="Times New Roman" w:cs="Times New Roman"/>
                                          <w:sz w:val="20"/>
                                          <w:szCs w:val="20"/>
                                        </w:rPr>
                                      </w:rPrChange>
                                    </w:rPr>
                                  </w:pPr>
                                  <w:del w:id="3060" w:author="Maino Vieytes, Christian (NIH/NIA/IRP) [F]" w:date="2023-11-15T15:57:00Z">
                                    <w:r w:rsidRPr="008A6C8D" w:rsidDel="0055657D">
                                      <w:rPr>
                                        <w:rFonts w:ascii="Times New Roman" w:hAnsi="Times New Roman" w:cs="Times New Roman"/>
                                        <w:sz w:val="18"/>
                                        <w:szCs w:val="18"/>
                                        <w:rPrChange w:id="3061"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3062" w:author="Maino Vieytes, Christian (NIH/NIA/IRP) [F]" w:date="2023-11-15T16:29:00Z">
                                    <w:tcPr>
                                      <w:tcW w:w="1616" w:type="dxa"/>
                                      <w:gridSpan w:val="2"/>
                                      <w:noWrap/>
                                      <w:vAlign w:val="bottom"/>
                                      <w:hideMark/>
                                    </w:tcPr>
                                  </w:tcPrChange>
                                </w:tcPr>
                                <w:p w14:paraId="23766F3B" w14:textId="50B67C13" w:rsidR="002B4FE9" w:rsidRPr="002B4FE9" w:rsidDel="002B4FE9" w:rsidRDefault="002B4FE9" w:rsidP="00555C35">
                                  <w:pPr>
                                    <w:jc w:val="center"/>
                                    <w:rPr>
                                      <w:del w:id="3063" w:author="Maino Vieytes, Christian (NIH/NIA/IRP) [F]" w:date="2023-11-15T16:27:00Z"/>
                                      <w:rFonts w:ascii="Times New Roman" w:hAnsi="Times New Roman" w:cs="Times New Roman"/>
                                      <w:sz w:val="18"/>
                                      <w:szCs w:val="18"/>
                                      <w:rPrChange w:id="3064" w:author="Maino Vieytes, Christian (NIH/NIA/IRP) [F]" w:date="2023-11-15T16:29:00Z">
                                        <w:rPr>
                                          <w:del w:id="3065" w:author="Maino Vieytes, Christian (NIH/NIA/IRP) [F]" w:date="2023-11-15T16:27:00Z"/>
                                          <w:rFonts w:ascii="Times New Roman" w:hAnsi="Times New Roman" w:cs="Times New Roman"/>
                                          <w:sz w:val="20"/>
                                          <w:szCs w:val="20"/>
                                        </w:rPr>
                                      </w:rPrChange>
                                    </w:rPr>
                                  </w:pPr>
                                  <w:ins w:id="3066" w:author="Maino Vieytes, Christian (NIH/NIA/IRP) [F]" w:date="2023-11-15T16:28:00Z">
                                    <w:r w:rsidRPr="002B4FE9">
                                      <w:rPr>
                                        <w:rFonts w:ascii="Times New Roman" w:hAnsi="Times New Roman" w:cs="Times New Roman"/>
                                        <w:color w:val="000000"/>
                                        <w:sz w:val="18"/>
                                        <w:szCs w:val="18"/>
                                        <w:rPrChange w:id="3067" w:author="Maino Vieytes, Christian (NIH/NIA/IRP) [F]" w:date="2023-11-15T16:29:00Z">
                                          <w:rPr>
                                            <w:rFonts w:ascii="Calibri" w:hAnsi="Calibri" w:cs="Calibri"/>
                                            <w:color w:val="000000"/>
                                          </w:rPr>
                                        </w:rPrChange>
                                      </w:rPr>
                                      <w:t>1.06 (0.40-2.77)</w:t>
                                    </w:r>
                                  </w:ins>
                                  <w:del w:id="3068" w:author="Maino Vieytes, Christian (NIH/NIA/IRP) [F]" w:date="2023-11-15T15:57:00Z">
                                    <w:r w:rsidRPr="002B4FE9" w:rsidDel="0055657D">
                                      <w:rPr>
                                        <w:rFonts w:ascii="Times New Roman" w:hAnsi="Times New Roman" w:cs="Times New Roman"/>
                                        <w:sz w:val="18"/>
                                        <w:szCs w:val="18"/>
                                        <w:rPrChange w:id="3069" w:author="Maino Vieytes, Christian (NIH/NIA/IRP) [F]" w:date="2023-11-15T16:29:00Z">
                                          <w:rPr>
                                            <w:rFonts w:ascii="Times New Roman" w:hAnsi="Times New Roman" w:cs="Times New Roman"/>
                                            <w:sz w:val="20"/>
                                            <w:szCs w:val="20"/>
                                          </w:rPr>
                                        </w:rPrChange>
                                      </w:rPr>
                                      <w:delText>0.84 (0.49-1.43)</w:delText>
                                    </w:r>
                                  </w:del>
                                </w:p>
                              </w:tc>
                              <w:tc>
                                <w:tcPr>
                                  <w:tcW w:w="1716" w:type="dxa"/>
                                  <w:noWrap/>
                                  <w:vAlign w:val="center"/>
                                  <w:hideMark/>
                                  <w:tcPrChange w:id="3070" w:author="Maino Vieytes, Christian (NIH/NIA/IRP) [F]" w:date="2023-11-15T16:29:00Z">
                                    <w:tcPr>
                                      <w:tcW w:w="1716" w:type="dxa"/>
                                      <w:gridSpan w:val="2"/>
                                      <w:noWrap/>
                                      <w:vAlign w:val="bottom"/>
                                      <w:hideMark/>
                                    </w:tcPr>
                                  </w:tcPrChange>
                                </w:tcPr>
                                <w:p w14:paraId="1195E747" w14:textId="03C2D333" w:rsidR="002B4FE9" w:rsidRPr="002B4FE9" w:rsidDel="002B4FE9" w:rsidRDefault="002B4FE9" w:rsidP="00555C35">
                                  <w:pPr>
                                    <w:jc w:val="center"/>
                                    <w:rPr>
                                      <w:del w:id="3071" w:author="Maino Vieytes, Christian (NIH/NIA/IRP) [F]" w:date="2023-11-15T16:27:00Z"/>
                                      <w:rFonts w:ascii="Times New Roman" w:hAnsi="Times New Roman" w:cs="Times New Roman"/>
                                      <w:sz w:val="18"/>
                                      <w:szCs w:val="18"/>
                                      <w:rPrChange w:id="3072" w:author="Maino Vieytes, Christian (NIH/NIA/IRP) [F]" w:date="2023-11-15T16:29:00Z">
                                        <w:rPr>
                                          <w:del w:id="3073" w:author="Maino Vieytes, Christian (NIH/NIA/IRP) [F]" w:date="2023-11-15T16:27:00Z"/>
                                          <w:rFonts w:ascii="Times New Roman" w:hAnsi="Times New Roman" w:cs="Times New Roman"/>
                                          <w:sz w:val="20"/>
                                          <w:szCs w:val="20"/>
                                        </w:rPr>
                                      </w:rPrChange>
                                    </w:rPr>
                                  </w:pPr>
                                  <w:ins w:id="3074" w:author="Maino Vieytes, Christian (NIH/NIA/IRP) [F]" w:date="2023-11-15T16:28:00Z">
                                    <w:r w:rsidRPr="002B4FE9">
                                      <w:rPr>
                                        <w:rFonts w:ascii="Times New Roman" w:hAnsi="Times New Roman" w:cs="Times New Roman"/>
                                        <w:color w:val="000000"/>
                                        <w:sz w:val="18"/>
                                        <w:szCs w:val="18"/>
                                        <w:rPrChange w:id="3075" w:author="Maino Vieytes, Christian (NIH/NIA/IRP) [F]" w:date="2023-11-15T16:29:00Z">
                                          <w:rPr>
                                            <w:rFonts w:ascii="Calibri" w:hAnsi="Calibri" w:cs="Calibri"/>
                                            <w:color w:val="000000"/>
                                          </w:rPr>
                                        </w:rPrChange>
                                      </w:rPr>
                                      <w:t>0.67 (0.34-1.32)</w:t>
                                    </w:r>
                                  </w:ins>
                                  <w:del w:id="3076" w:author="Maino Vieytes, Christian (NIH/NIA/IRP) [F]" w:date="2023-11-15T15:57:00Z">
                                    <w:r w:rsidRPr="002B4FE9" w:rsidDel="0055657D">
                                      <w:rPr>
                                        <w:rFonts w:ascii="Times New Roman" w:hAnsi="Times New Roman" w:cs="Times New Roman"/>
                                        <w:sz w:val="18"/>
                                        <w:szCs w:val="18"/>
                                        <w:rPrChange w:id="3077" w:author="Maino Vieytes, Christian (NIH/NIA/IRP) [F]" w:date="2023-11-15T16:29:00Z">
                                          <w:rPr>
                                            <w:rFonts w:ascii="Times New Roman" w:hAnsi="Times New Roman" w:cs="Times New Roman"/>
                                            <w:sz w:val="20"/>
                                            <w:szCs w:val="20"/>
                                          </w:rPr>
                                        </w:rPrChange>
                                      </w:rPr>
                                      <w:delText>0.97 (0.62-1.52)</w:delText>
                                    </w:r>
                                  </w:del>
                                </w:p>
                              </w:tc>
                              <w:tc>
                                <w:tcPr>
                                  <w:tcW w:w="1716" w:type="dxa"/>
                                  <w:noWrap/>
                                  <w:vAlign w:val="center"/>
                                  <w:hideMark/>
                                  <w:tcPrChange w:id="3078" w:author="Maino Vieytes, Christian (NIH/NIA/IRP) [F]" w:date="2023-11-15T16:29:00Z">
                                    <w:tcPr>
                                      <w:tcW w:w="1716" w:type="dxa"/>
                                      <w:gridSpan w:val="2"/>
                                      <w:noWrap/>
                                      <w:vAlign w:val="bottom"/>
                                      <w:hideMark/>
                                    </w:tcPr>
                                  </w:tcPrChange>
                                </w:tcPr>
                                <w:p w14:paraId="3ED65527" w14:textId="642D0D63" w:rsidR="002B4FE9" w:rsidRPr="002B4FE9" w:rsidDel="002B4FE9" w:rsidRDefault="002B4FE9" w:rsidP="00555C35">
                                  <w:pPr>
                                    <w:jc w:val="center"/>
                                    <w:rPr>
                                      <w:del w:id="3079" w:author="Maino Vieytes, Christian (NIH/NIA/IRP) [F]" w:date="2023-11-15T16:27:00Z"/>
                                      <w:rFonts w:ascii="Times New Roman" w:hAnsi="Times New Roman" w:cs="Times New Roman"/>
                                      <w:sz w:val="18"/>
                                      <w:szCs w:val="18"/>
                                      <w:rPrChange w:id="3080" w:author="Maino Vieytes, Christian (NIH/NIA/IRP) [F]" w:date="2023-11-15T16:29:00Z">
                                        <w:rPr>
                                          <w:del w:id="3081" w:author="Maino Vieytes, Christian (NIH/NIA/IRP) [F]" w:date="2023-11-15T16:27:00Z"/>
                                          <w:rFonts w:ascii="Times New Roman" w:hAnsi="Times New Roman" w:cs="Times New Roman"/>
                                          <w:sz w:val="20"/>
                                          <w:szCs w:val="20"/>
                                        </w:rPr>
                                      </w:rPrChange>
                                    </w:rPr>
                                  </w:pPr>
                                  <w:ins w:id="3082" w:author="Maino Vieytes, Christian (NIH/NIA/IRP) [F]" w:date="2023-11-15T16:28:00Z">
                                    <w:r w:rsidRPr="002B4FE9">
                                      <w:rPr>
                                        <w:rFonts w:ascii="Times New Roman" w:hAnsi="Times New Roman" w:cs="Times New Roman"/>
                                        <w:color w:val="000000"/>
                                        <w:sz w:val="18"/>
                                        <w:szCs w:val="18"/>
                                        <w:rPrChange w:id="3083" w:author="Maino Vieytes, Christian (NIH/NIA/IRP) [F]" w:date="2023-11-15T16:29:00Z">
                                          <w:rPr>
                                            <w:rFonts w:ascii="Calibri" w:hAnsi="Calibri" w:cs="Calibri"/>
                                            <w:color w:val="000000"/>
                                          </w:rPr>
                                        </w:rPrChange>
                                      </w:rPr>
                                      <w:t>1.21 (0.68-2.15)</w:t>
                                    </w:r>
                                  </w:ins>
                                  <w:del w:id="3084" w:author="Maino Vieytes, Christian (NIH/NIA/IRP) [F]" w:date="2023-11-15T15:57:00Z">
                                    <w:r w:rsidRPr="002B4FE9" w:rsidDel="0055657D">
                                      <w:rPr>
                                        <w:rFonts w:ascii="Times New Roman" w:hAnsi="Times New Roman" w:cs="Times New Roman"/>
                                        <w:sz w:val="18"/>
                                        <w:szCs w:val="18"/>
                                        <w:rPrChange w:id="3085" w:author="Maino Vieytes, Christian (NIH/NIA/IRP) [F]" w:date="2023-11-15T16:29:00Z">
                                          <w:rPr>
                                            <w:rFonts w:ascii="Times New Roman" w:hAnsi="Times New Roman" w:cs="Times New Roman"/>
                                            <w:sz w:val="20"/>
                                            <w:szCs w:val="20"/>
                                          </w:rPr>
                                        </w:rPrChange>
                                      </w:rPr>
                                      <w:delText>0.76 (0.48-1.20)</w:delText>
                                    </w:r>
                                  </w:del>
                                </w:p>
                              </w:tc>
                              <w:tc>
                                <w:tcPr>
                                  <w:tcW w:w="1816" w:type="dxa"/>
                                  <w:noWrap/>
                                  <w:vAlign w:val="center"/>
                                  <w:hideMark/>
                                  <w:tcPrChange w:id="3086" w:author="Maino Vieytes, Christian (NIH/NIA/IRP) [F]" w:date="2023-11-15T16:29:00Z">
                                    <w:tcPr>
                                      <w:tcW w:w="1816" w:type="dxa"/>
                                      <w:gridSpan w:val="2"/>
                                      <w:noWrap/>
                                      <w:vAlign w:val="bottom"/>
                                      <w:hideMark/>
                                    </w:tcPr>
                                  </w:tcPrChange>
                                </w:tcPr>
                                <w:p w14:paraId="3F8D8226" w14:textId="2F678235" w:rsidR="002B4FE9" w:rsidRPr="002B4FE9" w:rsidDel="002B4FE9" w:rsidRDefault="002B4FE9" w:rsidP="00555C35">
                                  <w:pPr>
                                    <w:jc w:val="center"/>
                                    <w:rPr>
                                      <w:del w:id="3087" w:author="Maino Vieytes, Christian (NIH/NIA/IRP) [F]" w:date="2023-11-15T16:27:00Z"/>
                                      <w:rFonts w:ascii="Times New Roman" w:hAnsi="Times New Roman" w:cs="Times New Roman"/>
                                      <w:sz w:val="18"/>
                                      <w:szCs w:val="18"/>
                                      <w:rPrChange w:id="3088" w:author="Maino Vieytes, Christian (NIH/NIA/IRP) [F]" w:date="2023-11-15T16:29:00Z">
                                        <w:rPr>
                                          <w:del w:id="3089" w:author="Maino Vieytes, Christian (NIH/NIA/IRP) [F]" w:date="2023-11-15T16:27:00Z"/>
                                          <w:rFonts w:ascii="Times New Roman" w:hAnsi="Times New Roman" w:cs="Times New Roman"/>
                                          <w:sz w:val="20"/>
                                          <w:szCs w:val="20"/>
                                        </w:rPr>
                                      </w:rPrChange>
                                    </w:rPr>
                                  </w:pPr>
                                  <w:ins w:id="3090" w:author="Maino Vieytes, Christian (NIH/NIA/IRP) [F]" w:date="2023-11-15T16:28:00Z">
                                    <w:r w:rsidRPr="002B4FE9">
                                      <w:rPr>
                                        <w:rFonts w:ascii="Times New Roman" w:hAnsi="Times New Roman" w:cs="Times New Roman"/>
                                        <w:color w:val="000000"/>
                                        <w:sz w:val="18"/>
                                        <w:szCs w:val="18"/>
                                        <w:rPrChange w:id="3091" w:author="Maino Vieytes, Christian (NIH/NIA/IRP) [F]" w:date="2023-11-15T16:29:00Z">
                                          <w:rPr>
                                            <w:rFonts w:ascii="Calibri" w:hAnsi="Calibri" w:cs="Calibri"/>
                                            <w:color w:val="000000"/>
                                          </w:rPr>
                                        </w:rPrChange>
                                      </w:rPr>
                                      <w:t>0.96 (0.49-1.87)</w:t>
                                    </w:r>
                                  </w:ins>
                                  <w:del w:id="3092" w:author="Maino Vieytes, Christian (NIH/NIA/IRP) [F]" w:date="2023-11-15T15:57:00Z">
                                    <w:r w:rsidRPr="002B4FE9" w:rsidDel="0055657D">
                                      <w:rPr>
                                        <w:rFonts w:ascii="Times New Roman" w:hAnsi="Times New Roman" w:cs="Times New Roman"/>
                                        <w:sz w:val="18"/>
                                        <w:szCs w:val="18"/>
                                        <w:rPrChange w:id="3093" w:author="Maino Vieytes, Christian (NIH/NIA/IRP) [F]" w:date="2023-11-15T16:29:00Z">
                                          <w:rPr>
                                            <w:rFonts w:ascii="Times New Roman" w:hAnsi="Times New Roman" w:cs="Times New Roman"/>
                                            <w:sz w:val="20"/>
                                            <w:szCs w:val="20"/>
                                          </w:rPr>
                                        </w:rPrChange>
                                      </w:rPr>
                                      <w:delText>1.00 (0.53-1.91)</w:delText>
                                    </w:r>
                                  </w:del>
                                </w:p>
                              </w:tc>
                              <w:tc>
                                <w:tcPr>
                                  <w:tcW w:w="1196" w:type="dxa"/>
                                  <w:noWrap/>
                                  <w:vAlign w:val="center"/>
                                  <w:hideMark/>
                                  <w:tcPrChange w:id="3094" w:author="Maino Vieytes, Christian (NIH/NIA/IRP) [F]" w:date="2023-11-15T16:29:00Z">
                                    <w:tcPr>
                                      <w:tcW w:w="1196" w:type="dxa"/>
                                      <w:gridSpan w:val="4"/>
                                      <w:noWrap/>
                                      <w:vAlign w:val="bottom"/>
                                      <w:hideMark/>
                                    </w:tcPr>
                                  </w:tcPrChange>
                                </w:tcPr>
                                <w:p w14:paraId="32C6C27F" w14:textId="30FAECAB" w:rsidR="002B4FE9" w:rsidRPr="002B4FE9" w:rsidDel="002B4FE9" w:rsidRDefault="002B4FE9" w:rsidP="00555C35">
                                  <w:pPr>
                                    <w:jc w:val="center"/>
                                    <w:rPr>
                                      <w:del w:id="3095" w:author="Maino Vieytes, Christian (NIH/NIA/IRP) [F]" w:date="2023-11-15T16:27:00Z"/>
                                      <w:rFonts w:ascii="Times New Roman" w:hAnsi="Times New Roman" w:cs="Times New Roman"/>
                                      <w:sz w:val="18"/>
                                      <w:szCs w:val="18"/>
                                      <w:rPrChange w:id="3096" w:author="Maino Vieytes, Christian (NIH/NIA/IRP) [F]" w:date="2023-11-15T16:29:00Z">
                                        <w:rPr>
                                          <w:del w:id="3097" w:author="Maino Vieytes, Christian (NIH/NIA/IRP) [F]" w:date="2023-11-15T16:27:00Z"/>
                                          <w:rFonts w:ascii="Times New Roman" w:hAnsi="Times New Roman" w:cs="Times New Roman"/>
                                          <w:sz w:val="20"/>
                                          <w:szCs w:val="20"/>
                                        </w:rPr>
                                      </w:rPrChange>
                                    </w:rPr>
                                  </w:pPr>
                                  <w:ins w:id="3098" w:author="Maino Vieytes, Christian (NIH/NIA/IRP) [F]" w:date="2023-11-15T16:28:00Z">
                                    <w:r w:rsidRPr="002B4FE9">
                                      <w:rPr>
                                        <w:rFonts w:ascii="Times New Roman" w:hAnsi="Times New Roman" w:cs="Times New Roman"/>
                                        <w:color w:val="000000"/>
                                        <w:sz w:val="18"/>
                                        <w:szCs w:val="18"/>
                                        <w:rPrChange w:id="3099" w:author="Maino Vieytes, Christian (NIH/NIA/IRP) [F]" w:date="2023-11-15T16:29:00Z">
                                          <w:rPr>
                                            <w:rFonts w:ascii="Calibri" w:hAnsi="Calibri" w:cs="Calibri"/>
                                            <w:color w:val="000000"/>
                                          </w:rPr>
                                        </w:rPrChange>
                                      </w:rPr>
                                      <w:t>0.95</w:t>
                                    </w:r>
                                  </w:ins>
                                  <w:del w:id="3100" w:author="Maino Vieytes, Christian (NIH/NIA/IRP) [F]" w:date="2023-11-15T15:57:00Z">
                                    <w:r w:rsidRPr="002B4FE9" w:rsidDel="0055657D">
                                      <w:rPr>
                                        <w:rFonts w:ascii="Times New Roman" w:hAnsi="Times New Roman" w:cs="Times New Roman"/>
                                        <w:sz w:val="18"/>
                                        <w:szCs w:val="18"/>
                                        <w:rPrChange w:id="3101" w:author="Maino Vieytes, Christian (NIH/NIA/IRP) [F]" w:date="2023-11-15T16:29:00Z">
                                          <w:rPr>
                                            <w:rFonts w:ascii="Times New Roman" w:hAnsi="Times New Roman" w:cs="Times New Roman"/>
                                            <w:sz w:val="20"/>
                                            <w:szCs w:val="20"/>
                                          </w:rPr>
                                        </w:rPrChange>
                                      </w:rPr>
                                      <w:delText>0.89</w:delText>
                                    </w:r>
                                  </w:del>
                                </w:p>
                              </w:tc>
                              <w:tc>
                                <w:tcPr>
                                  <w:tcW w:w="1622" w:type="dxa"/>
                                  <w:noWrap/>
                                  <w:vAlign w:val="center"/>
                                  <w:hideMark/>
                                  <w:tcPrChange w:id="3102" w:author="Maino Vieytes, Christian (NIH/NIA/IRP) [F]" w:date="2023-11-15T16:29:00Z">
                                    <w:tcPr>
                                      <w:tcW w:w="1622" w:type="dxa"/>
                                      <w:gridSpan w:val="4"/>
                                      <w:noWrap/>
                                      <w:vAlign w:val="bottom"/>
                                      <w:hideMark/>
                                    </w:tcPr>
                                  </w:tcPrChange>
                                </w:tcPr>
                                <w:p w14:paraId="0E20620C" w14:textId="2556258E" w:rsidR="002B4FE9" w:rsidRPr="002B4FE9" w:rsidDel="002B4FE9" w:rsidRDefault="002B4FE9" w:rsidP="00555C35">
                                  <w:pPr>
                                    <w:jc w:val="center"/>
                                    <w:rPr>
                                      <w:del w:id="3103" w:author="Maino Vieytes, Christian (NIH/NIA/IRP) [F]" w:date="2023-11-15T16:27:00Z"/>
                                      <w:rFonts w:ascii="Times New Roman" w:hAnsi="Times New Roman" w:cs="Times New Roman"/>
                                      <w:sz w:val="18"/>
                                      <w:szCs w:val="18"/>
                                      <w:rPrChange w:id="3104" w:author="Maino Vieytes, Christian (NIH/NIA/IRP) [F]" w:date="2023-11-15T16:29:00Z">
                                        <w:rPr>
                                          <w:del w:id="3105" w:author="Maino Vieytes, Christian (NIH/NIA/IRP) [F]" w:date="2023-11-15T16:27:00Z"/>
                                          <w:rFonts w:ascii="Times New Roman" w:hAnsi="Times New Roman" w:cs="Times New Roman"/>
                                          <w:sz w:val="20"/>
                                          <w:szCs w:val="20"/>
                                        </w:rPr>
                                      </w:rPrChange>
                                    </w:rPr>
                                  </w:pPr>
                                  <w:ins w:id="3106" w:author="Maino Vieytes, Christian (NIH/NIA/IRP) [F]" w:date="2023-11-15T16:28:00Z">
                                    <w:r w:rsidRPr="002B4FE9">
                                      <w:rPr>
                                        <w:rFonts w:ascii="Times New Roman" w:hAnsi="Times New Roman" w:cs="Times New Roman"/>
                                        <w:color w:val="000000"/>
                                        <w:sz w:val="18"/>
                                        <w:szCs w:val="18"/>
                                        <w:rPrChange w:id="3107" w:author="Maino Vieytes, Christian (NIH/NIA/IRP) [F]" w:date="2023-11-15T16:29:00Z">
                                          <w:rPr>
                                            <w:rFonts w:ascii="Calibri" w:hAnsi="Calibri" w:cs="Calibri"/>
                                            <w:color w:val="000000"/>
                                          </w:rPr>
                                        </w:rPrChange>
                                      </w:rPr>
                                      <w:t>1.05 (0.85-1.31)</w:t>
                                    </w:r>
                                  </w:ins>
                                  <w:del w:id="3108" w:author="Maino Vieytes, Christian (NIH/NIA/IRP) [F]" w:date="2023-11-15T15:57:00Z">
                                    <w:r w:rsidRPr="002B4FE9" w:rsidDel="0055657D">
                                      <w:rPr>
                                        <w:rFonts w:ascii="Times New Roman" w:hAnsi="Times New Roman" w:cs="Times New Roman"/>
                                        <w:sz w:val="18"/>
                                        <w:szCs w:val="18"/>
                                        <w:rPrChange w:id="3109" w:author="Maino Vieytes, Christian (NIH/NIA/IRP) [F]" w:date="2023-11-15T16:29:00Z">
                                          <w:rPr>
                                            <w:rFonts w:ascii="Times New Roman" w:hAnsi="Times New Roman" w:cs="Times New Roman"/>
                                            <w:sz w:val="20"/>
                                            <w:szCs w:val="20"/>
                                          </w:rPr>
                                        </w:rPrChange>
                                      </w:rPr>
                                      <w:delText>1.04 (0.86-1.26)</w:delText>
                                    </w:r>
                                  </w:del>
                                </w:p>
                              </w:tc>
                              <w:tc>
                                <w:tcPr>
                                  <w:tcW w:w="1310" w:type="dxa"/>
                                  <w:noWrap/>
                                  <w:vAlign w:val="center"/>
                                  <w:hideMark/>
                                  <w:tcPrChange w:id="3110" w:author="Maino Vieytes, Christian (NIH/NIA/IRP) [F]" w:date="2023-11-15T16:29:00Z">
                                    <w:tcPr>
                                      <w:tcW w:w="1310" w:type="dxa"/>
                                      <w:gridSpan w:val="4"/>
                                      <w:noWrap/>
                                      <w:vAlign w:val="bottom"/>
                                      <w:hideMark/>
                                    </w:tcPr>
                                  </w:tcPrChange>
                                </w:tcPr>
                                <w:p w14:paraId="0B5E2D05" w14:textId="74EB6C5C" w:rsidR="002B4FE9" w:rsidRPr="002B4FE9" w:rsidDel="002B4FE9" w:rsidRDefault="002B4FE9" w:rsidP="00555C35">
                                  <w:pPr>
                                    <w:jc w:val="center"/>
                                    <w:rPr>
                                      <w:del w:id="3111" w:author="Maino Vieytes, Christian (NIH/NIA/IRP) [F]" w:date="2023-11-15T16:27:00Z"/>
                                      <w:rFonts w:ascii="Times New Roman" w:hAnsi="Times New Roman" w:cs="Times New Roman"/>
                                      <w:sz w:val="18"/>
                                      <w:szCs w:val="18"/>
                                      <w:rPrChange w:id="3112" w:author="Maino Vieytes, Christian (NIH/NIA/IRP) [F]" w:date="2023-11-15T16:29:00Z">
                                        <w:rPr>
                                          <w:del w:id="3113" w:author="Maino Vieytes, Christian (NIH/NIA/IRP) [F]" w:date="2023-11-15T16:27:00Z"/>
                                          <w:rFonts w:ascii="Times New Roman" w:hAnsi="Times New Roman" w:cs="Times New Roman"/>
                                          <w:sz w:val="20"/>
                                          <w:szCs w:val="20"/>
                                        </w:rPr>
                                      </w:rPrChange>
                                    </w:rPr>
                                  </w:pPr>
                                  <w:ins w:id="3114" w:author="Maino Vieytes, Christian (NIH/NIA/IRP) [F]" w:date="2023-11-15T16:28:00Z">
                                    <w:r w:rsidRPr="002B4FE9">
                                      <w:rPr>
                                        <w:rFonts w:ascii="Times New Roman" w:hAnsi="Times New Roman" w:cs="Times New Roman"/>
                                        <w:color w:val="000000"/>
                                        <w:sz w:val="18"/>
                                        <w:szCs w:val="18"/>
                                        <w:rPrChange w:id="3115" w:author="Maino Vieytes, Christian (NIH/NIA/IRP) [F]" w:date="2023-11-15T16:29:00Z">
                                          <w:rPr>
                                            <w:rFonts w:ascii="Calibri" w:hAnsi="Calibri" w:cs="Calibri"/>
                                            <w:color w:val="000000"/>
                                          </w:rPr>
                                        </w:rPrChange>
                                      </w:rPr>
                                      <w:t>0.73</w:t>
                                    </w:r>
                                  </w:ins>
                                  <w:del w:id="3116" w:author="Maino Vieytes, Christian (NIH/NIA/IRP) [F]" w:date="2023-11-15T15:57:00Z">
                                    <w:r w:rsidRPr="002B4FE9" w:rsidDel="0055657D">
                                      <w:rPr>
                                        <w:rFonts w:ascii="Times New Roman" w:hAnsi="Times New Roman" w:cs="Times New Roman"/>
                                        <w:color w:val="000000"/>
                                        <w:sz w:val="18"/>
                                        <w:szCs w:val="18"/>
                                        <w:rPrChange w:id="3117" w:author="Maino Vieytes, Christian (NIH/NIA/IRP) [F]" w:date="2023-11-15T16:29:00Z">
                                          <w:rPr>
                                            <w:rFonts w:ascii="Times New Roman" w:hAnsi="Times New Roman" w:cs="Times New Roman"/>
                                            <w:color w:val="000000"/>
                                            <w:sz w:val="20"/>
                                            <w:szCs w:val="20"/>
                                          </w:rPr>
                                        </w:rPrChange>
                                      </w:rPr>
                                      <w:delText>0.63</w:delText>
                                    </w:r>
                                  </w:del>
                                </w:p>
                              </w:tc>
                            </w:tr>
                            <w:tr w:rsidR="002B4FE9" w:rsidRPr="002B4FE9" w:rsidDel="002B4FE9" w14:paraId="644BDA9C" w14:textId="77777777" w:rsidTr="002B4FE9">
                              <w:tblPrEx>
                                <w:tblPrExChange w:id="3118" w:author="Maino Vieytes, Christian (NIH/NIA/IRP) [F]" w:date="2023-11-15T16:29:00Z">
                                  <w:tblPrEx>
                                    <w:tblW w:w="15091" w:type="dxa"/>
                                  </w:tblPrEx>
                                </w:tblPrExChange>
                              </w:tblPrEx>
                              <w:trPr>
                                <w:trHeight w:val="320"/>
                                <w:del w:id="3119" w:author="Maino Vieytes, Christian (NIH/NIA/IRP) [F]" w:date="2023-11-15T16:27:00Z"/>
                                <w:trPrChange w:id="3120" w:author="Maino Vieytes, Christian (NIH/NIA/IRP) [F]" w:date="2023-11-15T16:29:00Z">
                                  <w:trPr>
                                    <w:trHeight w:val="320"/>
                                  </w:trPr>
                                </w:trPrChange>
                              </w:trPr>
                              <w:tc>
                                <w:tcPr>
                                  <w:tcW w:w="2317" w:type="dxa"/>
                                  <w:noWrap/>
                                  <w:vAlign w:val="center"/>
                                  <w:hideMark/>
                                  <w:tcPrChange w:id="3121" w:author="Maino Vieytes, Christian (NIH/NIA/IRP) [F]" w:date="2023-11-15T16:29:00Z">
                                    <w:tcPr>
                                      <w:tcW w:w="2317" w:type="dxa"/>
                                      <w:noWrap/>
                                      <w:vAlign w:val="center"/>
                                      <w:hideMark/>
                                    </w:tcPr>
                                  </w:tcPrChange>
                                </w:tcPr>
                                <w:p w14:paraId="76DDB7E7" w14:textId="29B9C539" w:rsidR="002B4FE9" w:rsidRPr="008A6C8D" w:rsidDel="002B4FE9" w:rsidRDefault="002B4FE9" w:rsidP="002B4FE9">
                                  <w:pPr>
                                    <w:jc w:val="center"/>
                                    <w:rPr>
                                      <w:del w:id="3122" w:author="Maino Vieytes, Christian (NIH/NIA/IRP) [F]" w:date="2023-11-15T16:27:00Z"/>
                                      <w:rFonts w:ascii="Times New Roman" w:hAnsi="Times New Roman" w:cs="Times New Roman"/>
                                      <w:sz w:val="18"/>
                                      <w:szCs w:val="18"/>
                                      <w:rPrChange w:id="3123" w:author="Maino Vieytes, Christian (NIH/NIA/IRP) [F]" w:date="2023-11-15T15:57:00Z">
                                        <w:rPr>
                                          <w:del w:id="3124" w:author="Maino Vieytes, Christian (NIH/NIA/IRP) [F]" w:date="2023-11-15T16:27:00Z"/>
                                          <w:rFonts w:ascii="Times New Roman" w:hAnsi="Times New Roman" w:cs="Times New Roman"/>
                                          <w:sz w:val="20"/>
                                          <w:szCs w:val="20"/>
                                        </w:rPr>
                                      </w:rPrChange>
                                    </w:rPr>
                                    <w:pPrChange w:id="3125" w:author="Maino Vieytes, Christian (NIH/NIA/IRP) [F]" w:date="2023-11-15T16:29:00Z">
                                      <w:pPr/>
                                    </w:pPrChange>
                                  </w:pPr>
                                  <w:del w:id="3126" w:author="Maino Vieytes, Christian (NIH/NIA/IRP) [F]" w:date="2023-11-15T16:27:00Z">
                                    <w:r w:rsidRPr="008A6C8D" w:rsidDel="002B4FE9">
                                      <w:rPr>
                                        <w:rFonts w:ascii="Times New Roman" w:hAnsi="Times New Roman" w:cs="Times New Roman"/>
                                        <w:sz w:val="18"/>
                                        <w:szCs w:val="18"/>
                                        <w:rPrChange w:id="3127" w:author="Maino Vieytes, Christian (NIH/NIA/IRP) [F]" w:date="2023-11-15T15:57:00Z">
                                          <w:rPr>
                                            <w:rFonts w:ascii="Times New Roman" w:hAnsi="Times New Roman" w:cs="Times New Roman"/>
                                            <w:sz w:val="20"/>
                                            <w:szCs w:val="20"/>
                                          </w:rPr>
                                        </w:rPrChange>
                                      </w:rPr>
                                      <w:delText>Food Assistance (SNAP)</w:delText>
                                    </w:r>
                                    <w:r w:rsidRPr="008A6C8D" w:rsidDel="002B4FE9">
                                      <w:rPr>
                                        <w:rFonts w:ascii="Times New Roman" w:hAnsi="Times New Roman" w:cs="Times New Roman"/>
                                        <w:b/>
                                        <w:bCs/>
                                        <w:sz w:val="18"/>
                                        <w:szCs w:val="18"/>
                                        <w:vertAlign w:val="superscript"/>
                                        <w:lang w:bidi="en-US"/>
                                        <w:rPrChange w:id="3128"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3129" w:author="Maino Vieytes, Christian (NIH/NIA/IRP) [F]" w:date="2023-11-15T16:29:00Z">
                                    <w:tcPr>
                                      <w:tcW w:w="936" w:type="dxa"/>
                                      <w:gridSpan w:val="2"/>
                                      <w:noWrap/>
                                      <w:vAlign w:val="center"/>
                                      <w:hideMark/>
                                    </w:tcPr>
                                  </w:tcPrChange>
                                </w:tcPr>
                                <w:p w14:paraId="32E520B0" w14:textId="7F573835" w:rsidR="002B4FE9" w:rsidRPr="008A6C8D" w:rsidDel="002B4FE9" w:rsidRDefault="002B4FE9" w:rsidP="00555C35">
                                  <w:pPr>
                                    <w:jc w:val="center"/>
                                    <w:rPr>
                                      <w:del w:id="3130" w:author="Maino Vieytes, Christian (NIH/NIA/IRP) [F]" w:date="2023-11-15T16:27:00Z"/>
                                      <w:rFonts w:ascii="Times New Roman" w:hAnsi="Times New Roman" w:cs="Times New Roman"/>
                                      <w:sz w:val="18"/>
                                      <w:szCs w:val="18"/>
                                      <w:rPrChange w:id="3131" w:author="Maino Vieytes, Christian (NIH/NIA/IRP) [F]" w:date="2023-11-15T15:57:00Z">
                                        <w:rPr>
                                          <w:del w:id="3132" w:author="Maino Vieytes, Christian (NIH/NIA/IRP) [F]" w:date="2023-11-15T16:27:00Z"/>
                                          <w:rFonts w:ascii="Times New Roman" w:hAnsi="Times New Roman" w:cs="Times New Roman"/>
                                          <w:sz w:val="20"/>
                                          <w:szCs w:val="20"/>
                                        </w:rPr>
                                      </w:rPrChange>
                                    </w:rPr>
                                  </w:pPr>
                                  <w:del w:id="3133" w:author="Maino Vieytes, Christian (NIH/NIA/IRP) [F]" w:date="2023-11-15T15:57:00Z">
                                    <w:r w:rsidRPr="008A6C8D" w:rsidDel="0055657D">
                                      <w:rPr>
                                        <w:rFonts w:ascii="Times New Roman" w:hAnsi="Times New Roman" w:cs="Times New Roman"/>
                                        <w:sz w:val="18"/>
                                        <w:szCs w:val="18"/>
                                        <w:rPrChange w:id="3134"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3135" w:author="Maino Vieytes, Christian (NIH/NIA/IRP) [F]" w:date="2023-11-15T16:29:00Z">
                                    <w:tcPr>
                                      <w:tcW w:w="846" w:type="dxa"/>
                                      <w:gridSpan w:val="2"/>
                                      <w:noWrap/>
                                      <w:vAlign w:val="center"/>
                                      <w:hideMark/>
                                    </w:tcPr>
                                  </w:tcPrChange>
                                </w:tcPr>
                                <w:p w14:paraId="1B23DEE0" w14:textId="3217047F" w:rsidR="002B4FE9" w:rsidRPr="008A6C8D" w:rsidDel="002B4FE9" w:rsidRDefault="002B4FE9" w:rsidP="00555C35">
                                  <w:pPr>
                                    <w:jc w:val="center"/>
                                    <w:rPr>
                                      <w:del w:id="3136" w:author="Maino Vieytes, Christian (NIH/NIA/IRP) [F]" w:date="2023-11-15T16:27:00Z"/>
                                      <w:rFonts w:ascii="Times New Roman" w:hAnsi="Times New Roman" w:cs="Times New Roman"/>
                                      <w:sz w:val="18"/>
                                      <w:szCs w:val="18"/>
                                      <w:rPrChange w:id="3137" w:author="Maino Vieytes, Christian (NIH/NIA/IRP) [F]" w:date="2023-11-15T15:57:00Z">
                                        <w:rPr>
                                          <w:del w:id="3138" w:author="Maino Vieytes, Christian (NIH/NIA/IRP) [F]" w:date="2023-11-15T16:27:00Z"/>
                                          <w:rFonts w:ascii="Times New Roman" w:hAnsi="Times New Roman" w:cs="Times New Roman"/>
                                          <w:sz w:val="20"/>
                                          <w:szCs w:val="20"/>
                                        </w:rPr>
                                      </w:rPrChange>
                                    </w:rPr>
                                  </w:pPr>
                                  <w:del w:id="3139" w:author="Maino Vieytes, Christian (NIH/NIA/IRP) [F]" w:date="2023-11-15T15:57:00Z">
                                    <w:r w:rsidRPr="008A6C8D" w:rsidDel="0055657D">
                                      <w:rPr>
                                        <w:rFonts w:ascii="Times New Roman" w:hAnsi="Times New Roman" w:cs="Times New Roman"/>
                                        <w:sz w:val="18"/>
                                        <w:szCs w:val="18"/>
                                        <w:rPrChange w:id="3140"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3141" w:author="Maino Vieytes, Christian (NIH/NIA/IRP) [F]" w:date="2023-11-15T16:29:00Z">
                                    <w:tcPr>
                                      <w:tcW w:w="1616" w:type="dxa"/>
                                      <w:gridSpan w:val="2"/>
                                      <w:noWrap/>
                                      <w:vAlign w:val="bottom"/>
                                      <w:hideMark/>
                                    </w:tcPr>
                                  </w:tcPrChange>
                                </w:tcPr>
                                <w:p w14:paraId="4A29F02C" w14:textId="06A8F2F9" w:rsidR="002B4FE9" w:rsidRPr="002B4FE9" w:rsidDel="002B4FE9" w:rsidRDefault="002B4FE9" w:rsidP="00555C35">
                                  <w:pPr>
                                    <w:jc w:val="center"/>
                                    <w:rPr>
                                      <w:del w:id="3142" w:author="Maino Vieytes, Christian (NIH/NIA/IRP) [F]" w:date="2023-11-15T16:27:00Z"/>
                                      <w:rFonts w:ascii="Times New Roman" w:hAnsi="Times New Roman" w:cs="Times New Roman"/>
                                      <w:sz w:val="18"/>
                                      <w:szCs w:val="18"/>
                                      <w:rPrChange w:id="3143" w:author="Maino Vieytes, Christian (NIH/NIA/IRP) [F]" w:date="2023-11-15T16:29:00Z">
                                        <w:rPr>
                                          <w:del w:id="3144" w:author="Maino Vieytes, Christian (NIH/NIA/IRP) [F]" w:date="2023-11-15T16:27:00Z"/>
                                          <w:rFonts w:ascii="Times New Roman" w:hAnsi="Times New Roman" w:cs="Times New Roman"/>
                                          <w:sz w:val="20"/>
                                          <w:szCs w:val="20"/>
                                        </w:rPr>
                                      </w:rPrChange>
                                    </w:rPr>
                                  </w:pPr>
                                  <w:ins w:id="3145" w:author="Maino Vieytes, Christian (NIH/NIA/IRP) [F]" w:date="2023-11-15T16:28:00Z">
                                    <w:r w:rsidRPr="002B4FE9">
                                      <w:rPr>
                                        <w:rFonts w:ascii="Times New Roman" w:hAnsi="Times New Roman" w:cs="Times New Roman"/>
                                        <w:color w:val="000000"/>
                                        <w:sz w:val="18"/>
                                        <w:szCs w:val="18"/>
                                        <w:rPrChange w:id="3146" w:author="Maino Vieytes, Christian (NIH/NIA/IRP) [F]" w:date="2023-11-15T16:29:00Z">
                                          <w:rPr>
                                            <w:rFonts w:ascii="Calibri" w:hAnsi="Calibri" w:cs="Calibri"/>
                                            <w:color w:val="000000"/>
                                          </w:rPr>
                                        </w:rPrChange>
                                      </w:rPr>
                                      <w:t>1.23 (0.49-3.05)</w:t>
                                    </w:r>
                                  </w:ins>
                                  <w:del w:id="3147" w:author="Maino Vieytes, Christian (NIH/NIA/IRP) [F]" w:date="2023-11-15T15:57:00Z">
                                    <w:r w:rsidRPr="002B4FE9" w:rsidDel="0055657D">
                                      <w:rPr>
                                        <w:rFonts w:ascii="Times New Roman" w:hAnsi="Times New Roman" w:cs="Times New Roman"/>
                                        <w:sz w:val="18"/>
                                        <w:szCs w:val="18"/>
                                        <w:rPrChange w:id="3148" w:author="Maino Vieytes, Christian (NIH/NIA/IRP) [F]" w:date="2023-11-15T16:29:00Z">
                                          <w:rPr>
                                            <w:rFonts w:ascii="Times New Roman" w:hAnsi="Times New Roman" w:cs="Times New Roman"/>
                                            <w:sz w:val="20"/>
                                            <w:szCs w:val="20"/>
                                          </w:rPr>
                                        </w:rPrChange>
                                      </w:rPr>
                                      <w:delText>0.87 (0.57-1.34)</w:delText>
                                    </w:r>
                                  </w:del>
                                </w:p>
                              </w:tc>
                              <w:tc>
                                <w:tcPr>
                                  <w:tcW w:w="1716" w:type="dxa"/>
                                  <w:noWrap/>
                                  <w:vAlign w:val="center"/>
                                  <w:hideMark/>
                                  <w:tcPrChange w:id="3149" w:author="Maino Vieytes, Christian (NIH/NIA/IRP) [F]" w:date="2023-11-15T16:29:00Z">
                                    <w:tcPr>
                                      <w:tcW w:w="1716" w:type="dxa"/>
                                      <w:gridSpan w:val="2"/>
                                      <w:noWrap/>
                                      <w:vAlign w:val="bottom"/>
                                      <w:hideMark/>
                                    </w:tcPr>
                                  </w:tcPrChange>
                                </w:tcPr>
                                <w:p w14:paraId="45EF95AF" w14:textId="1A7DDD27" w:rsidR="002B4FE9" w:rsidRPr="002B4FE9" w:rsidDel="002B4FE9" w:rsidRDefault="002B4FE9" w:rsidP="00555C35">
                                  <w:pPr>
                                    <w:jc w:val="center"/>
                                    <w:rPr>
                                      <w:del w:id="3150" w:author="Maino Vieytes, Christian (NIH/NIA/IRP) [F]" w:date="2023-11-15T16:27:00Z"/>
                                      <w:rFonts w:ascii="Times New Roman" w:hAnsi="Times New Roman" w:cs="Times New Roman"/>
                                      <w:sz w:val="18"/>
                                      <w:szCs w:val="18"/>
                                      <w:rPrChange w:id="3151" w:author="Maino Vieytes, Christian (NIH/NIA/IRP) [F]" w:date="2023-11-15T16:29:00Z">
                                        <w:rPr>
                                          <w:del w:id="3152" w:author="Maino Vieytes, Christian (NIH/NIA/IRP) [F]" w:date="2023-11-15T16:27:00Z"/>
                                          <w:rFonts w:ascii="Times New Roman" w:hAnsi="Times New Roman" w:cs="Times New Roman"/>
                                          <w:sz w:val="20"/>
                                          <w:szCs w:val="20"/>
                                        </w:rPr>
                                      </w:rPrChange>
                                    </w:rPr>
                                  </w:pPr>
                                  <w:ins w:id="3153" w:author="Maino Vieytes, Christian (NIH/NIA/IRP) [F]" w:date="2023-11-15T16:28:00Z">
                                    <w:r w:rsidRPr="002B4FE9">
                                      <w:rPr>
                                        <w:rFonts w:ascii="Times New Roman" w:hAnsi="Times New Roman" w:cs="Times New Roman"/>
                                        <w:color w:val="000000"/>
                                        <w:sz w:val="18"/>
                                        <w:szCs w:val="18"/>
                                        <w:rPrChange w:id="3154" w:author="Maino Vieytes, Christian (NIH/NIA/IRP) [F]" w:date="2023-11-15T16:29:00Z">
                                          <w:rPr>
                                            <w:rFonts w:ascii="Calibri" w:hAnsi="Calibri" w:cs="Calibri"/>
                                            <w:color w:val="000000"/>
                                          </w:rPr>
                                        </w:rPrChange>
                                      </w:rPr>
                                      <w:t>0.62 (0.29-1.29)</w:t>
                                    </w:r>
                                  </w:ins>
                                  <w:del w:id="3155" w:author="Maino Vieytes, Christian (NIH/NIA/IRP) [F]" w:date="2023-11-15T15:57:00Z">
                                    <w:r w:rsidRPr="002B4FE9" w:rsidDel="0055657D">
                                      <w:rPr>
                                        <w:rFonts w:ascii="Times New Roman" w:hAnsi="Times New Roman" w:cs="Times New Roman"/>
                                        <w:sz w:val="18"/>
                                        <w:szCs w:val="18"/>
                                        <w:rPrChange w:id="3156" w:author="Maino Vieytes, Christian (NIH/NIA/IRP) [F]" w:date="2023-11-15T16:29:00Z">
                                          <w:rPr>
                                            <w:rFonts w:ascii="Times New Roman" w:hAnsi="Times New Roman" w:cs="Times New Roman"/>
                                            <w:sz w:val="20"/>
                                            <w:szCs w:val="20"/>
                                          </w:rPr>
                                        </w:rPrChange>
                                      </w:rPr>
                                      <w:delText>0.98 (0.63-1.51)</w:delText>
                                    </w:r>
                                  </w:del>
                                </w:p>
                              </w:tc>
                              <w:tc>
                                <w:tcPr>
                                  <w:tcW w:w="1716" w:type="dxa"/>
                                  <w:noWrap/>
                                  <w:vAlign w:val="center"/>
                                  <w:hideMark/>
                                  <w:tcPrChange w:id="3157" w:author="Maino Vieytes, Christian (NIH/NIA/IRP) [F]" w:date="2023-11-15T16:29:00Z">
                                    <w:tcPr>
                                      <w:tcW w:w="1716" w:type="dxa"/>
                                      <w:gridSpan w:val="2"/>
                                      <w:noWrap/>
                                      <w:vAlign w:val="bottom"/>
                                      <w:hideMark/>
                                    </w:tcPr>
                                  </w:tcPrChange>
                                </w:tcPr>
                                <w:p w14:paraId="134E4247" w14:textId="6999D876" w:rsidR="002B4FE9" w:rsidRPr="002B4FE9" w:rsidDel="002B4FE9" w:rsidRDefault="002B4FE9" w:rsidP="00555C35">
                                  <w:pPr>
                                    <w:jc w:val="center"/>
                                    <w:rPr>
                                      <w:del w:id="3158" w:author="Maino Vieytes, Christian (NIH/NIA/IRP) [F]" w:date="2023-11-15T16:27:00Z"/>
                                      <w:rFonts w:ascii="Times New Roman" w:hAnsi="Times New Roman" w:cs="Times New Roman"/>
                                      <w:sz w:val="18"/>
                                      <w:szCs w:val="18"/>
                                      <w:rPrChange w:id="3159" w:author="Maino Vieytes, Christian (NIH/NIA/IRP) [F]" w:date="2023-11-15T16:29:00Z">
                                        <w:rPr>
                                          <w:del w:id="3160" w:author="Maino Vieytes, Christian (NIH/NIA/IRP) [F]" w:date="2023-11-15T16:27:00Z"/>
                                          <w:rFonts w:ascii="Times New Roman" w:hAnsi="Times New Roman" w:cs="Times New Roman"/>
                                          <w:sz w:val="20"/>
                                          <w:szCs w:val="20"/>
                                        </w:rPr>
                                      </w:rPrChange>
                                    </w:rPr>
                                  </w:pPr>
                                  <w:ins w:id="3161" w:author="Maino Vieytes, Christian (NIH/NIA/IRP) [F]" w:date="2023-11-15T16:28:00Z">
                                    <w:r w:rsidRPr="002B4FE9">
                                      <w:rPr>
                                        <w:rFonts w:ascii="Times New Roman" w:hAnsi="Times New Roman" w:cs="Times New Roman"/>
                                        <w:color w:val="000000"/>
                                        <w:sz w:val="18"/>
                                        <w:szCs w:val="18"/>
                                        <w:rPrChange w:id="3162" w:author="Maino Vieytes, Christian (NIH/NIA/IRP) [F]" w:date="2023-11-15T16:29:00Z">
                                          <w:rPr>
                                            <w:rFonts w:ascii="Calibri" w:hAnsi="Calibri" w:cs="Calibri"/>
                                            <w:color w:val="000000"/>
                                          </w:rPr>
                                        </w:rPrChange>
                                      </w:rPr>
                                      <w:t>0.85 (0.45-1.63)</w:t>
                                    </w:r>
                                  </w:ins>
                                  <w:del w:id="3163" w:author="Maino Vieytes, Christian (NIH/NIA/IRP) [F]" w:date="2023-11-15T15:57:00Z">
                                    <w:r w:rsidRPr="002B4FE9" w:rsidDel="0055657D">
                                      <w:rPr>
                                        <w:rFonts w:ascii="Times New Roman" w:hAnsi="Times New Roman" w:cs="Times New Roman"/>
                                        <w:sz w:val="18"/>
                                        <w:szCs w:val="18"/>
                                        <w:rPrChange w:id="3164" w:author="Maino Vieytes, Christian (NIH/NIA/IRP) [F]" w:date="2023-11-15T16:29:00Z">
                                          <w:rPr>
                                            <w:rFonts w:ascii="Times New Roman" w:hAnsi="Times New Roman" w:cs="Times New Roman"/>
                                            <w:sz w:val="20"/>
                                            <w:szCs w:val="20"/>
                                          </w:rPr>
                                        </w:rPrChange>
                                      </w:rPr>
                                      <w:delText>1.02 (0.60-1.71)</w:delText>
                                    </w:r>
                                  </w:del>
                                </w:p>
                              </w:tc>
                              <w:tc>
                                <w:tcPr>
                                  <w:tcW w:w="1816" w:type="dxa"/>
                                  <w:noWrap/>
                                  <w:vAlign w:val="center"/>
                                  <w:hideMark/>
                                  <w:tcPrChange w:id="3165" w:author="Maino Vieytes, Christian (NIH/NIA/IRP) [F]" w:date="2023-11-15T16:29:00Z">
                                    <w:tcPr>
                                      <w:tcW w:w="1816" w:type="dxa"/>
                                      <w:gridSpan w:val="2"/>
                                      <w:noWrap/>
                                      <w:vAlign w:val="bottom"/>
                                      <w:hideMark/>
                                    </w:tcPr>
                                  </w:tcPrChange>
                                </w:tcPr>
                                <w:p w14:paraId="3C516041" w14:textId="4E122904" w:rsidR="002B4FE9" w:rsidRPr="002B4FE9" w:rsidDel="002B4FE9" w:rsidRDefault="002B4FE9" w:rsidP="00555C35">
                                  <w:pPr>
                                    <w:jc w:val="center"/>
                                    <w:rPr>
                                      <w:del w:id="3166" w:author="Maino Vieytes, Christian (NIH/NIA/IRP) [F]" w:date="2023-11-15T16:27:00Z"/>
                                      <w:rFonts w:ascii="Times New Roman" w:hAnsi="Times New Roman" w:cs="Times New Roman"/>
                                      <w:sz w:val="18"/>
                                      <w:szCs w:val="18"/>
                                      <w:rPrChange w:id="3167" w:author="Maino Vieytes, Christian (NIH/NIA/IRP) [F]" w:date="2023-11-15T16:29:00Z">
                                        <w:rPr>
                                          <w:del w:id="3168" w:author="Maino Vieytes, Christian (NIH/NIA/IRP) [F]" w:date="2023-11-15T16:27:00Z"/>
                                          <w:rFonts w:ascii="Times New Roman" w:hAnsi="Times New Roman" w:cs="Times New Roman"/>
                                          <w:sz w:val="20"/>
                                          <w:szCs w:val="20"/>
                                        </w:rPr>
                                      </w:rPrChange>
                                    </w:rPr>
                                  </w:pPr>
                                  <w:ins w:id="3169" w:author="Maino Vieytes, Christian (NIH/NIA/IRP) [F]" w:date="2023-11-15T16:28:00Z">
                                    <w:r w:rsidRPr="002B4FE9">
                                      <w:rPr>
                                        <w:rFonts w:ascii="Times New Roman" w:hAnsi="Times New Roman" w:cs="Times New Roman"/>
                                        <w:color w:val="000000"/>
                                        <w:sz w:val="18"/>
                                        <w:szCs w:val="18"/>
                                        <w:rPrChange w:id="3170" w:author="Maino Vieytes, Christian (NIH/NIA/IRP) [F]" w:date="2023-11-15T16:29:00Z">
                                          <w:rPr>
                                            <w:rFonts w:ascii="Calibri" w:hAnsi="Calibri" w:cs="Calibri"/>
                                            <w:color w:val="000000"/>
                                          </w:rPr>
                                        </w:rPrChange>
                                      </w:rPr>
                                      <w:t>0.38 (0.18-0.78)**</w:t>
                                    </w:r>
                                  </w:ins>
                                  <w:del w:id="3171" w:author="Maino Vieytes, Christian (NIH/NIA/IRP) [F]" w:date="2023-11-15T15:57:00Z">
                                    <w:r w:rsidRPr="002B4FE9" w:rsidDel="0055657D">
                                      <w:rPr>
                                        <w:rFonts w:ascii="Times New Roman" w:hAnsi="Times New Roman" w:cs="Times New Roman"/>
                                        <w:sz w:val="18"/>
                                        <w:szCs w:val="18"/>
                                        <w:rPrChange w:id="3172" w:author="Maino Vieytes, Christian (NIH/NIA/IRP) [F]" w:date="2023-11-15T16:29:00Z">
                                          <w:rPr>
                                            <w:rFonts w:ascii="Times New Roman" w:hAnsi="Times New Roman" w:cs="Times New Roman"/>
                                            <w:sz w:val="20"/>
                                            <w:szCs w:val="20"/>
                                          </w:rPr>
                                        </w:rPrChange>
                                      </w:rPr>
                                      <w:delText>1.80 (0.92-3.51)</w:delText>
                                    </w:r>
                                  </w:del>
                                </w:p>
                              </w:tc>
                              <w:tc>
                                <w:tcPr>
                                  <w:tcW w:w="1196" w:type="dxa"/>
                                  <w:noWrap/>
                                  <w:vAlign w:val="center"/>
                                  <w:hideMark/>
                                  <w:tcPrChange w:id="3173" w:author="Maino Vieytes, Christian (NIH/NIA/IRP) [F]" w:date="2023-11-15T16:29:00Z">
                                    <w:tcPr>
                                      <w:tcW w:w="1196" w:type="dxa"/>
                                      <w:gridSpan w:val="4"/>
                                      <w:noWrap/>
                                      <w:vAlign w:val="bottom"/>
                                      <w:hideMark/>
                                    </w:tcPr>
                                  </w:tcPrChange>
                                </w:tcPr>
                                <w:p w14:paraId="18E67BE0" w14:textId="29BC6BDA" w:rsidR="002B4FE9" w:rsidRPr="002B4FE9" w:rsidDel="002B4FE9" w:rsidRDefault="002B4FE9" w:rsidP="00555C35">
                                  <w:pPr>
                                    <w:jc w:val="center"/>
                                    <w:rPr>
                                      <w:del w:id="3174" w:author="Maino Vieytes, Christian (NIH/NIA/IRP) [F]" w:date="2023-11-15T16:27:00Z"/>
                                      <w:rFonts w:ascii="Times New Roman" w:hAnsi="Times New Roman" w:cs="Times New Roman"/>
                                      <w:sz w:val="18"/>
                                      <w:szCs w:val="18"/>
                                      <w:rPrChange w:id="3175" w:author="Maino Vieytes, Christian (NIH/NIA/IRP) [F]" w:date="2023-11-15T16:29:00Z">
                                        <w:rPr>
                                          <w:del w:id="3176" w:author="Maino Vieytes, Christian (NIH/NIA/IRP) [F]" w:date="2023-11-15T16:27:00Z"/>
                                          <w:rFonts w:ascii="Times New Roman" w:hAnsi="Times New Roman" w:cs="Times New Roman"/>
                                          <w:sz w:val="20"/>
                                          <w:szCs w:val="20"/>
                                        </w:rPr>
                                      </w:rPrChange>
                                    </w:rPr>
                                  </w:pPr>
                                  <w:ins w:id="3177" w:author="Maino Vieytes, Christian (NIH/NIA/IRP) [F]" w:date="2023-11-15T16:28:00Z">
                                    <w:r w:rsidRPr="002B4FE9">
                                      <w:rPr>
                                        <w:rFonts w:ascii="Times New Roman" w:hAnsi="Times New Roman" w:cs="Times New Roman"/>
                                        <w:color w:val="000000"/>
                                        <w:sz w:val="18"/>
                                        <w:szCs w:val="18"/>
                                        <w:rPrChange w:id="3178" w:author="Maino Vieytes, Christian (NIH/NIA/IRP) [F]" w:date="2023-11-15T16:29:00Z">
                                          <w:rPr>
                                            <w:rFonts w:ascii="Calibri" w:hAnsi="Calibri" w:cs="Calibri"/>
                                            <w:color w:val="000000"/>
                                          </w:rPr>
                                        </w:rPrChange>
                                      </w:rPr>
                                      <w:t>&lt; 0.01**</w:t>
                                    </w:r>
                                  </w:ins>
                                  <w:del w:id="3179" w:author="Maino Vieytes, Christian (NIH/NIA/IRP) [F]" w:date="2023-11-15T15:57:00Z">
                                    <w:r w:rsidRPr="002B4FE9" w:rsidDel="0055657D">
                                      <w:rPr>
                                        <w:rFonts w:ascii="Times New Roman" w:hAnsi="Times New Roman" w:cs="Times New Roman"/>
                                        <w:sz w:val="18"/>
                                        <w:szCs w:val="18"/>
                                        <w:rPrChange w:id="3180" w:author="Maino Vieytes, Christian (NIH/NIA/IRP) [F]" w:date="2023-11-15T16:29:00Z">
                                          <w:rPr>
                                            <w:rFonts w:ascii="Times New Roman" w:hAnsi="Times New Roman" w:cs="Times New Roman"/>
                                            <w:sz w:val="20"/>
                                            <w:szCs w:val="20"/>
                                          </w:rPr>
                                        </w:rPrChange>
                                      </w:rPr>
                                      <w:delText>0.12</w:delText>
                                    </w:r>
                                  </w:del>
                                </w:p>
                              </w:tc>
                              <w:tc>
                                <w:tcPr>
                                  <w:tcW w:w="1622" w:type="dxa"/>
                                  <w:noWrap/>
                                  <w:vAlign w:val="center"/>
                                  <w:hideMark/>
                                  <w:tcPrChange w:id="3181" w:author="Maino Vieytes, Christian (NIH/NIA/IRP) [F]" w:date="2023-11-15T16:29:00Z">
                                    <w:tcPr>
                                      <w:tcW w:w="1622" w:type="dxa"/>
                                      <w:gridSpan w:val="4"/>
                                      <w:noWrap/>
                                      <w:vAlign w:val="bottom"/>
                                      <w:hideMark/>
                                    </w:tcPr>
                                  </w:tcPrChange>
                                </w:tcPr>
                                <w:p w14:paraId="5D2B072E" w14:textId="3C82452A" w:rsidR="002B4FE9" w:rsidRPr="002B4FE9" w:rsidDel="002B4FE9" w:rsidRDefault="002B4FE9" w:rsidP="00555C35">
                                  <w:pPr>
                                    <w:jc w:val="center"/>
                                    <w:rPr>
                                      <w:del w:id="3182" w:author="Maino Vieytes, Christian (NIH/NIA/IRP) [F]" w:date="2023-11-15T16:27:00Z"/>
                                      <w:rFonts w:ascii="Times New Roman" w:hAnsi="Times New Roman" w:cs="Times New Roman"/>
                                      <w:sz w:val="18"/>
                                      <w:szCs w:val="18"/>
                                      <w:rPrChange w:id="3183" w:author="Maino Vieytes, Christian (NIH/NIA/IRP) [F]" w:date="2023-11-15T16:29:00Z">
                                        <w:rPr>
                                          <w:del w:id="3184" w:author="Maino Vieytes, Christian (NIH/NIA/IRP) [F]" w:date="2023-11-15T16:27:00Z"/>
                                          <w:rFonts w:ascii="Times New Roman" w:hAnsi="Times New Roman" w:cs="Times New Roman"/>
                                          <w:sz w:val="20"/>
                                          <w:szCs w:val="20"/>
                                        </w:rPr>
                                      </w:rPrChange>
                                    </w:rPr>
                                  </w:pPr>
                                  <w:ins w:id="3185" w:author="Maino Vieytes, Christian (NIH/NIA/IRP) [F]" w:date="2023-11-15T16:28:00Z">
                                    <w:r w:rsidRPr="002B4FE9">
                                      <w:rPr>
                                        <w:rFonts w:ascii="Times New Roman" w:hAnsi="Times New Roman" w:cs="Times New Roman"/>
                                        <w:color w:val="000000"/>
                                        <w:sz w:val="18"/>
                                        <w:szCs w:val="18"/>
                                        <w:rPrChange w:id="3186" w:author="Maino Vieytes, Christian (NIH/NIA/IRP) [F]" w:date="2023-11-15T16:29:00Z">
                                          <w:rPr>
                                            <w:rFonts w:ascii="Calibri" w:hAnsi="Calibri" w:cs="Calibri"/>
                                            <w:color w:val="000000"/>
                                          </w:rPr>
                                        </w:rPrChange>
                                      </w:rPr>
                                      <w:t>0.76 (0.63-0.93)**</w:t>
                                    </w:r>
                                  </w:ins>
                                  <w:del w:id="3187" w:author="Maino Vieytes, Christian (NIH/NIA/IRP) [F]" w:date="2023-11-15T15:57:00Z">
                                    <w:r w:rsidRPr="002B4FE9" w:rsidDel="0055657D">
                                      <w:rPr>
                                        <w:rFonts w:ascii="Times New Roman" w:hAnsi="Times New Roman" w:cs="Times New Roman"/>
                                        <w:sz w:val="18"/>
                                        <w:szCs w:val="18"/>
                                        <w:rPrChange w:id="3188" w:author="Maino Vieytes, Christian (NIH/NIA/IRP) [F]" w:date="2023-11-15T16:29:00Z">
                                          <w:rPr>
                                            <w:rFonts w:ascii="Times New Roman" w:hAnsi="Times New Roman" w:cs="Times New Roman"/>
                                            <w:sz w:val="20"/>
                                            <w:szCs w:val="20"/>
                                          </w:rPr>
                                        </w:rPrChange>
                                      </w:rPr>
                                      <w:delText>1.17 (0.92-1.48)</w:delText>
                                    </w:r>
                                  </w:del>
                                </w:p>
                              </w:tc>
                              <w:tc>
                                <w:tcPr>
                                  <w:tcW w:w="1310" w:type="dxa"/>
                                  <w:noWrap/>
                                  <w:vAlign w:val="center"/>
                                  <w:hideMark/>
                                  <w:tcPrChange w:id="3189" w:author="Maino Vieytes, Christian (NIH/NIA/IRP) [F]" w:date="2023-11-15T16:29:00Z">
                                    <w:tcPr>
                                      <w:tcW w:w="1310" w:type="dxa"/>
                                      <w:gridSpan w:val="4"/>
                                      <w:noWrap/>
                                      <w:vAlign w:val="bottom"/>
                                      <w:hideMark/>
                                    </w:tcPr>
                                  </w:tcPrChange>
                                </w:tcPr>
                                <w:p w14:paraId="56BF6280" w14:textId="6CA43439" w:rsidR="002B4FE9" w:rsidRPr="002B4FE9" w:rsidDel="002B4FE9" w:rsidRDefault="002B4FE9" w:rsidP="00555C35">
                                  <w:pPr>
                                    <w:jc w:val="center"/>
                                    <w:rPr>
                                      <w:del w:id="3190" w:author="Maino Vieytes, Christian (NIH/NIA/IRP) [F]" w:date="2023-11-15T16:27:00Z"/>
                                      <w:rFonts w:ascii="Times New Roman" w:hAnsi="Times New Roman" w:cs="Times New Roman"/>
                                      <w:sz w:val="18"/>
                                      <w:szCs w:val="18"/>
                                      <w:rPrChange w:id="3191" w:author="Maino Vieytes, Christian (NIH/NIA/IRP) [F]" w:date="2023-11-15T16:29:00Z">
                                        <w:rPr>
                                          <w:del w:id="3192" w:author="Maino Vieytes, Christian (NIH/NIA/IRP) [F]" w:date="2023-11-15T16:27:00Z"/>
                                          <w:rFonts w:ascii="Times New Roman" w:hAnsi="Times New Roman" w:cs="Times New Roman"/>
                                          <w:sz w:val="20"/>
                                          <w:szCs w:val="20"/>
                                        </w:rPr>
                                      </w:rPrChange>
                                    </w:rPr>
                                  </w:pPr>
                                  <w:ins w:id="3193" w:author="Maino Vieytes, Christian (NIH/NIA/IRP) [F]" w:date="2023-11-15T16:28:00Z">
                                    <w:r w:rsidRPr="002B4FE9">
                                      <w:rPr>
                                        <w:rFonts w:ascii="Times New Roman" w:hAnsi="Times New Roman" w:cs="Times New Roman"/>
                                        <w:color w:val="000000"/>
                                        <w:sz w:val="18"/>
                                        <w:szCs w:val="18"/>
                                        <w:rPrChange w:id="3194" w:author="Maino Vieytes, Christian (NIH/NIA/IRP) [F]" w:date="2023-11-15T16:29:00Z">
                                          <w:rPr>
                                            <w:rFonts w:ascii="Calibri" w:hAnsi="Calibri" w:cs="Calibri"/>
                                            <w:color w:val="000000"/>
                                          </w:rPr>
                                        </w:rPrChange>
                                      </w:rPr>
                                      <w:t>0.42</w:t>
                                    </w:r>
                                  </w:ins>
                                  <w:del w:id="3195" w:author="Maino Vieytes, Christian (NIH/NIA/IRP) [F]" w:date="2023-11-15T15:57:00Z">
                                    <w:r w:rsidRPr="002B4FE9" w:rsidDel="0055657D">
                                      <w:rPr>
                                        <w:rFonts w:ascii="Times New Roman" w:hAnsi="Times New Roman" w:cs="Times New Roman"/>
                                        <w:color w:val="000000"/>
                                        <w:sz w:val="18"/>
                                        <w:szCs w:val="18"/>
                                        <w:rPrChange w:id="3196" w:author="Maino Vieytes, Christian (NIH/NIA/IRP) [F]" w:date="2023-11-15T16:29:00Z">
                                          <w:rPr>
                                            <w:rFonts w:ascii="Times New Roman" w:hAnsi="Times New Roman" w:cs="Times New Roman"/>
                                            <w:color w:val="000000"/>
                                            <w:sz w:val="20"/>
                                            <w:szCs w:val="20"/>
                                          </w:rPr>
                                        </w:rPrChange>
                                      </w:rPr>
                                      <w:delText>0.38</w:delText>
                                    </w:r>
                                  </w:del>
                                </w:p>
                              </w:tc>
                            </w:tr>
                            <w:tr w:rsidR="002B4FE9" w:rsidRPr="008A6C8D" w14:paraId="755CC76A" w14:textId="77777777" w:rsidTr="002B4FE9">
                              <w:trPr>
                                <w:trHeight w:val="320"/>
                                <w:trPrChange w:id="3197" w:author="Maino Vieytes, Christian (NIH/NIA/IRP) [F]" w:date="2023-11-15T16:29:00Z">
                                  <w:trPr>
                                    <w:gridAfter w:val="0"/>
                                    <w:trHeight w:val="320"/>
                                  </w:trPr>
                                </w:trPrChange>
                              </w:trPr>
                              <w:tc>
                                <w:tcPr>
                                  <w:tcW w:w="2317" w:type="dxa"/>
                                  <w:noWrap/>
                                  <w:vAlign w:val="center"/>
                                  <w:hideMark/>
                                  <w:tcPrChange w:id="3198" w:author="Maino Vieytes, Christian (NIH/NIA/IRP) [F]" w:date="2023-11-15T16:29:00Z">
                                    <w:tcPr>
                                      <w:tcW w:w="2317" w:type="dxa"/>
                                      <w:noWrap/>
                                      <w:vAlign w:val="center"/>
                                      <w:hideMark/>
                                    </w:tcPr>
                                  </w:tcPrChange>
                                </w:tcPr>
                                <w:p w14:paraId="3E1D232C" w14:textId="77777777" w:rsidR="002B4FE9" w:rsidRPr="008A6C8D" w:rsidRDefault="002B4FE9" w:rsidP="000F274E">
                                  <w:pPr>
                                    <w:rPr>
                                      <w:rFonts w:ascii="Times New Roman" w:hAnsi="Times New Roman" w:cs="Times New Roman"/>
                                      <w:sz w:val="18"/>
                                      <w:szCs w:val="18"/>
                                      <w:rPrChange w:id="3199"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3200" w:author="Maino Vieytes, Christian (NIH/NIA/IRP) [F]" w:date="2023-11-15T15:57:00Z">
                                        <w:rPr>
                                          <w:rFonts w:ascii="Times New Roman" w:hAnsi="Times New Roman" w:cs="Times New Roman"/>
                                          <w:sz w:val="20"/>
                                          <w:szCs w:val="20"/>
                                        </w:rPr>
                                      </w:rPrChange>
                                    </w:rPr>
                                    <w:t>Prudent #1</w:t>
                                  </w:r>
                                  <w:r w:rsidRPr="008A6C8D">
                                    <w:rPr>
                                      <w:rFonts w:ascii="Times New Roman" w:hAnsi="Times New Roman" w:cs="Times New Roman"/>
                                      <w:b/>
                                      <w:bCs/>
                                      <w:sz w:val="18"/>
                                      <w:szCs w:val="18"/>
                                      <w:vertAlign w:val="superscript"/>
                                      <w:lang w:bidi="en-US"/>
                                      <w:rPrChange w:id="3201"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3202" w:author="Maino Vieytes, Christian (NIH/NIA/IRP) [F]" w:date="2023-11-15T16:29:00Z">
                                    <w:tcPr>
                                      <w:tcW w:w="720" w:type="dxa"/>
                                      <w:gridSpan w:val="2"/>
                                      <w:noWrap/>
                                      <w:vAlign w:val="center"/>
                                      <w:hideMark/>
                                    </w:tcPr>
                                  </w:tcPrChange>
                                </w:tcPr>
                                <w:p w14:paraId="7EDB26DF" w14:textId="61035782" w:rsidR="002B4FE9" w:rsidRPr="008A6C8D" w:rsidRDefault="002B4FE9" w:rsidP="002B4FE9">
                                  <w:pPr>
                                    <w:jc w:val="center"/>
                                    <w:rPr>
                                      <w:rFonts w:ascii="Times New Roman" w:hAnsi="Times New Roman" w:cs="Times New Roman"/>
                                      <w:sz w:val="18"/>
                                      <w:szCs w:val="18"/>
                                      <w:rPrChange w:id="3203" w:author="Maino Vieytes, Christian (NIH/NIA/IRP) [F]" w:date="2023-11-15T15:57:00Z">
                                        <w:rPr>
                                          <w:rFonts w:ascii="Times New Roman" w:hAnsi="Times New Roman" w:cs="Times New Roman"/>
                                          <w:sz w:val="20"/>
                                          <w:szCs w:val="20"/>
                                        </w:rPr>
                                      </w:rPrChange>
                                    </w:rPr>
                                  </w:pPr>
                                  <w:ins w:id="3204" w:author="Maino Vieytes, Christian (NIH/NIA/IRP) [F]" w:date="2023-11-15T15:57:00Z">
                                    <w:r w:rsidRPr="008A6C8D">
                                      <w:rPr>
                                        <w:rFonts w:ascii="Times New Roman" w:hAnsi="Times New Roman" w:cs="Times New Roman"/>
                                        <w:color w:val="000000"/>
                                        <w:sz w:val="18"/>
                                        <w:szCs w:val="18"/>
                                        <w:rPrChange w:id="3205" w:author="Maino Vieytes, Christian (NIH/NIA/IRP) [F]" w:date="2023-11-15T15:57:00Z">
                                          <w:rPr>
                                            <w:rFonts w:ascii="Calibri" w:hAnsi="Calibri" w:cs="Calibri"/>
                                            <w:color w:val="000000"/>
                                          </w:rPr>
                                        </w:rPrChange>
                                      </w:rPr>
                                      <w:t>1246</w:t>
                                    </w:r>
                                  </w:ins>
                                  <w:del w:id="3206" w:author="Maino Vieytes, Christian (NIH/NIA/IRP) [F]" w:date="2023-11-15T15:57:00Z">
                                    <w:r w:rsidRPr="008A6C8D" w:rsidDel="0055657D">
                                      <w:rPr>
                                        <w:rFonts w:ascii="Times New Roman" w:hAnsi="Times New Roman" w:cs="Times New Roman"/>
                                        <w:sz w:val="18"/>
                                        <w:szCs w:val="18"/>
                                        <w:rPrChange w:id="3207"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3208" w:author="Maino Vieytes, Christian (NIH/NIA/IRP) [F]" w:date="2023-11-15T16:29:00Z">
                                    <w:tcPr>
                                      <w:tcW w:w="720" w:type="dxa"/>
                                      <w:gridSpan w:val="2"/>
                                      <w:noWrap/>
                                      <w:vAlign w:val="center"/>
                                      <w:hideMark/>
                                    </w:tcPr>
                                  </w:tcPrChange>
                                </w:tcPr>
                                <w:p w14:paraId="386F3BB0" w14:textId="4FF2DA94" w:rsidR="002B4FE9" w:rsidRPr="008A6C8D" w:rsidRDefault="002B4FE9" w:rsidP="002B4FE9">
                                  <w:pPr>
                                    <w:jc w:val="center"/>
                                    <w:rPr>
                                      <w:rFonts w:ascii="Times New Roman" w:hAnsi="Times New Roman" w:cs="Times New Roman"/>
                                      <w:sz w:val="18"/>
                                      <w:szCs w:val="18"/>
                                      <w:rPrChange w:id="3209" w:author="Maino Vieytes, Christian (NIH/NIA/IRP) [F]" w:date="2023-11-15T15:57:00Z">
                                        <w:rPr>
                                          <w:rFonts w:ascii="Times New Roman" w:hAnsi="Times New Roman" w:cs="Times New Roman"/>
                                          <w:sz w:val="20"/>
                                          <w:szCs w:val="20"/>
                                        </w:rPr>
                                      </w:rPrChange>
                                    </w:rPr>
                                  </w:pPr>
                                  <w:ins w:id="3210" w:author="Maino Vieytes, Christian (NIH/NIA/IRP) [F]" w:date="2023-11-15T15:57:00Z">
                                    <w:r w:rsidRPr="008A6C8D">
                                      <w:rPr>
                                        <w:rFonts w:ascii="Times New Roman" w:hAnsi="Times New Roman" w:cs="Times New Roman"/>
                                        <w:color w:val="000000"/>
                                        <w:sz w:val="18"/>
                                        <w:szCs w:val="18"/>
                                        <w:rPrChange w:id="3211" w:author="Maino Vieytes, Christian (NIH/NIA/IRP) [F]" w:date="2023-11-15T15:57:00Z">
                                          <w:rPr>
                                            <w:rFonts w:ascii="Calibri" w:hAnsi="Calibri" w:cs="Calibri"/>
                                            <w:color w:val="000000"/>
                                          </w:rPr>
                                        </w:rPrChange>
                                      </w:rPr>
                                      <w:t>1.00</w:t>
                                    </w:r>
                                  </w:ins>
                                  <w:del w:id="3212" w:author="Maino Vieytes, Christian (NIH/NIA/IRP) [F]" w:date="2023-11-15T15:57:00Z">
                                    <w:r w:rsidRPr="008A6C8D" w:rsidDel="0055657D">
                                      <w:rPr>
                                        <w:rFonts w:ascii="Times New Roman" w:hAnsi="Times New Roman" w:cs="Times New Roman"/>
                                        <w:sz w:val="18"/>
                                        <w:szCs w:val="18"/>
                                        <w:rPrChange w:id="3213"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3214" w:author="Maino Vieytes, Christian (NIH/NIA/IRP) [F]" w:date="2023-11-15T16:29:00Z">
                                    <w:tcPr>
                                      <w:tcW w:w="1616" w:type="dxa"/>
                                      <w:gridSpan w:val="2"/>
                                      <w:noWrap/>
                                      <w:vAlign w:val="center"/>
                                      <w:hideMark/>
                                    </w:tcPr>
                                  </w:tcPrChange>
                                </w:tcPr>
                                <w:p w14:paraId="1E51A063" w14:textId="69B62CE2" w:rsidR="002B4FE9" w:rsidRPr="002B4FE9" w:rsidRDefault="002B4FE9" w:rsidP="002B4FE9">
                                  <w:pPr>
                                    <w:jc w:val="center"/>
                                    <w:rPr>
                                      <w:rFonts w:ascii="Times New Roman" w:hAnsi="Times New Roman" w:cs="Times New Roman"/>
                                      <w:sz w:val="18"/>
                                      <w:szCs w:val="18"/>
                                      <w:rPrChange w:id="3215" w:author="Maino Vieytes, Christian (NIH/NIA/IRP) [F]" w:date="2023-11-15T16:29:00Z">
                                        <w:rPr>
                                          <w:rFonts w:ascii="Times New Roman" w:hAnsi="Times New Roman" w:cs="Times New Roman"/>
                                          <w:sz w:val="20"/>
                                          <w:szCs w:val="20"/>
                                        </w:rPr>
                                      </w:rPrChange>
                                    </w:rPr>
                                  </w:pPr>
                                  <w:ins w:id="3216" w:author="Maino Vieytes, Christian (NIH/NIA/IRP) [F]" w:date="2023-11-15T16:28:00Z">
                                    <w:r w:rsidRPr="002B4FE9">
                                      <w:rPr>
                                        <w:rFonts w:ascii="Times New Roman" w:hAnsi="Times New Roman" w:cs="Times New Roman"/>
                                        <w:color w:val="000000"/>
                                        <w:sz w:val="18"/>
                                        <w:szCs w:val="18"/>
                                        <w:rPrChange w:id="3217" w:author="Maino Vieytes, Christian (NIH/NIA/IRP) [F]" w:date="2023-11-15T16:29:00Z">
                                          <w:rPr>
                                            <w:rFonts w:ascii="Calibri" w:hAnsi="Calibri" w:cs="Calibri"/>
                                            <w:color w:val="000000"/>
                                          </w:rPr>
                                        </w:rPrChange>
                                      </w:rPr>
                                      <w:t>0.61 (0.29-1.29)</w:t>
                                    </w:r>
                                  </w:ins>
                                  <w:del w:id="3218" w:author="Maino Vieytes, Christian (NIH/NIA/IRP) [F]" w:date="2023-11-15T15:57:00Z">
                                    <w:r w:rsidRPr="002B4FE9" w:rsidDel="0055657D">
                                      <w:rPr>
                                        <w:rFonts w:ascii="Times New Roman" w:hAnsi="Times New Roman" w:cs="Times New Roman"/>
                                        <w:sz w:val="18"/>
                                        <w:szCs w:val="18"/>
                                        <w:rPrChange w:id="3219" w:author="Maino Vieytes, Christian (NIH/NIA/IRP) [F]" w:date="2023-11-15T16:29:00Z">
                                          <w:rPr>
                                            <w:rFonts w:ascii="Times New Roman" w:hAnsi="Times New Roman" w:cs="Times New Roman"/>
                                            <w:sz w:val="20"/>
                                            <w:szCs w:val="20"/>
                                          </w:rPr>
                                        </w:rPrChange>
                                      </w:rPr>
                                      <w:delText>0.86 (0.52-1.44)</w:delText>
                                    </w:r>
                                  </w:del>
                                </w:p>
                              </w:tc>
                              <w:tc>
                                <w:tcPr>
                                  <w:tcW w:w="1716" w:type="dxa"/>
                                  <w:noWrap/>
                                  <w:vAlign w:val="center"/>
                                  <w:hideMark/>
                                  <w:tcPrChange w:id="3220" w:author="Maino Vieytes, Christian (NIH/NIA/IRP) [F]" w:date="2023-11-15T16:29:00Z">
                                    <w:tcPr>
                                      <w:tcW w:w="1716" w:type="dxa"/>
                                      <w:gridSpan w:val="2"/>
                                      <w:noWrap/>
                                      <w:vAlign w:val="center"/>
                                      <w:hideMark/>
                                    </w:tcPr>
                                  </w:tcPrChange>
                                </w:tcPr>
                                <w:p w14:paraId="3C82BA73" w14:textId="3D7BCEDA" w:rsidR="002B4FE9" w:rsidRPr="002B4FE9" w:rsidRDefault="002B4FE9" w:rsidP="002B4FE9">
                                  <w:pPr>
                                    <w:jc w:val="center"/>
                                    <w:rPr>
                                      <w:rFonts w:ascii="Times New Roman" w:hAnsi="Times New Roman" w:cs="Times New Roman"/>
                                      <w:sz w:val="18"/>
                                      <w:szCs w:val="18"/>
                                      <w:rPrChange w:id="3221" w:author="Maino Vieytes, Christian (NIH/NIA/IRP) [F]" w:date="2023-11-15T16:29:00Z">
                                        <w:rPr>
                                          <w:rFonts w:ascii="Times New Roman" w:hAnsi="Times New Roman" w:cs="Times New Roman"/>
                                          <w:sz w:val="20"/>
                                          <w:szCs w:val="20"/>
                                        </w:rPr>
                                      </w:rPrChange>
                                    </w:rPr>
                                  </w:pPr>
                                  <w:ins w:id="3222" w:author="Maino Vieytes, Christian (NIH/NIA/IRP) [F]" w:date="2023-11-15T16:28:00Z">
                                    <w:r w:rsidRPr="002B4FE9">
                                      <w:rPr>
                                        <w:rFonts w:ascii="Times New Roman" w:hAnsi="Times New Roman" w:cs="Times New Roman"/>
                                        <w:color w:val="000000"/>
                                        <w:sz w:val="18"/>
                                        <w:szCs w:val="18"/>
                                        <w:rPrChange w:id="3223" w:author="Maino Vieytes, Christian (NIH/NIA/IRP) [F]" w:date="2023-11-15T16:29:00Z">
                                          <w:rPr>
                                            <w:rFonts w:ascii="Calibri" w:hAnsi="Calibri" w:cs="Calibri"/>
                                            <w:color w:val="000000"/>
                                          </w:rPr>
                                        </w:rPrChange>
                                      </w:rPr>
                                      <w:t>0.78 (0.36-1.70)</w:t>
                                    </w:r>
                                  </w:ins>
                                  <w:del w:id="3224" w:author="Maino Vieytes, Christian (NIH/NIA/IRP) [F]" w:date="2023-11-15T15:57:00Z">
                                    <w:r w:rsidRPr="002B4FE9" w:rsidDel="0055657D">
                                      <w:rPr>
                                        <w:rFonts w:ascii="Times New Roman" w:hAnsi="Times New Roman" w:cs="Times New Roman"/>
                                        <w:sz w:val="18"/>
                                        <w:szCs w:val="18"/>
                                        <w:rPrChange w:id="3225" w:author="Maino Vieytes, Christian (NIH/NIA/IRP) [F]" w:date="2023-11-15T16:29:00Z">
                                          <w:rPr>
                                            <w:rFonts w:ascii="Times New Roman" w:hAnsi="Times New Roman" w:cs="Times New Roman"/>
                                            <w:sz w:val="20"/>
                                            <w:szCs w:val="20"/>
                                          </w:rPr>
                                        </w:rPrChange>
                                      </w:rPr>
                                      <w:delText>0.91 (0.56-1.48)</w:delText>
                                    </w:r>
                                  </w:del>
                                </w:p>
                              </w:tc>
                              <w:tc>
                                <w:tcPr>
                                  <w:tcW w:w="1716" w:type="dxa"/>
                                  <w:noWrap/>
                                  <w:vAlign w:val="center"/>
                                  <w:hideMark/>
                                  <w:tcPrChange w:id="3226" w:author="Maino Vieytes, Christian (NIH/NIA/IRP) [F]" w:date="2023-11-15T16:29:00Z">
                                    <w:tcPr>
                                      <w:tcW w:w="1716" w:type="dxa"/>
                                      <w:gridSpan w:val="2"/>
                                      <w:noWrap/>
                                      <w:vAlign w:val="center"/>
                                      <w:hideMark/>
                                    </w:tcPr>
                                  </w:tcPrChange>
                                </w:tcPr>
                                <w:p w14:paraId="7E37A85D" w14:textId="1AD9E2DE" w:rsidR="002B4FE9" w:rsidRPr="002B4FE9" w:rsidRDefault="002B4FE9" w:rsidP="002B4FE9">
                                  <w:pPr>
                                    <w:jc w:val="center"/>
                                    <w:rPr>
                                      <w:rFonts w:ascii="Times New Roman" w:hAnsi="Times New Roman" w:cs="Times New Roman"/>
                                      <w:sz w:val="18"/>
                                      <w:szCs w:val="18"/>
                                      <w:rPrChange w:id="3227" w:author="Maino Vieytes, Christian (NIH/NIA/IRP) [F]" w:date="2023-11-15T16:29:00Z">
                                        <w:rPr>
                                          <w:rFonts w:ascii="Times New Roman" w:hAnsi="Times New Roman" w:cs="Times New Roman"/>
                                          <w:sz w:val="20"/>
                                          <w:szCs w:val="20"/>
                                        </w:rPr>
                                      </w:rPrChange>
                                    </w:rPr>
                                  </w:pPr>
                                  <w:ins w:id="3228" w:author="Maino Vieytes, Christian (NIH/NIA/IRP) [F]" w:date="2023-11-15T16:28:00Z">
                                    <w:r w:rsidRPr="002B4FE9">
                                      <w:rPr>
                                        <w:rFonts w:ascii="Times New Roman" w:hAnsi="Times New Roman" w:cs="Times New Roman"/>
                                        <w:color w:val="000000"/>
                                        <w:sz w:val="18"/>
                                        <w:szCs w:val="18"/>
                                        <w:rPrChange w:id="3229" w:author="Maino Vieytes, Christian (NIH/NIA/IRP) [F]" w:date="2023-11-15T16:29:00Z">
                                          <w:rPr>
                                            <w:rFonts w:ascii="Calibri" w:hAnsi="Calibri" w:cs="Calibri"/>
                                            <w:color w:val="000000"/>
                                          </w:rPr>
                                        </w:rPrChange>
                                      </w:rPr>
                                      <w:t>0.60 (0.27-1.34)</w:t>
                                    </w:r>
                                  </w:ins>
                                  <w:del w:id="3230" w:author="Maino Vieytes, Christian (NIH/NIA/IRP) [F]" w:date="2023-11-15T15:57:00Z">
                                    <w:r w:rsidRPr="002B4FE9" w:rsidDel="0055657D">
                                      <w:rPr>
                                        <w:rFonts w:ascii="Times New Roman" w:hAnsi="Times New Roman" w:cs="Times New Roman"/>
                                        <w:sz w:val="18"/>
                                        <w:szCs w:val="18"/>
                                        <w:rPrChange w:id="3231" w:author="Maino Vieytes, Christian (NIH/NIA/IRP) [F]" w:date="2023-11-15T16:29:00Z">
                                          <w:rPr>
                                            <w:rFonts w:ascii="Times New Roman" w:hAnsi="Times New Roman" w:cs="Times New Roman"/>
                                            <w:sz w:val="20"/>
                                            <w:szCs w:val="20"/>
                                          </w:rPr>
                                        </w:rPrChange>
                                      </w:rPr>
                                      <w:delText>0.54 (0.29-0.98)*</w:delText>
                                    </w:r>
                                  </w:del>
                                </w:p>
                              </w:tc>
                              <w:tc>
                                <w:tcPr>
                                  <w:tcW w:w="1816" w:type="dxa"/>
                                  <w:noWrap/>
                                  <w:vAlign w:val="center"/>
                                  <w:hideMark/>
                                  <w:tcPrChange w:id="3232" w:author="Maino Vieytes, Christian (NIH/NIA/IRP) [F]" w:date="2023-11-15T16:29:00Z">
                                    <w:tcPr>
                                      <w:tcW w:w="1816" w:type="dxa"/>
                                      <w:gridSpan w:val="2"/>
                                      <w:noWrap/>
                                      <w:vAlign w:val="center"/>
                                      <w:hideMark/>
                                    </w:tcPr>
                                  </w:tcPrChange>
                                </w:tcPr>
                                <w:p w14:paraId="3842E8C7" w14:textId="5ECE6CC9" w:rsidR="002B4FE9" w:rsidRPr="002B4FE9" w:rsidRDefault="002B4FE9" w:rsidP="002B4FE9">
                                  <w:pPr>
                                    <w:jc w:val="center"/>
                                    <w:rPr>
                                      <w:rFonts w:ascii="Times New Roman" w:hAnsi="Times New Roman" w:cs="Times New Roman"/>
                                      <w:sz w:val="18"/>
                                      <w:szCs w:val="18"/>
                                      <w:rPrChange w:id="3233" w:author="Maino Vieytes, Christian (NIH/NIA/IRP) [F]" w:date="2023-11-15T16:29:00Z">
                                        <w:rPr>
                                          <w:rFonts w:ascii="Times New Roman" w:hAnsi="Times New Roman" w:cs="Times New Roman"/>
                                          <w:sz w:val="20"/>
                                          <w:szCs w:val="20"/>
                                        </w:rPr>
                                      </w:rPrChange>
                                    </w:rPr>
                                  </w:pPr>
                                  <w:ins w:id="3234" w:author="Maino Vieytes, Christian (NIH/NIA/IRP) [F]" w:date="2023-11-15T16:28:00Z">
                                    <w:r w:rsidRPr="002B4FE9">
                                      <w:rPr>
                                        <w:rFonts w:ascii="Times New Roman" w:hAnsi="Times New Roman" w:cs="Times New Roman"/>
                                        <w:color w:val="000000"/>
                                        <w:sz w:val="18"/>
                                        <w:szCs w:val="18"/>
                                        <w:rPrChange w:id="3235" w:author="Maino Vieytes, Christian (NIH/NIA/IRP) [F]" w:date="2023-11-15T16:29:00Z">
                                          <w:rPr>
                                            <w:rFonts w:ascii="Calibri" w:hAnsi="Calibri" w:cs="Calibri"/>
                                            <w:color w:val="000000"/>
                                          </w:rPr>
                                        </w:rPrChange>
                                      </w:rPr>
                                      <w:t>0.20 (0.08-0.48)**</w:t>
                                    </w:r>
                                  </w:ins>
                                  <w:del w:id="3236" w:author="Maino Vieytes, Christian (NIH/NIA/IRP) [F]" w:date="2023-11-15T15:57:00Z">
                                    <w:r w:rsidRPr="002B4FE9" w:rsidDel="0055657D">
                                      <w:rPr>
                                        <w:rFonts w:ascii="Times New Roman" w:hAnsi="Times New Roman" w:cs="Times New Roman"/>
                                        <w:sz w:val="18"/>
                                        <w:szCs w:val="18"/>
                                        <w:rPrChange w:id="3237" w:author="Maino Vieytes, Christian (NIH/NIA/IRP) [F]" w:date="2023-11-15T16:29:00Z">
                                          <w:rPr>
                                            <w:rFonts w:ascii="Times New Roman" w:hAnsi="Times New Roman" w:cs="Times New Roman"/>
                                            <w:sz w:val="20"/>
                                            <w:szCs w:val="20"/>
                                          </w:rPr>
                                        </w:rPrChange>
                                      </w:rPr>
                                      <w:delText>0.71 (0.41-1.25)</w:delText>
                                    </w:r>
                                  </w:del>
                                </w:p>
                              </w:tc>
                              <w:tc>
                                <w:tcPr>
                                  <w:tcW w:w="1196" w:type="dxa"/>
                                  <w:noWrap/>
                                  <w:vAlign w:val="center"/>
                                  <w:hideMark/>
                                  <w:tcPrChange w:id="3238" w:author="Maino Vieytes, Christian (NIH/NIA/IRP) [F]" w:date="2023-11-15T16:29:00Z">
                                    <w:tcPr>
                                      <w:tcW w:w="1000" w:type="dxa"/>
                                      <w:gridSpan w:val="2"/>
                                      <w:noWrap/>
                                      <w:vAlign w:val="center"/>
                                      <w:hideMark/>
                                    </w:tcPr>
                                  </w:tcPrChange>
                                </w:tcPr>
                                <w:p w14:paraId="79E8F0D5" w14:textId="4437CFCB" w:rsidR="002B4FE9" w:rsidRPr="002B4FE9" w:rsidRDefault="002B4FE9" w:rsidP="002B4FE9">
                                  <w:pPr>
                                    <w:jc w:val="center"/>
                                    <w:rPr>
                                      <w:rFonts w:ascii="Times New Roman" w:hAnsi="Times New Roman" w:cs="Times New Roman"/>
                                      <w:sz w:val="18"/>
                                      <w:szCs w:val="18"/>
                                      <w:rPrChange w:id="3239" w:author="Maino Vieytes, Christian (NIH/NIA/IRP) [F]" w:date="2023-11-15T16:29:00Z">
                                        <w:rPr>
                                          <w:rFonts w:ascii="Times New Roman" w:hAnsi="Times New Roman" w:cs="Times New Roman"/>
                                          <w:sz w:val="20"/>
                                          <w:szCs w:val="20"/>
                                        </w:rPr>
                                      </w:rPrChange>
                                    </w:rPr>
                                  </w:pPr>
                                  <w:ins w:id="3240" w:author="Maino Vieytes, Christian (NIH/NIA/IRP) [F]" w:date="2023-11-15T16:28:00Z">
                                    <w:r w:rsidRPr="002B4FE9">
                                      <w:rPr>
                                        <w:rFonts w:ascii="Times New Roman" w:hAnsi="Times New Roman" w:cs="Times New Roman"/>
                                        <w:color w:val="000000"/>
                                        <w:sz w:val="18"/>
                                        <w:szCs w:val="18"/>
                                        <w:rPrChange w:id="3241" w:author="Maino Vieytes, Christian (NIH/NIA/IRP) [F]" w:date="2023-11-15T16:29:00Z">
                                          <w:rPr>
                                            <w:rFonts w:ascii="Calibri" w:hAnsi="Calibri" w:cs="Calibri"/>
                                            <w:color w:val="000000"/>
                                          </w:rPr>
                                        </w:rPrChange>
                                      </w:rPr>
                                      <w:t>&lt; 0.01**</w:t>
                                    </w:r>
                                  </w:ins>
                                  <w:del w:id="3242" w:author="Maino Vieytes, Christian (NIH/NIA/IRP) [F]" w:date="2023-11-15T15:57:00Z">
                                    <w:r w:rsidRPr="002B4FE9" w:rsidDel="0055657D">
                                      <w:rPr>
                                        <w:rFonts w:ascii="Times New Roman" w:hAnsi="Times New Roman" w:cs="Times New Roman"/>
                                        <w:sz w:val="18"/>
                                        <w:szCs w:val="18"/>
                                        <w:rPrChange w:id="3243" w:author="Maino Vieytes, Christian (NIH/NIA/IRP) [F]" w:date="2023-11-15T16:29:00Z">
                                          <w:rPr>
                                            <w:rFonts w:ascii="Times New Roman" w:hAnsi="Times New Roman" w:cs="Times New Roman"/>
                                            <w:sz w:val="20"/>
                                            <w:szCs w:val="20"/>
                                          </w:rPr>
                                        </w:rPrChange>
                                      </w:rPr>
                                      <w:delText>0.12</w:delText>
                                    </w:r>
                                  </w:del>
                                </w:p>
                              </w:tc>
                              <w:tc>
                                <w:tcPr>
                                  <w:tcW w:w="1622" w:type="dxa"/>
                                  <w:noWrap/>
                                  <w:vAlign w:val="center"/>
                                  <w:hideMark/>
                                  <w:tcPrChange w:id="3244" w:author="Maino Vieytes, Christian (NIH/NIA/IRP) [F]" w:date="2023-11-15T16:29:00Z">
                                    <w:tcPr>
                                      <w:tcW w:w="1816" w:type="dxa"/>
                                      <w:gridSpan w:val="5"/>
                                      <w:noWrap/>
                                      <w:vAlign w:val="center"/>
                                      <w:hideMark/>
                                    </w:tcPr>
                                  </w:tcPrChange>
                                </w:tcPr>
                                <w:p w14:paraId="786C13B6" w14:textId="19ACD074" w:rsidR="002B4FE9" w:rsidRPr="002B4FE9" w:rsidRDefault="002B4FE9" w:rsidP="002B4FE9">
                                  <w:pPr>
                                    <w:jc w:val="center"/>
                                    <w:rPr>
                                      <w:rFonts w:ascii="Times New Roman" w:hAnsi="Times New Roman" w:cs="Times New Roman"/>
                                      <w:sz w:val="18"/>
                                      <w:szCs w:val="18"/>
                                      <w:rPrChange w:id="3245" w:author="Maino Vieytes, Christian (NIH/NIA/IRP) [F]" w:date="2023-11-15T16:29:00Z">
                                        <w:rPr>
                                          <w:rFonts w:ascii="Times New Roman" w:hAnsi="Times New Roman" w:cs="Times New Roman"/>
                                          <w:sz w:val="20"/>
                                          <w:szCs w:val="20"/>
                                        </w:rPr>
                                      </w:rPrChange>
                                    </w:rPr>
                                  </w:pPr>
                                  <w:ins w:id="3246" w:author="Maino Vieytes, Christian (NIH/NIA/IRP) [F]" w:date="2023-11-15T16:28:00Z">
                                    <w:r w:rsidRPr="002B4FE9">
                                      <w:rPr>
                                        <w:rFonts w:ascii="Times New Roman" w:hAnsi="Times New Roman" w:cs="Times New Roman"/>
                                        <w:color w:val="000000"/>
                                        <w:sz w:val="18"/>
                                        <w:szCs w:val="18"/>
                                        <w:rPrChange w:id="3247" w:author="Maino Vieytes, Christian (NIH/NIA/IRP) [F]" w:date="2023-11-15T16:29:00Z">
                                          <w:rPr>
                                            <w:rFonts w:ascii="Calibri" w:hAnsi="Calibri" w:cs="Calibri"/>
                                            <w:color w:val="000000"/>
                                          </w:rPr>
                                        </w:rPrChange>
                                      </w:rPr>
                                      <w:t>0.69 (0.55-0.87)**</w:t>
                                    </w:r>
                                  </w:ins>
                                  <w:del w:id="3248" w:author="Maino Vieytes, Christian (NIH/NIA/IRP) [F]" w:date="2023-11-15T15:57:00Z">
                                    <w:r w:rsidRPr="002B4FE9" w:rsidDel="0055657D">
                                      <w:rPr>
                                        <w:rFonts w:ascii="Times New Roman" w:hAnsi="Times New Roman" w:cs="Times New Roman"/>
                                        <w:sz w:val="18"/>
                                        <w:szCs w:val="18"/>
                                        <w:rPrChange w:id="3249" w:author="Maino Vieytes, Christian (NIH/NIA/IRP) [F]" w:date="2023-11-15T16:29:00Z">
                                          <w:rPr>
                                            <w:rFonts w:ascii="Times New Roman" w:hAnsi="Times New Roman" w:cs="Times New Roman"/>
                                            <w:sz w:val="20"/>
                                            <w:szCs w:val="20"/>
                                          </w:rPr>
                                        </w:rPrChange>
                                      </w:rPr>
                                      <w:delText>0.83 (0.70-0.98)*</w:delText>
                                    </w:r>
                                  </w:del>
                                </w:p>
                              </w:tc>
                              <w:tc>
                                <w:tcPr>
                                  <w:tcW w:w="1310" w:type="dxa"/>
                                  <w:noWrap/>
                                  <w:vAlign w:val="center"/>
                                  <w:hideMark/>
                                  <w:tcPrChange w:id="3250" w:author="Maino Vieytes, Christian (NIH/NIA/IRP) [F]" w:date="2023-11-15T16:29:00Z">
                                    <w:tcPr>
                                      <w:tcW w:w="958" w:type="dxa"/>
                                      <w:gridSpan w:val="3"/>
                                      <w:noWrap/>
                                      <w:vAlign w:val="center"/>
                                      <w:hideMark/>
                                    </w:tcPr>
                                  </w:tcPrChange>
                                </w:tcPr>
                                <w:p w14:paraId="653D2261" w14:textId="5B8C0344" w:rsidR="002B4FE9" w:rsidRPr="002B4FE9" w:rsidRDefault="002B4FE9" w:rsidP="002B4FE9">
                                  <w:pPr>
                                    <w:jc w:val="center"/>
                                    <w:rPr>
                                      <w:rFonts w:ascii="Times New Roman" w:hAnsi="Times New Roman" w:cs="Times New Roman"/>
                                      <w:sz w:val="18"/>
                                      <w:szCs w:val="18"/>
                                      <w:rPrChange w:id="3251" w:author="Maino Vieytes, Christian (NIH/NIA/IRP) [F]" w:date="2023-11-15T16:29:00Z">
                                        <w:rPr>
                                          <w:rFonts w:ascii="Times New Roman" w:hAnsi="Times New Roman" w:cs="Times New Roman"/>
                                          <w:sz w:val="20"/>
                                          <w:szCs w:val="20"/>
                                        </w:rPr>
                                      </w:rPrChange>
                                    </w:rPr>
                                  </w:pPr>
                                  <w:ins w:id="3252" w:author="Maino Vieytes, Christian (NIH/NIA/IRP) [F]" w:date="2023-11-15T16:28:00Z">
                                    <w:r w:rsidRPr="002B4FE9">
                                      <w:rPr>
                                        <w:rFonts w:ascii="Times New Roman" w:hAnsi="Times New Roman" w:cs="Times New Roman"/>
                                        <w:color w:val="000000"/>
                                        <w:sz w:val="18"/>
                                        <w:szCs w:val="18"/>
                                        <w:rPrChange w:id="3253" w:author="Maino Vieytes, Christian (NIH/NIA/IRP) [F]" w:date="2023-11-15T16:29:00Z">
                                          <w:rPr>
                                            <w:rFonts w:ascii="Calibri" w:hAnsi="Calibri" w:cs="Calibri"/>
                                            <w:color w:val="000000"/>
                                          </w:rPr>
                                        </w:rPrChange>
                                      </w:rPr>
                                      <w:t>0.12</w:t>
                                    </w:r>
                                  </w:ins>
                                  <w:del w:id="3254" w:author="Maino Vieytes, Christian (NIH/NIA/IRP) [F]" w:date="2023-11-15T15:57:00Z">
                                    <w:r w:rsidRPr="002B4FE9" w:rsidDel="0055657D">
                                      <w:rPr>
                                        <w:rFonts w:ascii="Times New Roman" w:hAnsi="Times New Roman" w:cs="Times New Roman"/>
                                        <w:color w:val="000000"/>
                                        <w:sz w:val="18"/>
                                        <w:szCs w:val="18"/>
                                        <w:rPrChange w:id="3255" w:author="Maino Vieytes, Christian (NIH/NIA/IRP) [F]" w:date="2023-11-15T16:29:00Z">
                                          <w:rPr>
                                            <w:rFonts w:ascii="Times New Roman" w:hAnsi="Times New Roman" w:cs="Times New Roman"/>
                                            <w:color w:val="000000"/>
                                            <w:sz w:val="20"/>
                                            <w:szCs w:val="20"/>
                                          </w:rPr>
                                        </w:rPrChange>
                                      </w:rPr>
                                      <w:delText>0.57</w:delText>
                                    </w:r>
                                  </w:del>
                                </w:p>
                              </w:tc>
                            </w:tr>
                            <w:tr w:rsidR="002B4FE9" w:rsidRPr="008A6C8D" w14:paraId="7181011F" w14:textId="77777777" w:rsidTr="002B4FE9">
                              <w:trPr>
                                <w:trHeight w:val="320"/>
                                <w:trPrChange w:id="3256" w:author="Maino Vieytes, Christian (NIH/NIA/IRP) [F]" w:date="2023-11-15T16:29:00Z">
                                  <w:trPr>
                                    <w:gridAfter w:val="0"/>
                                    <w:trHeight w:val="320"/>
                                  </w:trPr>
                                </w:trPrChange>
                              </w:trPr>
                              <w:tc>
                                <w:tcPr>
                                  <w:tcW w:w="2317" w:type="dxa"/>
                                  <w:noWrap/>
                                  <w:vAlign w:val="center"/>
                                  <w:hideMark/>
                                  <w:tcPrChange w:id="3257" w:author="Maino Vieytes, Christian (NIH/NIA/IRP) [F]" w:date="2023-11-15T16:29:00Z">
                                    <w:tcPr>
                                      <w:tcW w:w="2317" w:type="dxa"/>
                                      <w:noWrap/>
                                      <w:vAlign w:val="center"/>
                                      <w:hideMark/>
                                    </w:tcPr>
                                  </w:tcPrChange>
                                </w:tcPr>
                                <w:p w14:paraId="035B2818" w14:textId="77777777" w:rsidR="002B4FE9" w:rsidRPr="008A6C8D" w:rsidRDefault="002B4FE9" w:rsidP="002B4FE9">
                                  <w:pPr>
                                    <w:rPr>
                                      <w:rFonts w:ascii="Times New Roman" w:hAnsi="Times New Roman" w:cs="Times New Roman"/>
                                      <w:sz w:val="18"/>
                                      <w:szCs w:val="18"/>
                                      <w:rPrChange w:id="3258"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3259" w:author="Maino Vieytes, Christian (NIH/NIA/IRP) [F]" w:date="2023-11-15T15:57:00Z">
                                        <w:rPr>
                                          <w:rFonts w:ascii="Times New Roman" w:hAnsi="Times New Roman" w:cs="Times New Roman"/>
                                          <w:sz w:val="20"/>
                                          <w:szCs w:val="20"/>
                                        </w:rPr>
                                      </w:rPrChange>
                                    </w:rPr>
                                    <w:t>Prudent #2</w:t>
                                  </w:r>
                                  <w:r w:rsidRPr="008A6C8D">
                                    <w:rPr>
                                      <w:rFonts w:ascii="Times New Roman" w:hAnsi="Times New Roman" w:cs="Times New Roman"/>
                                      <w:b/>
                                      <w:bCs/>
                                      <w:sz w:val="18"/>
                                      <w:szCs w:val="18"/>
                                      <w:vertAlign w:val="superscript"/>
                                      <w:lang w:bidi="en-US"/>
                                      <w:rPrChange w:id="3260"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3261" w:author="Maino Vieytes, Christian (NIH/NIA/IRP) [F]" w:date="2023-11-15T16:29:00Z">
                                    <w:tcPr>
                                      <w:tcW w:w="720" w:type="dxa"/>
                                      <w:gridSpan w:val="2"/>
                                      <w:noWrap/>
                                      <w:vAlign w:val="center"/>
                                      <w:hideMark/>
                                    </w:tcPr>
                                  </w:tcPrChange>
                                </w:tcPr>
                                <w:p w14:paraId="5B1DDA7D" w14:textId="53B2C9F1" w:rsidR="002B4FE9" w:rsidRPr="008A6C8D" w:rsidRDefault="002B4FE9" w:rsidP="002B4FE9">
                                  <w:pPr>
                                    <w:jc w:val="center"/>
                                    <w:rPr>
                                      <w:rFonts w:ascii="Times New Roman" w:hAnsi="Times New Roman" w:cs="Times New Roman"/>
                                      <w:sz w:val="18"/>
                                      <w:szCs w:val="18"/>
                                      <w:rPrChange w:id="3262" w:author="Maino Vieytes, Christian (NIH/NIA/IRP) [F]" w:date="2023-11-15T15:57:00Z">
                                        <w:rPr>
                                          <w:rFonts w:ascii="Times New Roman" w:hAnsi="Times New Roman" w:cs="Times New Roman"/>
                                          <w:sz w:val="20"/>
                                          <w:szCs w:val="20"/>
                                        </w:rPr>
                                      </w:rPrChange>
                                    </w:rPr>
                                  </w:pPr>
                                  <w:ins w:id="3263" w:author="Maino Vieytes, Christian (NIH/NIA/IRP) [F]" w:date="2023-11-15T15:57:00Z">
                                    <w:r w:rsidRPr="008A6C8D">
                                      <w:rPr>
                                        <w:rFonts w:ascii="Times New Roman" w:hAnsi="Times New Roman" w:cs="Times New Roman"/>
                                        <w:color w:val="000000"/>
                                        <w:sz w:val="18"/>
                                        <w:szCs w:val="18"/>
                                        <w:rPrChange w:id="3264" w:author="Maino Vieytes, Christian (NIH/NIA/IRP) [F]" w:date="2023-11-15T15:57:00Z">
                                          <w:rPr>
                                            <w:rFonts w:ascii="Calibri" w:hAnsi="Calibri" w:cs="Calibri"/>
                                            <w:color w:val="000000"/>
                                          </w:rPr>
                                        </w:rPrChange>
                                      </w:rPr>
                                      <w:t>1246</w:t>
                                    </w:r>
                                  </w:ins>
                                  <w:del w:id="3265" w:author="Maino Vieytes, Christian (NIH/NIA/IRP) [F]" w:date="2023-11-15T15:57:00Z">
                                    <w:r w:rsidRPr="008A6C8D" w:rsidDel="0055657D">
                                      <w:rPr>
                                        <w:rFonts w:ascii="Times New Roman" w:hAnsi="Times New Roman" w:cs="Times New Roman"/>
                                        <w:sz w:val="18"/>
                                        <w:szCs w:val="18"/>
                                        <w:rPrChange w:id="3266"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3267" w:author="Maino Vieytes, Christian (NIH/NIA/IRP) [F]" w:date="2023-11-15T16:29:00Z">
                                    <w:tcPr>
                                      <w:tcW w:w="720" w:type="dxa"/>
                                      <w:gridSpan w:val="2"/>
                                      <w:noWrap/>
                                      <w:vAlign w:val="center"/>
                                      <w:hideMark/>
                                    </w:tcPr>
                                  </w:tcPrChange>
                                </w:tcPr>
                                <w:p w14:paraId="2353C8F9" w14:textId="6BED0A2A" w:rsidR="002B4FE9" w:rsidRPr="008A6C8D" w:rsidRDefault="002B4FE9" w:rsidP="002B4FE9">
                                  <w:pPr>
                                    <w:jc w:val="center"/>
                                    <w:rPr>
                                      <w:rFonts w:ascii="Times New Roman" w:hAnsi="Times New Roman" w:cs="Times New Roman"/>
                                      <w:sz w:val="18"/>
                                      <w:szCs w:val="18"/>
                                      <w:rPrChange w:id="3268" w:author="Maino Vieytes, Christian (NIH/NIA/IRP) [F]" w:date="2023-11-15T15:57:00Z">
                                        <w:rPr>
                                          <w:rFonts w:ascii="Times New Roman" w:hAnsi="Times New Roman" w:cs="Times New Roman"/>
                                          <w:sz w:val="20"/>
                                          <w:szCs w:val="20"/>
                                        </w:rPr>
                                      </w:rPrChange>
                                    </w:rPr>
                                  </w:pPr>
                                  <w:ins w:id="3269" w:author="Maino Vieytes, Christian (NIH/NIA/IRP) [F]" w:date="2023-11-15T15:57:00Z">
                                    <w:r w:rsidRPr="008A6C8D">
                                      <w:rPr>
                                        <w:rFonts w:ascii="Times New Roman" w:hAnsi="Times New Roman" w:cs="Times New Roman"/>
                                        <w:color w:val="000000"/>
                                        <w:sz w:val="18"/>
                                        <w:szCs w:val="18"/>
                                        <w:rPrChange w:id="3270" w:author="Maino Vieytes, Christian (NIH/NIA/IRP) [F]" w:date="2023-11-15T15:57:00Z">
                                          <w:rPr>
                                            <w:rFonts w:ascii="Calibri" w:hAnsi="Calibri" w:cs="Calibri"/>
                                            <w:color w:val="000000"/>
                                          </w:rPr>
                                        </w:rPrChange>
                                      </w:rPr>
                                      <w:t>1.00</w:t>
                                    </w:r>
                                  </w:ins>
                                  <w:del w:id="3271" w:author="Maino Vieytes, Christian (NIH/NIA/IRP) [F]" w:date="2023-11-15T15:57:00Z">
                                    <w:r w:rsidRPr="008A6C8D" w:rsidDel="0055657D">
                                      <w:rPr>
                                        <w:rFonts w:ascii="Times New Roman" w:hAnsi="Times New Roman" w:cs="Times New Roman"/>
                                        <w:sz w:val="18"/>
                                        <w:szCs w:val="18"/>
                                        <w:rPrChange w:id="3272"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3273" w:author="Maino Vieytes, Christian (NIH/NIA/IRP) [F]" w:date="2023-11-15T16:29:00Z">
                                    <w:tcPr>
                                      <w:tcW w:w="1616" w:type="dxa"/>
                                      <w:gridSpan w:val="2"/>
                                      <w:noWrap/>
                                      <w:vAlign w:val="center"/>
                                      <w:hideMark/>
                                    </w:tcPr>
                                  </w:tcPrChange>
                                </w:tcPr>
                                <w:p w14:paraId="6051D0F2" w14:textId="5C29EBC2" w:rsidR="002B4FE9" w:rsidRPr="002B4FE9" w:rsidRDefault="002B4FE9" w:rsidP="002B4FE9">
                                  <w:pPr>
                                    <w:jc w:val="center"/>
                                    <w:rPr>
                                      <w:rFonts w:ascii="Times New Roman" w:hAnsi="Times New Roman" w:cs="Times New Roman"/>
                                      <w:sz w:val="18"/>
                                      <w:szCs w:val="18"/>
                                      <w:rPrChange w:id="3274" w:author="Maino Vieytes, Christian (NIH/NIA/IRP) [F]" w:date="2023-11-15T16:29:00Z">
                                        <w:rPr>
                                          <w:rFonts w:ascii="Times New Roman" w:hAnsi="Times New Roman" w:cs="Times New Roman"/>
                                          <w:sz w:val="20"/>
                                          <w:szCs w:val="20"/>
                                        </w:rPr>
                                      </w:rPrChange>
                                    </w:rPr>
                                  </w:pPr>
                                  <w:ins w:id="3275" w:author="Maino Vieytes, Christian (NIH/NIA/IRP) [F]" w:date="2023-11-15T16:28:00Z">
                                    <w:r w:rsidRPr="002B4FE9">
                                      <w:rPr>
                                        <w:rFonts w:ascii="Times New Roman" w:hAnsi="Times New Roman" w:cs="Times New Roman"/>
                                        <w:color w:val="000000"/>
                                        <w:sz w:val="18"/>
                                        <w:szCs w:val="18"/>
                                        <w:rPrChange w:id="3276" w:author="Maino Vieytes, Christian (NIH/NIA/IRP) [F]" w:date="2023-11-15T16:29:00Z">
                                          <w:rPr>
                                            <w:rFonts w:ascii="Calibri" w:hAnsi="Calibri" w:cs="Calibri"/>
                                            <w:color w:val="000000"/>
                                          </w:rPr>
                                        </w:rPrChange>
                                      </w:rPr>
                                      <w:t>1.06 (0.40-2.77)</w:t>
                                    </w:r>
                                  </w:ins>
                                  <w:del w:id="3277" w:author="Maino Vieytes, Christian (NIH/NIA/IRP) [F]" w:date="2023-11-15T15:57:00Z">
                                    <w:r w:rsidRPr="002B4FE9" w:rsidDel="0055657D">
                                      <w:rPr>
                                        <w:rFonts w:ascii="Times New Roman" w:hAnsi="Times New Roman" w:cs="Times New Roman"/>
                                        <w:sz w:val="18"/>
                                        <w:szCs w:val="18"/>
                                        <w:rPrChange w:id="3278" w:author="Maino Vieytes, Christian (NIH/NIA/IRP) [F]" w:date="2023-11-15T16:29:00Z">
                                          <w:rPr>
                                            <w:rFonts w:ascii="Times New Roman" w:hAnsi="Times New Roman" w:cs="Times New Roman"/>
                                            <w:sz w:val="20"/>
                                            <w:szCs w:val="20"/>
                                          </w:rPr>
                                        </w:rPrChange>
                                      </w:rPr>
                                      <w:delText>1.38 (0.75-2.52)</w:delText>
                                    </w:r>
                                  </w:del>
                                </w:p>
                              </w:tc>
                              <w:tc>
                                <w:tcPr>
                                  <w:tcW w:w="1716" w:type="dxa"/>
                                  <w:noWrap/>
                                  <w:vAlign w:val="center"/>
                                  <w:hideMark/>
                                  <w:tcPrChange w:id="3279" w:author="Maino Vieytes, Christian (NIH/NIA/IRP) [F]" w:date="2023-11-15T16:29:00Z">
                                    <w:tcPr>
                                      <w:tcW w:w="1716" w:type="dxa"/>
                                      <w:gridSpan w:val="2"/>
                                      <w:noWrap/>
                                      <w:vAlign w:val="center"/>
                                      <w:hideMark/>
                                    </w:tcPr>
                                  </w:tcPrChange>
                                </w:tcPr>
                                <w:p w14:paraId="3DC9C19C" w14:textId="59E63004" w:rsidR="002B4FE9" w:rsidRPr="002B4FE9" w:rsidRDefault="002B4FE9" w:rsidP="002B4FE9">
                                  <w:pPr>
                                    <w:jc w:val="center"/>
                                    <w:rPr>
                                      <w:rFonts w:ascii="Times New Roman" w:hAnsi="Times New Roman" w:cs="Times New Roman"/>
                                      <w:sz w:val="18"/>
                                      <w:szCs w:val="18"/>
                                      <w:rPrChange w:id="3280" w:author="Maino Vieytes, Christian (NIH/NIA/IRP) [F]" w:date="2023-11-15T16:29:00Z">
                                        <w:rPr>
                                          <w:rFonts w:ascii="Times New Roman" w:hAnsi="Times New Roman" w:cs="Times New Roman"/>
                                          <w:sz w:val="20"/>
                                          <w:szCs w:val="20"/>
                                        </w:rPr>
                                      </w:rPrChange>
                                    </w:rPr>
                                  </w:pPr>
                                  <w:ins w:id="3281" w:author="Maino Vieytes, Christian (NIH/NIA/IRP) [F]" w:date="2023-11-15T16:28:00Z">
                                    <w:r w:rsidRPr="002B4FE9">
                                      <w:rPr>
                                        <w:rFonts w:ascii="Times New Roman" w:hAnsi="Times New Roman" w:cs="Times New Roman"/>
                                        <w:color w:val="000000"/>
                                        <w:sz w:val="18"/>
                                        <w:szCs w:val="18"/>
                                        <w:rPrChange w:id="3282" w:author="Maino Vieytes, Christian (NIH/NIA/IRP) [F]" w:date="2023-11-15T16:29:00Z">
                                          <w:rPr>
                                            <w:rFonts w:ascii="Calibri" w:hAnsi="Calibri" w:cs="Calibri"/>
                                            <w:color w:val="000000"/>
                                          </w:rPr>
                                        </w:rPrChange>
                                      </w:rPr>
                                      <w:t>0.67 (0.34-1.32)</w:t>
                                    </w:r>
                                  </w:ins>
                                  <w:del w:id="3283" w:author="Maino Vieytes, Christian (NIH/NIA/IRP) [F]" w:date="2023-11-15T15:57:00Z">
                                    <w:r w:rsidRPr="002B4FE9" w:rsidDel="0055657D">
                                      <w:rPr>
                                        <w:rFonts w:ascii="Times New Roman" w:hAnsi="Times New Roman" w:cs="Times New Roman"/>
                                        <w:sz w:val="18"/>
                                        <w:szCs w:val="18"/>
                                        <w:rPrChange w:id="3284" w:author="Maino Vieytes, Christian (NIH/NIA/IRP) [F]" w:date="2023-11-15T16:29:00Z">
                                          <w:rPr>
                                            <w:rFonts w:ascii="Times New Roman" w:hAnsi="Times New Roman" w:cs="Times New Roman"/>
                                            <w:sz w:val="20"/>
                                            <w:szCs w:val="20"/>
                                          </w:rPr>
                                        </w:rPrChange>
                                      </w:rPr>
                                      <w:delText>1.01 (0.55-1.86)</w:delText>
                                    </w:r>
                                  </w:del>
                                </w:p>
                              </w:tc>
                              <w:tc>
                                <w:tcPr>
                                  <w:tcW w:w="1716" w:type="dxa"/>
                                  <w:noWrap/>
                                  <w:vAlign w:val="center"/>
                                  <w:hideMark/>
                                  <w:tcPrChange w:id="3285" w:author="Maino Vieytes, Christian (NIH/NIA/IRP) [F]" w:date="2023-11-15T16:29:00Z">
                                    <w:tcPr>
                                      <w:tcW w:w="1716" w:type="dxa"/>
                                      <w:gridSpan w:val="2"/>
                                      <w:noWrap/>
                                      <w:vAlign w:val="center"/>
                                      <w:hideMark/>
                                    </w:tcPr>
                                  </w:tcPrChange>
                                </w:tcPr>
                                <w:p w14:paraId="00155485" w14:textId="455264C1" w:rsidR="002B4FE9" w:rsidRPr="002B4FE9" w:rsidRDefault="002B4FE9" w:rsidP="002B4FE9">
                                  <w:pPr>
                                    <w:jc w:val="center"/>
                                    <w:rPr>
                                      <w:rFonts w:ascii="Times New Roman" w:hAnsi="Times New Roman" w:cs="Times New Roman"/>
                                      <w:sz w:val="18"/>
                                      <w:szCs w:val="18"/>
                                      <w:rPrChange w:id="3286" w:author="Maino Vieytes, Christian (NIH/NIA/IRP) [F]" w:date="2023-11-15T16:29:00Z">
                                        <w:rPr>
                                          <w:rFonts w:ascii="Times New Roman" w:hAnsi="Times New Roman" w:cs="Times New Roman"/>
                                          <w:sz w:val="20"/>
                                          <w:szCs w:val="20"/>
                                        </w:rPr>
                                      </w:rPrChange>
                                    </w:rPr>
                                  </w:pPr>
                                  <w:ins w:id="3287" w:author="Maino Vieytes, Christian (NIH/NIA/IRP) [F]" w:date="2023-11-15T16:28:00Z">
                                    <w:r w:rsidRPr="002B4FE9">
                                      <w:rPr>
                                        <w:rFonts w:ascii="Times New Roman" w:hAnsi="Times New Roman" w:cs="Times New Roman"/>
                                        <w:color w:val="000000"/>
                                        <w:sz w:val="18"/>
                                        <w:szCs w:val="18"/>
                                        <w:rPrChange w:id="3288" w:author="Maino Vieytes, Christian (NIH/NIA/IRP) [F]" w:date="2023-11-15T16:29:00Z">
                                          <w:rPr>
                                            <w:rFonts w:ascii="Calibri" w:hAnsi="Calibri" w:cs="Calibri"/>
                                            <w:color w:val="000000"/>
                                          </w:rPr>
                                        </w:rPrChange>
                                      </w:rPr>
                                      <w:t>1.21 (0.68-2.15)</w:t>
                                    </w:r>
                                  </w:ins>
                                  <w:del w:id="3289" w:author="Maino Vieytes, Christian (NIH/NIA/IRP) [F]" w:date="2023-11-15T15:57:00Z">
                                    <w:r w:rsidRPr="002B4FE9" w:rsidDel="0055657D">
                                      <w:rPr>
                                        <w:rFonts w:ascii="Times New Roman" w:hAnsi="Times New Roman" w:cs="Times New Roman"/>
                                        <w:sz w:val="18"/>
                                        <w:szCs w:val="18"/>
                                        <w:rPrChange w:id="3290" w:author="Maino Vieytes, Christian (NIH/NIA/IRP) [F]" w:date="2023-11-15T16:29:00Z">
                                          <w:rPr>
                                            <w:rFonts w:ascii="Times New Roman" w:hAnsi="Times New Roman" w:cs="Times New Roman"/>
                                            <w:sz w:val="20"/>
                                            <w:szCs w:val="20"/>
                                          </w:rPr>
                                        </w:rPrChange>
                                      </w:rPr>
                                      <w:delText>0.68 (0.35-1.35)</w:delText>
                                    </w:r>
                                  </w:del>
                                </w:p>
                              </w:tc>
                              <w:tc>
                                <w:tcPr>
                                  <w:tcW w:w="1816" w:type="dxa"/>
                                  <w:noWrap/>
                                  <w:vAlign w:val="center"/>
                                  <w:hideMark/>
                                  <w:tcPrChange w:id="3291" w:author="Maino Vieytes, Christian (NIH/NIA/IRP) [F]" w:date="2023-11-15T16:29:00Z">
                                    <w:tcPr>
                                      <w:tcW w:w="1816" w:type="dxa"/>
                                      <w:gridSpan w:val="2"/>
                                      <w:noWrap/>
                                      <w:vAlign w:val="center"/>
                                      <w:hideMark/>
                                    </w:tcPr>
                                  </w:tcPrChange>
                                </w:tcPr>
                                <w:p w14:paraId="4D58136F" w14:textId="0A42F5C4" w:rsidR="002B4FE9" w:rsidRPr="002B4FE9" w:rsidRDefault="002B4FE9" w:rsidP="002B4FE9">
                                  <w:pPr>
                                    <w:jc w:val="center"/>
                                    <w:rPr>
                                      <w:rFonts w:ascii="Times New Roman" w:hAnsi="Times New Roman" w:cs="Times New Roman"/>
                                      <w:sz w:val="18"/>
                                      <w:szCs w:val="18"/>
                                      <w:rPrChange w:id="3292" w:author="Maino Vieytes, Christian (NIH/NIA/IRP) [F]" w:date="2023-11-15T16:29:00Z">
                                        <w:rPr>
                                          <w:rFonts w:ascii="Times New Roman" w:hAnsi="Times New Roman" w:cs="Times New Roman"/>
                                          <w:sz w:val="20"/>
                                          <w:szCs w:val="20"/>
                                        </w:rPr>
                                      </w:rPrChange>
                                    </w:rPr>
                                  </w:pPr>
                                  <w:ins w:id="3293" w:author="Maino Vieytes, Christian (NIH/NIA/IRP) [F]" w:date="2023-11-15T16:28:00Z">
                                    <w:r w:rsidRPr="002B4FE9">
                                      <w:rPr>
                                        <w:rFonts w:ascii="Times New Roman" w:hAnsi="Times New Roman" w:cs="Times New Roman"/>
                                        <w:color w:val="000000"/>
                                        <w:sz w:val="18"/>
                                        <w:szCs w:val="18"/>
                                        <w:rPrChange w:id="3294" w:author="Maino Vieytes, Christian (NIH/NIA/IRP) [F]" w:date="2023-11-15T16:29:00Z">
                                          <w:rPr>
                                            <w:rFonts w:ascii="Calibri" w:hAnsi="Calibri" w:cs="Calibri"/>
                                            <w:color w:val="000000"/>
                                          </w:rPr>
                                        </w:rPrChange>
                                      </w:rPr>
                                      <w:t>0.96 (0.49-1.87)</w:t>
                                    </w:r>
                                  </w:ins>
                                  <w:del w:id="3295" w:author="Maino Vieytes, Christian (NIH/NIA/IRP) [F]" w:date="2023-11-15T15:57:00Z">
                                    <w:r w:rsidRPr="002B4FE9" w:rsidDel="0055657D">
                                      <w:rPr>
                                        <w:rFonts w:ascii="Times New Roman" w:hAnsi="Times New Roman" w:cs="Times New Roman"/>
                                        <w:sz w:val="18"/>
                                        <w:szCs w:val="18"/>
                                        <w:rPrChange w:id="3296" w:author="Maino Vieytes, Christian (NIH/NIA/IRP) [F]" w:date="2023-11-15T16:29:00Z">
                                          <w:rPr>
                                            <w:rFonts w:ascii="Times New Roman" w:hAnsi="Times New Roman" w:cs="Times New Roman"/>
                                            <w:sz w:val="20"/>
                                            <w:szCs w:val="20"/>
                                          </w:rPr>
                                        </w:rPrChange>
                                      </w:rPr>
                                      <w:delText>1.03 (0.54-1.96)</w:delText>
                                    </w:r>
                                  </w:del>
                                </w:p>
                              </w:tc>
                              <w:tc>
                                <w:tcPr>
                                  <w:tcW w:w="1196" w:type="dxa"/>
                                  <w:noWrap/>
                                  <w:vAlign w:val="center"/>
                                  <w:hideMark/>
                                  <w:tcPrChange w:id="3297" w:author="Maino Vieytes, Christian (NIH/NIA/IRP) [F]" w:date="2023-11-15T16:29:00Z">
                                    <w:tcPr>
                                      <w:tcW w:w="1000" w:type="dxa"/>
                                      <w:gridSpan w:val="2"/>
                                      <w:noWrap/>
                                      <w:vAlign w:val="center"/>
                                      <w:hideMark/>
                                    </w:tcPr>
                                  </w:tcPrChange>
                                </w:tcPr>
                                <w:p w14:paraId="46EE6E1B" w14:textId="7ED41FCC" w:rsidR="002B4FE9" w:rsidRPr="002B4FE9" w:rsidRDefault="002B4FE9" w:rsidP="002B4FE9">
                                  <w:pPr>
                                    <w:jc w:val="center"/>
                                    <w:rPr>
                                      <w:rFonts w:ascii="Times New Roman" w:hAnsi="Times New Roman" w:cs="Times New Roman"/>
                                      <w:sz w:val="18"/>
                                      <w:szCs w:val="18"/>
                                      <w:rPrChange w:id="3298" w:author="Maino Vieytes, Christian (NIH/NIA/IRP) [F]" w:date="2023-11-15T16:29:00Z">
                                        <w:rPr>
                                          <w:rFonts w:ascii="Times New Roman" w:hAnsi="Times New Roman" w:cs="Times New Roman"/>
                                          <w:sz w:val="20"/>
                                          <w:szCs w:val="20"/>
                                        </w:rPr>
                                      </w:rPrChange>
                                    </w:rPr>
                                  </w:pPr>
                                  <w:ins w:id="3299" w:author="Maino Vieytes, Christian (NIH/NIA/IRP) [F]" w:date="2023-11-15T16:28:00Z">
                                    <w:r w:rsidRPr="002B4FE9">
                                      <w:rPr>
                                        <w:rFonts w:ascii="Times New Roman" w:hAnsi="Times New Roman" w:cs="Times New Roman"/>
                                        <w:color w:val="000000"/>
                                        <w:sz w:val="18"/>
                                        <w:szCs w:val="18"/>
                                        <w:rPrChange w:id="3300" w:author="Maino Vieytes, Christian (NIH/NIA/IRP) [F]" w:date="2023-11-15T16:29:00Z">
                                          <w:rPr>
                                            <w:rFonts w:ascii="Calibri" w:hAnsi="Calibri" w:cs="Calibri"/>
                                            <w:color w:val="000000"/>
                                          </w:rPr>
                                        </w:rPrChange>
                                      </w:rPr>
                                      <w:t>0.95</w:t>
                                    </w:r>
                                  </w:ins>
                                  <w:del w:id="3301" w:author="Maino Vieytes, Christian (NIH/NIA/IRP) [F]" w:date="2023-11-15T15:57:00Z">
                                    <w:r w:rsidRPr="002B4FE9" w:rsidDel="0055657D">
                                      <w:rPr>
                                        <w:rFonts w:ascii="Times New Roman" w:hAnsi="Times New Roman" w:cs="Times New Roman"/>
                                        <w:sz w:val="18"/>
                                        <w:szCs w:val="18"/>
                                        <w:rPrChange w:id="3302" w:author="Maino Vieytes, Christian (NIH/NIA/IRP) [F]" w:date="2023-11-15T16:29:00Z">
                                          <w:rPr>
                                            <w:rFonts w:ascii="Times New Roman" w:hAnsi="Times New Roman" w:cs="Times New Roman"/>
                                            <w:sz w:val="20"/>
                                            <w:szCs w:val="20"/>
                                          </w:rPr>
                                        </w:rPrChange>
                                      </w:rPr>
                                      <w:delText>0.49</w:delText>
                                    </w:r>
                                  </w:del>
                                </w:p>
                              </w:tc>
                              <w:tc>
                                <w:tcPr>
                                  <w:tcW w:w="1622" w:type="dxa"/>
                                  <w:noWrap/>
                                  <w:vAlign w:val="center"/>
                                  <w:hideMark/>
                                  <w:tcPrChange w:id="3303" w:author="Maino Vieytes, Christian (NIH/NIA/IRP) [F]" w:date="2023-11-15T16:29:00Z">
                                    <w:tcPr>
                                      <w:tcW w:w="1816" w:type="dxa"/>
                                      <w:gridSpan w:val="5"/>
                                      <w:noWrap/>
                                      <w:vAlign w:val="center"/>
                                      <w:hideMark/>
                                    </w:tcPr>
                                  </w:tcPrChange>
                                </w:tcPr>
                                <w:p w14:paraId="4402CEAF" w14:textId="3F564ED9" w:rsidR="002B4FE9" w:rsidRPr="002B4FE9" w:rsidRDefault="002B4FE9" w:rsidP="002B4FE9">
                                  <w:pPr>
                                    <w:jc w:val="center"/>
                                    <w:rPr>
                                      <w:rFonts w:ascii="Times New Roman" w:hAnsi="Times New Roman" w:cs="Times New Roman"/>
                                      <w:sz w:val="18"/>
                                      <w:szCs w:val="18"/>
                                      <w:rPrChange w:id="3304" w:author="Maino Vieytes, Christian (NIH/NIA/IRP) [F]" w:date="2023-11-15T16:29:00Z">
                                        <w:rPr>
                                          <w:rFonts w:ascii="Times New Roman" w:hAnsi="Times New Roman" w:cs="Times New Roman"/>
                                          <w:sz w:val="20"/>
                                          <w:szCs w:val="20"/>
                                        </w:rPr>
                                      </w:rPrChange>
                                    </w:rPr>
                                  </w:pPr>
                                  <w:ins w:id="3305" w:author="Maino Vieytes, Christian (NIH/NIA/IRP) [F]" w:date="2023-11-15T16:28:00Z">
                                    <w:r w:rsidRPr="002B4FE9">
                                      <w:rPr>
                                        <w:rFonts w:ascii="Times New Roman" w:hAnsi="Times New Roman" w:cs="Times New Roman"/>
                                        <w:color w:val="000000"/>
                                        <w:sz w:val="18"/>
                                        <w:szCs w:val="18"/>
                                        <w:rPrChange w:id="3306" w:author="Maino Vieytes, Christian (NIH/NIA/IRP) [F]" w:date="2023-11-15T16:29:00Z">
                                          <w:rPr>
                                            <w:rFonts w:ascii="Calibri" w:hAnsi="Calibri" w:cs="Calibri"/>
                                            <w:color w:val="000000"/>
                                          </w:rPr>
                                        </w:rPrChange>
                                      </w:rPr>
                                      <w:t>1.05 (0.85-1.31)</w:t>
                                    </w:r>
                                  </w:ins>
                                  <w:del w:id="3307" w:author="Maino Vieytes, Christian (NIH/NIA/IRP) [F]" w:date="2023-11-15T15:57:00Z">
                                    <w:r w:rsidRPr="002B4FE9" w:rsidDel="0055657D">
                                      <w:rPr>
                                        <w:rFonts w:ascii="Times New Roman" w:hAnsi="Times New Roman" w:cs="Times New Roman"/>
                                        <w:sz w:val="18"/>
                                        <w:szCs w:val="18"/>
                                        <w:rPrChange w:id="3308" w:author="Maino Vieytes, Christian (NIH/NIA/IRP) [F]" w:date="2023-11-15T16:29:00Z">
                                          <w:rPr>
                                            <w:rFonts w:ascii="Times New Roman" w:hAnsi="Times New Roman" w:cs="Times New Roman"/>
                                            <w:sz w:val="20"/>
                                            <w:szCs w:val="20"/>
                                          </w:rPr>
                                        </w:rPrChange>
                                      </w:rPr>
                                      <w:delText>0.99 (0.82-1.21)</w:delText>
                                    </w:r>
                                  </w:del>
                                </w:p>
                              </w:tc>
                              <w:tc>
                                <w:tcPr>
                                  <w:tcW w:w="1310" w:type="dxa"/>
                                  <w:noWrap/>
                                  <w:vAlign w:val="center"/>
                                  <w:hideMark/>
                                  <w:tcPrChange w:id="3309" w:author="Maino Vieytes, Christian (NIH/NIA/IRP) [F]" w:date="2023-11-15T16:29:00Z">
                                    <w:tcPr>
                                      <w:tcW w:w="958" w:type="dxa"/>
                                      <w:gridSpan w:val="3"/>
                                      <w:noWrap/>
                                      <w:vAlign w:val="center"/>
                                      <w:hideMark/>
                                    </w:tcPr>
                                  </w:tcPrChange>
                                </w:tcPr>
                                <w:p w14:paraId="3ABFF75A" w14:textId="5AA71F63" w:rsidR="002B4FE9" w:rsidRPr="002B4FE9" w:rsidRDefault="002B4FE9" w:rsidP="002B4FE9">
                                  <w:pPr>
                                    <w:jc w:val="center"/>
                                    <w:rPr>
                                      <w:rFonts w:ascii="Times New Roman" w:hAnsi="Times New Roman" w:cs="Times New Roman"/>
                                      <w:sz w:val="18"/>
                                      <w:szCs w:val="18"/>
                                      <w:rPrChange w:id="3310" w:author="Maino Vieytes, Christian (NIH/NIA/IRP) [F]" w:date="2023-11-15T16:29:00Z">
                                        <w:rPr>
                                          <w:rFonts w:ascii="Times New Roman" w:hAnsi="Times New Roman" w:cs="Times New Roman"/>
                                          <w:sz w:val="20"/>
                                          <w:szCs w:val="20"/>
                                        </w:rPr>
                                      </w:rPrChange>
                                    </w:rPr>
                                  </w:pPr>
                                  <w:ins w:id="3311" w:author="Maino Vieytes, Christian (NIH/NIA/IRP) [F]" w:date="2023-11-15T16:28:00Z">
                                    <w:r w:rsidRPr="002B4FE9">
                                      <w:rPr>
                                        <w:rFonts w:ascii="Times New Roman" w:hAnsi="Times New Roman" w:cs="Times New Roman"/>
                                        <w:color w:val="000000"/>
                                        <w:sz w:val="18"/>
                                        <w:szCs w:val="18"/>
                                        <w:rPrChange w:id="3312" w:author="Maino Vieytes, Christian (NIH/NIA/IRP) [F]" w:date="2023-11-15T16:29:00Z">
                                          <w:rPr>
                                            <w:rFonts w:ascii="Calibri" w:hAnsi="Calibri" w:cs="Calibri"/>
                                            <w:color w:val="000000"/>
                                          </w:rPr>
                                        </w:rPrChange>
                                      </w:rPr>
                                      <w:t>0.73</w:t>
                                    </w:r>
                                  </w:ins>
                                  <w:del w:id="3313" w:author="Maino Vieytes, Christian (NIH/NIA/IRP) [F]" w:date="2023-11-15T15:57:00Z">
                                    <w:r w:rsidRPr="002B4FE9" w:rsidDel="0055657D">
                                      <w:rPr>
                                        <w:rFonts w:ascii="Times New Roman" w:hAnsi="Times New Roman" w:cs="Times New Roman"/>
                                        <w:color w:val="000000"/>
                                        <w:sz w:val="18"/>
                                        <w:szCs w:val="18"/>
                                        <w:rPrChange w:id="3314" w:author="Maino Vieytes, Christian (NIH/NIA/IRP) [F]" w:date="2023-11-15T16:29:00Z">
                                          <w:rPr>
                                            <w:rFonts w:ascii="Times New Roman" w:hAnsi="Times New Roman" w:cs="Times New Roman"/>
                                            <w:color w:val="000000"/>
                                            <w:sz w:val="20"/>
                                            <w:szCs w:val="20"/>
                                          </w:rPr>
                                        </w:rPrChange>
                                      </w:rPr>
                                      <w:delText>0.49</w:delText>
                                    </w:r>
                                  </w:del>
                                </w:p>
                              </w:tc>
                            </w:tr>
                            <w:tr w:rsidR="002B4FE9" w:rsidRPr="008A6C8D" w14:paraId="7C4658F1" w14:textId="77777777" w:rsidTr="002B4FE9">
                              <w:trPr>
                                <w:trHeight w:val="320"/>
                                <w:trPrChange w:id="3315" w:author="Maino Vieytes, Christian (NIH/NIA/IRP) [F]" w:date="2023-11-15T16:29:00Z">
                                  <w:trPr>
                                    <w:gridAfter w:val="0"/>
                                    <w:trHeight w:val="320"/>
                                  </w:trPr>
                                </w:trPrChange>
                              </w:trPr>
                              <w:tc>
                                <w:tcPr>
                                  <w:tcW w:w="2317" w:type="dxa"/>
                                  <w:noWrap/>
                                  <w:vAlign w:val="center"/>
                                  <w:tcPrChange w:id="3316" w:author="Maino Vieytes, Christian (NIH/NIA/IRP) [F]" w:date="2023-11-15T16:29:00Z">
                                    <w:tcPr>
                                      <w:tcW w:w="2317" w:type="dxa"/>
                                      <w:noWrap/>
                                      <w:vAlign w:val="center"/>
                                    </w:tcPr>
                                  </w:tcPrChange>
                                </w:tcPr>
                                <w:p w14:paraId="7D1502C3" w14:textId="77777777" w:rsidR="002B4FE9" w:rsidRPr="008A6C8D" w:rsidRDefault="002B4FE9" w:rsidP="002B4FE9">
                                  <w:pPr>
                                    <w:rPr>
                                      <w:rFonts w:ascii="Times New Roman" w:hAnsi="Times New Roman" w:cs="Times New Roman"/>
                                      <w:sz w:val="18"/>
                                      <w:szCs w:val="18"/>
                                      <w:rPrChange w:id="3317"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3318" w:author="Maino Vieytes, Christian (NIH/NIA/IRP) [F]" w:date="2023-11-15T15:57:00Z">
                                        <w:rPr>
                                          <w:rFonts w:ascii="Times New Roman" w:hAnsi="Times New Roman" w:cs="Times New Roman"/>
                                          <w:sz w:val="20"/>
                                          <w:szCs w:val="20"/>
                                        </w:rPr>
                                      </w:rPrChange>
                                    </w:rPr>
                                    <w:t>HEI-2015</w:t>
                                  </w:r>
                                  <w:r w:rsidRPr="008A6C8D">
                                    <w:rPr>
                                      <w:rFonts w:ascii="Times New Roman" w:hAnsi="Times New Roman" w:cs="Times New Roman"/>
                                      <w:sz w:val="18"/>
                                      <w:szCs w:val="18"/>
                                      <w:vertAlign w:val="superscript"/>
                                      <w:rPrChange w:id="3319" w:author="Maino Vieytes, Christian (NIH/NIA/IRP) [F]" w:date="2023-11-15T15:57:00Z">
                                        <w:rPr>
                                          <w:rFonts w:ascii="Times New Roman" w:hAnsi="Times New Roman" w:cs="Times New Roman"/>
                                          <w:sz w:val="20"/>
                                          <w:szCs w:val="20"/>
                                          <w:vertAlign w:val="superscript"/>
                                        </w:rPr>
                                      </w:rPrChange>
                                    </w:rPr>
                                    <w:t>e</w:t>
                                  </w:r>
                                </w:p>
                              </w:tc>
                              <w:tc>
                                <w:tcPr>
                                  <w:tcW w:w="936" w:type="dxa"/>
                                  <w:noWrap/>
                                  <w:vAlign w:val="center"/>
                                  <w:tcPrChange w:id="3320" w:author="Maino Vieytes, Christian (NIH/NIA/IRP) [F]" w:date="2023-11-15T16:29:00Z">
                                    <w:tcPr>
                                      <w:tcW w:w="720" w:type="dxa"/>
                                      <w:gridSpan w:val="2"/>
                                      <w:noWrap/>
                                      <w:vAlign w:val="center"/>
                                    </w:tcPr>
                                  </w:tcPrChange>
                                </w:tcPr>
                                <w:p w14:paraId="2A17E076" w14:textId="7AEF3C8D" w:rsidR="002B4FE9" w:rsidRPr="008A6C8D" w:rsidRDefault="002B4FE9" w:rsidP="002B4FE9">
                                  <w:pPr>
                                    <w:jc w:val="center"/>
                                    <w:rPr>
                                      <w:rFonts w:ascii="Times New Roman" w:hAnsi="Times New Roman" w:cs="Times New Roman"/>
                                      <w:sz w:val="18"/>
                                      <w:szCs w:val="18"/>
                                      <w:rPrChange w:id="3321" w:author="Maino Vieytes, Christian (NIH/NIA/IRP) [F]" w:date="2023-11-15T15:57:00Z">
                                        <w:rPr>
                                          <w:rFonts w:ascii="Times New Roman" w:hAnsi="Times New Roman" w:cs="Times New Roman"/>
                                          <w:sz w:val="20"/>
                                          <w:szCs w:val="20"/>
                                        </w:rPr>
                                      </w:rPrChange>
                                    </w:rPr>
                                  </w:pPr>
                                  <w:ins w:id="3322" w:author="Maino Vieytes, Christian (NIH/NIA/IRP) [F]" w:date="2023-11-15T15:57:00Z">
                                    <w:r w:rsidRPr="008A6C8D">
                                      <w:rPr>
                                        <w:rFonts w:ascii="Times New Roman" w:hAnsi="Times New Roman" w:cs="Times New Roman"/>
                                        <w:color w:val="000000"/>
                                        <w:sz w:val="18"/>
                                        <w:szCs w:val="18"/>
                                        <w:rPrChange w:id="3323" w:author="Maino Vieytes, Christian (NIH/NIA/IRP) [F]" w:date="2023-11-15T15:57:00Z">
                                          <w:rPr>
                                            <w:rFonts w:ascii="Calibri" w:hAnsi="Calibri" w:cs="Calibri"/>
                                            <w:color w:val="000000"/>
                                          </w:rPr>
                                        </w:rPrChange>
                                      </w:rPr>
                                      <w:t>1246</w:t>
                                    </w:r>
                                  </w:ins>
                                  <w:del w:id="3324" w:author="Maino Vieytes, Christian (NIH/NIA/IRP) [F]" w:date="2023-11-15T15:57:00Z">
                                    <w:r w:rsidRPr="008A6C8D" w:rsidDel="0055657D">
                                      <w:rPr>
                                        <w:rFonts w:ascii="Times New Roman" w:hAnsi="Times New Roman" w:cs="Times New Roman"/>
                                        <w:color w:val="000000"/>
                                        <w:sz w:val="18"/>
                                        <w:szCs w:val="18"/>
                                        <w:rPrChange w:id="3325" w:author="Maino Vieytes, Christian (NIH/NIA/IRP) [F]" w:date="2023-11-15T15:57:00Z">
                                          <w:rPr>
                                            <w:rFonts w:ascii="Times New Roman" w:hAnsi="Times New Roman" w:cs="Times New Roman"/>
                                            <w:color w:val="000000"/>
                                            <w:sz w:val="20"/>
                                            <w:szCs w:val="20"/>
                                          </w:rPr>
                                        </w:rPrChange>
                                      </w:rPr>
                                      <w:delText>2493</w:delText>
                                    </w:r>
                                  </w:del>
                                </w:p>
                              </w:tc>
                              <w:tc>
                                <w:tcPr>
                                  <w:tcW w:w="846" w:type="dxa"/>
                                  <w:noWrap/>
                                  <w:vAlign w:val="center"/>
                                  <w:tcPrChange w:id="3326" w:author="Maino Vieytes, Christian (NIH/NIA/IRP) [F]" w:date="2023-11-15T16:29:00Z">
                                    <w:tcPr>
                                      <w:tcW w:w="720" w:type="dxa"/>
                                      <w:gridSpan w:val="2"/>
                                      <w:noWrap/>
                                      <w:vAlign w:val="center"/>
                                    </w:tcPr>
                                  </w:tcPrChange>
                                </w:tcPr>
                                <w:p w14:paraId="710ADED0" w14:textId="7206AF45" w:rsidR="002B4FE9" w:rsidRPr="008A6C8D" w:rsidRDefault="002B4FE9" w:rsidP="002B4FE9">
                                  <w:pPr>
                                    <w:jc w:val="center"/>
                                    <w:rPr>
                                      <w:rFonts w:ascii="Times New Roman" w:hAnsi="Times New Roman" w:cs="Times New Roman"/>
                                      <w:sz w:val="18"/>
                                      <w:szCs w:val="18"/>
                                      <w:rPrChange w:id="3327" w:author="Maino Vieytes, Christian (NIH/NIA/IRP) [F]" w:date="2023-11-15T15:57:00Z">
                                        <w:rPr>
                                          <w:rFonts w:ascii="Times New Roman" w:hAnsi="Times New Roman" w:cs="Times New Roman"/>
                                          <w:sz w:val="20"/>
                                          <w:szCs w:val="20"/>
                                        </w:rPr>
                                      </w:rPrChange>
                                    </w:rPr>
                                  </w:pPr>
                                  <w:ins w:id="3328" w:author="Maino Vieytes, Christian (NIH/NIA/IRP) [F]" w:date="2023-11-15T15:57:00Z">
                                    <w:r w:rsidRPr="008A6C8D">
                                      <w:rPr>
                                        <w:rFonts w:ascii="Times New Roman" w:hAnsi="Times New Roman" w:cs="Times New Roman"/>
                                        <w:color w:val="000000"/>
                                        <w:sz w:val="18"/>
                                        <w:szCs w:val="18"/>
                                        <w:rPrChange w:id="3329" w:author="Maino Vieytes, Christian (NIH/NIA/IRP) [F]" w:date="2023-11-15T15:57:00Z">
                                          <w:rPr>
                                            <w:rFonts w:ascii="Calibri" w:hAnsi="Calibri" w:cs="Calibri"/>
                                            <w:color w:val="000000"/>
                                          </w:rPr>
                                        </w:rPrChange>
                                      </w:rPr>
                                      <w:t>1.00</w:t>
                                    </w:r>
                                  </w:ins>
                                  <w:del w:id="3330" w:author="Maino Vieytes, Christian (NIH/NIA/IRP) [F]" w:date="2023-11-15T15:57:00Z">
                                    <w:r w:rsidRPr="008A6C8D" w:rsidDel="0055657D">
                                      <w:rPr>
                                        <w:rFonts w:ascii="Times New Roman" w:hAnsi="Times New Roman" w:cs="Times New Roman"/>
                                        <w:color w:val="000000"/>
                                        <w:sz w:val="18"/>
                                        <w:szCs w:val="18"/>
                                        <w:rPrChange w:id="3331" w:author="Maino Vieytes, Christian (NIH/NIA/IRP) [F]" w:date="2023-11-15T15:57:00Z">
                                          <w:rPr>
                                            <w:rFonts w:ascii="Times New Roman" w:hAnsi="Times New Roman" w:cs="Times New Roman"/>
                                            <w:color w:val="000000"/>
                                            <w:sz w:val="20"/>
                                            <w:szCs w:val="20"/>
                                          </w:rPr>
                                        </w:rPrChange>
                                      </w:rPr>
                                      <w:delText>1.00</w:delText>
                                    </w:r>
                                  </w:del>
                                </w:p>
                              </w:tc>
                              <w:tc>
                                <w:tcPr>
                                  <w:tcW w:w="1616" w:type="dxa"/>
                                  <w:noWrap/>
                                  <w:vAlign w:val="center"/>
                                  <w:tcPrChange w:id="3332" w:author="Maino Vieytes, Christian (NIH/NIA/IRP) [F]" w:date="2023-11-15T16:29:00Z">
                                    <w:tcPr>
                                      <w:tcW w:w="1616" w:type="dxa"/>
                                      <w:gridSpan w:val="2"/>
                                      <w:noWrap/>
                                      <w:vAlign w:val="center"/>
                                    </w:tcPr>
                                  </w:tcPrChange>
                                </w:tcPr>
                                <w:p w14:paraId="4912CA7F" w14:textId="44312DC3" w:rsidR="002B4FE9" w:rsidRPr="002B4FE9" w:rsidRDefault="002B4FE9" w:rsidP="002B4FE9">
                                  <w:pPr>
                                    <w:jc w:val="center"/>
                                    <w:rPr>
                                      <w:rFonts w:ascii="Times New Roman" w:hAnsi="Times New Roman" w:cs="Times New Roman"/>
                                      <w:sz w:val="18"/>
                                      <w:szCs w:val="18"/>
                                      <w:rPrChange w:id="3333" w:author="Maino Vieytes, Christian (NIH/NIA/IRP) [F]" w:date="2023-11-15T16:29:00Z">
                                        <w:rPr>
                                          <w:rFonts w:ascii="Times New Roman" w:hAnsi="Times New Roman" w:cs="Times New Roman"/>
                                          <w:sz w:val="20"/>
                                          <w:szCs w:val="20"/>
                                        </w:rPr>
                                      </w:rPrChange>
                                    </w:rPr>
                                  </w:pPr>
                                  <w:ins w:id="3334" w:author="Maino Vieytes, Christian (NIH/NIA/IRP) [F]" w:date="2023-11-15T16:28:00Z">
                                    <w:r w:rsidRPr="002B4FE9">
                                      <w:rPr>
                                        <w:rFonts w:ascii="Times New Roman" w:hAnsi="Times New Roman" w:cs="Times New Roman"/>
                                        <w:color w:val="000000"/>
                                        <w:sz w:val="18"/>
                                        <w:szCs w:val="18"/>
                                        <w:rPrChange w:id="3335" w:author="Maino Vieytes, Christian (NIH/NIA/IRP) [F]" w:date="2023-11-15T16:29:00Z">
                                          <w:rPr>
                                            <w:rFonts w:ascii="Calibri" w:hAnsi="Calibri" w:cs="Calibri"/>
                                            <w:color w:val="000000"/>
                                          </w:rPr>
                                        </w:rPrChange>
                                      </w:rPr>
                                      <w:t>1.23 (0.49-3.05)</w:t>
                                    </w:r>
                                  </w:ins>
                                  <w:del w:id="3336" w:author="Maino Vieytes, Christian (NIH/NIA/IRP) [F]" w:date="2023-11-15T15:57:00Z">
                                    <w:r w:rsidRPr="002B4FE9" w:rsidDel="0055657D">
                                      <w:rPr>
                                        <w:rFonts w:ascii="Times New Roman" w:hAnsi="Times New Roman" w:cs="Times New Roman"/>
                                        <w:color w:val="000000"/>
                                        <w:sz w:val="18"/>
                                        <w:szCs w:val="18"/>
                                        <w:rPrChange w:id="3337" w:author="Maino Vieytes, Christian (NIH/NIA/IRP) [F]" w:date="2023-11-15T16:29:00Z">
                                          <w:rPr>
                                            <w:rFonts w:ascii="Times New Roman" w:hAnsi="Times New Roman" w:cs="Times New Roman"/>
                                            <w:color w:val="000000"/>
                                            <w:sz w:val="20"/>
                                            <w:szCs w:val="20"/>
                                          </w:rPr>
                                        </w:rPrChange>
                                      </w:rPr>
                                      <w:delText>0.75 (0.40-1.37)</w:delText>
                                    </w:r>
                                  </w:del>
                                </w:p>
                              </w:tc>
                              <w:tc>
                                <w:tcPr>
                                  <w:tcW w:w="1716" w:type="dxa"/>
                                  <w:noWrap/>
                                  <w:vAlign w:val="center"/>
                                  <w:tcPrChange w:id="3338" w:author="Maino Vieytes, Christian (NIH/NIA/IRP) [F]" w:date="2023-11-15T16:29:00Z">
                                    <w:tcPr>
                                      <w:tcW w:w="1716" w:type="dxa"/>
                                      <w:gridSpan w:val="2"/>
                                      <w:noWrap/>
                                      <w:vAlign w:val="center"/>
                                    </w:tcPr>
                                  </w:tcPrChange>
                                </w:tcPr>
                                <w:p w14:paraId="70EF4A6B" w14:textId="22E84FC8" w:rsidR="002B4FE9" w:rsidRPr="002B4FE9" w:rsidRDefault="002B4FE9" w:rsidP="002B4FE9">
                                  <w:pPr>
                                    <w:jc w:val="center"/>
                                    <w:rPr>
                                      <w:rFonts w:ascii="Times New Roman" w:hAnsi="Times New Roman" w:cs="Times New Roman"/>
                                      <w:sz w:val="18"/>
                                      <w:szCs w:val="18"/>
                                      <w:rPrChange w:id="3339" w:author="Maino Vieytes, Christian (NIH/NIA/IRP) [F]" w:date="2023-11-15T16:29:00Z">
                                        <w:rPr>
                                          <w:rFonts w:ascii="Times New Roman" w:hAnsi="Times New Roman" w:cs="Times New Roman"/>
                                          <w:sz w:val="20"/>
                                          <w:szCs w:val="20"/>
                                        </w:rPr>
                                      </w:rPrChange>
                                    </w:rPr>
                                  </w:pPr>
                                  <w:ins w:id="3340" w:author="Maino Vieytes, Christian (NIH/NIA/IRP) [F]" w:date="2023-11-15T16:28:00Z">
                                    <w:r w:rsidRPr="002B4FE9">
                                      <w:rPr>
                                        <w:rFonts w:ascii="Times New Roman" w:hAnsi="Times New Roman" w:cs="Times New Roman"/>
                                        <w:color w:val="000000"/>
                                        <w:sz w:val="18"/>
                                        <w:szCs w:val="18"/>
                                        <w:rPrChange w:id="3341" w:author="Maino Vieytes, Christian (NIH/NIA/IRP) [F]" w:date="2023-11-15T16:29:00Z">
                                          <w:rPr>
                                            <w:rFonts w:ascii="Calibri" w:hAnsi="Calibri" w:cs="Calibri"/>
                                            <w:color w:val="000000"/>
                                          </w:rPr>
                                        </w:rPrChange>
                                      </w:rPr>
                                      <w:t>0.62 (0.29-1.29)</w:t>
                                    </w:r>
                                  </w:ins>
                                  <w:del w:id="3342" w:author="Maino Vieytes, Christian (NIH/NIA/IRP) [F]" w:date="2023-11-15T15:57:00Z">
                                    <w:r w:rsidRPr="002B4FE9" w:rsidDel="0055657D">
                                      <w:rPr>
                                        <w:rFonts w:ascii="Times New Roman" w:hAnsi="Times New Roman" w:cs="Times New Roman"/>
                                        <w:color w:val="000000"/>
                                        <w:sz w:val="18"/>
                                        <w:szCs w:val="18"/>
                                        <w:rPrChange w:id="3343" w:author="Maino Vieytes, Christian (NIH/NIA/IRP) [F]" w:date="2023-11-15T16:29:00Z">
                                          <w:rPr>
                                            <w:rFonts w:ascii="Times New Roman" w:hAnsi="Times New Roman" w:cs="Times New Roman"/>
                                            <w:color w:val="000000"/>
                                            <w:sz w:val="20"/>
                                            <w:szCs w:val="20"/>
                                          </w:rPr>
                                        </w:rPrChange>
                                      </w:rPr>
                                      <w:delText>0.51 (0.26-1.01)</w:delText>
                                    </w:r>
                                  </w:del>
                                </w:p>
                              </w:tc>
                              <w:tc>
                                <w:tcPr>
                                  <w:tcW w:w="1716" w:type="dxa"/>
                                  <w:noWrap/>
                                  <w:vAlign w:val="center"/>
                                  <w:tcPrChange w:id="3344" w:author="Maino Vieytes, Christian (NIH/NIA/IRP) [F]" w:date="2023-11-15T16:29:00Z">
                                    <w:tcPr>
                                      <w:tcW w:w="1716" w:type="dxa"/>
                                      <w:gridSpan w:val="2"/>
                                      <w:noWrap/>
                                      <w:vAlign w:val="center"/>
                                    </w:tcPr>
                                  </w:tcPrChange>
                                </w:tcPr>
                                <w:p w14:paraId="2706D45F" w14:textId="2FD57358" w:rsidR="002B4FE9" w:rsidRPr="002B4FE9" w:rsidRDefault="002B4FE9" w:rsidP="002B4FE9">
                                  <w:pPr>
                                    <w:jc w:val="center"/>
                                    <w:rPr>
                                      <w:rFonts w:ascii="Times New Roman" w:hAnsi="Times New Roman" w:cs="Times New Roman"/>
                                      <w:sz w:val="18"/>
                                      <w:szCs w:val="18"/>
                                      <w:rPrChange w:id="3345" w:author="Maino Vieytes, Christian (NIH/NIA/IRP) [F]" w:date="2023-11-15T16:29:00Z">
                                        <w:rPr>
                                          <w:rFonts w:ascii="Times New Roman" w:hAnsi="Times New Roman" w:cs="Times New Roman"/>
                                          <w:sz w:val="20"/>
                                          <w:szCs w:val="20"/>
                                        </w:rPr>
                                      </w:rPrChange>
                                    </w:rPr>
                                  </w:pPr>
                                  <w:ins w:id="3346" w:author="Maino Vieytes, Christian (NIH/NIA/IRP) [F]" w:date="2023-11-15T16:28:00Z">
                                    <w:r w:rsidRPr="002B4FE9">
                                      <w:rPr>
                                        <w:rFonts w:ascii="Times New Roman" w:hAnsi="Times New Roman" w:cs="Times New Roman"/>
                                        <w:color w:val="000000"/>
                                        <w:sz w:val="18"/>
                                        <w:szCs w:val="18"/>
                                        <w:rPrChange w:id="3347" w:author="Maino Vieytes, Christian (NIH/NIA/IRP) [F]" w:date="2023-11-15T16:29:00Z">
                                          <w:rPr>
                                            <w:rFonts w:ascii="Calibri" w:hAnsi="Calibri" w:cs="Calibri"/>
                                            <w:color w:val="000000"/>
                                          </w:rPr>
                                        </w:rPrChange>
                                      </w:rPr>
                                      <w:t>0.85 (0.45-1.63)</w:t>
                                    </w:r>
                                  </w:ins>
                                  <w:del w:id="3348" w:author="Maino Vieytes, Christian (NIH/NIA/IRP) [F]" w:date="2023-11-15T15:57:00Z">
                                    <w:r w:rsidRPr="002B4FE9" w:rsidDel="0055657D">
                                      <w:rPr>
                                        <w:rFonts w:ascii="Times New Roman" w:hAnsi="Times New Roman" w:cs="Times New Roman"/>
                                        <w:color w:val="000000"/>
                                        <w:sz w:val="18"/>
                                        <w:szCs w:val="18"/>
                                        <w:rPrChange w:id="3349" w:author="Maino Vieytes, Christian (NIH/NIA/IRP) [F]" w:date="2023-11-15T16:29:00Z">
                                          <w:rPr>
                                            <w:rFonts w:ascii="Times New Roman" w:hAnsi="Times New Roman" w:cs="Times New Roman"/>
                                            <w:color w:val="000000"/>
                                            <w:sz w:val="20"/>
                                            <w:szCs w:val="20"/>
                                          </w:rPr>
                                        </w:rPrChange>
                                      </w:rPr>
                                      <w:delText>0.71 (0.44-1.16)</w:delText>
                                    </w:r>
                                  </w:del>
                                </w:p>
                              </w:tc>
                              <w:tc>
                                <w:tcPr>
                                  <w:tcW w:w="1816" w:type="dxa"/>
                                  <w:noWrap/>
                                  <w:vAlign w:val="center"/>
                                  <w:tcPrChange w:id="3350" w:author="Maino Vieytes, Christian (NIH/NIA/IRP) [F]" w:date="2023-11-15T16:29:00Z">
                                    <w:tcPr>
                                      <w:tcW w:w="1816" w:type="dxa"/>
                                      <w:gridSpan w:val="2"/>
                                      <w:noWrap/>
                                      <w:vAlign w:val="center"/>
                                    </w:tcPr>
                                  </w:tcPrChange>
                                </w:tcPr>
                                <w:p w14:paraId="4C0E10C2" w14:textId="42E861B3" w:rsidR="002B4FE9" w:rsidRPr="002B4FE9" w:rsidRDefault="002B4FE9" w:rsidP="002B4FE9">
                                  <w:pPr>
                                    <w:jc w:val="center"/>
                                    <w:rPr>
                                      <w:rFonts w:ascii="Times New Roman" w:hAnsi="Times New Roman" w:cs="Times New Roman"/>
                                      <w:sz w:val="18"/>
                                      <w:szCs w:val="18"/>
                                      <w:rPrChange w:id="3351" w:author="Maino Vieytes, Christian (NIH/NIA/IRP) [F]" w:date="2023-11-15T16:29:00Z">
                                        <w:rPr>
                                          <w:rFonts w:ascii="Times New Roman" w:hAnsi="Times New Roman" w:cs="Times New Roman"/>
                                          <w:sz w:val="20"/>
                                          <w:szCs w:val="20"/>
                                        </w:rPr>
                                      </w:rPrChange>
                                    </w:rPr>
                                  </w:pPr>
                                  <w:ins w:id="3352" w:author="Maino Vieytes, Christian (NIH/NIA/IRP) [F]" w:date="2023-11-15T16:28:00Z">
                                    <w:r w:rsidRPr="002B4FE9">
                                      <w:rPr>
                                        <w:rFonts w:ascii="Times New Roman" w:hAnsi="Times New Roman" w:cs="Times New Roman"/>
                                        <w:color w:val="000000"/>
                                        <w:sz w:val="18"/>
                                        <w:szCs w:val="18"/>
                                        <w:rPrChange w:id="3353" w:author="Maino Vieytes, Christian (NIH/NIA/IRP) [F]" w:date="2023-11-15T16:29:00Z">
                                          <w:rPr>
                                            <w:rFonts w:ascii="Calibri" w:hAnsi="Calibri" w:cs="Calibri"/>
                                            <w:color w:val="000000"/>
                                          </w:rPr>
                                        </w:rPrChange>
                                      </w:rPr>
                                      <w:t>0.38 (0.18-0.78)**</w:t>
                                    </w:r>
                                  </w:ins>
                                  <w:del w:id="3354" w:author="Maino Vieytes, Christian (NIH/NIA/IRP) [F]" w:date="2023-11-15T15:57:00Z">
                                    <w:r w:rsidRPr="002B4FE9" w:rsidDel="0055657D">
                                      <w:rPr>
                                        <w:rFonts w:ascii="Times New Roman" w:hAnsi="Times New Roman" w:cs="Times New Roman"/>
                                        <w:color w:val="000000"/>
                                        <w:sz w:val="18"/>
                                        <w:szCs w:val="18"/>
                                        <w:rPrChange w:id="3355" w:author="Maino Vieytes, Christian (NIH/NIA/IRP) [F]" w:date="2023-11-15T16:29:00Z">
                                          <w:rPr>
                                            <w:rFonts w:ascii="Times New Roman" w:hAnsi="Times New Roman" w:cs="Times New Roman"/>
                                            <w:color w:val="000000"/>
                                            <w:sz w:val="20"/>
                                            <w:szCs w:val="20"/>
                                          </w:rPr>
                                        </w:rPrChange>
                                      </w:rPr>
                                      <w:delText>0.50 (0.29-0.88)*</w:delText>
                                    </w:r>
                                  </w:del>
                                </w:p>
                              </w:tc>
                              <w:tc>
                                <w:tcPr>
                                  <w:tcW w:w="1196" w:type="dxa"/>
                                  <w:noWrap/>
                                  <w:vAlign w:val="center"/>
                                  <w:tcPrChange w:id="3356" w:author="Maino Vieytes, Christian (NIH/NIA/IRP) [F]" w:date="2023-11-15T16:29:00Z">
                                    <w:tcPr>
                                      <w:tcW w:w="1000" w:type="dxa"/>
                                      <w:gridSpan w:val="2"/>
                                      <w:noWrap/>
                                      <w:vAlign w:val="center"/>
                                    </w:tcPr>
                                  </w:tcPrChange>
                                </w:tcPr>
                                <w:p w14:paraId="52A5D0EC" w14:textId="516A8FC1" w:rsidR="002B4FE9" w:rsidRPr="002B4FE9" w:rsidRDefault="002B4FE9" w:rsidP="002B4FE9">
                                  <w:pPr>
                                    <w:jc w:val="center"/>
                                    <w:rPr>
                                      <w:rFonts w:ascii="Times New Roman" w:hAnsi="Times New Roman" w:cs="Times New Roman"/>
                                      <w:sz w:val="18"/>
                                      <w:szCs w:val="18"/>
                                      <w:rPrChange w:id="3357" w:author="Maino Vieytes, Christian (NIH/NIA/IRP) [F]" w:date="2023-11-15T16:29:00Z">
                                        <w:rPr>
                                          <w:rFonts w:ascii="Times New Roman" w:hAnsi="Times New Roman" w:cs="Times New Roman"/>
                                          <w:sz w:val="20"/>
                                          <w:szCs w:val="20"/>
                                        </w:rPr>
                                      </w:rPrChange>
                                    </w:rPr>
                                  </w:pPr>
                                  <w:ins w:id="3358" w:author="Maino Vieytes, Christian (NIH/NIA/IRP) [F]" w:date="2023-11-15T16:28:00Z">
                                    <w:r w:rsidRPr="002B4FE9">
                                      <w:rPr>
                                        <w:rFonts w:ascii="Times New Roman" w:hAnsi="Times New Roman" w:cs="Times New Roman"/>
                                        <w:color w:val="000000"/>
                                        <w:sz w:val="18"/>
                                        <w:szCs w:val="18"/>
                                        <w:rPrChange w:id="3359" w:author="Maino Vieytes, Christian (NIH/NIA/IRP) [F]" w:date="2023-11-15T16:29:00Z">
                                          <w:rPr>
                                            <w:rFonts w:ascii="Calibri" w:hAnsi="Calibri" w:cs="Calibri"/>
                                            <w:color w:val="000000"/>
                                          </w:rPr>
                                        </w:rPrChange>
                                      </w:rPr>
                                      <w:t>&lt; 0.01**</w:t>
                                    </w:r>
                                  </w:ins>
                                  <w:del w:id="3360" w:author="Maino Vieytes, Christian (NIH/NIA/IRP) [F]" w:date="2023-11-15T15:57:00Z">
                                    <w:r w:rsidRPr="002B4FE9" w:rsidDel="0055657D">
                                      <w:rPr>
                                        <w:rFonts w:ascii="Times New Roman" w:hAnsi="Times New Roman" w:cs="Times New Roman"/>
                                        <w:color w:val="000000"/>
                                        <w:sz w:val="18"/>
                                        <w:szCs w:val="18"/>
                                        <w:rPrChange w:id="3361" w:author="Maino Vieytes, Christian (NIH/NIA/IRP) [F]" w:date="2023-11-15T16:29:00Z">
                                          <w:rPr>
                                            <w:rFonts w:ascii="Times New Roman" w:hAnsi="Times New Roman" w:cs="Times New Roman"/>
                                            <w:color w:val="000000"/>
                                            <w:sz w:val="20"/>
                                            <w:szCs w:val="20"/>
                                          </w:rPr>
                                        </w:rPrChange>
                                      </w:rPr>
                                      <w:delText>0.02*</w:delText>
                                    </w:r>
                                  </w:del>
                                </w:p>
                              </w:tc>
                              <w:tc>
                                <w:tcPr>
                                  <w:tcW w:w="1622" w:type="dxa"/>
                                  <w:noWrap/>
                                  <w:vAlign w:val="center"/>
                                  <w:tcPrChange w:id="3362" w:author="Maino Vieytes, Christian (NIH/NIA/IRP) [F]" w:date="2023-11-15T16:29:00Z">
                                    <w:tcPr>
                                      <w:tcW w:w="1816" w:type="dxa"/>
                                      <w:gridSpan w:val="5"/>
                                      <w:noWrap/>
                                      <w:vAlign w:val="center"/>
                                    </w:tcPr>
                                  </w:tcPrChange>
                                </w:tcPr>
                                <w:p w14:paraId="3E4CBD89" w14:textId="0C1EA2A5" w:rsidR="002B4FE9" w:rsidRPr="002B4FE9" w:rsidRDefault="002B4FE9" w:rsidP="002B4FE9">
                                  <w:pPr>
                                    <w:jc w:val="center"/>
                                    <w:rPr>
                                      <w:rFonts w:ascii="Times New Roman" w:hAnsi="Times New Roman" w:cs="Times New Roman"/>
                                      <w:sz w:val="18"/>
                                      <w:szCs w:val="18"/>
                                      <w:rPrChange w:id="3363" w:author="Maino Vieytes, Christian (NIH/NIA/IRP) [F]" w:date="2023-11-15T16:29:00Z">
                                        <w:rPr>
                                          <w:rFonts w:ascii="Times New Roman" w:hAnsi="Times New Roman" w:cs="Times New Roman"/>
                                          <w:sz w:val="20"/>
                                          <w:szCs w:val="20"/>
                                        </w:rPr>
                                      </w:rPrChange>
                                    </w:rPr>
                                  </w:pPr>
                                  <w:ins w:id="3364" w:author="Maino Vieytes, Christian (NIH/NIA/IRP) [F]" w:date="2023-11-15T16:28:00Z">
                                    <w:r w:rsidRPr="002B4FE9">
                                      <w:rPr>
                                        <w:rFonts w:ascii="Times New Roman" w:hAnsi="Times New Roman" w:cs="Times New Roman"/>
                                        <w:color w:val="000000"/>
                                        <w:sz w:val="18"/>
                                        <w:szCs w:val="18"/>
                                        <w:rPrChange w:id="3365" w:author="Maino Vieytes, Christian (NIH/NIA/IRP) [F]" w:date="2023-11-15T16:29:00Z">
                                          <w:rPr>
                                            <w:rFonts w:ascii="Calibri" w:hAnsi="Calibri" w:cs="Calibri"/>
                                            <w:color w:val="000000"/>
                                          </w:rPr>
                                        </w:rPrChange>
                                      </w:rPr>
                                      <w:t>0.76 (0.63-0.93)**</w:t>
                                    </w:r>
                                  </w:ins>
                                  <w:del w:id="3366" w:author="Maino Vieytes, Christian (NIH/NIA/IRP) [F]" w:date="2023-11-15T15:57:00Z">
                                    <w:r w:rsidRPr="002B4FE9" w:rsidDel="0055657D">
                                      <w:rPr>
                                        <w:rFonts w:ascii="Times New Roman" w:hAnsi="Times New Roman" w:cs="Times New Roman"/>
                                        <w:color w:val="000000"/>
                                        <w:sz w:val="18"/>
                                        <w:szCs w:val="18"/>
                                        <w:rPrChange w:id="3367" w:author="Maino Vieytes, Christian (NIH/NIA/IRP) [F]" w:date="2023-11-15T16:29:00Z">
                                          <w:rPr>
                                            <w:rFonts w:ascii="Times New Roman" w:hAnsi="Times New Roman" w:cs="Times New Roman"/>
                                            <w:color w:val="000000"/>
                                            <w:sz w:val="20"/>
                                            <w:szCs w:val="20"/>
                                          </w:rPr>
                                        </w:rPrChange>
                                      </w:rPr>
                                      <w:delText>0.87 (0.75-1.01)</w:delText>
                                    </w:r>
                                  </w:del>
                                </w:p>
                              </w:tc>
                              <w:tc>
                                <w:tcPr>
                                  <w:tcW w:w="1310" w:type="dxa"/>
                                  <w:noWrap/>
                                  <w:vAlign w:val="center"/>
                                  <w:tcPrChange w:id="3368" w:author="Maino Vieytes, Christian (NIH/NIA/IRP) [F]" w:date="2023-11-15T16:29:00Z">
                                    <w:tcPr>
                                      <w:tcW w:w="958" w:type="dxa"/>
                                      <w:gridSpan w:val="3"/>
                                      <w:noWrap/>
                                      <w:vAlign w:val="center"/>
                                    </w:tcPr>
                                  </w:tcPrChange>
                                </w:tcPr>
                                <w:p w14:paraId="210FF568" w14:textId="04BBAEDC" w:rsidR="002B4FE9" w:rsidRPr="002B4FE9" w:rsidRDefault="002B4FE9" w:rsidP="002B4FE9">
                                  <w:pPr>
                                    <w:jc w:val="center"/>
                                    <w:rPr>
                                      <w:rFonts w:ascii="Times New Roman" w:hAnsi="Times New Roman" w:cs="Times New Roman"/>
                                      <w:color w:val="000000"/>
                                      <w:sz w:val="18"/>
                                      <w:szCs w:val="18"/>
                                      <w:rPrChange w:id="3369" w:author="Maino Vieytes, Christian (NIH/NIA/IRP) [F]" w:date="2023-11-15T16:29:00Z">
                                        <w:rPr>
                                          <w:rFonts w:ascii="Times New Roman" w:hAnsi="Times New Roman" w:cs="Times New Roman"/>
                                          <w:color w:val="000000"/>
                                          <w:sz w:val="20"/>
                                          <w:szCs w:val="20"/>
                                        </w:rPr>
                                      </w:rPrChange>
                                    </w:rPr>
                                  </w:pPr>
                                  <w:ins w:id="3370" w:author="Maino Vieytes, Christian (NIH/NIA/IRP) [F]" w:date="2023-11-15T16:28:00Z">
                                    <w:r w:rsidRPr="002B4FE9">
                                      <w:rPr>
                                        <w:rFonts w:ascii="Times New Roman" w:hAnsi="Times New Roman" w:cs="Times New Roman"/>
                                        <w:color w:val="000000"/>
                                        <w:sz w:val="18"/>
                                        <w:szCs w:val="18"/>
                                        <w:rPrChange w:id="3371" w:author="Maino Vieytes, Christian (NIH/NIA/IRP) [F]" w:date="2023-11-15T16:29:00Z">
                                          <w:rPr>
                                            <w:rFonts w:ascii="Calibri" w:hAnsi="Calibri" w:cs="Calibri"/>
                                            <w:color w:val="000000"/>
                                          </w:rPr>
                                        </w:rPrChange>
                                      </w:rPr>
                                      <w:t>0.42</w:t>
                                    </w:r>
                                  </w:ins>
                                  <w:del w:id="3372" w:author="Maino Vieytes, Christian (NIH/NIA/IRP) [F]" w:date="2023-11-15T15:57:00Z">
                                    <w:r w:rsidRPr="002B4FE9" w:rsidDel="0055657D">
                                      <w:rPr>
                                        <w:rFonts w:ascii="Times New Roman" w:hAnsi="Times New Roman" w:cs="Times New Roman"/>
                                        <w:color w:val="000000"/>
                                        <w:sz w:val="18"/>
                                        <w:szCs w:val="18"/>
                                        <w:rPrChange w:id="3373" w:author="Maino Vieytes, Christian (NIH/NIA/IRP) [F]" w:date="2023-11-15T16:29:00Z">
                                          <w:rPr>
                                            <w:rFonts w:ascii="Times New Roman" w:hAnsi="Times New Roman" w:cs="Times New Roman"/>
                                            <w:color w:val="000000"/>
                                            <w:sz w:val="20"/>
                                            <w:szCs w:val="20"/>
                                          </w:rPr>
                                        </w:rPrChange>
                                      </w:rPr>
                                      <w:delText>0.42</w:delText>
                                    </w:r>
                                  </w:del>
                                </w:p>
                              </w:tc>
                            </w:tr>
                            <w:tr w:rsidR="008E210F" w:rsidRPr="008A6C8D" w:rsidDel="001F5A7E" w14:paraId="6CFEA743" w14:textId="60557E7D" w:rsidTr="002B4FE9">
                              <w:trPr>
                                <w:trHeight w:val="320"/>
                                <w:del w:id="3374" w:author="Maino Vieytes, Christian (NIH/NIA/IRP) [F]" w:date="2023-11-15T09:29:00Z"/>
                                <w:trPrChange w:id="3375" w:author="Maino Vieytes, Christian (NIH/NIA/IRP) [F]" w:date="2023-11-15T16:23:00Z">
                                  <w:trPr>
                                    <w:gridAfter w:val="0"/>
                                    <w:trHeight w:val="320"/>
                                  </w:trPr>
                                </w:trPrChange>
                              </w:trPr>
                              <w:tc>
                                <w:tcPr>
                                  <w:tcW w:w="15091" w:type="dxa"/>
                                  <w:gridSpan w:val="10"/>
                                  <w:noWrap/>
                                  <w:vAlign w:val="center"/>
                                  <w:tcPrChange w:id="3376" w:author="Maino Vieytes, Christian (NIH/NIA/IRP) [F]" w:date="2023-11-15T16:23:00Z">
                                    <w:tcPr>
                                      <w:tcW w:w="14395" w:type="dxa"/>
                                      <w:gridSpan w:val="23"/>
                                      <w:noWrap/>
                                      <w:vAlign w:val="center"/>
                                    </w:tcPr>
                                  </w:tcPrChange>
                                </w:tcPr>
                                <w:p w14:paraId="31CEFE4D" w14:textId="174F82B1" w:rsidR="008E210F" w:rsidRPr="008A6C8D" w:rsidDel="001F5A7E" w:rsidRDefault="008E210F" w:rsidP="00D9498C">
                                  <w:pPr>
                                    <w:rPr>
                                      <w:del w:id="3377" w:author="Maino Vieytes, Christian (NIH/NIA/IRP) [F]" w:date="2023-11-15T09:29:00Z"/>
                                      <w:rFonts w:ascii="Times New Roman" w:hAnsi="Times New Roman" w:cs="Times New Roman"/>
                                      <w:i/>
                                      <w:iCs/>
                                      <w:sz w:val="18"/>
                                      <w:szCs w:val="18"/>
                                      <w:rPrChange w:id="3378" w:author="Maino Vieytes, Christian (NIH/NIA/IRP) [F]" w:date="2023-11-15T15:57:00Z">
                                        <w:rPr>
                                          <w:del w:id="3379" w:author="Maino Vieytes, Christian (NIH/NIA/IRP) [F]" w:date="2023-11-15T09:29:00Z"/>
                                          <w:rFonts w:ascii="Times New Roman" w:hAnsi="Times New Roman" w:cs="Times New Roman"/>
                                          <w:i/>
                                          <w:iCs/>
                                          <w:sz w:val="20"/>
                                          <w:szCs w:val="20"/>
                                        </w:rPr>
                                      </w:rPrChange>
                                    </w:rPr>
                                  </w:pPr>
                                  <w:del w:id="3380" w:author="Maino Vieytes, Christian (NIH/NIA/IRP) [F]" w:date="2023-11-15T09:29:00Z">
                                    <w:r w:rsidRPr="008A6C8D" w:rsidDel="001F5A7E">
                                      <w:rPr>
                                        <w:rFonts w:ascii="Times New Roman" w:hAnsi="Times New Roman" w:cs="Times New Roman"/>
                                        <w:i/>
                                        <w:iCs/>
                                        <w:sz w:val="18"/>
                                        <w:szCs w:val="18"/>
                                        <w:rPrChange w:id="3381" w:author="Maino Vieytes, Christian (NIH/NIA/IRP) [F]" w:date="2023-11-15T15:57:00Z">
                                          <w:rPr>
                                            <w:rFonts w:ascii="Times New Roman" w:hAnsi="Times New Roman" w:cs="Times New Roman"/>
                                            <w:i/>
                                            <w:iCs/>
                                            <w:sz w:val="20"/>
                                            <w:szCs w:val="20"/>
                                          </w:rPr>
                                        </w:rPrChange>
                                      </w:rPr>
                                      <w:delText>Cardiovascular Disease Mortality</w:delText>
                                    </w:r>
                                  </w:del>
                                </w:p>
                              </w:tc>
                            </w:tr>
                            <w:tr w:rsidR="008E210F" w:rsidRPr="008A6C8D" w:rsidDel="001F5A7E" w14:paraId="5DDFF327" w14:textId="4053A144" w:rsidTr="002B4FE9">
                              <w:trPr>
                                <w:trHeight w:val="320"/>
                                <w:del w:id="3382" w:author="Maino Vieytes, Christian (NIH/NIA/IRP) [F]" w:date="2023-11-15T09:29:00Z"/>
                                <w:trPrChange w:id="3383" w:author="Maino Vieytes, Christian (NIH/NIA/IRP) [F]" w:date="2023-11-15T16:23:00Z">
                                  <w:trPr>
                                    <w:gridAfter w:val="0"/>
                                    <w:trHeight w:val="320"/>
                                  </w:trPr>
                                </w:trPrChange>
                              </w:trPr>
                              <w:tc>
                                <w:tcPr>
                                  <w:tcW w:w="2317" w:type="dxa"/>
                                  <w:noWrap/>
                                  <w:vAlign w:val="center"/>
                                  <w:hideMark/>
                                  <w:tcPrChange w:id="3384" w:author="Maino Vieytes, Christian (NIH/NIA/IRP) [F]" w:date="2023-11-15T16:23:00Z">
                                    <w:tcPr>
                                      <w:tcW w:w="2317" w:type="dxa"/>
                                      <w:noWrap/>
                                      <w:vAlign w:val="center"/>
                                      <w:hideMark/>
                                    </w:tcPr>
                                  </w:tcPrChange>
                                </w:tcPr>
                                <w:p w14:paraId="0063A6A3" w14:textId="5FE53301" w:rsidR="008E210F" w:rsidRPr="008A6C8D" w:rsidDel="001F5A7E" w:rsidRDefault="008E210F" w:rsidP="006153D4">
                                  <w:pPr>
                                    <w:rPr>
                                      <w:del w:id="3385" w:author="Maino Vieytes, Christian (NIH/NIA/IRP) [F]" w:date="2023-11-15T09:29:00Z"/>
                                      <w:rFonts w:ascii="Times New Roman" w:hAnsi="Times New Roman" w:cs="Times New Roman"/>
                                      <w:sz w:val="18"/>
                                      <w:szCs w:val="18"/>
                                      <w:rPrChange w:id="3386" w:author="Maino Vieytes, Christian (NIH/NIA/IRP) [F]" w:date="2023-11-15T15:57:00Z">
                                        <w:rPr>
                                          <w:del w:id="3387" w:author="Maino Vieytes, Christian (NIH/NIA/IRP) [F]" w:date="2023-11-15T09:29:00Z"/>
                                          <w:rFonts w:ascii="Times New Roman" w:hAnsi="Times New Roman" w:cs="Times New Roman"/>
                                          <w:sz w:val="20"/>
                                          <w:szCs w:val="20"/>
                                        </w:rPr>
                                      </w:rPrChange>
                                    </w:rPr>
                                  </w:pPr>
                                  <w:del w:id="3388" w:author="Maino Vieytes, Christian (NIH/NIA/IRP) [F]" w:date="2023-11-15T09:29:00Z">
                                    <w:r w:rsidRPr="008A6C8D" w:rsidDel="001F5A7E">
                                      <w:rPr>
                                        <w:rFonts w:ascii="Times New Roman" w:hAnsi="Times New Roman" w:cs="Times New Roman"/>
                                        <w:sz w:val="18"/>
                                        <w:szCs w:val="18"/>
                                        <w:rPrChange w:id="3389" w:author="Maino Vieytes, Christian (NIH/NIA/IRP) [F]" w:date="2023-11-15T15:57:00Z">
                                          <w:rPr>
                                            <w:rFonts w:ascii="Times New Roman" w:hAnsi="Times New Roman" w:cs="Times New Roman"/>
                                            <w:sz w:val="20"/>
                                            <w:szCs w:val="20"/>
                                          </w:rPr>
                                        </w:rPrChange>
                                      </w:rPr>
                                      <w:delText>Food Insecurity (FI)</w:delText>
                                    </w:r>
                                    <w:r w:rsidRPr="008A6C8D" w:rsidDel="001F5A7E">
                                      <w:rPr>
                                        <w:rFonts w:ascii="Times New Roman" w:hAnsi="Times New Roman" w:cs="Times New Roman"/>
                                        <w:b/>
                                        <w:bCs/>
                                        <w:sz w:val="18"/>
                                        <w:szCs w:val="18"/>
                                        <w:vertAlign w:val="superscript"/>
                                        <w:lang w:bidi="en-US"/>
                                        <w:rPrChange w:id="3390"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3391" w:author="Maino Vieytes, Christian (NIH/NIA/IRP) [F]" w:date="2023-11-15T16:23:00Z">
                                    <w:tcPr>
                                      <w:tcW w:w="720" w:type="dxa"/>
                                      <w:gridSpan w:val="2"/>
                                      <w:noWrap/>
                                      <w:vAlign w:val="center"/>
                                      <w:hideMark/>
                                    </w:tcPr>
                                  </w:tcPrChange>
                                </w:tcPr>
                                <w:p w14:paraId="09FC60E8" w14:textId="6B7DC6A8" w:rsidR="008E210F" w:rsidRPr="008A6C8D" w:rsidDel="001F5A7E" w:rsidRDefault="008E210F" w:rsidP="006153D4">
                                  <w:pPr>
                                    <w:jc w:val="center"/>
                                    <w:rPr>
                                      <w:del w:id="3392" w:author="Maino Vieytes, Christian (NIH/NIA/IRP) [F]" w:date="2023-11-15T09:29:00Z"/>
                                      <w:rFonts w:ascii="Times New Roman" w:hAnsi="Times New Roman" w:cs="Times New Roman"/>
                                      <w:sz w:val="18"/>
                                      <w:szCs w:val="18"/>
                                      <w:rPrChange w:id="3393" w:author="Maino Vieytes, Christian (NIH/NIA/IRP) [F]" w:date="2023-11-15T15:57:00Z">
                                        <w:rPr>
                                          <w:del w:id="3394" w:author="Maino Vieytes, Christian (NIH/NIA/IRP) [F]" w:date="2023-11-15T09:29:00Z"/>
                                          <w:rFonts w:ascii="Times New Roman" w:hAnsi="Times New Roman" w:cs="Times New Roman"/>
                                          <w:sz w:val="20"/>
                                          <w:szCs w:val="20"/>
                                        </w:rPr>
                                      </w:rPrChange>
                                    </w:rPr>
                                  </w:pPr>
                                  <w:del w:id="3395" w:author="Maino Vieytes, Christian (NIH/NIA/IRP) [F]" w:date="2023-11-15T09:29:00Z">
                                    <w:r w:rsidRPr="008A6C8D" w:rsidDel="001F5A7E">
                                      <w:rPr>
                                        <w:rFonts w:ascii="Times New Roman" w:hAnsi="Times New Roman" w:cs="Times New Roman"/>
                                        <w:sz w:val="18"/>
                                        <w:szCs w:val="18"/>
                                        <w:rPrChange w:id="3396"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3397" w:author="Maino Vieytes, Christian (NIH/NIA/IRP) [F]" w:date="2023-11-15T16:23:00Z">
                                    <w:tcPr>
                                      <w:tcW w:w="720" w:type="dxa"/>
                                      <w:gridSpan w:val="2"/>
                                      <w:noWrap/>
                                      <w:vAlign w:val="center"/>
                                      <w:hideMark/>
                                    </w:tcPr>
                                  </w:tcPrChange>
                                </w:tcPr>
                                <w:p w14:paraId="321E65C5" w14:textId="192F90FC" w:rsidR="008E210F" w:rsidRPr="008A6C8D" w:rsidDel="001F5A7E" w:rsidRDefault="008E210F" w:rsidP="006153D4">
                                  <w:pPr>
                                    <w:jc w:val="center"/>
                                    <w:rPr>
                                      <w:del w:id="3398" w:author="Maino Vieytes, Christian (NIH/NIA/IRP) [F]" w:date="2023-11-15T09:29:00Z"/>
                                      <w:rFonts w:ascii="Times New Roman" w:hAnsi="Times New Roman" w:cs="Times New Roman"/>
                                      <w:sz w:val="18"/>
                                      <w:szCs w:val="18"/>
                                      <w:rPrChange w:id="3399" w:author="Maino Vieytes, Christian (NIH/NIA/IRP) [F]" w:date="2023-11-15T15:57:00Z">
                                        <w:rPr>
                                          <w:del w:id="3400" w:author="Maino Vieytes, Christian (NIH/NIA/IRP) [F]" w:date="2023-11-15T09:29:00Z"/>
                                          <w:rFonts w:ascii="Times New Roman" w:hAnsi="Times New Roman" w:cs="Times New Roman"/>
                                          <w:sz w:val="20"/>
                                          <w:szCs w:val="20"/>
                                        </w:rPr>
                                      </w:rPrChange>
                                    </w:rPr>
                                  </w:pPr>
                                  <w:del w:id="3401" w:author="Maino Vieytes, Christian (NIH/NIA/IRP) [F]" w:date="2023-11-15T09:29:00Z">
                                    <w:r w:rsidRPr="008A6C8D" w:rsidDel="001F5A7E">
                                      <w:rPr>
                                        <w:rFonts w:ascii="Times New Roman" w:hAnsi="Times New Roman" w:cs="Times New Roman"/>
                                        <w:sz w:val="18"/>
                                        <w:szCs w:val="18"/>
                                        <w:rPrChange w:id="3402"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3403" w:author="Maino Vieytes, Christian (NIH/NIA/IRP) [F]" w:date="2023-11-15T16:23:00Z">
                                    <w:tcPr>
                                      <w:tcW w:w="1616" w:type="dxa"/>
                                      <w:gridSpan w:val="2"/>
                                      <w:noWrap/>
                                      <w:vAlign w:val="center"/>
                                      <w:hideMark/>
                                    </w:tcPr>
                                  </w:tcPrChange>
                                </w:tcPr>
                                <w:p w14:paraId="53331557" w14:textId="4E13DE95" w:rsidR="008E210F" w:rsidRPr="008A6C8D" w:rsidDel="001F5A7E" w:rsidRDefault="008E210F" w:rsidP="006153D4">
                                  <w:pPr>
                                    <w:jc w:val="center"/>
                                    <w:rPr>
                                      <w:del w:id="3404" w:author="Maino Vieytes, Christian (NIH/NIA/IRP) [F]" w:date="2023-11-15T09:29:00Z"/>
                                      <w:rFonts w:ascii="Times New Roman" w:hAnsi="Times New Roman" w:cs="Times New Roman"/>
                                      <w:sz w:val="18"/>
                                      <w:szCs w:val="18"/>
                                      <w:rPrChange w:id="3405" w:author="Maino Vieytes, Christian (NIH/NIA/IRP) [F]" w:date="2023-11-15T15:57:00Z">
                                        <w:rPr>
                                          <w:del w:id="3406" w:author="Maino Vieytes, Christian (NIH/NIA/IRP) [F]" w:date="2023-11-15T09:29:00Z"/>
                                          <w:rFonts w:ascii="Times New Roman" w:hAnsi="Times New Roman" w:cs="Times New Roman"/>
                                          <w:sz w:val="20"/>
                                          <w:szCs w:val="20"/>
                                        </w:rPr>
                                      </w:rPrChange>
                                    </w:rPr>
                                  </w:pPr>
                                  <w:del w:id="3407" w:author="Maino Vieytes, Christian (NIH/NIA/IRP) [F]" w:date="2023-11-15T09:29:00Z">
                                    <w:r w:rsidRPr="008A6C8D" w:rsidDel="001F5A7E">
                                      <w:rPr>
                                        <w:rFonts w:ascii="Times New Roman" w:hAnsi="Times New Roman" w:cs="Times New Roman"/>
                                        <w:sz w:val="18"/>
                                        <w:szCs w:val="18"/>
                                        <w:rPrChange w:id="3408" w:author="Maino Vieytes, Christian (NIH/NIA/IRP) [F]" w:date="2023-11-15T15:57:00Z">
                                          <w:rPr>
                                            <w:rFonts w:ascii="Times New Roman" w:hAnsi="Times New Roman" w:cs="Times New Roman"/>
                                            <w:sz w:val="20"/>
                                            <w:szCs w:val="20"/>
                                          </w:rPr>
                                        </w:rPrChange>
                                      </w:rPr>
                                      <w:delText>0.84 (0.41-1.72)</w:delText>
                                    </w:r>
                                  </w:del>
                                </w:p>
                              </w:tc>
                              <w:tc>
                                <w:tcPr>
                                  <w:tcW w:w="1716" w:type="dxa"/>
                                  <w:noWrap/>
                                  <w:vAlign w:val="center"/>
                                  <w:hideMark/>
                                  <w:tcPrChange w:id="3409" w:author="Maino Vieytes, Christian (NIH/NIA/IRP) [F]" w:date="2023-11-15T16:23:00Z">
                                    <w:tcPr>
                                      <w:tcW w:w="1716" w:type="dxa"/>
                                      <w:gridSpan w:val="2"/>
                                      <w:noWrap/>
                                      <w:vAlign w:val="center"/>
                                      <w:hideMark/>
                                    </w:tcPr>
                                  </w:tcPrChange>
                                </w:tcPr>
                                <w:p w14:paraId="69C692F1" w14:textId="4CB32568" w:rsidR="008E210F" w:rsidRPr="008A6C8D" w:rsidDel="001F5A7E" w:rsidRDefault="008E210F" w:rsidP="006153D4">
                                  <w:pPr>
                                    <w:jc w:val="center"/>
                                    <w:rPr>
                                      <w:del w:id="3410" w:author="Maino Vieytes, Christian (NIH/NIA/IRP) [F]" w:date="2023-11-15T09:29:00Z"/>
                                      <w:rFonts w:ascii="Times New Roman" w:hAnsi="Times New Roman" w:cs="Times New Roman"/>
                                      <w:sz w:val="18"/>
                                      <w:szCs w:val="18"/>
                                      <w:rPrChange w:id="3411" w:author="Maino Vieytes, Christian (NIH/NIA/IRP) [F]" w:date="2023-11-15T15:57:00Z">
                                        <w:rPr>
                                          <w:del w:id="3412" w:author="Maino Vieytes, Christian (NIH/NIA/IRP) [F]" w:date="2023-11-15T09:29:00Z"/>
                                          <w:rFonts w:ascii="Times New Roman" w:hAnsi="Times New Roman" w:cs="Times New Roman"/>
                                          <w:sz w:val="20"/>
                                          <w:szCs w:val="20"/>
                                        </w:rPr>
                                      </w:rPrChange>
                                    </w:rPr>
                                  </w:pPr>
                                  <w:del w:id="3413" w:author="Maino Vieytes, Christian (NIH/NIA/IRP) [F]" w:date="2023-11-15T09:29:00Z">
                                    <w:r w:rsidRPr="008A6C8D" w:rsidDel="001F5A7E">
                                      <w:rPr>
                                        <w:rFonts w:ascii="Times New Roman" w:hAnsi="Times New Roman" w:cs="Times New Roman"/>
                                        <w:sz w:val="18"/>
                                        <w:szCs w:val="18"/>
                                        <w:rPrChange w:id="3414" w:author="Maino Vieytes, Christian (NIH/NIA/IRP) [F]" w:date="2023-11-15T15:57:00Z">
                                          <w:rPr>
                                            <w:rFonts w:ascii="Times New Roman" w:hAnsi="Times New Roman" w:cs="Times New Roman"/>
                                            <w:sz w:val="20"/>
                                            <w:szCs w:val="20"/>
                                          </w:rPr>
                                        </w:rPrChange>
                                      </w:rPr>
                                      <w:delText>1.08 (0.53-2.20)</w:delText>
                                    </w:r>
                                  </w:del>
                                </w:p>
                              </w:tc>
                              <w:tc>
                                <w:tcPr>
                                  <w:tcW w:w="1716" w:type="dxa"/>
                                  <w:noWrap/>
                                  <w:vAlign w:val="center"/>
                                  <w:hideMark/>
                                  <w:tcPrChange w:id="3415" w:author="Maino Vieytes, Christian (NIH/NIA/IRP) [F]" w:date="2023-11-15T16:23:00Z">
                                    <w:tcPr>
                                      <w:tcW w:w="1716" w:type="dxa"/>
                                      <w:gridSpan w:val="2"/>
                                      <w:noWrap/>
                                      <w:vAlign w:val="center"/>
                                      <w:hideMark/>
                                    </w:tcPr>
                                  </w:tcPrChange>
                                </w:tcPr>
                                <w:p w14:paraId="0200121A" w14:textId="46671D58" w:rsidR="008E210F" w:rsidRPr="008A6C8D" w:rsidDel="001F5A7E" w:rsidRDefault="008E210F" w:rsidP="006153D4">
                                  <w:pPr>
                                    <w:jc w:val="center"/>
                                    <w:rPr>
                                      <w:del w:id="3416" w:author="Maino Vieytes, Christian (NIH/NIA/IRP) [F]" w:date="2023-11-15T09:29:00Z"/>
                                      <w:rFonts w:ascii="Times New Roman" w:hAnsi="Times New Roman" w:cs="Times New Roman"/>
                                      <w:sz w:val="18"/>
                                      <w:szCs w:val="18"/>
                                      <w:rPrChange w:id="3417" w:author="Maino Vieytes, Christian (NIH/NIA/IRP) [F]" w:date="2023-11-15T15:57:00Z">
                                        <w:rPr>
                                          <w:del w:id="3418" w:author="Maino Vieytes, Christian (NIH/NIA/IRP) [F]" w:date="2023-11-15T09:29:00Z"/>
                                          <w:rFonts w:ascii="Times New Roman" w:hAnsi="Times New Roman" w:cs="Times New Roman"/>
                                          <w:sz w:val="20"/>
                                          <w:szCs w:val="20"/>
                                        </w:rPr>
                                      </w:rPrChange>
                                    </w:rPr>
                                  </w:pPr>
                                  <w:del w:id="3419" w:author="Maino Vieytes, Christian (NIH/NIA/IRP) [F]" w:date="2023-11-15T09:29:00Z">
                                    <w:r w:rsidRPr="008A6C8D" w:rsidDel="001F5A7E">
                                      <w:rPr>
                                        <w:rFonts w:ascii="Times New Roman" w:hAnsi="Times New Roman" w:cs="Times New Roman"/>
                                        <w:sz w:val="18"/>
                                        <w:szCs w:val="18"/>
                                        <w:rPrChange w:id="3420" w:author="Maino Vieytes, Christian (NIH/NIA/IRP) [F]" w:date="2023-11-15T15:57:00Z">
                                          <w:rPr>
                                            <w:rFonts w:ascii="Times New Roman" w:hAnsi="Times New Roman" w:cs="Times New Roman"/>
                                            <w:sz w:val="20"/>
                                            <w:szCs w:val="20"/>
                                          </w:rPr>
                                        </w:rPrChange>
                                      </w:rPr>
                                      <w:delText>1.33 (0.65-2.74)</w:delText>
                                    </w:r>
                                  </w:del>
                                </w:p>
                              </w:tc>
                              <w:tc>
                                <w:tcPr>
                                  <w:tcW w:w="1816" w:type="dxa"/>
                                  <w:noWrap/>
                                  <w:vAlign w:val="center"/>
                                  <w:hideMark/>
                                  <w:tcPrChange w:id="3421" w:author="Maino Vieytes, Christian (NIH/NIA/IRP) [F]" w:date="2023-11-15T16:23:00Z">
                                    <w:tcPr>
                                      <w:tcW w:w="1816" w:type="dxa"/>
                                      <w:gridSpan w:val="2"/>
                                      <w:noWrap/>
                                      <w:vAlign w:val="center"/>
                                      <w:hideMark/>
                                    </w:tcPr>
                                  </w:tcPrChange>
                                </w:tcPr>
                                <w:p w14:paraId="57C32E29" w14:textId="5989F590" w:rsidR="008E210F" w:rsidRPr="008A6C8D" w:rsidDel="001F5A7E" w:rsidRDefault="008E210F" w:rsidP="006153D4">
                                  <w:pPr>
                                    <w:jc w:val="center"/>
                                    <w:rPr>
                                      <w:del w:id="3422" w:author="Maino Vieytes, Christian (NIH/NIA/IRP) [F]" w:date="2023-11-15T09:29:00Z"/>
                                      <w:rFonts w:ascii="Times New Roman" w:hAnsi="Times New Roman" w:cs="Times New Roman"/>
                                      <w:sz w:val="18"/>
                                      <w:szCs w:val="18"/>
                                      <w:rPrChange w:id="3423" w:author="Maino Vieytes, Christian (NIH/NIA/IRP) [F]" w:date="2023-11-15T15:57:00Z">
                                        <w:rPr>
                                          <w:del w:id="3424" w:author="Maino Vieytes, Christian (NIH/NIA/IRP) [F]" w:date="2023-11-15T09:29:00Z"/>
                                          <w:rFonts w:ascii="Times New Roman" w:hAnsi="Times New Roman" w:cs="Times New Roman"/>
                                          <w:sz w:val="20"/>
                                          <w:szCs w:val="20"/>
                                        </w:rPr>
                                      </w:rPrChange>
                                    </w:rPr>
                                  </w:pPr>
                                  <w:del w:id="3425" w:author="Maino Vieytes, Christian (NIH/NIA/IRP) [F]" w:date="2023-11-15T09:29:00Z">
                                    <w:r w:rsidRPr="008A6C8D" w:rsidDel="001F5A7E">
                                      <w:rPr>
                                        <w:rFonts w:ascii="Times New Roman" w:hAnsi="Times New Roman" w:cs="Times New Roman"/>
                                        <w:sz w:val="18"/>
                                        <w:szCs w:val="18"/>
                                        <w:rPrChange w:id="3426" w:author="Maino Vieytes, Christian (NIH/NIA/IRP) [F]" w:date="2023-11-15T15:57:00Z">
                                          <w:rPr>
                                            <w:rFonts w:ascii="Times New Roman" w:hAnsi="Times New Roman" w:cs="Times New Roman"/>
                                            <w:sz w:val="20"/>
                                            <w:szCs w:val="20"/>
                                          </w:rPr>
                                        </w:rPrChange>
                                      </w:rPr>
                                      <w:delText>1.05 (0.47-2.37)</w:delText>
                                    </w:r>
                                  </w:del>
                                </w:p>
                              </w:tc>
                              <w:tc>
                                <w:tcPr>
                                  <w:tcW w:w="1196" w:type="dxa"/>
                                  <w:noWrap/>
                                  <w:vAlign w:val="center"/>
                                  <w:hideMark/>
                                  <w:tcPrChange w:id="3427" w:author="Maino Vieytes, Christian (NIH/NIA/IRP) [F]" w:date="2023-11-15T16:23:00Z">
                                    <w:tcPr>
                                      <w:tcW w:w="1000" w:type="dxa"/>
                                      <w:gridSpan w:val="2"/>
                                      <w:noWrap/>
                                      <w:vAlign w:val="center"/>
                                      <w:hideMark/>
                                    </w:tcPr>
                                  </w:tcPrChange>
                                </w:tcPr>
                                <w:p w14:paraId="75CEB602" w14:textId="062370F2" w:rsidR="008E210F" w:rsidRPr="008A6C8D" w:rsidDel="001F5A7E" w:rsidRDefault="008E210F" w:rsidP="006153D4">
                                  <w:pPr>
                                    <w:jc w:val="center"/>
                                    <w:rPr>
                                      <w:del w:id="3428" w:author="Maino Vieytes, Christian (NIH/NIA/IRP) [F]" w:date="2023-11-15T09:29:00Z"/>
                                      <w:rFonts w:ascii="Times New Roman" w:hAnsi="Times New Roman" w:cs="Times New Roman"/>
                                      <w:sz w:val="18"/>
                                      <w:szCs w:val="18"/>
                                      <w:rPrChange w:id="3429" w:author="Maino Vieytes, Christian (NIH/NIA/IRP) [F]" w:date="2023-11-15T15:57:00Z">
                                        <w:rPr>
                                          <w:del w:id="3430" w:author="Maino Vieytes, Christian (NIH/NIA/IRP) [F]" w:date="2023-11-15T09:29:00Z"/>
                                          <w:rFonts w:ascii="Times New Roman" w:hAnsi="Times New Roman" w:cs="Times New Roman"/>
                                          <w:sz w:val="20"/>
                                          <w:szCs w:val="20"/>
                                        </w:rPr>
                                      </w:rPrChange>
                                    </w:rPr>
                                  </w:pPr>
                                  <w:del w:id="3431" w:author="Maino Vieytes, Christian (NIH/NIA/IRP) [F]" w:date="2023-11-15T09:29:00Z">
                                    <w:r w:rsidRPr="008A6C8D" w:rsidDel="001F5A7E">
                                      <w:rPr>
                                        <w:rFonts w:ascii="Times New Roman" w:hAnsi="Times New Roman" w:cs="Times New Roman"/>
                                        <w:sz w:val="18"/>
                                        <w:szCs w:val="18"/>
                                        <w:rPrChange w:id="3432" w:author="Maino Vieytes, Christian (NIH/NIA/IRP) [F]" w:date="2023-11-15T15:57:00Z">
                                          <w:rPr>
                                            <w:rFonts w:ascii="Times New Roman" w:hAnsi="Times New Roman" w:cs="Times New Roman"/>
                                            <w:sz w:val="20"/>
                                            <w:szCs w:val="20"/>
                                          </w:rPr>
                                        </w:rPrChange>
                                      </w:rPr>
                                      <w:delText>0.51</w:delText>
                                    </w:r>
                                  </w:del>
                                </w:p>
                              </w:tc>
                              <w:tc>
                                <w:tcPr>
                                  <w:tcW w:w="1622" w:type="dxa"/>
                                  <w:noWrap/>
                                  <w:vAlign w:val="center"/>
                                  <w:hideMark/>
                                  <w:tcPrChange w:id="3433" w:author="Maino Vieytes, Christian (NIH/NIA/IRP) [F]" w:date="2023-11-15T16:23:00Z">
                                    <w:tcPr>
                                      <w:tcW w:w="1816" w:type="dxa"/>
                                      <w:gridSpan w:val="5"/>
                                      <w:noWrap/>
                                      <w:vAlign w:val="center"/>
                                      <w:hideMark/>
                                    </w:tcPr>
                                  </w:tcPrChange>
                                </w:tcPr>
                                <w:p w14:paraId="162956C7" w14:textId="4CADB204" w:rsidR="008E210F" w:rsidRPr="008A6C8D" w:rsidDel="001F5A7E" w:rsidRDefault="008E210F" w:rsidP="006153D4">
                                  <w:pPr>
                                    <w:jc w:val="center"/>
                                    <w:rPr>
                                      <w:del w:id="3434" w:author="Maino Vieytes, Christian (NIH/NIA/IRP) [F]" w:date="2023-11-15T09:29:00Z"/>
                                      <w:rFonts w:ascii="Times New Roman" w:hAnsi="Times New Roman" w:cs="Times New Roman"/>
                                      <w:sz w:val="18"/>
                                      <w:szCs w:val="18"/>
                                      <w:rPrChange w:id="3435" w:author="Maino Vieytes, Christian (NIH/NIA/IRP) [F]" w:date="2023-11-15T15:57:00Z">
                                        <w:rPr>
                                          <w:del w:id="3436" w:author="Maino Vieytes, Christian (NIH/NIA/IRP) [F]" w:date="2023-11-15T09:29:00Z"/>
                                          <w:rFonts w:ascii="Times New Roman" w:hAnsi="Times New Roman" w:cs="Times New Roman"/>
                                          <w:sz w:val="20"/>
                                          <w:szCs w:val="20"/>
                                        </w:rPr>
                                      </w:rPrChange>
                                    </w:rPr>
                                  </w:pPr>
                                  <w:del w:id="3437" w:author="Maino Vieytes, Christian (NIH/NIA/IRP) [F]" w:date="2023-11-15T09:29:00Z">
                                    <w:r w:rsidRPr="008A6C8D" w:rsidDel="001F5A7E">
                                      <w:rPr>
                                        <w:rFonts w:ascii="Times New Roman" w:hAnsi="Times New Roman" w:cs="Times New Roman"/>
                                        <w:sz w:val="18"/>
                                        <w:szCs w:val="18"/>
                                        <w:rPrChange w:id="3438" w:author="Maino Vieytes, Christian (NIH/NIA/IRP) [F]" w:date="2023-11-15T15:57:00Z">
                                          <w:rPr>
                                            <w:rFonts w:ascii="Times New Roman" w:hAnsi="Times New Roman" w:cs="Times New Roman"/>
                                            <w:sz w:val="20"/>
                                            <w:szCs w:val="20"/>
                                          </w:rPr>
                                        </w:rPrChange>
                                      </w:rPr>
                                      <w:delText>1.16 (0.89-1.50)</w:delText>
                                    </w:r>
                                  </w:del>
                                </w:p>
                              </w:tc>
                              <w:tc>
                                <w:tcPr>
                                  <w:tcW w:w="1310" w:type="dxa"/>
                                  <w:noWrap/>
                                  <w:vAlign w:val="center"/>
                                  <w:hideMark/>
                                  <w:tcPrChange w:id="3439" w:author="Maino Vieytes, Christian (NIH/NIA/IRP) [F]" w:date="2023-11-15T16:23:00Z">
                                    <w:tcPr>
                                      <w:tcW w:w="958" w:type="dxa"/>
                                      <w:gridSpan w:val="3"/>
                                      <w:noWrap/>
                                      <w:vAlign w:val="center"/>
                                      <w:hideMark/>
                                    </w:tcPr>
                                  </w:tcPrChange>
                                </w:tcPr>
                                <w:p w14:paraId="4AF2C0EC" w14:textId="2DEB8B81" w:rsidR="008E210F" w:rsidRPr="008A6C8D" w:rsidDel="001F5A7E" w:rsidRDefault="008E210F" w:rsidP="006153D4">
                                  <w:pPr>
                                    <w:jc w:val="center"/>
                                    <w:rPr>
                                      <w:del w:id="3440" w:author="Maino Vieytes, Christian (NIH/NIA/IRP) [F]" w:date="2023-11-15T09:29:00Z"/>
                                      <w:rFonts w:ascii="Times New Roman" w:hAnsi="Times New Roman" w:cs="Times New Roman"/>
                                      <w:sz w:val="18"/>
                                      <w:szCs w:val="18"/>
                                      <w:rPrChange w:id="3441" w:author="Maino Vieytes, Christian (NIH/NIA/IRP) [F]" w:date="2023-11-15T15:57:00Z">
                                        <w:rPr>
                                          <w:del w:id="3442" w:author="Maino Vieytes, Christian (NIH/NIA/IRP) [F]" w:date="2023-11-15T09:29:00Z"/>
                                          <w:rFonts w:ascii="Times New Roman" w:hAnsi="Times New Roman" w:cs="Times New Roman"/>
                                          <w:sz w:val="20"/>
                                          <w:szCs w:val="20"/>
                                        </w:rPr>
                                      </w:rPrChange>
                                    </w:rPr>
                                  </w:pPr>
                                  <w:del w:id="3443" w:author="Maino Vieytes, Christian (NIH/NIA/IRP) [F]" w:date="2023-11-15T09:29:00Z">
                                    <w:r w:rsidRPr="008A6C8D" w:rsidDel="001F5A7E">
                                      <w:rPr>
                                        <w:rFonts w:ascii="Times New Roman" w:hAnsi="Times New Roman" w:cs="Times New Roman"/>
                                        <w:color w:val="000000"/>
                                        <w:sz w:val="18"/>
                                        <w:szCs w:val="18"/>
                                        <w:rPrChange w:id="3444" w:author="Maino Vieytes, Christian (NIH/NIA/IRP) [F]" w:date="2023-11-15T15:57:00Z">
                                          <w:rPr>
                                            <w:rFonts w:ascii="Times New Roman" w:hAnsi="Times New Roman" w:cs="Times New Roman"/>
                                            <w:color w:val="000000"/>
                                            <w:sz w:val="20"/>
                                            <w:szCs w:val="20"/>
                                          </w:rPr>
                                        </w:rPrChange>
                                      </w:rPr>
                                      <w:delText>0.77</w:delText>
                                    </w:r>
                                  </w:del>
                                </w:p>
                              </w:tc>
                            </w:tr>
                            <w:tr w:rsidR="008E210F" w:rsidRPr="008A6C8D" w:rsidDel="001F5A7E" w14:paraId="7FE5D6E0" w14:textId="0089CB59" w:rsidTr="002B4FE9">
                              <w:trPr>
                                <w:trHeight w:val="320"/>
                                <w:del w:id="3445" w:author="Maino Vieytes, Christian (NIH/NIA/IRP) [F]" w:date="2023-11-15T09:29:00Z"/>
                                <w:trPrChange w:id="3446" w:author="Maino Vieytes, Christian (NIH/NIA/IRP) [F]" w:date="2023-11-15T16:23:00Z">
                                  <w:trPr>
                                    <w:gridAfter w:val="0"/>
                                    <w:trHeight w:val="320"/>
                                  </w:trPr>
                                </w:trPrChange>
                              </w:trPr>
                              <w:tc>
                                <w:tcPr>
                                  <w:tcW w:w="2317" w:type="dxa"/>
                                  <w:noWrap/>
                                  <w:vAlign w:val="center"/>
                                  <w:hideMark/>
                                  <w:tcPrChange w:id="3447" w:author="Maino Vieytes, Christian (NIH/NIA/IRP) [F]" w:date="2023-11-15T16:23:00Z">
                                    <w:tcPr>
                                      <w:tcW w:w="2317" w:type="dxa"/>
                                      <w:noWrap/>
                                      <w:vAlign w:val="center"/>
                                      <w:hideMark/>
                                    </w:tcPr>
                                  </w:tcPrChange>
                                </w:tcPr>
                                <w:p w14:paraId="737FFBB4" w14:textId="6F643E74" w:rsidR="008E210F" w:rsidRPr="008A6C8D" w:rsidDel="001F5A7E" w:rsidRDefault="008E210F" w:rsidP="006153D4">
                                  <w:pPr>
                                    <w:rPr>
                                      <w:del w:id="3448" w:author="Maino Vieytes, Christian (NIH/NIA/IRP) [F]" w:date="2023-11-15T09:29:00Z"/>
                                      <w:rFonts w:ascii="Times New Roman" w:hAnsi="Times New Roman" w:cs="Times New Roman"/>
                                      <w:sz w:val="18"/>
                                      <w:szCs w:val="18"/>
                                      <w:rPrChange w:id="3449" w:author="Maino Vieytes, Christian (NIH/NIA/IRP) [F]" w:date="2023-11-15T15:57:00Z">
                                        <w:rPr>
                                          <w:del w:id="3450" w:author="Maino Vieytes, Christian (NIH/NIA/IRP) [F]" w:date="2023-11-15T09:29:00Z"/>
                                          <w:rFonts w:ascii="Times New Roman" w:hAnsi="Times New Roman" w:cs="Times New Roman"/>
                                          <w:sz w:val="20"/>
                                          <w:szCs w:val="20"/>
                                        </w:rPr>
                                      </w:rPrChange>
                                    </w:rPr>
                                  </w:pPr>
                                  <w:del w:id="3451" w:author="Maino Vieytes, Christian (NIH/NIA/IRP) [F]" w:date="2023-11-15T09:29:00Z">
                                    <w:r w:rsidRPr="008A6C8D" w:rsidDel="001F5A7E">
                                      <w:rPr>
                                        <w:rFonts w:ascii="Times New Roman" w:hAnsi="Times New Roman" w:cs="Times New Roman"/>
                                        <w:sz w:val="18"/>
                                        <w:szCs w:val="18"/>
                                        <w:rPrChange w:id="3452" w:author="Maino Vieytes, Christian (NIH/NIA/IRP) [F]" w:date="2023-11-15T15:57:00Z">
                                          <w:rPr>
                                            <w:rFonts w:ascii="Times New Roman" w:hAnsi="Times New Roman" w:cs="Times New Roman"/>
                                            <w:sz w:val="20"/>
                                            <w:szCs w:val="20"/>
                                          </w:rPr>
                                        </w:rPrChange>
                                      </w:rPr>
                                      <w:delText>Age</w:delText>
                                    </w:r>
                                    <w:r w:rsidRPr="008A6C8D" w:rsidDel="001F5A7E">
                                      <w:rPr>
                                        <w:rFonts w:ascii="Times New Roman" w:hAnsi="Times New Roman" w:cs="Times New Roman"/>
                                        <w:b/>
                                        <w:bCs/>
                                        <w:sz w:val="18"/>
                                        <w:szCs w:val="18"/>
                                        <w:vertAlign w:val="superscript"/>
                                        <w:lang w:bidi="en-US"/>
                                        <w:rPrChange w:id="3453"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3454" w:author="Maino Vieytes, Christian (NIH/NIA/IRP) [F]" w:date="2023-11-15T16:23:00Z">
                                    <w:tcPr>
                                      <w:tcW w:w="720" w:type="dxa"/>
                                      <w:gridSpan w:val="2"/>
                                      <w:noWrap/>
                                      <w:vAlign w:val="center"/>
                                      <w:hideMark/>
                                    </w:tcPr>
                                  </w:tcPrChange>
                                </w:tcPr>
                                <w:p w14:paraId="0FE80EBF" w14:textId="306C9241" w:rsidR="008E210F" w:rsidRPr="008A6C8D" w:rsidDel="001F5A7E" w:rsidRDefault="008E210F" w:rsidP="006153D4">
                                  <w:pPr>
                                    <w:jc w:val="center"/>
                                    <w:rPr>
                                      <w:del w:id="3455" w:author="Maino Vieytes, Christian (NIH/NIA/IRP) [F]" w:date="2023-11-15T09:29:00Z"/>
                                      <w:rFonts w:ascii="Times New Roman" w:hAnsi="Times New Roman" w:cs="Times New Roman"/>
                                      <w:sz w:val="18"/>
                                      <w:szCs w:val="18"/>
                                      <w:rPrChange w:id="3456" w:author="Maino Vieytes, Christian (NIH/NIA/IRP) [F]" w:date="2023-11-15T15:57:00Z">
                                        <w:rPr>
                                          <w:del w:id="3457" w:author="Maino Vieytes, Christian (NIH/NIA/IRP) [F]" w:date="2023-11-15T09:29:00Z"/>
                                          <w:rFonts w:ascii="Times New Roman" w:hAnsi="Times New Roman" w:cs="Times New Roman"/>
                                          <w:sz w:val="20"/>
                                          <w:szCs w:val="20"/>
                                        </w:rPr>
                                      </w:rPrChange>
                                    </w:rPr>
                                  </w:pPr>
                                  <w:del w:id="3458" w:author="Maino Vieytes, Christian (NIH/NIA/IRP) [F]" w:date="2023-11-15T09:29:00Z">
                                    <w:r w:rsidRPr="008A6C8D" w:rsidDel="001F5A7E">
                                      <w:rPr>
                                        <w:rFonts w:ascii="Times New Roman" w:hAnsi="Times New Roman" w:cs="Times New Roman"/>
                                        <w:sz w:val="18"/>
                                        <w:szCs w:val="18"/>
                                        <w:rPrChange w:id="3459"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3460" w:author="Maino Vieytes, Christian (NIH/NIA/IRP) [F]" w:date="2023-11-15T16:23:00Z">
                                    <w:tcPr>
                                      <w:tcW w:w="720" w:type="dxa"/>
                                      <w:gridSpan w:val="2"/>
                                      <w:noWrap/>
                                      <w:vAlign w:val="center"/>
                                      <w:hideMark/>
                                    </w:tcPr>
                                  </w:tcPrChange>
                                </w:tcPr>
                                <w:p w14:paraId="548A6D82" w14:textId="638721B2" w:rsidR="008E210F" w:rsidRPr="008A6C8D" w:rsidDel="001F5A7E" w:rsidRDefault="008E210F" w:rsidP="006153D4">
                                  <w:pPr>
                                    <w:jc w:val="center"/>
                                    <w:rPr>
                                      <w:del w:id="3461" w:author="Maino Vieytes, Christian (NIH/NIA/IRP) [F]" w:date="2023-11-15T09:29:00Z"/>
                                      <w:rFonts w:ascii="Times New Roman" w:hAnsi="Times New Roman" w:cs="Times New Roman"/>
                                      <w:sz w:val="18"/>
                                      <w:szCs w:val="18"/>
                                      <w:rPrChange w:id="3462" w:author="Maino Vieytes, Christian (NIH/NIA/IRP) [F]" w:date="2023-11-15T15:57:00Z">
                                        <w:rPr>
                                          <w:del w:id="3463" w:author="Maino Vieytes, Christian (NIH/NIA/IRP) [F]" w:date="2023-11-15T09:29:00Z"/>
                                          <w:rFonts w:ascii="Times New Roman" w:hAnsi="Times New Roman" w:cs="Times New Roman"/>
                                          <w:sz w:val="20"/>
                                          <w:szCs w:val="20"/>
                                        </w:rPr>
                                      </w:rPrChange>
                                    </w:rPr>
                                  </w:pPr>
                                  <w:del w:id="3464" w:author="Maino Vieytes, Christian (NIH/NIA/IRP) [F]" w:date="2023-11-15T09:29:00Z">
                                    <w:r w:rsidRPr="008A6C8D" w:rsidDel="001F5A7E">
                                      <w:rPr>
                                        <w:rFonts w:ascii="Times New Roman" w:hAnsi="Times New Roman" w:cs="Times New Roman"/>
                                        <w:sz w:val="18"/>
                                        <w:szCs w:val="18"/>
                                        <w:rPrChange w:id="3465"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3466" w:author="Maino Vieytes, Christian (NIH/NIA/IRP) [F]" w:date="2023-11-15T16:23:00Z">
                                    <w:tcPr>
                                      <w:tcW w:w="1616" w:type="dxa"/>
                                      <w:gridSpan w:val="2"/>
                                      <w:noWrap/>
                                      <w:vAlign w:val="center"/>
                                      <w:hideMark/>
                                    </w:tcPr>
                                  </w:tcPrChange>
                                </w:tcPr>
                                <w:p w14:paraId="5D97EFF0" w14:textId="613F9638" w:rsidR="008E210F" w:rsidRPr="008A6C8D" w:rsidDel="001F5A7E" w:rsidRDefault="008E210F" w:rsidP="006153D4">
                                  <w:pPr>
                                    <w:jc w:val="center"/>
                                    <w:rPr>
                                      <w:del w:id="3467" w:author="Maino Vieytes, Christian (NIH/NIA/IRP) [F]" w:date="2023-11-15T09:29:00Z"/>
                                      <w:rFonts w:ascii="Times New Roman" w:hAnsi="Times New Roman" w:cs="Times New Roman"/>
                                      <w:sz w:val="18"/>
                                      <w:szCs w:val="18"/>
                                      <w:rPrChange w:id="3468" w:author="Maino Vieytes, Christian (NIH/NIA/IRP) [F]" w:date="2023-11-15T15:57:00Z">
                                        <w:rPr>
                                          <w:del w:id="3469" w:author="Maino Vieytes, Christian (NIH/NIA/IRP) [F]" w:date="2023-11-15T09:29:00Z"/>
                                          <w:rFonts w:ascii="Times New Roman" w:hAnsi="Times New Roman" w:cs="Times New Roman"/>
                                          <w:sz w:val="20"/>
                                          <w:szCs w:val="20"/>
                                        </w:rPr>
                                      </w:rPrChange>
                                    </w:rPr>
                                  </w:pPr>
                                  <w:del w:id="3470" w:author="Maino Vieytes, Christian (NIH/NIA/IRP) [F]" w:date="2023-11-15T09:29:00Z">
                                    <w:r w:rsidRPr="008A6C8D" w:rsidDel="001F5A7E">
                                      <w:rPr>
                                        <w:rFonts w:ascii="Times New Roman" w:hAnsi="Times New Roman" w:cs="Times New Roman"/>
                                        <w:sz w:val="18"/>
                                        <w:szCs w:val="18"/>
                                        <w:rPrChange w:id="3471" w:author="Maino Vieytes, Christian (NIH/NIA/IRP) [F]" w:date="2023-11-15T15:57:00Z">
                                          <w:rPr>
                                            <w:rFonts w:ascii="Times New Roman" w:hAnsi="Times New Roman" w:cs="Times New Roman"/>
                                            <w:sz w:val="20"/>
                                            <w:szCs w:val="20"/>
                                          </w:rPr>
                                        </w:rPrChange>
                                      </w:rPr>
                                      <w:delText>1.48 (0.69-3.18)</w:delText>
                                    </w:r>
                                  </w:del>
                                </w:p>
                              </w:tc>
                              <w:tc>
                                <w:tcPr>
                                  <w:tcW w:w="1716" w:type="dxa"/>
                                  <w:noWrap/>
                                  <w:vAlign w:val="center"/>
                                  <w:hideMark/>
                                  <w:tcPrChange w:id="3472" w:author="Maino Vieytes, Christian (NIH/NIA/IRP) [F]" w:date="2023-11-15T16:23:00Z">
                                    <w:tcPr>
                                      <w:tcW w:w="1716" w:type="dxa"/>
                                      <w:gridSpan w:val="2"/>
                                      <w:noWrap/>
                                      <w:vAlign w:val="center"/>
                                      <w:hideMark/>
                                    </w:tcPr>
                                  </w:tcPrChange>
                                </w:tcPr>
                                <w:p w14:paraId="28DCB09E" w14:textId="5192D2C3" w:rsidR="008E210F" w:rsidRPr="008A6C8D" w:rsidDel="001F5A7E" w:rsidRDefault="008E210F" w:rsidP="006153D4">
                                  <w:pPr>
                                    <w:jc w:val="center"/>
                                    <w:rPr>
                                      <w:del w:id="3473" w:author="Maino Vieytes, Christian (NIH/NIA/IRP) [F]" w:date="2023-11-15T09:29:00Z"/>
                                      <w:rFonts w:ascii="Times New Roman" w:hAnsi="Times New Roman" w:cs="Times New Roman"/>
                                      <w:sz w:val="18"/>
                                      <w:szCs w:val="18"/>
                                      <w:rPrChange w:id="3474" w:author="Maino Vieytes, Christian (NIH/NIA/IRP) [F]" w:date="2023-11-15T15:57:00Z">
                                        <w:rPr>
                                          <w:del w:id="3475" w:author="Maino Vieytes, Christian (NIH/NIA/IRP) [F]" w:date="2023-11-15T09:29:00Z"/>
                                          <w:rFonts w:ascii="Times New Roman" w:hAnsi="Times New Roman" w:cs="Times New Roman"/>
                                          <w:sz w:val="20"/>
                                          <w:szCs w:val="20"/>
                                        </w:rPr>
                                      </w:rPrChange>
                                    </w:rPr>
                                  </w:pPr>
                                  <w:del w:id="3476" w:author="Maino Vieytes, Christian (NIH/NIA/IRP) [F]" w:date="2023-11-15T09:29:00Z">
                                    <w:r w:rsidRPr="008A6C8D" w:rsidDel="001F5A7E">
                                      <w:rPr>
                                        <w:rFonts w:ascii="Times New Roman" w:hAnsi="Times New Roman" w:cs="Times New Roman"/>
                                        <w:sz w:val="18"/>
                                        <w:szCs w:val="18"/>
                                        <w:rPrChange w:id="3477" w:author="Maino Vieytes, Christian (NIH/NIA/IRP) [F]" w:date="2023-11-15T15:57:00Z">
                                          <w:rPr>
                                            <w:rFonts w:ascii="Times New Roman" w:hAnsi="Times New Roman" w:cs="Times New Roman"/>
                                            <w:sz w:val="20"/>
                                            <w:szCs w:val="20"/>
                                          </w:rPr>
                                        </w:rPrChange>
                                      </w:rPr>
                                      <w:delText>2.23 (1.01-4.92)*</w:delText>
                                    </w:r>
                                  </w:del>
                                </w:p>
                              </w:tc>
                              <w:tc>
                                <w:tcPr>
                                  <w:tcW w:w="1716" w:type="dxa"/>
                                  <w:noWrap/>
                                  <w:vAlign w:val="center"/>
                                  <w:hideMark/>
                                  <w:tcPrChange w:id="3478" w:author="Maino Vieytes, Christian (NIH/NIA/IRP) [F]" w:date="2023-11-15T16:23:00Z">
                                    <w:tcPr>
                                      <w:tcW w:w="1716" w:type="dxa"/>
                                      <w:gridSpan w:val="2"/>
                                      <w:noWrap/>
                                      <w:vAlign w:val="center"/>
                                      <w:hideMark/>
                                    </w:tcPr>
                                  </w:tcPrChange>
                                </w:tcPr>
                                <w:p w14:paraId="35705C7D" w14:textId="55D9E2FD" w:rsidR="008E210F" w:rsidRPr="008A6C8D" w:rsidDel="001F5A7E" w:rsidRDefault="008E210F" w:rsidP="006153D4">
                                  <w:pPr>
                                    <w:jc w:val="center"/>
                                    <w:rPr>
                                      <w:del w:id="3479" w:author="Maino Vieytes, Christian (NIH/NIA/IRP) [F]" w:date="2023-11-15T09:29:00Z"/>
                                      <w:rFonts w:ascii="Times New Roman" w:hAnsi="Times New Roman" w:cs="Times New Roman"/>
                                      <w:sz w:val="18"/>
                                      <w:szCs w:val="18"/>
                                      <w:rPrChange w:id="3480" w:author="Maino Vieytes, Christian (NIH/NIA/IRP) [F]" w:date="2023-11-15T15:57:00Z">
                                        <w:rPr>
                                          <w:del w:id="3481" w:author="Maino Vieytes, Christian (NIH/NIA/IRP) [F]" w:date="2023-11-15T09:29:00Z"/>
                                          <w:rFonts w:ascii="Times New Roman" w:hAnsi="Times New Roman" w:cs="Times New Roman"/>
                                          <w:sz w:val="20"/>
                                          <w:szCs w:val="20"/>
                                        </w:rPr>
                                      </w:rPrChange>
                                    </w:rPr>
                                  </w:pPr>
                                  <w:del w:id="3482" w:author="Maino Vieytes, Christian (NIH/NIA/IRP) [F]" w:date="2023-11-15T09:29:00Z">
                                    <w:r w:rsidRPr="008A6C8D" w:rsidDel="001F5A7E">
                                      <w:rPr>
                                        <w:rFonts w:ascii="Times New Roman" w:hAnsi="Times New Roman" w:cs="Times New Roman"/>
                                        <w:sz w:val="18"/>
                                        <w:szCs w:val="18"/>
                                        <w:rPrChange w:id="3483" w:author="Maino Vieytes, Christian (NIH/NIA/IRP) [F]" w:date="2023-11-15T15:57:00Z">
                                          <w:rPr>
                                            <w:rFonts w:ascii="Times New Roman" w:hAnsi="Times New Roman" w:cs="Times New Roman"/>
                                            <w:sz w:val="20"/>
                                            <w:szCs w:val="20"/>
                                          </w:rPr>
                                        </w:rPrChange>
                                      </w:rPr>
                                      <w:delText>1.67 (0.88-3.18)</w:delText>
                                    </w:r>
                                  </w:del>
                                </w:p>
                              </w:tc>
                              <w:tc>
                                <w:tcPr>
                                  <w:tcW w:w="1816" w:type="dxa"/>
                                  <w:noWrap/>
                                  <w:vAlign w:val="center"/>
                                  <w:hideMark/>
                                  <w:tcPrChange w:id="3484" w:author="Maino Vieytes, Christian (NIH/NIA/IRP) [F]" w:date="2023-11-15T16:23:00Z">
                                    <w:tcPr>
                                      <w:tcW w:w="1816" w:type="dxa"/>
                                      <w:gridSpan w:val="2"/>
                                      <w:noWrap/>
                                      <w:vAlign w:val="center"/>
                                      <w:hideMark/>
                                    </w:tcPr>
                                  </w:tcPrChange>
                                </w:tcPr>
                                <w:p w14:paraId="3298FF01" w14:textId="67A11E9C" w:rsidR="008E210F" w:rsidRPr="008A6C8D" w:rsidDel="001F5A7E" w:rsidRDefault="008E210F" w:rsidP="006153D4">
                                  <w:pPr>
                                    <w:jc w:val="center"/>
                                    <w:rPr>
                                      <w:del w:id="3485" w:author="Maino Vieytes, Christian (NIH/NIA/IRP) [F]" w:date="2023-11-15T09:29:00Z"/>
                                      <w:rFonts w:ascii="Times New Roman" w:hAnsi="Times New Roman" w:cs="Times New Roman"/>
                                      <w:sz w:val="18"/>
                                      <w:szCs w:val="18"/>
                                      <w:rPrChange w:id="3486" w:author="Maino Vieytes, Christian (NIH/NIA/IRP) [F]" w:date="2023-11-15T15:57:00Z">
                                        <w:rPr>
                                          <w:del w:id="3487" w:author="Maino Vieytes, Christian (NIH/NIA/IRP) [F]" w:date="2023-11-15T09:29:00Z"/>
                                          <w:rFonts w:ascii="Times New Roman" w:hAnsi="Times New Roman" w:cs="Times New Roman"/>
                                          <w:sz w:val="20"/>
                                          <w:szCs w:val="20"/>
                                        </w:rPr>
                                      </w:rPrChange>
                                    </w:rPr>
                                  </w:pPr>
                                  <w:del w:id="3488" w:author="Maino Vieytes, Christian (NIH/NIA/IRP) [F]" w:date="2023-11-15T09:29:00Z">
                                    <w:r w:rsidRPr="008A6C8D" w:rsidDel="001F5A7E">
                                      <w:rPr>
                                        <w:rFonts w:ascii="Times New Roman" w:hAnsi="Times New Roman" w:cs="Times New Roman"/>
                                        <w:sz w:val="18"/>
                                        <w:szCs w:val="18"/>
                                        <w:rPrChange w:id="3489" w:author="Maino Vieytes, Christian (NIH/NIA/IRP) [F]" w:date="2023-11-15T15:57:00Z">
                                          <w:rPr>
                                            <w:rFonts w:ascii="Times New Roman" w:hAnsi="Times New Roman" w:cs="Times New Roman"/>
                                            <w:sz w:val="20"/>
                                            <w:szCs w:val="20"/>
                                          </w:rPr>
                                        </w:rPrChange>
                                      </w:rPr>
                                      <w:delText>1.72 (0.93-3.18)</w:delText>
                                    </w:r>
                                  </w:del>
                                </w:p>
                              </w:tc>
                              <w:tc>
                                <w:tcPr>
                                  <w:tcW w:w="1196" w:type="dxa"/>
                                  <w:noWrap/>
                                  <w:vAlign w:val="center"/>
                                  <w:hideMark/>
                                  <w:tcPrChange w:id="3490" w:author="Maino Vieytes, Christian (NIH/NIA/IRP) [F]" w:date="2023-11-15T16:23:00Z">
                                    <w:tcPr>
                                      <w:tcW w:w="1000" w:type="dxa"/>
                                      <w:gridSpan w:val="2"/>
                                      <w:noWrap/>
                                      <w:vAlign w:val="center"/>
                                      <w:hideMark/>
                                    </w:tcPr>
                                  </w:tcPrChange>
                                </w:tcPr>
                                <w:p w14:paraId="327B89CE" w14:textId="0D54F331" w:rsidR="008E210F" w:rsidRPr="008A6C8D" w:rsidDel="001F5A7E" w:rsidRDefault="008E210F" w:rsidP="006153D4">
                                  <w:pPr>
                                    <w:jc w:val="center"/>
                                    <w:rPr>
                                      <w:del w:id="3491" w:author="Maino Vieytes, Christian (NIH/NIA/IRP) [F]" w:date="2023-11-15T09:29:00Z"/>
                                      <w:rFonts w:ascii="Times New Roman" w:hAnsi="Times New Roman" w:cs="Times New Roman"/>
                                      <w:sz w:val="18"/>
                                      <w:szCs w:val="18"/>
                                      <w:rPrChange w:id="3492" w:author="Maino Vieytes, Christian (NIH/NIA/IRP) [F]" w:date="2023-11-15T15:57:00Z">
                                        <w:rPr>
                                          <w:del w:id="3493" w:author="Maino Vieytes, Christian (NIH/NIA/IRP) [F]" w:date="2023-11-15T09:29:00Z"/>
                                          <w:rFonts w:ascii="Times New Roman" w:hAnsi="Times New Roman" w:cs="Times New Roman"/>
                                          <w:sz w:val="20"/>
                                          <w:szCs w:val="20"/>
                                        </w:rPr>
                                      </w:rPrChange>
                                    </w:rPr>
                                  </w:pPr>
                                  <w:del w:id="3494" w:author="Maino Vieytes, Christian (NIH/NIA/IRP) [F]" w:date="2023-11-15T09:29:00Z">
                                    <w:r w:rsidRPr="008A6C8D" w:rsidDel="001F5A7E">
                                      <w:rPr>
                                        <w:rFonts w:ascii="Times New Roman" w:hAnsi="Times New Roman" w:cs="Times New Roman"/>
                                        <w:sz w:val="18"/>
                                        <w:szCs w:val="18"/>
                                        <w:rPrChange w:id="3495" w:author="Maino Vieytes, Christian (NIH/NIA/IRP) [F]" w:date="2023-11-15T15:57:00Z">
                                          <w:rPr>
                                            <w:rFonts w:ascii="Times New Roman" w:hAnsi="Times New Roman" w:cs="Times New Roman"/>
                                            <w:sz w:val="20"/>
                                            <w:szCs w:val="20"/>
                                          </w:rPr>
                                        </w:rPrChange>
                                      </w:rPr>
                                      <w:delText>0.22</w:delText>
                                    </w:r>
                                  </w:del>
                                </w:p>
                              </w:tc>
                              <w:tc>
                                <w:tcPr>
                                  <w:tcW w:w="1622" w:type="dxa"/>
                                  <w:noWrap/>
                                  <w:vAlign w:val="center"/>
                                  <w:hideMark/>
                                  <w:tcPrChange w:id="3496" w:author="Maino Vieytes, Christian (NIH/NIA/IRP) [F]" w:date="2023-11-15T16:23:00Z">
                                    <w:tcPr>
                                      <w:tcW w:w="1816" w:type="dxa"/>
                                      <w:gridSpan w:val="5"/>
                                      <w:noWrap/>
                                      <w:vAlign w:val="center"/>
                                      <w:hideMark/>
                                    </w:tcPr>
                                  </w:tcPrChange>
                                </w:tcPr>
                                <w:p w14:paraId="48625F67" w14:textId="691AE871" w:rsidR="008E210F" w:rsidRPr="008A6C8D" w:rsidDel="001F5A7E" w:rsidRDefault="008E210F" w:rsidP="006153D4">
                                  <w:pPr>
                                    <w:jc w:val="center"/>
                                    <w:rPr>
                                      <w:del w:id="3497" w:author="Maino Vieytes, Christian (NIH/NIA/IRP) [F]" w:date="2023-11-15T09:29:00Z"/>
                                      <w:rFonts w:ascii="Times New Roman" w:hAnsi="Times New Roman" w:cs="Times New Roman"/>
                                      <w:sz w:val="18"/>
                                      <w:szCs w:val="18"/>
                                      <w:rPrChange w:id="3498" w:author="Maino Vieytes, Christian (NIH/NIA/IRP) [F]" w:date="2023-11-15T15:57:00Z">
                                        <w:rPr>
                                          <w:del w:id="3499" w:author="Maino Vieytes, Christian (NIH/NIA/IRP) [F]" w:date="2023-11-15T09:29:00Z"/>
                                          <w:rFonts w:ascii="Times New Roman" w:hAnsi="Times New Roman" w:cs="Times New Roman"/>
                                          <w:sz w:val="20"/>
                                          <w:szCs w:val="20"/>
                                        </w:rPr>
                                      </w:rPrChange>
                                    </w:rPr>
                                  </w:pPr>
                                  <w:del w:id="3500" w:author="Maino Vieytes, Christian (NIH/NIA/IRP) [F]" w:date="2023-11-15T09:29:00Z">
                                    <w:r w:rsidRPr="008A6C8D" w:rsidDel="001F5A7E">
                                      <w:rPr>
                                        <w:rFonts w:ascii="Times New Roman" w:hAnsi="Times New Roman" w:cs="Times New Roman"/>
                                        <w:sz w:val="18"/>
                                        <w:szCs w:val="18"/>
                                        <w:rPrChange w:id="3501" w:author="Maino Vieytes, Christian (NIH/NIA/IRP) [F]" w:date="2023-11-15T15:57:00Z">
                                          <w:rPr>
                                            <w:rFonts w:ascii="Times New Roman" w:hAnsi="Times New Roman" w:cs="Times New Roman"/>
                                            <w:sz w:val="20"/>
                                            <w:szCs w:val="20"/>
                                          </w:rPr>
                                        </w:rPrChange>
                                      </w:rPr>
                                      <w:delText>1.19 (0.98-1.43)</w:delText>
                                    </w:r>
                                  </w:del>
                                </w:p>
                              </w:tc>
                              <w:tc>
                                <w:tcPr>
                                  <w:tcW w:w="1310" w:type="dxa"/>
                                  <w:noWrap/>
                                  <w:vAlign w:val="center"/>
                                  <w:hideMark/>
                                  <w:tcPrChange w:id="3502" w:author="Maino Vieytes, Christian (NIH/NIA/IRP) [F]" w:date="2023-11-15T16:23:00Z">
                                    <w:tcPr>
                                      <w:tcW w:w="958" w:type="dxa"/>
                                      <w:gridSpan w:val="3"/>
                                      <w:noWrap/>
                                      <w:vAlign w:val="center"/>
                                      <w:hideMark/>
                                    </w:tcPr>
                                  </w:tcPrChange>
                                </w:tcPr>
                                <w:p w14:paraId="00F2DBC5" w14:textId="61151314" w:rsidR="008E210F" w:rsidRPr="008A6C8D" w:rsidDel="001F5A7E" w:rsidRDefault="008E210F" w:rsidP="006153D4">
                                  <w:pPr>
                                    <w:jc w:val="center"/>
                                    <w:rPr>
                                      <w:del w:id="3503" w:author="Maino Vieytes, Christian (NIH/NIA/IRP) [F]" w:date="2023-11-15T09:29:00Z"/>
                                      <w:rFonts w:ascii="Times New Roman" w:hAnsi="Times New Roman" w:cs="Times New Roman"/>
                                      <w:sz w:val="18"/>
                                      <w:szCs w:val="18"/>
                                      <w:rPrChange w:id="3504" w:author="Maino Vieytes, Christian (NIH/NIA/IRP) [F]" w:date="2023-11-15T15:57:00Z">
                                        <w:rPr>
                                          <w:del w:id="3505" w:author="Maino Vieytes, Christian (NIH/NIA/IRP) [F]" w:date="2023-11-15T09:29:00Z"/>
                                          <w:rFonts w:ascii="Times New Roman" w:hAnsi="Times New Roman" w:cs="Times New Roman"/>
                                          <w:sz w:val="20"/>
                                          <w:szCs w:val="20"/>
                                        </w:rPr>
                                      </w:rPrChange>
                                    </w:rPr>
                                  </w:pPr>
                                  <w:del w:id="3506" w:author="Maino Vieytes, Christian (NIH/NIA/IRP) [F]" w:date="2023-11-15T09:29:00Z">
                                    <w:r w:rsidRPr="008A6C8D" w:rsidDel="001F5A7E">
                                      <w:rPr>
                                        <w:rFonts w:ascii="Times New Roman" w:hAnsi="Times New Roman" w:cs="Times New Roman"/>
                                        <w:color w:val="000000"/>
                                        <w:sz w:val="18"/>
                                        <w:szCs w:val="18"/>
                                        <w:rPrChange w:id="3507" w:author="Maino Vieytes, Christian (NIH/NIA/IRP) [F]" w:date="2023-11-15T15:57:00Z">
                                          <w:rPr>
                                            <w:rFonts w:ascii="Times New Roman" w:hAnsi="Times New Roman" w:cs="Times New Roman"/>
                                            <w:color w:val="000000"/>
                                            <w:sz w:val="20"/>
                                            <w:szCs w:val="20"/>
                                          </w:rPr>
                                        </w:rPrChange>
                                      </w:rPr>
                                      <w:delText>0.72</w:delText>
                                    </w:r>
                                  </w:del>
                                </w:p>
                              </w:tc>
                            </w:tr>
                            <w:tr w:rsidR="008E210F" w:rsidRPr="008A6C8D" w:rsidDel="001F5A7E" w14:paraId="0C464F7A" w14:textId="1005361A" w:rsidTr="002B4FE9">
                              <w:trPr>
                                <w:trHeight w:val="320"/>
                                <w:del w:id="3508" w:author="Maino Vieytes, Christian (NIH/NIA/IRP) [F]" w:date="2023-11-15T09:29:00Z"/>
                                <w:trPrChange w:id="3509" w:author="Maino Vieytes, Christian (NIH/NIA/IRP) [F]" w:date="2023-11-15T16:23:00Z">
                                  <w:trPr>
                                    <w:gridAfter w:val="0"/>
                                    <w:trHeight w:val="320"/>
                                  </w:trPr>
                                </w:trPrChange>
                              </w:trPr>
                              <w:tc>
                                <w:tcPr>
                                  <w:tcW w:w="2317" w:type="dxa"/>
                                  <w:noWrap/>
                                  <w:vAlign w:val="center"/>
                                  <w:hideMark/>
                                  <w:tcPrChange w:id="3510" w:author="Maino Vieytes, Christian (NIH/NIA/IRP) [F]" w:date="2023-11-15T16:23:00Z">
                                    <w:tcPr>
                                      <w:tcW w:w="2317" w:type="dxa"/>
                                      <w:noWrap/>
                                      <w:vAlign w:val="center"/>
                                      <w:hideMark/>
                                    </w:tcPr>
                                  </w:tcPrChange>
                                </w:tcPr>
                                <w:p w14:paraId="2F714610" w14:textId="7FEB1E01" w:rsidR="008E210F" w:rsidRPr="008A6C8D" w:rsidDel="001F5A7E" w:rsidRDefault="008E210F" w:rsidP="006153D4">
                                  <w:pPr>
                                    <w:rPr>
                                      <w:del w:id="3511" w:author="Maino Vieytes, Christian (NIH/NIA/IRP) [F]" w:date="2023-11-15T09:29:00Z"/>
                                      <w:rFonts w:ascii="Times New Roman" w:hAnsi="Times New Roman" w:cs="Times New Roman"/>
                                      <w:sz w:val="18"/>
                                      <w:szCs w:val="18"/>
                                      <w:rPrChange w:id="3512" w:author="Maino Vieytes, Christian (NIH/NIA/IRP) [F]" w:date="2023-11-15T15:57:00Z">
                                        <w:rPr>
                                          <w:del w:id="3513" w:author="Maino Vieytes, Christian (NIH/NIA/IRP) [F]" w:date="2023-11-15T09:29:00Z"/>
                                          <w:rFonts w:ascii="Times New Roman" w:hAnsi="Times New Roman" w:cs="Times New Roman"/>
                                          <w:sz w:val="20"/>
                                          <w:szCs w:val="20"/>
                                        </w:rPr>
                                      </w:rPrChange>
                                    </w:rPr>
                                  </w:pPr>
                                  <w:del w:id="3514" w:author="Maino Vieytes, Christian (NIH/NIA/IRP) [F]" w:date="2023-11-15T09:29:00Z">
                                    <w:r w:rsidRPr="008A6C8D" w:rsidDel="001F5A7E">
                                      <w:rPr>
                                        <w:rFonts w:ascii="Times New Roman" w:hAnsi="Times New Roman" w:cs="Times New Roman"/>
                                        <w:sz w:val="18"/>
                                        <w:szCs w:val="18"/>
                                        <w:rPrChange w:id="3515" w:author="Maino Vieytes, Christian (NIH/NIA/IRP) [F]" w:date="2023-11-15T15:57:00Z">
                                          <w:rPr>
                                            <w:rFonts w:ascii="Times New Roman" w:hAnsi="Times New Roman" w:cs="Times New Roman"/>
                                            <w:sz w:val="20"/>
                                            <w:szCs w:val="20"/>
                                          </w:rPr>
                                        </w:rPrChange>
                                      </w:rPr>
                                      <w:delText>Household Size</w:delText>
                                    </w:r>
                                    <w:r w:rsidRPr="008A6C8D" w:rsidDel="001F5A7E">
                                      <w:rPr>
                                        <w:rFonts w:ascii="Times New Roman" w:hAnsi="Times New Roman" w:cs="Times New Roman"/>
                                        <w:b/>
                                        <w:bCs/>
                                        <w:sz w:val="18"/>
                                        <w:szCs w:val="18"/>
                                        <w:vertAlign w:val="superscript"/>
                                        <w:lang w:bidi="en-US"/>
                                        <w:rPrChange w:id="3516"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3517" w:author="Maino Vieytes, Christian (NIH/NIA/IRP) [F]" w:date="2023-11-15T16:23:00Z">
                                    <w:tcPr>
                                      <w:tcW w:w="720" w:type="dxa"/>
                                      <w:gridSpan w:val="2"/>
                                      <w:noWrap/>
                                      <w:vAlign w:val="center"/>
                                      <w:hideMark/>
                                    </w:tcPr>
                                  </w:tcPrChange>
                                </w:tcPr>
                                <w:p w14:paraId="2799AE67" w14:textId="4753FF2F" w:rsidR="008E210F" w:rsidRPr="008A6C8D" w:rsidDel="001F5A7E" w:rsidRDefault="008E210F" w:rsidP="006153D4">
                                  <w:pPr>
                                    <w:jc w:val="center"/>
                                    <w:rPr>
                                      <w:del w:id="3518" w:author="Maino Vieytes, Christian (NIH/NIA/IRP) [F]" w:date="2023-11-15T09:29:00Z"/>
                                      <w:rFonts w:ascii="Times New Roman" w:hAnsi="Times New Roman" w:cs="Times New Roman"/>
                                      <w:sz w:val="18"/>
                                      <w:szCs w:val="18"/>
                                      <w:rPrChange w:id="3519" w:author="Maino Vieytes, Christian (NIH/NIA/IRP) [F]" w:date="2023-11-15T15:57:00Z">
                                        <w:rPr>
                                          <w:del w:id="3520" w:author="Maino Vieytes, Christian (NIH/NIA/IRP) [F]" w:date="2023-11-15T09:29:00Z"/>
                                          <w:rFonts w:ascii="Times New Roman" w:hAnsi="Times New Roman" w:cs="Times New Roman"/>
                                          <w:sz w:val="20"/>
                                          <w:szCs w:val="20"/>
                                        </w:rPr>
                                      </w:rPrChange>
                                    </w:rPr>
                                  </w:pPr>
                                  <w:del w:id="3521" w:author="Maino Vieytes, Christian (NIH/NIA/IRP) [F]" w:date="2023-11-15T09:29:00Z">
                                    <w:r w:rsidRPr="008A6C8D" w:rsidDel="001F5A7E">
                                      <w:rPr>
                                        <w:rFonts w:ascii="Times New Roman" w:hAnsi="Times New Roman" w:cs="Times New Roman"/>
                                        <w:sz w:val="18"/>
                                        <w:szCs w:val="18"/>
                                        <w:rPrChange w:id="3522"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3523" w:author="Maino Vieytes, Christian (NIH/NIA/IRP) [F]" w:date="2023-11-15T16:23:00Z">
                                    <w:tcPr>
                                      <w:tcW w:w="720" w:type="dxa"/>
                                      <w:gridSpan w:val="2"/>
                                      <w:noWrap/>
                                      <w:vAlign w:val="center"/>
                                      <w:hideMark/>
                                    </w:tcPr>
                                  </w:tcPrChange>
                                </w:tcPr>
                                <w:p w14:paraId="4DC4700C" w14:textId="2AEAE882" w:rsidR="008E210F" w:rsidRPr="008A6C8D" w:rsidDel="001F5A7E" w:rsidRDefault="008E210F" w:rsidP="006153D4">
                                  <w:pPr>
                                    <w:jc w:val="center"/>
                                    <w:rPr>
                                      <w:del w:id="3524" w:author="Maino Vieytes, Christian (NIH/NIA/IRP) [F]" w:date="2023-11-15T09:29:00Z"/>
                                      <w:rFonts w:ascii="Times New Roman" w:hAnsi="Times New Roman" w:cs="Times New Roman"/>
                                      <w:sz w:val="18"/>
                                      <w:szCs w:val="18"/>
                                      <w:rPrChange w:id="3525" w:author="Maino Vieytes, Christian (NIH/NIA/IRP) [F]" w:date="2023-11-15T15:57:00Z">
                                        <w:rPr>
                                          <w:del w:id="3526" w:author="Maino Vieytes, Christian (NIH/NIA/IRP) [F]" w:date="2023-11-15T09:29:00Z"/>
                                          <w:rFonts w:ascii="Times New Roman" w:hAnsi="Times New Roman" w:cs="Times New Roman"/>
                                          <w:sz w:val="20"/>
                                          <w:szCs w:val="20"/>
                                        </w:rPr>
                                      </w:rPrChange>
                                    </w:rPr>
                                  </w:pPr>
                                  <w:del w:id="3527" w:author="Maino Vieytes, Christian (NIH/NIA/IRP) [F]" w:date="2023-11-15T09:29:00Z">
                                    <w:r w:rsidRPr="008A6C8D" w:rsidDel="001F5A7E">
                                      <w:rPr>
                                        <w:rFonts w:ascii="Times New Roman" w:hAnsi="Times New Roman" w:cs="Times New Roman"/>
                                        <w:sz w:val="18"/>
                                        <w:szCs w:val="18"/>
                                        <w:rPrChange w:id="3528"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3529" w:author="Maino Vieytes, Christian (NIH/NIA/IRP) [F]" w:date="2023-11-15T16:23:00Z">
                                    <w:tcPr>
                                      <w:tcW w:w="1616" w:type="dxa"/>
                                      <w:gridSpan w:val="2"/>
                                      <w:noWrap/>
                                      <w:vAlign w:val="center"/>
                                      <w:hideMark/>
                                    </w:tcPr>
                                  </w:tcPrChange>
                                </w:tcPr>
                                <w:p w14:paraId="040B52E8" w14:textId="7863FB05" w:rsidR="008E210F" w:rsidRPr="008A6C8D" w:rsidDel="001F5A7E" w:rsidRDefault="008E210F" w:rsidP="006153D4">
                                  <w:pPr>
                                    <w:jc w:val="center"/>
                                    <w:rPr>
                                      <w:del w:id="3530" w:author="Maino Vieytes, Christian (NIH/NIA/IRP) [F]" w:date="2023-11-15T09:29:00Z"/>
                                      <w:rFonts w:ascii="Times New Roman" w:hAnsi="Times New Roman" w:cs="Times New Roman"/>
                                      <w:sz w:val="18"/>
                                      <w:szCs w:val="18"/>
                                      <w:rPrChange w:id="3531" w:author="Maino Vieytes, Christian (NIH/NIA/IRP) [F]" w:date="2023-11-15T15:57:00Z">
                                        <w:rPr>
                                          <w:del w:id="3532" w:author="Maino Vieytes, Christian (NIH/NIA/IRP) [F]" w:date="2023-11-15T09:29:00Z"/>
                                          <w:rFonts w:ascii="Times New Roman" w:hAnsi="Times New Roman" w:cs="Times New Roman"/>
                                          <w:sz w:val="20"/>
                                          <w:szCs w:val="20"/>
                                        </w:rPr>
                                      </w:rPrChange>
                                    </w:rPr>
                                  </w:pPr>
                                  <w:del w:id="3533" w:author="Maino Vieytes, Christian (NIH/NIA/IRP) [F]" w:date="2023-11-15T09:29:00Z">
                                    <w:r w:rsidRPr="008A6C8D" w:rsidDel="001F5A7E">
                                      <w:rPr>
                                        <w:rFonts w:ascii="Times New Roman" w:hAnsi="Times New Roman" w:cs="Times New Roman"/>
                                        <w:sz w:val="18"/>
                                        <w:szCs w:val="18"/>
                                        <w:rPrChange w:id="3534" w:author="Maino Vieytes, Christian (NIH/NIA/IRP) [F]" w:date="2023-11-15T15:57:00Z">
                                          <w:rPr>
                                            <w:rFonts w:ascii="Times New Roman" w:hAnsi="Times New Roman" w:cs="Times New Roman"/>
                                            <w:sz w:val="20"/>
                                            <w:szCs w:val="20"/>
                                          </w:rPr>
                                        </w:rPrChange>
                                      </w:rPr>
                                      <w:delText>1.00 (0.56-1.80)</w:delText>
                                    </w:r>
                                  </w:del>
                                </w:p>
                              </w:tc>
                              <w:tc>
                                <w:tcPr>
                                  <w:tcW w:w="1716" w:type="dxa"/>
                                  <w:noWrap/>
                                  <w:vAlign w:val="center"/>
                                  <w:hideMark/>
                                  <w:tcPrChange w:id="3535" w:author="Maino Vieytes, Christian (NIH/NIA/IRP) [F]" w:date="2023-11-15T16:23:00Z">
                                    <w:tcPr>
                                      <w:tcW w:w="1716" w:type="dxa"/>
                                      <w:gridSpan w:val="2"/>
                                      <w:noWrap/>
                                      <w:vAlign w:val="center"/>
                                      <w:hideMark/>
                                    </w:tcPr>
                                  </w:tcPrChange>
                                </w:tcPr>
                                <w:p w14:paraId="417839E4" w14:textId="13E5B561" w:rsidR="008E210F" w:rsidRPr="008A6C8D" w:rsidDel="001F5A7E" w:rsidRDefault="008E210F" w:rsidP="006153D4">
                                  <w:pPr>
                                    <w:jc w:val="center"/>
                                    <w:rPr>
                                      <w:del w:id="3536" w:author="Maino Vieytes, Christian (NIH/NIA/IRP) [F]" w:date="2023-11-15T09:29:00Z"/>
                                      <w:rFonts w:ascii="Times New Roman" w:hAnsi="Times New Roman" w:cs="Times New Roman"/>
                                      <w:sz w:val="18"/>
                                      <w:szCs w:val="18"/>
                                      <w:rPrChange w:id="3537" w:author="Maino Vieytes, Christian (NIH/NIA/IRP) [F]" w:date="2023-11-15T15:57:00Z">
                                        <w:rPr>
                                          <w:del w:id="3538" w:author="Maino Vieytes, Christian (NIH/NIA/IRP) [F]" w:date="2023-11-15T09:29:00Z"/>
                                          <w:rFonts w:ascii="Times New Roman" w:hAnsi="Times New Roman" w:cs="Times New Roman"/>
                                          <w:sz w:val="20"/>
                                          <w:szCs w:val="20"/>
                                        </w:rPr>
                                      </w:rPrChange>
                                    </w:rPr>
                                  </w:pPr>
                                  <w:del w:id="3539" w:author="Maino Vieytes, Christian (NIH/NIA/IRP) [F]" w:date="2023-11-15T09:29:00Z">
                                    <w:r w:rsidRPr="008A6C8D" w:rsidDel="001F5A7E">
                                      <w:rPr>
                                        <w:rFonts w:ascii="Times New Roman" w:hAnsi="Times New Roman" w:cs="Times New Roman"/>
                                        <w:sz w:val="18"/>
                                        <w:szCs w:val="18"/>
                                        <w:rPrChange w:id="3540" w:author="Maino Vieytes, Christian (NIH/NIA/IRP) [F]" w:date="2023-11-15T15:57:00Z">
                                          <w:rPr>
                                            <w:rFonts w:ascii="Times New Roman" w:hAnsi="Times New Roman" w:cs="Times New Roman"/>
                                            <w:sz w:val="20"/>
                                            <w:szCs w:val="20"/>
                                          </w:rPr>
                                        </w:rPrChange>
                                      </w:rPr>
                                      <w:delText>1.73 (0.99-3.02)</w:delText>
                                    </w:r>
                                  </w:del>
                                </w:p>
                              </w:tc>
                              <w:tc>
                                <w:tcPr>
                                  <w:tcW w:w="1716" w:type="dxa"/>
                                  <w:noWrap/>
                                  <w:vAlign w:val="center"/>
                                  <w:hideMark/>
                                  <w:tcPrChange w:id="3541" w:author="Maino Vieytes, Christian (NIH/NIA/IRP) [F]" w:date="2023-11-15T16:23:00Z">
                                    <w:tcPr>
                                      <w:tcW w:w="1716" w:type="dxa"/>
                                      <w:gridSpan w:val="2"/>
                                      <w:noWrap/>
                                      <w:vAlign w:val="center"/>
                                      <w:hideMark/>
                                    </w:tcPr>
                                  </w:tcPrChange>
                                </w:tcPr>
                                <w:p w14:paraId="3C51AEBA" w14:textId="40B77E3B" w:rsidR="008E210F" w:rsidRPr="008A6C8D" w:rsidDel="001F5A7E" w:rsidRDefault="008E210F" w:rsidP="006153D4">
                                  <w:pPr>
                                    <w:jc w:val="center"/>
                                    <w:rPr>
                                      <w:del w:id="3542" w:author="Maino Vieytes, Christian (NIH/NIA/IRP) [F]" w:date="2023-11-15T09:29:00Z"/>
                                      <w:rFonts w:ascii="Times New Roman" w:hAnsi="Times New Roman" w:cs="Times New Roman"/>
                                      <w:sz w:val="18"/>
                                      <w:szCs w:val="18"/>
                                      <w:rPrChange w:id="3543" w:author="Maino Vieytes, Christian (NIH/NIA/IRP) [F]" w:date="2023-11-15T15:57:00Z">
                                        <w:rPr>
                                          <w:del w:id="3544" w:author="Maino Vieytes, Christian (NIH/NIA/IRP) [F]" w:date="2023-11-15T09:29:00Z"/>
                                          <w:rFonts w:ascii="Times New Roman" w:hAnsi="Times New Roman" w:cs="Times New Roman"/>
                                          <w:sz w:val="20"/>
                                          <w:szCs w:val="20"/>
                                        </w:rPr>
                                      </w:rPrChange>
                                    </w:rPr>
                                  </w:pPr>
                                  <w:del w:id="3545" w:author="Maino Vieytes, Christian (NIH/NIA/IRP) [F]" w:date="2023-11-15T09:29:00Z">
                                    <w:r w:rsidRPr="008A6C8D" w:rsidDel="001F5A7E">
                                      <w:rPr>
                                        <w:rFonts w:ascii="Times New Roman" w:hAnsi="Times New Roman" w:cs="Times New Roman"/>
                                        <w:sz w:val="18"/>
                                        <w:szCs w:val="18"/>
                                        <w:rPrChange w:id="3546" w:author="Maino Vieytes, Christian (NIH/NIA/IRP) [F]" w:date="2023-11-15T15:57:00Z">
                                          <w:rPr>
                                            <w:rFonts w:ascii="Times New Roman" w:hAnsi="Times New Roman" w:cs="Times New Roman"/>
                                            <w:sz w:val="20"/>
                                            <w:szCs w:val="20"/>
                                          </w:rPr>
                                        </w:rPrChange>
                                      </w:rPr>
                                      <w:delText>1.67 (0.86-3.27)</w:delText>
                                    </w:r>
                                  </w:del>
                                </w:p>
                              </w:tc>
                              <w:tc>
                                <w:tcPr>
                                  <w:tcW w:w="1816" w:type="dxa"/>
                                  <w:noWrap/>
                                  <w:vAlign w:val="center"/>
                                  <w:hideMark/>
                                  <w:tcPrChange w:id="3547" w:author="Maino Vieytes, Christian (NIH/NIA/IRP) [F]" w:date="2023-11-15T16:23:00Z">
                                    <w:tcPr>
                                      <w:tcW w:w="1816" w:type="dxa"/>
                                      <w:gridSpan w:val="2"/>
                                      <w:noWrap/>
                                      <w:vAlign w:val="center"/>
                                      <w:hideMark/>
                                    </w:tcPr>
                                  </w:tcPrChange>
                                </w:tcPr>
                                <w:p w14:paraId="24A8F9AD" w14:textId="71E9A608" w:rsidR="008E210F" w:rsidRPr="008A6C8D" w:rsidDel="001F5A7E" w:rsidRDefault="008E210F" w:rsidP="006153D4">
                                  <w:pPr>
                                    <w:jc w:val="center"/>
                                    <w:rPr>
                                      <w:del w:id="3548" w:author="Maino Vieytes, Christian (NIH/NIA/IRP) [F]" w:date="2023-11-15T09:29:00Z"/>
                                      <w:rFonts w:ascii="Times New Roman" w:hAnsi="Times New Roman" w:cs="Times New Roman"/>
                                      <w:sz w:val="18"/>
                                      <w:szCs w:val="18"/>
                                      <w:rPrChange w:id="3549" w:author="Maino Vieytes, Christian (NIH/NIA/IRP) [F]" w:date="2023-11-15T15:57:00Z">
                                        <w:rPr>
                                          <w:del w:id="3550" w:author="Maino Vieytes, Christian (NIH/NIA/IRP) [F]" w:date="2023-11-15T09:29:00Z"/>
                                          <w:rFonts w:ascii="Times New Roman" w:hAnsi="Times New Roman" w:cs="Times New Roman"/>
                                          <w:sz w:val="20"/>
                                          <w:szCs w:val="20"/>
                                        </w:rPr>
                                      </w:rPrChange>
                                    </w:rPr>
                                  </w:pPr>
                                  <w:del w:id="3551" w:author="Maino Vieytes, Christian (NIH/NIA/IRP) [F]" w:date="2023-11-15T09:29:00Z">
                                    <w:r w:rsidRPr="008A6C8D" w:rsidDel="001F5A7E">
                                      <w:rPr>
                                        <w:rFonts w:ascii="Times New Roman" w:hAnsi="Times New Roman" w:cs="Times New Roman"/>
                                        <w:sz w:val="18"/>
                                        <w:szCs w:val="18"/>
                                        <w:rPrChange w:id="3552" w:author="Maino Vieytes, Christian (NIH/NIA/IRP) [F]" w:date="2023-11-15T15:57:00Z">
                                          <w:rPr>
                                            <w:rFonts w:ascii="Times New Roman" w:hAnsi="Times New Roman" w:cs="Times New Roman"/>
                                            <w:sz w:val="20"/>
                                            <w:szCs w:val="20"/>
                                          </w:rPr>
                                        </w:rPrChange>
                                      </w:rPr>
                                      <w:delText>1.20 (0.60-2.41)</w:delText>
                                    </w:r>
                                  </w:del>
                                </w:p>
                              </w:tc>
                              <w:tc>
                                <w:tcPr>
                                  <w:tcW w:w="1196" w:type="dxa"/>
                                  <w:noWrap/>
                                  <w:vAlign w:val="center"/>
                                  <w:hideMark/>
                                  <w:tcPrChange w:id="3553" w:author="Maino Vieytes, Christian (NIH/NIA/IRP) [F]" w:date="2023-11-15T16:23:00Z">
                                    <w:tcPr>
                                      <w:tcW w:w="1000" w:type="dxa"/>
                                      <w:gridSpan w:val="2"/>
                                      <w:noWrap/>
                                      <w:vAlign w:val="center"/>
                                      <w:hideMark/>
                                    </w:tcPr>
                                  </w:tcPrChange>
                                </w:tcPr>
                                <w:p w14:paraId="017F2F1A" w14:textId="55E6943E" w:rsidR="008E210F" w:rsidRPr="008A6C8D" w:rsidDel="001F5A7E" w:rsidRDefault="008E210F" w:rsidP="006153D4">
                                  <w:pPr>
                                    <w:jc w:val="center"/>
                                    <w:rPr>
                                      <w:del w:id="3554" w:author="Maino Vieytes, Christian (NIH/NIA/IRP) [F]" w:date="2023-11-15T09:29:00Z"/>
                                      <w:rFonts w:ascii="Times New Roman" w:hAnsi="Times New Roman" w:cs="Times New Roman"/>
                                      <w:sz w:val="18"/>
                                      <w:szCs w:val="18"/>
                                      <w:rPrChange w:id="3555" w:author="Maino Vieytes, Christian (NIH/NIA/IRP) [F]" w:date="2023-11-15T15:57:00Z">
                                        <w:rPr>
                                          <w:del w:id="3556" w:author="Maino Vieytes, Christian (NIH/NIA/IRP) [F]" w:date="2023-11-15T09:29:00Z"/>
                                          <w:rFonts w:ascii="Times New Roman" w:hAnsi="Times New Roman" w:cs="Times New Roman"/>
                                          <w:sz w:val="20"/>
                                          <w:szCs w:val="20"/>
                                        </w:rPr>
                                      </w:rPrChange>
                                    </w:rPr>
                                  </w:pPr>
                                  <w:del w:id="3557" w:author="Maino Vieytes, Christian (NIH/NIA/IRP) [F]" w:date="2023-11-15T09:29:00Z">
                                    <w:r w:rsidRPr="008A6C8D" w:rsidDel="001F5A7E">
                                      <w:rPr>
                                        <w:rFonts w:ascii="Times New Roman" w:hAnsi="Times New Roman" w:cs="Times New Roman"/>
                                        <w:sz w:val="18"/>
                                        <w:szCs w:val="18"/>
                                        <w:rPrChange w:id="3558" w:author="Maino Vieytes, Christian (NIH/NIA/IRP) [F]" w:date="2023-11-15T15:57:00Z">
                                          <w:rPr>
                                            <w:rFonts w:ascii="Times New Roman" w:hAnsi="Times New Roman" w:cs="Times New Roman"/>
                                            <w:sz w:val="20"/>
                                            <w:szCs w:val="20"/>
                                          </w:rPr>
                                        </w:rPrChange>
                                      </w:rPr>
                                      <w:delText>0.15</w:delText>
                                    </w:r>
                                  </w:del>
                                </w:p>
                              </w:tc>
                              <w:tc>
                                <w:tcPr>
                                  <w:tcW w:w="1622" w:type="dxa"/>
                                  <w:noWrap/>
                                  <w:vAlign w:val="center"/>
                                  <w:hideMark/>
                                  <w:tcPrChange w:id="3559" w:author="Maino Vieytes, Christian (NIH/NIA/IRP) [F]" w:date="2023-11-15T16:23:00Z">
                                    <w:tcPr>
                                      <w:tcW w:w="1816" w:type="dxa"/>
                                      <w:gridSpan w:val="5"/>
                                      <w:noWrap/>
                                      <w:vAlign w:val="center"/>
                                      <w:hideMark/>
                                    </w:tcPr>
                                  </w:tcPrChange>
                                </w:tcPr>
                                <w:p w14:paraId="073EB657" w14:textId="587DBEE8" w:rsidR="008E210F" w:rsidRPr="008A6C8D" w:rsidDel="001F5A7E" w:rsidRDefault="008E210F" w:rsidP="006153D4">
                                  <w:pPr>
                                    <w:jc w:val="center"/>
                                    <w:rPr>
                                      <w:del w:id="3560" w:author="Maino Vieytes, Christian (NIH/NIA/IRP) [F]" w:date="2023-11-15T09:29:00Z"/>
                                      <w:rFonts w:ascii="Times New Roman" w:hAnsi="Times New Roman" w:cs="Times New Roman"/>
                                      <w:sz w:val="18"/>
                                      <w:szCs w:val="18"/>
                                      <w:rPrChange w:id="3561" w:author="Maino Vieytes, Christian (NIH/NIA/IRP) [F]" w:date="2023-11-15T15:57:00Z">
                                        <w:rPr>
                                          <w:del w:id="3562" w:author="Maino Vieytes, Christian (NIH/NIA/IRP) [F]" w:date="2023-11-15T09:29:00Z"/>
                                          <w:rFonts w:ascii="Times New Roman" w:hAnsi="Times New Roman" w:cs="Times New Roman"/>
                                          <w:sz w:val="20"/>
                                          <w:szCs w:val="20"/>
                                        </w:rPr>
                                      </w:rPrChange>
                                    </w:rPr>
                                  </w:pPr>
                                  <w:del w:id="3563" w:author="Maino Vieytes, Christian (NIH/NIA/IRP) [F]" w:date="2023-11-15T09:29:00Z">
                                    <w:r w:rsidRPr="008A6C8D" w:rsidDel="001F5A7E">
                                      <w:rPr>
                                        <w:rFonts w:ascii="Times New Roman" w:hAnsi="Times New Roman" w:cs="Times New Roman"/>
                                        <w:sz w:val="18"/>
                                        <w:szCs w:val="18"/>
                                        <w:rPrChange w:id="3564" w:author="Maino Vieytes, Christian (NIH/NIA/IRP) [F]" w:date="2023-11-15T15:57:00Z">
                                          <w:rPr>
                                            <w:rFonts w:ascii="Times New Roman" w:hAnsi="Times New Roman" w:cs="Times New Roman"/>
                                            <w:sz w:val="20"/>
                                            <w:szCs w:val="20"/>
                                          </w:rPr>
                                        </w:rPrChange>
                                      </w:rPr>
                                      <w:delText>1.13 (0.94-1.37)</w:delText>
                                    </w:r>
                                  </w:del>
                                </w:p>
                              </w:tc>
                              <w:tc>
                                <w:tcPr>
                                  <w:tcW w:w="1310" w:type="dxa"/>
                                  <w:noWrap/>
                                  <w:vAlign w:val="center"/>
                                  <w:hideMark/>
                                  <w:tcPrChange w:id="3565" w:author="Maino Vieytes, Christian (NIH/NIA/IRP) [F]" w:date="2023-11-15T16:23:00Z">
                                    <w:tcPr>
                                      <w:tcW w:w="958" w:type="dxa"/>
                                      <w:gridSpan w:val="3"/>
                                      <w:noWrap/>
                                      <w:vAlign w:val="center"/>
                                      <w:hideMark/>
                                    </w:tcPr>
                                  </w:tcPrChange>
                                </w:tcPr>
                                <w:p w14:paraId="0BE5DC6F" w14:textId="22898021" w:rsidR="008E210F" w:rsidRPr="008A6C8D" w:rsidDel="001F5A7E" w:rsidRDefault="008E210F" w:rsidP="006153D4">
                                  <w:pPr>
                                    <w:jc w:val="center"/>
                                    <w:rPr>
                                      <w:del w:id="3566" w:author="Maino Vieytes, Christian (NIH/NIA/IRP) [F]" w:date="2023-11-15T09:29:00Z"/>
                                      <w:rFonts w:ascii="Times New Roman" w:hAnsi="Times New Roman" w:cs="Times New Roman"/>
                                      <w:sz w:val="18"/>
                                      <w:szCs w:val="18"/>
                                      <w:rPrChange w:id="3567" w:author="Maino Vieytes, Christian (NIH/NIA/IRP) [F]" w:date="2023-11-15T15:57:00Z">
                                        <w:rPr>
                                          <w:del w:id="3568" w:author="Maino Vieytes, Christian (NIH/NIA/IRP) [F]" w:date="2023-11-15T09:29:00Z"/>
                                          <w:rFonts w:ascii="Times New Roman" w:hAnsi="Times New Roman" w:cs="Times New Roman"/>
                                          <w:sz w:val="20"/>
                                          <w:szCs w:val="20"/>
                                        </w:rPr>
                                      </w:rPrChange>
                                    </w:rPr>
                                  </w:pPr>
                                  <w:del w:id="3569" w:author="Maino Vieytes, Christian (NIH/NIA/IRP) [F]" w:date="2023-11-15T09:29:00Z">
                                    <w:r w:rsidRPr="008A6C8D" w:rsidDel="001F5A7E">
                                      <w:rPr>
                                        <w:rFonts w:ascii="Times New Roman" w:hAnsi="Times New Roman" w:cs="Times New Roman"/>
                                        <w:color w:val="000000"/>
                                        <w:sz w:val="18"/>
                                        <w:szCs w:val="18"/>
                                        <w:rPrChange w:id="3570" w:author="Maino Vieytes, Christian (NIH/NIA/IRP) [F]" w:date="2023-11-15T15:57:00Z">
                                          <w:rPr>
                                            <w:rFonts w:ascii="Times New Roman" w:hAnsi="Times New Roman" w:cs="Times New Roman"/>
                                            <w:color w:val="000000"/>
                                            <w:sz w:val="20"/>
                                            <w:szCs w:val="20"/>
                                          </w:rPr>
                                        </w:rPrChange>
                                      </w:rPr>
                                      <w:delText>0.08</w:delText>
                                    </w:r>
                                  </w:del>
                                </w:p>
                              </w:tc>
                            </w:tr>
                            <w:tr w:rsidR="008E210F" w:rsidRPr="008A6C8D" w:rsidDel="001F5A7E" w14:paraId="7D84AE40" w14:textId="6FCBBFF0" w:rsidTr="002B4FE9">
                              <w:trPr>
                                <w:trHeight w:val="320"/>
                                <w:del w:id="3571" w:author="Maino Vieytes, Christian (NIH/NIA/IRP) [F]" w:date="2023-11-15T09:29:00Z"/>
                                <w:trPrChange w:id="3572" w:author="Maino Vieytes, Christian (NIH/NIA/IRP) [F]" w:date="2023-11-15T16:23:00Z">
                                  <w:trPr>
                                    <w:gridAfter w:val="0"/>
                                    <w:trHeight w:val="320"/>
                                  </w:trPr>
                                </w:trPrChange>
                              </w:trPr>
                              <w:tc>
                                <w:tcPr>
                                  <w:tcW w:w="2317" w:type="dxa"/>
                                  <w:noWrap/>
                                  <w:vAlign w:val="center"/>
                                  <w:hideMark/>
                                  <w:tcPrChange w:id="3573" w:author="Maino Vieytes, Christian (NIH/NIA/IRP) [F]" w:date="2023-11-15T16:23:00Z">
                                    <w:tcPr>
                                      <w:tcW w:w="2317" w:type="dxa"/>
                                      <w:noWrap/>
                                      <w:vAlign w:val="center"/>
                                      <w:hideMark/>
                                    </w:tcPr>
                                  </w:tcPrChange>
                                </w:tcPr>
                                <w:p w14:paraId="0063BF8C" w14:textId="7CCE7BEF" w:rsidR="008E210F" w:rsidRPr="008A6C8D" w:rsidDel="001F5A7E" w:rsidRDefault="008E210F" w:rsidP="006153D4">
                                  <w:pPr>
                                    <w:rPr>
                                      <w:del w:id="3574" w:author="Maino Vieytes, Christian (NIH/NIA/IRP) [F]" w:date="2023-11-15T09:29:00Z"/>
                                      <w:rFonts w:ascii="Times New Roman" w:hAnsi="Times New Roman" w:cs="Times New Roman"/>
                                      <w:sz w:val="18"/>
                                      <w:szCs w:val="18"/>
                                      <w:rPrChange w:id="3575" w:author="Maino Vieytes, Christian (NIH/NIA/IRP) [F]" w:date="2023-11-15T15:57:00Z">
                                        <w:rPr>
                                          <w:del w:id="3576" w:author="Maino Vieytes, Christian (NIH/NIA/IRP) [F]" w:date="2023-11-15T09:29:00Z"/>
                                          <w:rFonts w:ascii="Times New Roman" w:hAnsi="Times New Roman" w:cs="Times New Roman"/>
                                          <w:sz w:val="20"/>
                                          <w:szCs w:val="20"/>
                                        </w:rPr>
                                      </w:rPrChange>
                                    </w:rPr>
                                  </w:pPr>
                                  <w:del w:id="3577" w:author="Maino Vieytes, Christian (NIH/NIA/IRP) [F]" w:date="2023-11-15T09:29:00Z">
                                    <w:r w:rsidRPr="008A6C8D" w:rsidDel="001F5A7E">
                                      <w:rPr>
                                        <w:rFonts w:ascii="Times New Roman" w:hAnsi="Times New Roman" w:cs="Times New Roman"/>
                                        <w:sz w:val="18"/>
                                        <w:szCs w:val="18"/>
                                        <w:rPrChange w:id="3578" w:author="Maino Vieytes, Christian (NIH/NIA/IRP) [F]" w:date="2023-11-15T15:57:00Z">
                                          <w:rPr>
                                            <w:rFonts w:ascii="Times New Roman" w:hAnsi="Times New Roman" w:cs="Times New Roman"/>
                                            <w:sz w:val="20"/>
                                            <w:szCs w:val="20"/>
                                          </w:rPr>
                                        </w:rPrChange>
                                      </w:rPr>
                                      <w:delText>Food Assistance (SNAP)</w:delText>
                                    </w:r>
                                    <w:r w:rsidRPr="008A6C8D" w:rsidDel="001F5A7E">
                                      <w:rPr>
                                        <w:rFonts w:ascii="Times New Roman" w:hAnsi="Times New Roman" w:cs="Times New Roman"/>
                                        <w:b/>
                                        <w:bCs/>
                                        <w:sz w:val="18"/>
                                        <w:szCs w:val="18"/>
                                        <w:vertAlign w:val="superscript"/>
                                        <w:lang w:bidi="en-US"/>
                                        <w:rPrChange w:id="3579"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3580" w:author="Maino Vieytes, Christian (NIH/NIA/IRP) [F]" w:date="2023-11-15T16:23:00Z">
                                    <w:tcPr>
                                      <w:tcW w:w="720" w:type="dxa"/>
                                      <w:gridSpan w:val="2"/>
                                      <w:noWrap/>
                                      <w:vAlign w:val="center"/>
                                      <w:hideMark/>
                                    </w:tcPr>
                                  </w:tcPrChange>
                                </w:tcPr>
                                <w:p w14:paraId="0DB80CE1" w14:textId="70330D7A" w:rsidR="008E210F" w:rsidRPr="008A6C8D" w:rsidDel="001F5A7E" w:rsidRDefault="008E210F" w:rsidP="006153D4">
                                  <w:pPr>
                                    <w:jc w:val="center"/>
                                    <w:rPr>
                                      <w:del w:id="3581" w:author="Maino Vieytes, Christian (NIH/NIA/IRP) [F]" w:date="2023-11-15T09:29:00Z"/>
                                      <w:rFonts w:ascii="Times New Roman" w:hAnsi="Times New Roman" w:cs="Times New Roman"/>
                                      <w:sz w:val="18"/>
                                      <w:szCs w:val="18"/>
                                      <w:rPrChange w:id="3582" w:author="Maino Vieytes, Christian (NIH/NIA/IRP) [F]" w:date="2023-11-15T15:57:00Z">
                                        <w:rPr>
                                          <w:del w:id="3583" w:author="Maino Vieytes, Christian (NIH/NIA/IRP) [F]" w:date="2023-11-15T09:29:00Z"/>
                                          <w:rFonts w:ascii="Times New Roman" w:hAnsi="Times New Roman" w:cs="Times New Roman"/>
                                          <w:sz w:val="20"/>
                                          <w:szCs w:val="20"/>
                                        </w:rPr>
                                      </w:rPrChange>
                                    </w:rPr>
                                  </w:pPr>
                                  <w:del w:id="3584" w:author="Maino Vieytes, Christian (NIH/NIA/IRP) [F]" w:date="2023-11-15T09:29:00Z">
                                    <w:r w:rsidRPr="008A6C8D" w:rsidDel="001F5A7E">
                                      <w:rPr>
                                        <w:rFonts w:ascii="Times New Roman" w:hAnsi="Times New Roman" w:cs="Times New Roman"/>
                                        <w:sz w:val="18"/>
                                        <w:szCs w:val="18"/>
                                        <w:rPrChange w:id="3585"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3586" w:author="Maino Vieytes, Christian (NIH/NIA/IRP) [F]" w:date="2023-11-15T16:23:00Z">
                                    <w:tcPr>
                                      <w:tcW w:w="720" w:type="dxa"/>
                                      <w:gridSpan w:val="2"/>
                                      <w:noWrap/>
                                      <w:vAlign w:val="center"/>
                                      <w:hideMark/>
                                    </w:tcPr>
                                  </w:tcPrChange>
                                </w:tcPr>
                                <w:p w14:paraId="68D2D99C" w14:textId="114A57FE" w:rsidR="008E210F" w:rsidRPr="008A6C8D" w:rsidDel="001F5A7E" w:rsidRDefault="008E210F" w:rsidP="006153D4">
                                  <w:pPr>
                                    <w:jc w:val="center"/>
                                    <w:rPr>
                                      <w:del w:id="3587" w:author="Maino Vieytes, Christian (NIH/NIA/IRP) [F]" w:date="2023-11-15T09:29:00Z"/>
                                      <w:rFonts w:ascii="Times New Roman" w:hAnsi="Times New Roman" w:cs="Times New Roman"/>
                                      <w:sz w:val="18"/>
                                      <w:szCs w:val="18"/>
                                      <w:rPrChange w:id="3588" w:author="Maino Vieytes, Christian (NIH/NIA/IRP) [F]" w:date="2023-11-15T15:57:00Z">
                                        <w:rPr>
                                          <w:del w:id="3589" w:author="Maino Vieytes, Christian (NIH/NIA/IRP) [F]" w:date="2023-11-15T09:29:00Z"/>
                                          <w:rFonts w:ascii="Times New Roman" w:hAnsi="Times New Roman" w:cs="Times New Roman"/>
                                          <w:sz w:val="20"/>
                                          <w:szCs w:val="20"/>
                                        </w:rPr>
                                      </w:rPrChange>
                                    </w:rPr>
                                  </w:pPr>
                                  <w:del w:id="3590" w:author="Maino Vieytes, Christian (NIH/NIA/IRP) [F]" w:date="2023-11-15T09:29:00Z">
                                    <w:r w:rsidRPr="008A6C8D" w:rsidDel="001F5A7E">
                                      <w:rPr>
                                        <w:rFonts w:ascii="Times New Roman" w:hAnsi="Times New Roman" w:cs="Times New Roman"/>
                                        <w:sz w:val="18"/>
                                        <w:szCs w:val="18"/>
                                        <w:rPrChange w:id="3591"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3592" w:author="Maino Vieytes, Christian (NIH/NIA/IRP) [F]" w:date="2023-11-15T16:23:00Z">
                                    <w:tcPr>
                                      <w:tcW w:w="1616" w:type="dxa"/>
                                      <w:gridSpan w:val="2"/>
                                      <w:noWrap/>
                                      <w:vAlign w:val="center"/>
                                      <w:hideMark/>
                                    </w:tcPr>
                                  </w:tcPrChange>
                                </w:tcPr>
                                <w:p w14:paraId="7BF31944" w14:textId="627C508F" w:rsidR="008E210F" w:rsidRPr="008A6C8D" w:rsidDel="001F5A7E" w:rsidRDefault="008E210F" w:rsidP="006153D4">
                                  <w:pPr>
                                    <w:jc w:val="center"/>
                                    <w:rPr>
                                      <w:del w:id="3593" w:author="Maino Vieytes, Christian (NIH/NIA/IRP) [F]" w:date="2023-11-15T09:29:00Z"/>
                                      <w:rFonts w:ascii="Times New Roman" w:hAnsi="Times New Roman" w:cs="Times New Roman"/>
                                      <w:sz w:val="18"/>
                                      <w:szCs w:val="18"/>
                                      <w:rPrChange w:id="3594" w:author="Maino Vieytes, Christian (NIH/NIA/IRP) [F]" w:date="2023-11-15T15:57:00Z">
                                        <w:rPr>
                                          <w:del w:id="3595" w:author="Maino Vieytes, Christian (NIH/NIA/IRP) [F]" w:date="2023-11-15T09:29:00Z"/>
                                          <w:rFonts w:ascii="Times New Roman" w:hAnsi="Times New Roman" w:cs="Times New Roman"/>
                                          <w:sz w:val="20"/>
                                          <w:szCs w:val="20"/>
                                        </w:rPr>
                                      </w:rPrChange>
                                    </w:rPr>
                                  </w:pPr>
                                  <w:del w:id="3596" w:author="Maino Vieytes, Christian (NIH/NIA/IRP) [F]" w:date="2023-11-15T09:29:00Z">
                                    <w:r w:rsidRPr="008A6C8D" w:rsidDel="001F5A7E">
                                      <w:rPr>
                                        <w:rFonts w:ascii="Times New Roman" w:hAnsi="Times New Roman" w:cs="Times New Roman"/>
                                        <w:sz w:val="18"/>
                                        <w:szCs w:val="18"/>
                                        <w:rPrChange w:id="3597" w:author="Maino Vieytes, Christian (NIH/NIA/IRP) [F]" w:date="2023-11-15T15:57:00Z">
                                          <w:rPr>
                                            <w:rFonts w:ascii="Times New Roman" w:hAnsi="Times New Roman" w:cs="Times New Roman"/>
                                            <w:sz w:val="20"/>
                                            <w:szCs w:val="20"/>
                                          </w:rPr>
                                        </w:rPrChange>
                                      </w:rPr>
                                      <w:delText>1.34 (0.69-2.59)</w:delText>
                                    </w:r>
                                  </w:del>
                                </w:p>
                              </w:tc>
                              <w:tc>
                                <w:tcPr>
                                  <w:tcW w:w="1716" w:type="dxa"/>
                                  <w:noWrap/>
                                  <w:vAlign w:val="center"/>
                                  <w:hideMark/>
                                  <w:tcPrChange w:id="3598" w:author="Maino Vieytes, Christian (NIH/NIA/IRP) [F]" w:date="2023-11-15T16:23:00Z">
                                    <w:tcPr>
                                      <w:tcW w:w="1716" w:type="dxa"/>
                                      <w:gridSpan w:val="2"/>
                                      <w:noWrap/>
                                      <w:vAlign w:val="center"/>
                                      <w:hideMark/>
                                    </w:tcPr>
                                  </w:tcPrChange>
                                </w:tcPr>
                                <w:p w14:paraId="381D4D66" w14:textId="5CF27715" w:rsidR="008E210F" w:rsidRPr="008A6C8D" w:rsidDel="001F5A7E" w:rsidRDefault="008E210F" w:rsidP="006153D4">
                                  <w:pPr>
                                    <w:jc w:val="center"/>
                                    <w:rPr>
                                      <w:del w:id="3599" w:author="Maino Vieytes, Christian (NIH/NIA/IRP) [F]" w:date="2023-11-15T09:29:00Z"/>
                                      <w:rFonts w:ascii="Times New Roman" w:hAnsi="Times New Roman" w:cs="Times New Roman"/>
                                      <w:sz w:val="18"/>
                                      <w:szCs w:val="18"/>
                                      <w:rPrChange w:id="3600" w:author="Maino Vieytes, Christian (NIH/NIA/IRP) [F]" w:date="2023-11-15T15:57:00Z">
                                        <w:rPr>
                                          <w:del w:id="3601" w:author="Maino Vieytes, Christian (NIH/NIA/IRP) [F]" w:date="2023-11-15T09:29:00Z"/>
                                          <w:rFonts w:ascii="Times New Roman" w:hAnsi="Times New Roman" w:cs="Times New Roman"/>
                                          <w:sz w:val="20"/>
                                          <w:szCs w:val="20"/>
                                        </w:rPr>
                                      </w:rPrChange>
                                    </w:rPr>
                                  </w:pPr>
                                  <w:del w:id="3602" w:author="Maino Vieytes, Christian (NIH/NIA/IRP) [F]" w:date="2023-11-15T09:29:00Z">
                                    <w:r w:rsidRPr="008A6C8D" w:rsidDel="001F5A7E">
                                      <w:rPr>
                                        <w:rFonts w:ascii="Times New Roman" w:hAnsi="Times New Roman" w:cs="Times New Roman"/>
                                        <w:sz w:val="18"/>
                                        <w:szCs w:val="18"/>
                                        <w:rPrChange w:id="3603" w:author="Maino Vieytes, Christian (NIH/NIA/IRP) [F]" w:date="2023-11-15T15:57:00Z">
                                          <w:rPr>
                                            <w:rFonts w:ascii="Times New Roman" w:hAnsi="Times New Roman" w:cs="Times New Roman"/>
                                            <w:sz w:val="20"/>
                                            <w:szCs w:val="20"/>
                                          </w:rPr>
                                        </w:rPrChange>
                                      </w:rPr>
                                      <w:delText>1.36 (0.77-2.40)</w:delText>
                                    </w:r>
                                  </w:del>
                                </w:p>
                              </w:tc>
                              <w:tc>
                                <w:tcPr>
                                  <w:tcW w:w="1716" w:type="dxa"/>
                                  <w:noWrap/>
                                  <w:vAlign w:val="center"/>
                                  <w:hideMark/>
                                  <w:tcPrChange w:id="3604" w:author="Maino Vieytes, Christian (NIH/NIA/IRP) [F]" w:date="2023-11-15T16:23:00Z">
                                    <w:tcPr>
                                      <w:tcW w:w="1716" w:type="dxa"/>
                                      <w:gridSpan w:val="2"/>
                                      <w:noWrap/>
                                      <w:vAlign w:val="center"/>
                                      <w:hideMark/>
                                    </w:tcPr>
                                  </w:tcPrChange>
                                </w:tcPr>
                                <w:p w14:paraId="572F1A18" w14:textId="15089F03" w:rsidR="008E210F" w:rsidRPr="008A6C8D" w:rsidDel="001F5A7E" w:rsidRDefault="008E210F" w:rsidP="006153D4">
                                  <w:pPr>
                                    <w:jc w:val="center"/>
                                    <w:rPr>
                                      <w:del w:id="3605" w:author="Maino Vieytes, Christian (NIH/NIA/IRP) [F]" w:date="2023-11-15T09:29:00Z"/>
                                      <w:rFonts w:ascii="Times New Roman" w:hAnsi="Times New Roman" w:cs="Times New Roman"/>
                                      <w:sz w:val="18"/>
                                      <w:szCs w:val="18"/>
                                      <w:rPrChange w:id="3606" w:author="Maino Vieytes, Christian (NIH/NIA/IRP) [F]" w:date="2023-11-15T15:57:00Z">
                                        <w:rPr>
                                          <w:del w:id="3607" w:author="Maino Vieytes, Christian (NIH/NIA/IRP) [F]" w:date="2023-11-15T09:29:00Z"/>
                                          <w:rFonts w:ascii="Times New Roman" w:hAnsi="Times New Roman" w:cs="Times New Roman"/>
                                          <w:sz w:val="20"/>
                                          <w:szCs w:val="20"/>
                                        </w:rPr>
                                      </w:rPrChange>
                                    </w:rPr>
                                  </w:pPr>
                                  <w:del w:id="3608" w:author="Maino Vieytes, Christian (NIH/NIA/IRP) [F]" w:date="2023-11-15T09:29:00Z">
                                    <w:r w:rsidRPr="008A6C8D" w:rsidDel="001F5A7E">
                                      <w:rPr>
                                        <w:rFonts w:ascii="Times New Roman" w:hAnsi="Times New Roman" w:cs="Times New Roman"/>
                                        <w:sz w:val="18"/>
                                        <w:szCs w:val="18"/>
                                        <w:rPrChange w:id="3609" w:author="Maino Vieytes, Christian (NIH/NIA/IRP) [F]" w:date="2023-11-15T15:57:00Z">
                                          <w:rPr>
                                            <w:rFonts w:ascii="Times New Roman" w:hAnsi="Times New Roman" w:cs="Times New Roman"/>
                                            <w:sz w:val="20"/>
                                            <w:szCs w:val="20"/>
                                          </w:rPr>
                                        </w:rPrChange>
                                      </w:rPr>
                                      <w:delText>1.12 (0.62-2.03)</w:delText>
                                    </w:r>
                                  </w:del>
                                </w:p>
                              </w:tc>
                              <w:tc>
                                <w:tcPr>
                                  <w:tcW w:w="1816" w:type="dxa"/>
                                  <w:noWrap/>
                                  <w:vAlign w:val="center"/>
                                  <w:hideMark/>
                                  <w:tcPrChange w:id="3610" w:author="Maino Vieytes, Christian (NIH/NIA/IRP) [F]" w:date="2023-11-15T16:23:00Z">
                                    <w:tcPr>
                                      <w:tcW w:w="1816" w:type="dxa"/>
                                      <w:gridSpan w:val="2"/>
                                      <w:noWrap/>
                                      <w:vAlign w:val="center"/>
                                      <w:hideMark/>
                                    </w:tcPr>
                                  </w:tcPrChange>
                                </w:tcPr>
                                <w:p w14:paraId="4508F4F8" w14:textId="6367C059" w:rsidR="008E210F" w:rsidRPr="008A6C8D" w:rsidDel="001F5A7E" w:rsidRDefault="008E210F" w:rsidP="006153D4">
                                  <w:pPr>
                                    <w:jc w:val="center"/>
                                    <w:rPr>
                                      <w:del w:id="3611" w:author="Maino Vieytes, Christian (NIH/NIA/IRP) [F]" w:date="2023-11-15T09:29:00Z"/>
                                      <w:rFonts w:ascii="Times New Roman" w:hAnsi="Times New Roman" w:cs="Times New Roman"/>
                                      <w:sz w:val="18"/>
                                      <w:szCs w:val="18"/>
                                      <w:rPrChange w:id="3612" w:author="Maino Vieytes, Christian (NIH/NIA/IRP) [F]" w:date="2023-11-15T15:57:00Z">
                                        <w:rPr>
                                          <w:del w:id="3613" w:author="Maino Vieytes, Christian (NIH/NIA/IRP) [F]" w:date="2023-11-15T09:29:00Z"/>
                                          <w:rFonts w:ascii="Times New Roman" w:hAnsi="Times New Roman" w:cs="Times New Roman"/>
                                          <w:sz w:val="20"/>
                                          <w:szCs w:val="20"/>
                                        </w:rPr>
                                      </w:rPrChange>
                                    </w:rPr>
                                  </w:pPr>
                                  <w:del w:id="3614" w:author="Maino Vieytes, Christian (NIH/NIA/IRP) [F]" w:date="2023-11-15T09:29:00Z">
                                    <w:r w:rsidRPr="008A6C8D" w:rsidDel="001F5A7E">
                                      <w:rPr>
                                        <w:rFonts w:ascii="Times New Roman" w:hAnsi="Times New Roman" w:cs="Times New Roman"/>
                                        <w:sz w:val="18"/>
                                        <w:szCs w:val="18"/>
                                        <w:rPrChange w:id="3615" w:author="Maino Vieytes, Christian (NIH/NIA/IRP) [F]" w:date="2023-11-15T15:57:00Z">
                                          <w:rPr>
                                            <w:rFonts w:ascii="Times New Roman" w:hAnsi="Times New Roman" w:cs="Times New Roman"/>
                                            <w:sz w:val="20"/>
                                            <w:szCs w:val="20"/>
                                          </w:rPr>
                                        </w:rPrChange>
                                      </w:rPr>
                                      <w:delText>2.08 (1.13-3.82)*</w:delText>
                                    </w:r>
                                  </w:del>
                                </w:p>
                              </w:tc>
                              <w:tc>
                                <w:tcPr>
                                  <w:tcW w:w="1196" w:type="dxa"/>
                                  <w:noWrap/>
                                  <w:vAlign w:val="center"/>
                                  <w:hideMark/>
                                  <w:tcPrChange w:id="3616" w:author="Maino Vieytes, Christian (NIH/NIA/IRP) [F]" w:date="2023-11-15T16:23:00Z">
                                    <w:tcPr>
                                      <w:tcW w:w="1000" w:type="dxa"/>
                                      <w:gridSpan w:val="2"/>
                                      <w:noWrap/>
                                      <w:vAlign w:val="center"/>
                                      <w:hideMark/>
                                    </w:tcPr>
                                  </w:tcPrChange>
                                </w:tcPr>
                                <w:p w14:paraId="03AA974D" w14:textId="3E81BBE9" w:rsidR="008E210F" w:rsidRPr="008A6C8D" w:rsidDel="001F5A7E" w:rsidRDefault="008E210F" w:rsidP="006153D4">
                                  <w:pPr>
                                    <w:jc w:val="center"/>
                                    <w:rPr>
                                      <w:del w:id="3617" w:author="Maino Vieytes, Christian (NIH/NIA/IRP) [F]" w:date="2023-11-15T09:29:00Z"/>
                                      <w:rFonts w:ascii="Times New Roman" w:hAnsi="Times New Roman" w:cs="Times New Roman"/>
                                      <w:sz w:val="18"/>
                                      <w:szCs w:val="18"/>
                                      <w:rPrChange w:id="3618" w:author="Maino Vieytes, Christian (NIH/NIA/IRP) [F]" w:date="2023-11-15T15:57:00Z">
                                        <w:rPr>
                                          <w:del w:id="3619" w:author="Maino Vieytes, Christian (NIH/NIA/IRP) [F]" w:date="2023-11-15T09:29:00Z"/>
                                          <w:rFonts w:ascii="Times New Roman" w:hAnsi="Times New Roman" w:cs="Times New Roman"/>
                                          <w:sz w:val="20"/>
                                          <w:szCs w:val="20"/>
                                        </w:rPr>
                                      </w:rPrChange>
                                    </w:rPr>
                                  </w:pPr>
                                  <w:del w:id="3620" w:author="Maino Vieytes, Christian (NIH/NIA/IRP) [F]" w:date="2023-11-15T09:29:00Z">
                                    <w:r w:rsidRPr="008A6C8D" w:rsidDel="001F5A7E">
                                      <w:rPr>
                                        <w:rFonts w:ascii="Times New Roman" w:hAnsi="Times New Roman" w:cs="Times New Roman"/>
                                        <w:sz w:val="18"/>
                                        <w:szCs w:val="18"/>
                                        <w:rPrChange w:id="3621" w:author="Maino Vieytes, Christian (NIH/NIA/IRP) [F]" w:date="2023-11-15T15:57:00Z">
                                          <w:rPr>
                                            <w:rFonts w:ascii="Times New Roman" w:hAnsi="Times New Roman" w:cs="Times New Roman"/>
                                            <w:sz w:val="20"/>
                                            <w:szCs w:val="20"/>
                                          </w:rPr>
                                        </w:rPrChange>
                                      </w:rPr>
                                      <w:delText>0.12</w:delText>
                                    </w:r>
                                  </w:del>
                                </w:p>
                              </w:tc>
                              <w:tc>
                                <w:tcPr>
                                  <w:tcW w:w="1622" w:type="dxa"/>
                                  <w:noWrap/>
                                  <w:vAlign w:val="center"/>
                                  <w:hideMark/>
                                  <w:tcPrChange w:id="3622" w:author="Maino Vieytes, Christian (NIH/NIA/IRP) [F]" w:date="2023-11-15T16:23:00Z">
                                    <w:tcPr>
                                      <w:tcW w:w="1816" w:type="dxa"/>
                                      <w:gridSpan w:val="5"/>
                                      <w:noWrap/>
                                      <w:vAlign w:val="center"/>
                                      <w:hideMark/>
                                    </w:tcPr>
                                  </w:tcPrChange>
                                </w:tcPr>
                                <w:p w14:paraId="427B2A35" w14:textId="741A5B18" w:rsidR="008E210F" w:rsidRPr="008A6C8D" w:rsidDel="001F5A7E" w:rsidRDefault="008E210F" w:rsidP="006153D4">
                                  <w:pPr>
                                    <w:jc w:val="center"/>
                                    <w:rPr>
                                      <w:del w:id="3623" w:author="Maino Vieytes, Christian (NIH/NIA/IRP) [F]" w:date="2023-11-15T09:29:00Z"/>
                                      <w:rFonts w:ascii="Times New Roman" w:hAnsi="Times New Roman" w:cs="Times New Roman"/>
                                      <w:sz w:val="18"/>
                                      <w:szCs w:val="18"/>
                                      <w:rPrChange w:id="3624" w:author="Maino Vieytes, Christian (NIH/NIA/IRP) [F]" w:date="2023-11-15T15:57:00Z">
                                        <w:rPr>
                                          <w:del w:id="3625" w:author="Maino Vieytes, Christian (NIH/NIA/IRP) [F]" w:date="2023-11-15T09:29:00Z"/>
                                          <w:rFonts w:ascii="Times New Roman" w:hAnsi="Times New Roman" w:cs="Times New Roman"/>
                                          <w:sz w:val="20"/>
                                          <w:szCs w:val="20"/>
                                        </w:rPr>
                                      </w:rPrChange>
                                    </w:rPr>
                                  </w:pPr>
                                  <w:del w:id="3626" w:author="Maino Vieytes, Christian (NIH/NIA/IRP) [F]" w:date="2023-11-15T09:29:00Z">
                                    <w:r w:rsidRPr="008A6C8D" w:rsidDel="001F5A7E">
                                      <w:rPr>
                                        <w:rFonts w:ascii="Times New Roman" w:hAnsi="Times New Roman" w:cs="Times New Roman"/>
                                        <w:sz w:val="18"/>
                                        <w:szCs w:val="18"/>
                                        <w:rPrChange w:id="3627" w:author="Maino Vieytes, Christian (NIH/NIA/IRP) [F]" w:date="2023-11-15T15:57:00Z">
                                          <w:rPr>
                                            <w:rFonts w:ascii="Times New Roman" w:hAnsi="Times New Roman" w:cs="Times New Roman"/>
                                            <w:sz w:val="20"/>
                                            <w:szCs w:val="20"/>
                                          </w:rPr>
                                        </w:rPrChange>
                                      </w:rPr>
                                      <w:delText>1.14 (0.91-1.43)</w:delText>
                                    </w:r>
                                  </w:del>
                                </w:p>
                              </w:tc>
                              <w:tc>
                                <w:tcPr>
                                  <w:tcW w:w="1310" w:type="dxa"/>
                                  <w:noWrap/>
                                  <w:vAlign w:val="center"/>
                                  <w:hideMark/>
                                  <w:tcPrChange w:id="3628" w:author="Maino Vieytes, Christian (NIH/NIA/IRP) [F]" w:date="2023-11-15T16:23:00Z">
                                    <w:tcPr>
                                      <w:tcW w:w="958" w:type="dxa"/>
                                      <w:gridSpan w:val="3"/>
                                      <w:noWrap/>
                                      <w:vAlign w:val="center"/>
                                      <w:hideMark/>
                                    </w:tcPr>
                                  </w:tcPrChange>
                                </w:tcPr>
                                <w:p w14:paraId="0A0F06CD" w14:textId="66E4BA4B" w:rsidR="008E210F" w:rsidRPr="008A6C8D" w:rsidDel="001F5A7E" w:rsidRDefault="008E210F" w:rsidP="006153D4">
                                  <w:pPr>
                                    <w:jc w:val="center"/>
                                    <w:rPr>
                                      <w:del w:id="3629" w:author="Maino Vieytes, Christian (NIH/NIA/IRP) [F]" w:date="2023-11-15T09:29:00Z"/>
                                      <w:rFonts w:ascii="Times New Roman" w:hAnsi="Times New Roman" w:cs="Times New Roman"/>
                                      <w:sz w:val="18"/>
                                      <w:szCs w:val="18"/>
                                      <w:rPrChange w:id="3630" w:author="Maino Vieytes, Christian (NIH/NIA/IRP) [F]" w:date="2023-11-15T15:57:00Z">
                                        <w:rPr>
                                          <w:del w:id="3631" w:author="Maino Vieytes, Christian (NIH/NIA/IRP) [F]" w:date="2023-11-15T09:29:00Z"/>
                                          <w:rFonts w:ascii="Times New Roman" w:hAnsi="Times New Roman" w:cs="Times New Roman"/>
                                          <w:sz w:val="20"/>
                                          <w:szCs w:val="20"/>
                                        </w:rPr>
                                      </w:rPrChange>
                                    </w:rPr>
                                  </w:pPr>
                                  <w:del w:id="3632" w:author="Maino Vieytes, Christian (NIH/NIA/IRP) [F]" w:date="2023-11-15T09:29:00Z">
                                    <w:r w:rsidRPr="008A6C8D" w:rsidDel="001F5A7E">
                                      <w:rPr>
                                        <w:rFonts w:ascii="Times New Roman" w:hAnsi="Times New Roman" w:cs="Times New Roman"/>
                                        <w:color w:val="000000"/>
                                        <w:sz w:val="18"/>
                                        <w:szCs w:val="18"/>
                                        <w:rPrChange w:id="3633" w:author="Maino Vieytes, Christian (NIH/NIA/IRP) [F]" w:date="2023-11-15T15:57:00Z">
                                          <w:rPr>
                                            <w:rFonts w:ascii="Times New Roman" w:hAnsi="Times New Roman" w:cs="Times New Roman"/>
                                            <w:color w:val="000000"/>
                                            <w:sz w:val="20"/>
                                            <w:szCs w:val="20"/>
                                          </w:rPr>
                                        </w:rPrChange>
                                      </w:rPr>
                                      <w:delText>0.94</w:delText>
                                    </w:r>
                                  </w:del>
                                </w:p>
                              </w:tc>
                            </w:tr>
                            <w:tr w:rsidR="008E210F" w:rsidRPr="008A6C8D" w:rsidDel="001F5A7E" w14:paraId="0775452C" w14:textId="708A2A65" w:rsidTr="002B4FE9">
                              <w:trPr>
                                <w:trHeight w:val="320"/>
                                <w:del w:id="3634" w:author="Maino Vieytes, Christian (NIH/NIA/IRP) [F]" w:date="2023-11-15T09:29:00Z"/>
                                <w:trPrChange w:id="3635" w:author="Maino Vieytes, Christian (NIH/NIA/IRP) [F]" w:date="2023-11-15T16:23:00Z">
                                  <w:trPr>
                                    <w:gridAfter w:val="0"/>
                                    <w:trHeight w:val="320"/>
                                  </w:trPr>
                                </w:trPrChange>
                              </w:trPr>
                              <w:tc>
                                <w:tcPr>
                                  <w:tcW w:w="2317" w:type="dxa"/>
                                  <w:noWrap/>
                                  <w:vAlign w:val="center"/>
                                  <w:hideMark/>
                                  <w:tcPrChange w:id="3636" w:author="Maino Vieytes, Christian (NIH/NIA/IRP) [F]" w:date="2023-11-15T16:23:00Z">
                                    <w:tcPr>
                                      <w:tcW w:w="2317" w:type="dxa"/>
                                      <w:noWrap/>
                                      <w:vAlign w:val="center"/>
                                      <w:hideMark/>
                                    </w:tcPr>
                                  </w:tcPrChange>
                                </w:tcPr>
                                <w:p w14:paraId="661DCDE6" w14:textId="745126D1" w:rsidR="008E210F" w:rsidRPr="008A6C8D" w:rsidDel="001F5A7E" w:rsidRDefault="008E210F" w:rsidP="006153D4">
                                  <w:pPr>
                                    <w:rPr>
                                      <w:del w:id="3637" w:author="Maino Vieytes, Christian (NIH/NIA/IRP) [F]" w:date="2023-11-15T09:29:00Z"/>
                                      <w:rFonts w:ascii="Times New Roman" w:hAnsi="Times New Roman" w:cs="Times New Roman"/>
                                      <w:sz w:val="18"/>
                                      <w:szCs w:val="18"/>
                                      <w:rPrChange w:id="3638" w:author="Maino Vieytes, Christian (NIH/NIA/IRP) [F]" w:date="2023-11-15T15:57:00Z">
                                        <w:rPr>
                                          <w:del w:id="3639" w:author="Maino Vieytes, Christian (NIH/NIA/IRP) [F]" w:date="2023-11-15T09:29:00Z"/>
                                          <w:rFonts w:ascii="Times New Roman" w:hAnsi="Times New Roman" w:cs="Times New Roman"/>
                                          <w:sz w:val="20"/>
                                          <w:szCs w:val="20"/>
                                        </w:rPr>
                                      </w:rPrChange>
                                    </w:rPr>
                                  </w:pPr>
                                  <w:del w:id="3640" w:author="Maino Vieytes, Christian (NIH/NIA/IRP) [F]" w:date="2023-11-15T09:29:00Z">
                                    <w:r w:rsidRPr="008A6C8D" w:rsidDel="001F5A7E">
                                      <w:rPr>
                                        <w:rFonts w:ascii="Times New Roman" w:hAnsi="Times New Roman" w:cs="Times New Roman"/>
                                        <w:sz w:val="18"/>
                                        <w:szCs w:val="18"/>
                                        <w:rPrChange w:id="3641" w:author="Maino Vieytes, Christian (NIH/NIA/IRP) [F]" w:date="2023-11-15T15:57:00Z">
                                          <w:rPr>
                                            <w:rFonts w:ascii="Times New Roman" w:hAnsi="Times New Roman" w:cs="Times New Roman"/>
                                            <w:sz w:val="20"/>
                                            <w:szCs w:val="20"/>
                                          </w:rPr>
                                        </w:rPrChange>
                                      </w:rPr>
                                      <w:delText>Prudent #1</w:delText>
                                    </w:r>
                                    <w:r w:rsidRPr="008A6C8D" w:rsidDel="001F5A7E">
                                      <w:rPr>
                                        <w:rFonts w:ascii="Times New Roman" w:hAnsi="Times New Roman" w:cs="Times New Roman"/>
                                        <w:b/>
                                        <w:bCs/>
                                        <w:sz w:val="18"/>
                                        <w:szCs w:val="18"/>
                                        <w:vertAlign w:val="superscript"/>
                                        <w:lang w:bidi="en-US"/>
                                        <w:rPrChange w:id="3642"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3643" w:author="Maino Vieytes, Christian (NIH/NIA/IRP) [F]" w:date="2023-11-15T16:23:00Z">
                                    <w:tcPr>
                                      <w:tcW w:w="720" w:type="dxa"/>
                                      <w:gridSpan w:val="2"/>
                                      <w:noWrap/>
                                      <w:vAlign w:val="center"/>
                                      <w:hideMark/>
                                    </w:tcPr>
                                  </w:tcPrChange>
                                </w:tcPr>
                                <w:p w14:paraId="2070EC1D" w14:textId="2372F6E1" w:rsidR="008E210F" w:rsidRPr="008A6C8D" w:rsidDel="001F5A7E" w:rsidRDefault="008E210F" w:rsidP="006153D4">
                                  <w:pPr>
                                    <w:jc w:val="center"/>
                                    <w:rPr>
                                      <w:del w:id="3644" w:author="Maino Vieytes, Christian (NIH/NIA/IRP) [F]" w:date="2023-11-15T09:29:00Z"/>
                                      <w:rFonts w:ascii="Times New Roman" w:hAnsi="Times New Roman" w:cs="Times New Roman"/>
                                      <w:sz w:val="18"/>
                                      <w:szCs w:val="18"/>
                                      <w:rPrChange w:id="3645" w:author="Maino Vieytes, Christian (NIH/NIA/IRP) [F]" w:date="2023-11-15T15:57:00Z">
                                        <w:rPr>
                                          <w:del w:id="3646" w:author="Maino Vieytes, Christian (NIH/NIA/IRP) [F]" w:date="2023-11-15T09:29:00Z"/>
                                          <w:rFonts w:ascii="Times New Roman" w:hAnsi="Times New Roman" w:cs="Times New Roman"/>
                                          <w:sz w:val="20"/>
                                          <w:szCs w:val="20"/>
                                        </w:rPr>
                                      </w:rPrChange>
                                    </w:rPr>
                                  </w:pPr>
                                  <w:del w:id="3647" w:author="Maino Vieytes, Christian (NIH/NIA/IRP) [F]" w:date="2023-11-15T09:29:00Z">
                                    <w:r w:rsidRPr="008A6C8D" w:rsidDel="001F5A7E">
                                      <w:rPr>
                                        <w:rFonts w:ascii="Times New Roman" w:hAnsi="Times New Roman" w:cs="Times New Roman"/>
                                        <w:sz w:val="18"/>
                                        <w:szCs w:val="18"/>
                                        <w:rPrChange w:id="3648"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3649" w:author="Maino Vieytes, Christian (NIH/NIA/IRP) [F]" w:date="2023-11-15T16:23:00Z">
                                    <w:tcPr>
                                      <w:tcW w:w="720" w:type="dxa"/>
                                      <w:gridSpan w:val="2"/>
                                      <w:noWrap/>
                                      <w:vAlign w:val="center"/>
                                      <w:hideMark/>
                                    </w:tcPr>
                                  </w:tcPrChange>
                                </w:tcPr>
                                <w:p w14:paraId="271EDC2B" w14:textId="1E19B021" w:rsidR="008E210F" w:rsidRPr="008A6C8D" w:rsidDel="001F5A7E" w:rsidRDefault="008E210F" w:rsidP="006153D4">
                                  <w:pPr>
                                    <w:jc w:val="center"/>
                                    <w:rPr>
                                      <w:del w:id="3650" w:author="Maino Vieytes, Christian (NIH/NIA/IRP) [F]" w:date="2023-11-15T09:29:00Z"/>
                                      <w:rFonts w:ascii="Times New Roman" w:hAnsi="Times New Roman" w:cs="Times New Roman"/>
                                      <w:sz w:val="18"/>
                                      <w:szCs w:val="18"/>
                                      <w:rPrChange w:id="3651" w:author="Maino Vieytes, Christian (NIH/NIA/IRP) [F]" w:date="2023-11-15T15:57:00Z">
                                        <w:rPr>
                                          <w:del w:id="3652" w:author="Maino Vieytes, Christian (NIH/NIA/IRP) [F]" w:date="2023-11-15T09:29:00Z"/>
                                          <w:rFonts w:ascii="Times New Roman" w:hAnsi="Times New Roman" w:cs="Times New Roman"/>
                                          <w:sz w:val="20"/>
                                          <w:szCs w:val="20"/>
                                        </w:rPr>
                                      </w:rPrChange>
                                    </w:rPr>
                                  </w:pPr>
                                  <w:del w:id="3653" w:author="Maino Vieytes, Christian (NIH/NIA/IRP) [F]" w:date="2023-11-15T09:29:00Z">
                                    <w:r w:rsidRPr="008A6C8D" w:rsidDel="001F5A7E">
                                      <w:rPr>
                                        <w:rFonts w:ascii="Times New Roman" w:hAnsi="Times New Roman" w:cs="Times New Roman"/>
                                        <w:sz w:val="18"/>
                                        <w:szCs w:val="18"/>
                                        <w:rPrChange w:id="3654"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3655" w:author="Maino Vieytes, Christian (NIH/NIA/IRP) [F]" w:date="2023-11-15T16:23:00Z">
                                    <w:tcPr>
                                      <w:tcW w:w="1616" w:type="dxa"/>
                                      <w:gridSpan w:val="2"/>
                                      <w:noWrap/>
                                      <w:vAlign w:val="center"/>
                                      <w:hideMark/>
                                    </w:tcPr>
                                  </w:tcPrChange>
                                </w:tcPr>
                                <w:p w14:paraId="65F129F9" w14:textId="797118C5" w:rsidR="008E210F" w:rsidRPr="008A6C8D" w:rsidDel="001F5A7E" w:rsidRDefault="008E210F" w:rsidP="006153D4">
                                  <w:pPr>
                                    <w:jc w:val="center"/>
                                    <w:rPr>
                                      <w:del w:id="3656" w:author="Maino Vieytes, Christian (NIH/NIA/IRP) [F]" w:date="2023-11-15T09:29:00Z"/>
                                      <w:rFonts w:ascii="Times New Roman" w:hAnsi="Times New Roman" w:cs="Times New Roman"/>
                                      <w:sz w:val="18"/>
                                      <w:szCs w:val="18"/>
                                      <w:rPrChange w:id="3657" w:author="Maino Vieytes, Christian (NIH/NIA/IRP) [F]" w:date="2023-11-15T15:57:00Z">
                                        <w:rPr>
                                          <w:del w:id="3658" w:author="Maino Vieytes, Christian (NIH/NIA/IRP) [F]" w:date="2023-11-15T09:29:00Z"/>
                                          <w:rFonts w:ascii="Times New Roman" w:hAnsi="Times New Roman" w:cs="Times New Roman"/>
                                          <w:sz w:val="20"/>
                                          <w:szCs w:val="20"/>
                                        </w:rPr>
                                      </w:rPrChange>
                                    </w:rPr>
                                  </w:pPr>
                                  <w:del w:id="3659" w:author="Maino Vieytes, Christian (NIH/NIA/IRP) [F]" w:date="2023-11-15T09:29:00Z">
                                    <w:r w:rsidRPr="008A6C8D" w:rsidDel="001F5A7E">
                                      <w:rPr>
                                        <w:rFonts w:ascii="Times New Roman" w:hAnsi="Times New Roman" w:cs="Times New Roman"/>
                                        <w:sz w:val="18"/>
                                        <w:szCs w:val="18"/>
                                        <w:rPrChange w:id="3660" w:author="Maino Vieytes, Christian (NIH/NIA/IRP) [F]" w:date="2023-11-15T15:57:00Z">
                                          <w:rPr>
                                            <w:rFonts w:ascii="Times New Roman" w:hAnsi="Times New Roman" w:cs="Times New Roman"/>
                                            <w:sz w:val="20"/>
                                            <w:szCs w:val="20"/>
                                          </w:rPr>
                                        </w:rPrChange>
                                      </w:rPr>
                                      <w:delText>1.12 (0.60-2.08)</w:delText>
                                    </w:r>
                                  </w:del>
                                </w:p>
                              </w:tc>
                              <w:tc>
                                <w:tcPr>
                                  <w:tcW w:w="1716" w:type="dxa"/>
                                  <w:noWrap/>
                                  <w:vAlign w:val="center"/>
                                  <w:hideMark/>
                                  <w:tcPrChange w:id="3661" w:author="Maino Vieytes, Christian (NIH/NIA/IRP) [F]" w:date="2023-11-15T16:23:00Z">
                                    <w:tcPr>
                                      <w:tcW w:w="1716" w:type="dxa"/>
                                      <w:gridSpan w:val="2"/>
                                      <w:noWrap/>
                                      <w:vAlign w:val="center"/>
                                      <w:hideMark/>
                                    </w:tcPr>
                                  </w:tcPrChange>
                                </w:tcPr>
                                <w:p w14:paraId="6FE412D1" w14:textId="0688C6CD" w:rsidR="008E210F" w:rsidRPr="008A6C8D" w:rsidDel="001F5A7E" w:rsidRDefault="008E210F" w:rsidP="006153D4">
                                  <w:pPr>
                                    <w:jc w:val="center"/>
                                    <w:rPr>
                                      <w:del w:id="3662" w:author="Maino Vieytes, Christian (NIH/NIA/IRP) [F]" w:date="2023-11-15T09:29:00Z"/>
                                      <w:rFonts w:ascii="Times New Roman" w:hAnsi="Times New Roman" w:cs="Times New Roman"/>
                                      <w:sz w:val="18"/>
                                      <w:szCs w:val="18"/>
                                      <w:rPrChange w:id="3663" w:author="Maino Vieytes, Christian (NIH/NIA/IRP) [F]" w:date="2023-11-15T15:57:00Z">
                                        <w:rPr>
                                          <w:del w:id="3664" w:author="Maino Vieytes, Christian (NIH/NIA/IRP) [F]" w:date="2023-11-15T09:29:00Z"/>
                                          <w:rFonts w:ascii="Times New Roman" w:hAnsi="Times New Roman" w:cs="Times New Roman"/>
                                          <w:sz w:val="20"/>
                                          <w:szCs w:val="20"/>
                                        </w:rPr>
                                      </w:rPrChange>
                                    </w:rPr>
                                  </w:pPr>
                                  <w:del w:id="3665" w:author="Maino Vieytes, Christian (NIH/NIA/IRP) [F]" w:date="2023-11-15T09:29:00Z">
                                    <w:r w:rsidRPr="008A6C8D" w:rsidDel="001F5A7E">
                                      <w:rPr>
                                        <w:rFonts w:ascii="Times New Roman" w:hAnsi="Times New Roman" w:cs="Times New Roman"/>
                                        <w:sz w:val="18"/>
                                        <w:szCs w:val="18"/>
                                        <w:rPrChange w:id="3666" w:author="Maino Vieytes, Christian (NIH/NIA/IRP) [F]" w:date="2023-11-15T15:57:00Z">
                                          <w:rPr>
                                            <w:rFonts w:ascii="Times New Roman" w:hAnsi="Times New Roman" w:cs="Times New Roman"/>
                                            <w:sz w:val="20"/>
                                            <w:szCs w:val="20"/>
                                          </w:rPr>
                                        </w:rPrChange>
                                      </w:rPr>
                                      <w:delText>0.86 (0.40-1.83)</w:delText>
                                    </w:r>
                                  </w:del>
                                </w:p>
                              </w:tc>
                              <w:tc>
                                <w:tcPr>
                                  <w:tcW w:w="1716" w:type="dxa"/>
                                  <w:noWrap/>
                                  <w:vAlign w:val="center"/>
                                  <w:hideMark/>
                                  <w:tcPrChange w:id="3667" w:author="Maino Vieytes, Christian (NIH/NIA/IRP) [F]" w:date="2023-11-15T16:23:00Z">
                                    <w:tcPr>
                                      <w:tcW w:w="1716" w:type="dxa"/>
                                      <w:gridSpan w:val="2"/>
                                      <w:noWrap/>
                                      <w:vAlign w:val="center"/>
                                      <w:hideMark/>
                                    </w:tcPr>
                                  </w:tcPrChange>
                                </w:tcPr>
                                <w:p w14:paraId="1BB2C235" w14:textId="42E33700" w:rsidR="008E210F" w:rsidRPr="008A6C8D" w:rsidDel="001F5A7E" w:rsidRDefault="008E210F" w:rsidP="006153D4">
                                  <w:pPr>
                                    <w:jc w:val="center"/>
                                    <w:rPr>
                                      <w:del w:id="3668" w:author="Maino Vieytes, Christian (NIH/NIA/IRP) [F]" w:date="2023-11-15T09:29:00Z"/>
                                      <w:rFonts w:ascii="Times New Roman" w:hAnsi="Times New Roman" w:cs="Times New Roman"/>
                                      <w:sz w:val="18"/>
                                      <w:szCs w:val="18"/>
                                      <w:rPrChange w:id="3669" w:author="Maino Vieytes, Christian (NIH/NIA/IRP) [F]" w:date="2023-11-15T15:57:00Z">
                                        <w:rPr>
                                          <w:del w:id="3670" w:author="Maino Vieytes, Christian (NIH/NIA/IRP) [F]" w:date="2023-11-15T09:29:00Z"/>
                                          <w:rFonts w:ascii="Times New Roman" w:hAnsi="Times New Roman" w:cs="Times New Roman"/>
                                          <w:sz w:val="20"/>
                                          <w:szCs w:val="20"/>
                                        </w:rPr>
                                      </w:rPrChange>
                                    </w:rPr>
                                  </w:pPr>
                                  <w:del w:id="3671" w:author="Maino Vieytes, Christian (NIH/NIA/IRP) [F]" w:date="2023-11-15T09:29:00Z">
                                    <w:r w:rsidRPr="008A6C8D" w:rsidDel="001F5A7E">
                                      <w:rPr>
                                        <w:rFonts w:ascii="Times New Roman" w:hAnsi="Times New Roman" w:cs="Times New Roman"/>
                                        <w:sz w:val="18"/>
                                        <w:szCs w:val="18"/>
                                        <w:rPrChange w:id="3672" w:author="Maino Vieytes, Christian (NIH/NIA/IRP) [F]" w:date="2023-11-15T15:57:00Z">
                                          <w:rPr>
                                            <w:rFonts w:ascii="Times New Roman" w:hAnsi="Times New Roman" w:cs="Times New Roman"/>
                                            <w:sz w:val="20"/>
                                            <w:szCs w:val="20"/>
                                          </w:rPr>
                                        </w:rPrChange>
                                      </w:rPr>
                                      <w:delText>0.54 (0.28-1.06)</w:delText>
                                    </w:r>
                                  </w:del>
                                </w:p>
                              </w:tc>
                              <w:tc>
                                <w:tcPr>
                                  <w:tcW w:w="1816" w:type="dxa"/>
                                  <w:noWrap/>
                                  <w:vAlign w:val="center"/>
                                  <w:hideMark/>
                                  <w:tcPrChange w:id="3673" w:author="Maino Vieytes, Christian (NIH/NIA/IRP) [F]" w:date="2023-11-15T16:23:00Z">
                                    <w:tcPr>
                                      <w:tcW w:w="1816" w:type="dxa"/>
                                      <w:gridSpan w:val="2"/>
                                      <w:noWrap/>
                                      <w:vAlign w:val="center"/>
                                      <w:hideMark/>
                                    </w:tcPr>
                                  </w:tcPrChange>
                                </w:tcPr>
                                <w:p w14:paraId="33D11C7C" w14:textId="25ACFB28" w:rsidR="008E210F" w:rsidRPr="008A6C8D" w:rsidDel="001F5A7E" w:rsidRDefault="008E210F" w:rsidP="006153D4">
                                  <w:pPr>
                                    <w:jc w:val="center"/>
                                    <w:rPr>
                                      <w:del w:id="3674" w:author="Maino Vieytes, Christian (NIH/NIA/IRP) [F]" w:date="2023-11-15T09:29:00Z"/>
                                      <w:rFonts w:ascii="Times New Roman" w:hAnsi="Times New Roman" w:cs="Times New Roman"/>
                                      <w:sz w:val="18"/>
                                      <w:szCs w:val="18"/>
                                      <w:rPrChange w:id="3675" w:author="Maino Vieytes, Christian (NIH/NIA/IRP) [F]" w:date="2023-11-15T15:57:00Z">
                                        <w:rPr>
                                          <w:del w:id="3676" w:author="Maino Vieytes, Christian (NIH/NIA/IRP) [F]" w:date="2023-11-15T09:29:00Z"/>
                                          <w:rFonts w:ascii="Times New Roman" w:hAnsi="Times New Roman" w:cs="Times New Roman"/>
                                          <w:sz w:val="20"/>
                                          <w:szCs w:val="20"/>
                                        </w:rPr>
                                      </w:rPrChange>
                                    </w:rPr>
                                  </w:pPr>
                                  <w:del w:id="3677" w:author="Maino Vieytes, Christian (NIH/NIA/IRP) [F]" w:date="2023-11-15T09:29:00Z">
                                    <w:r w:rsidRPr="008A6C8D" w:rsidDel="001F5A7E">
                                      <w:rPr>
                                        <w:rFonts w:ascii="Times New Roman" w:hAnsi="Times New Roman" w:cs="Times New Roman"/>
                                        <w:sz w:val="18"/>
                                        <w:szCs w:val="18"/>
                                        <w:rPrChange w:id="3678" w:author="Maino Vieytes, Christian (NIH/NIA/IRP) [F]" w:date="2023-11-15T15:57:00Z">
                                          <w:rPr>
                                            <w:rFonts w:ascii="Times New Roman" w:hAnsi="Times New Roman" w:cs="Times New Roman"/>
                                            <w:sz w:val="20"/>
                                            <w:szCs w:val="20"/>
                                          </w:rPr>
                                        </w:rPrChange>
                                      </w:rPr>
                                      <w:delText>0.40 (0.18-0.88)*</w:delText>
                                    </w:r>
                                  </w:del>
                                </w:p>
                              </w:tc>
                              <w:tc>
                                <w:tcPr>
                                  <w:tcW w:w="1196" w:type="dxa"/>
                                  <w:noWrap/>
                                  <w:vAlign w:val="center"/>
                                  <w:hideMark/>
                                  <w:tcPrChange w:id="3679" w:author="Maino Vieytes, Christian (NIH/NIA/IRP) [F]" w:date="2023-11-15T16:23:00Z">
                                    <w:tcPr>
                                      <w:tcW w:w="1000" w:type="dxa"/>
                                      <w:gridSpan w:val="2"/>
                                      <w:noWrap/>
                                      <w:vAlign w:val="center"/>
                                      <w:hideMark/>
                                    </w:tcPr>
                                  </w:tcPrChange>
                                </w:tcPr>
                                <w:p w14:paraId="783E817B" w14:textId="496078FF" w:rsidR="008E210F" w:rsidRPr="008A6C8D" w:rsidDel="001F5A7E" w:rsidRDefault="008E210F" w:rsidP="006153D4">
                                  <w:pPr>
                                    <w:jc w:val="center"/>
                                    <w:rPr>
                                      <w:del w:id="3680" w:author="Maino Vieytes, Christian (NIH/NIA/IRP) [F]" w:date="2023-11-15T09:29:00Z"/>
                                      <w:rFonts w:ascii="Times New Roman" w:hAnsi="Times New Roman" w:cs="Times New Roman"/>
                                      <w:sz w:val="18"/>
                                      <w:szCs w:val="18"/>
                                      <w:rPrChange w:id="3681" w:author="Maino Vieytes, Christian (NIH/NIA/IRP) [F]" w:date="2023-11-15T15:57:00Z">
                                        <w:rPr>
                                          <w:del w:id="3682" w:author="Maino Vieytes, Christian (NIH/NIA/IRP) [F]" w:date="2023-11-15T09:29:00Z"/>
                                          <w:rFonts w:ascii="Times New Roman" w:hAnsi="Times New Roman" w:cs="Times New Roman"/>
                                          <w:sz w:val="20"/>
                                          <w:szCs w:val="20"/>
                                        </w:rPr>
                                      </w:rPrChange>
                                    </w:rPr>
                                  </w:pPr>
                                  <w:del w:id="3683" w:author="Maino Vieytes, Christian (NIH/NIA/IRP) [F]" w:date="2023-11-15T09:29:00Z">
                                    <w:r w:rsidRPr="008A6C8D" w:rsidDel="001F5A7E">
                                      <w:rPr>
                                        <w:rFonts w:ascii="Times New Roman" w:hAnsi="Times New Roman" w:cs="Times New Roman"/>
                                        <w:sz w:val="18"/>
                                        <w:szCs w:val="18"/>
                                        <w:rPrChange w:id="3684" w:author="Maino Vieytes, Christian (NIH/NIA/IRP) [F]" w:date="2023-11-15T15:57:00Z">
                                          <w:rPr>
                                            <w:rFonts w:ascii="Times New Roman" w:hAnsi="Times New Roman" w:cs="Times New Roman"/>
                                            <w:sz w:val="20"/>
                                            <w:szCs w:val="20"/>
                                          </w:rPr>
                                        </w:rPrChange>
                                      </w:rPr>
                                      <w:delText>&lt; 0.01**</w:delText>
                                    </w:r>
                                  </w:del>
                                </w:p>
                              </w:tc>
                              <w:tc>
                                <w:tcPr>
                                  <w:tcW w:w="1622" w:type="dxa"/>
                                  <w:noWrap/>
                                  <w:vAlign w:val="center"/>
                                  <w:hideMark/>
                                  <w:tcPrChange w:id="3685" w:author="Maino Vieytes, Christian (NIH/NIA/IRP) [F]" w:date="2023-11-15T16:23:00Z">
                                    <w:tcPr>
                                      <w:tcW w:w="1816" w:type="dxa"/>
                                      <w:gridSpan w:val="5"/>
                                      <w:noWrap/>
                                      <w:vAlign w:val="center"/>
                                      <w:hideMark/>
                                    </w:tcPr>
                                  </w:tcPrChange>
                                </w:tcPr>
                                <w:p w14:paraId="10FA53FB" w14:textId="70C38693" w:rsidR="008E210F" w:rsidRPr="008A6C8D" w:rsidDel="001F5A7E" w:rsidRDefault="008E210F" w:rsidP="006153D4">
                                  <w:pPr>
                                    <w:jc w:val="center"/>
                                    <w:rPr>
                                      <w:del w:id="3686" w:author="Maino Vieytes, Christian (NIH/NIA/IRP) [F]" w:date="2023-11-15T09:29:00Z"/>
                                      <w:rFonts w:ascii="Times New Roman" w:hAnsi="Times New Roman" w:cs="Times New Roman"/>
                                      <w:sz w:val="18"/>
                                      <w:szCs w:val="18"/>
                                      <w:rPrChange w:id="3687" w:author="Maino Vieytes, Christian (NIH/NIA/IRP) [F]" w:date="2023-11-15T15:57:00Z">
                                        <w:rPr>
                                          <w:del w:id="3688" w:author="Maino Vieytes, Christian (NIH/NIA/IRP) [F]" w:date="2023-11-15T09:29:00Z"/>
                                          <w:rFonts w:ascii="Times New Roman" w:hAnsi="Times New Roman" w:cs="Times New Roman"/>
                                          <w:sz w:val="20"/>
                                          <w:szCs w:val="20"/>
                                        </w:rPr>
                                      </w:rPrChange>
                                    </w:rPr>
                                  </w:pPr>
                                  <w:del w:id="3689" w:author="Maino Vieytes, Christian (NIH/NIA/IRP) [F]" w:date="2023-11-15T09:29:00Z">
                                    <w:r w:rsidRPr="008A6C8D" w:rsidDel="001F5A7E">
                                      <w:rPr>
                                        <w:rFonts w:ascii="Times New Roman" w:hAnsi="Times New Roman" w:cs="Times New Roman"/>
                                        <w:sz w:val="18"/>
                                        <w:szCs w:val="18"/>
                                        <w:rPrChange w:id="3690" w:author="Maino Vieytes, Christian (NIH/NIA/IRP) [F]" w:date="2023-11-15T15:57:00Z">
                                          <w:rPr>
                                            <w:rFonts w:ascii="Times New Roman" w:hAnsi="Times New Roman" w:cs="Times New Roman"/>
                                            <w:sz w:val="20"/>
                                            <w:szCs w:val="20"/>
                                          </w:rPr>
                                        </w:rPrChange>
                                      </w:rPr>
                                      <w:delText>0.70 (0.57-0.87)**</w:delText>
                                    </w:r>
                                  </w:del>
                                </w:p>
                              </w:tc>
                              <w:tc>
                                <w:tcPr>
                                  <w:tcW w:w="1310" w:type="dxa"/>
                                  <w:noWrap/>
                                  <w:vAlign w:val="center"/>
                                  <w:hideMark/>
                                  <w:tcPrChange w:id="3691" w:author="Maino Vieytes, Christian (NIH/NIA/IRP) [F]" w:date="2023-11-15T16:23:00Z">
                                    <w:tcPr>
                                      <w:tcW w:w="958" w:type="dxa"/>
                                      <w:gridSpan w:val="3"/>
                                      <w:noWrap/>
                                      <w:vAlign w:val="center"/>
                                      <w:hideMark/>
                                    </w:tcPr>
                                  </w:tcPrChange>
                                </w:tcPr>
                                <w:p w14:paraId="6E74873E" w14:textId="02D6410C" w:rsidR="008E210F" w:rsidRPr="008A6C8D" w:rsidDel="001F5A7E" w:rsidRDefault="008E210F" w:rsidP="006153D4">
                                  <w:pPr>
                                    <w:jc w:val="center"/>
                                    <w:rPr>
                                      <w:del w:id="3692" w:author="Maino Vieytes, Christian (NIH/NIA/IRP) [F]" w:date="2023-11-15T09:29:00Z"/>
                                      <w:rFonts w:ascii="Times New Roman" w:hAnsi="Times New Roman" w:cs="Times New Roman"/>
                                      <w:sz w:val="18"/>
                                      <w:szCs w:val="18"/>
                                      <w:rPrChange w:id="3693" w:author="Maino Vieytes, Christian (NIH/NIA/IRP) [F]" w:date="2023-11-15T15:57:00Z">
                                        <w:rPr>
                                          <w:del w:id="3694" w:author="Maino Vieytes, Christian (NIH/NIA/IRP) [F]" w:date="2023-11-15T09:29:00Z"/>
                                          <w:rFonts w:ascii="Times New Roman" w:hAnsi="Times New Roman" w:cs="Times New Roman"/>
                                          <w:sz w:val="20"/>
                                          <w:szCs w:val="20"/>
                                        </w:rPr>
                                      </w:rPrChange>
                                    </w:rPr>
                                  </w:pPr>
                                  <w:del w:id="3695" w:author="Maino Vieytes, Christian (NIH/NIA/IRP) [F]" w:date="2023-11-15T09:29:00Z">
                                    <w:r w:rsidRPr="008A6C8D" w:rsidDel="001F5A7E">
                                      <w:rPr>
                                        <w:rFonts w:ascii="Times New Roman" w:hAnsi="Times New Roman" w:cs="Times New Roman"/>
                                        <w:color w:val="000000"/>
                                        <w:sz w:val="18"/>
                                        <w:szCs w:val="18"/>
                                        <w:rPrChange w:id="3696" w:author="Maino Vieytes, Christian (NIH/NIA/IRP) [F]" w:date="2023-11-15T15:57:00Z">
                                          <w:rPr>
                                            <w:rFonts w:ascii="Times New Roman" w:hAnsi="Times New Roman" w:cs="Times New Roman"/>
                                            <w:color w:val="000000"/>
                                            <w:sz w:val="20"/>
                                            <w:szCs w:val="20"/>
                                          </w:rPr>
                                        </w:rPrChange>
                                      </w:rPr>
                                      <w:delText>0.09</w:delText>
                                    </w:r>
                                  </w:del>
                                </w:p>
                              </w:tc>
                            </w:tr>
                            <w:tr w:rsidR="008E210F" w:rsidRPr="008A6C8D" w:rsidDel="001F5A7E" w14:paraId="7F7EF21D" w14:textId="1723A6D1" w:rsidTr="002B4FE9">
                              <w:trPr>
                                <w:trHeight w:val="320"/>
                                <w:del w:id="3697" w:author="Maino Vieytes, Christian (NIH/NIA/IRP) [F]" w:date="2023-11-15T09:29:00Z"/>
                                <w:trPrChange w:id="3698" w:author="Maino Vieytes, Christian (NIH/NIA/IRP) [F]" w:date="2023-11-15T16:23:00Z">
                                  <w:trPr>
                                    <w:gridAfter w:val="0"/>
                                    <w:trHeight w:val="320"/>
                                  </w:trPr>
                                </w:trPrChange>
                              </w:trPr>
                              <w:tc>
                                <w:tcPr>
                                  <w:tcW w:w="2317" w:type="dxa"/>
                                  <w:tcBorders>
                                    <w:bottom w:val="single" w:sz="4" w:space="0" w:color="auto"/>
                                  </w:tcBorders>
                                  <w:noWrap/>
                                  <w:vAlign w:val="center"/>
                                  <w:hideMark/>
                                  <w:tcPrChange w:id="3699" w:author="Maino Vieytes, Christian (NIH/NIA/IRP) [F]" w:date="2023-11-15T16:23:00Z">
                                    <w:tcPr>
                                      <w:tcW w:w="2317" w:type="dxa"/>
                                      <w:tcBorders>
                                        <w:bottom w:val="single" w:sz="4" w:space="0" w:color="auto"/>
                                      </w:tcBorders>
                                      <w:noWrap/>
                                      <w:vAlign w:val="center"/>
                                      <w:hideMark/>
                                    </w:tcPr>
                                  </w:tcPrChange>
                                </w:tcPr>
                                <w:p w14:paraId="38EB4ED3" w14:textId="143028DB" w:rsidR="008E210F" w:rsidRPr="008A6C8D" w:rsidDel="001F5A7E" w:rsidRDefault="008E210F" w:rsidP="006153D4">
                                  <w:pPr>
                                    <w:rPr>
                                      <w:del w:id="3700" w:author="Maino Vieytes, Christian (NIH/NIA/IRP) [F]" w:date="2023-11-15T09:29:00Z"/>
                                      <w:rFonts w:ascii="Times New Roman" w:hAnsi="Times New Roman" w:cs="Times New Roman"/>
                                      <w:sz w:val="18"/>
                                      <w:szCs w:val="18"/>
                                      <w:rPrChange w:id="3701" w:author="Maino Vieytes, Christian (NIH/NIA/IRP) [F]" w:date="2023-11-15T15:57:00Z">
                                        <w:rPr>
                                          <w:del w:id="3702" w:author="Maino Vieytes, Christian (NIH/NIA/IRP) [F]" w:date="2023-11-15T09:29:00Z"/>
                                          <w:rFonts w:ascii="Times New Roman" w:hAnsi="Times New Roman" w:cs="Times New Roman"/>
                                          <w:sz w:val="20"/>
                                          <w:szCs w:val="20"/>
                                        </w:rPr>
                                      </w:rPrChange>
                                    </w:rPr>
                                  </w:pPr>
                                  <w:del w:id="3703" w:author="Maino Vieytes, Christian (NIH/NIA/IRP) [F]" w:date="2023-11-15T09:29:00Z">
                                    <w:r w:rsidRPr="008A6C8D" w:rsidDel="001F5A7E">
                                      <w:rPr>
                                        <w:rFonts w:ascii="Times New Roman" w:hAnsi="Times New Roman" w:cs="Times New Roman"/>
                                        <w:sz w:val="18"/>
                                        <w:szCs w:val="18"/>
                                        <w:rPrChange w:id="3704" w:author="Maino Vieytes, Christian (NIH/NIA/IRP) [F]" w:date="2023-11-15T15:57:00Z">
                                          <w:rPr>
                                            <w:rFonts w:ascii="Times New Roman" w:hAnsi="Times New Roman" w:cs="Times New Roman"/>
                                            <w:sz w:val="20"/>
                                            <w:szCs w:val="20"/>
                                          </w:rPr>
                                        </w:rPrChange>
                                      </w:rPr>
                                      <w:delText>Prudent #2</w:delText>
                                    </w:r>
                                    <w:r w:rsidRPr="008A6C8D" w:rsidDel="001F5A7E">
                                      <w:rPr>
                                        <w:rFonts w:ascii="Times New Roman" w:hAnsi="Times New Roman" w:cs="Times New Roman"/>
                                        <w:b/>
                                        <w:bCs/>
                                        <w:sz w:val="18"/>
                                        <w:szCs w:val="18"/>
                                        <w:vertAlign w:val="superscript"/>
                                        <w:lang w:bidi="en-US"/>
                                        <w:rPrChange w:id="3705"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tcBorders>
                                    <w:bottom w:val="single" w:sz="4" w:space="0" w:color="auto"/>
                                  </w:tcBorders>
                                  <w:noWrap/>
                                  <w:vAlign w:val="center"/>
                                  <w:hideMark/>
                                  <w:tcPrChange w:id="3706" w:author="Maino Vieytes, Christian (NIH/NIA/IRP) [F]" w:date="2023-11-15T16:23:00Z">
                                    <w:tcPr>
                                      <w:tcW w:w="720" w:type="dxa"/>
                                      <w:gridSpan w:val="2"/>
                                      <w:tcBorders>
                                        <w:bottom w:val="single" w:sz="4" w:space="0" w:color="auto"/>
                                      </w:tcBorders>
                                      <w:noWrap/>
                                      <w:vAlign w:val="center"/>
                                      <w:hideMark/>
                                    </w:tcPr>
                                  </w:tcPrChange>
                                </w:tcPr>
                                <w:p w14:paraId="363BC414" w14:textId="7CF1B553" w:rsidR="008E210F" w:rsidRPr="008A6C8D" w:rsidDel="001F5A7E" w:rsidRDefault="008E210F" w:rsidP="006153D4">
                                  <w:pPr>
                                    <w:jc w:val="center"/>
                                    <w:rPr>
                                      <w:del w:id="3707" w:author="Maino Vieytes, Christian (NIH/NIA/IRP) [F]" w:date="2023-11-15T09:29:00Z"/>
                                      <w:rFonts w:ascii="Times New Roman" w:hAnsi="Times New Roman" w:cs="Times New Roman"/>
                                      <w:sz w:val="18"/>
                                      <w:szCs w:val="18"/>
                                      <w:rPrChange w:id="3708" w:author="Maino Vieytes, Christian (NIH/NIA/IRP) [F]" w:date="2023-11-15T15:57:00Z">
                                        <w:rPr>
                                          <w:del w:id="3709" w:author="Maino Vieytes, Christian (NIH/NIA/IRP) [F]" w:date="2023-11-15T09:29:00Z"/>
                                          <w:rFonts w:ascii="Times New Roman" w:hAnsi="Times New Roman" w:cs="Times New Roman"/>
                                          <w:sz w:val="20"/>
                                          <w:szCs w:val="20"/>
                                        </w:rPr>
                                      </w:rPrChange>
                                    </w:rPr>
                                  </w:pPr>
                                  <w:del w:id="3710" w:author="Maino Vieytes, Christian (NIH/NIA/IRP) [F]" w:date="2023-11-15T09:29:00Z">
                                    <w:r w:rsidRPr="008A6C8D" w:rsidDel="001F5A7E">
                                      <w:rPr>
                                        <w:rFonts w:ascii="Times New Roman" w:hAnsi="Times New Roman" w:cs="Times New Roman"/>
                                        <w:sz w:val="18"/>
                                        <w:szCs w:val="18"/>
                                        <w:rPrChange w:id="3711" w:author="Maino Vieytes, Christian (NIH/NIA/IRP) [F]" w:date="2023-11-15T15:57:00Z">
                                          <w:rPr>
                                            <w:rFonts w:ascii="Times New Roman" w:hAnsi="Times New Roman" w:cs="Times New Roman"/>
                                            <w:sz w:val="20"/>
                                            <w:szCs w:val="20"/>
                                          </w:rPr>
                                        </w:rPrChange>
                                      </w:rPr>
                                      <w:delText>2493</w:delText>
                                    </w:r>
                                  </w:del>
                                </w:p>
                              </w:tc>
                              <w:tc>
                                <w:tcPr>
                                  <w:tcW w:w="846" w:type="dxa"/>
                                  <w:tcBorders>
                                    <w:bottom w:val="single" w:sz="4" w:space="0" w:color="auto"/>
                                  </w:tcBorders>
                                  <w:noWrap/>
                                  <w:vAlign w:val="center"/>
                                  <w:hideMark/>
                                  <w:tcPrChange w:id="3712" w:author="Maino Vieytes, Christian (NIH/NIA/IRP) [F]" w:date="2023-11-15T16:23:00Z">
                                    <w:tcPr>
                                      <w:tcW w:w="720" w:type="dxa"/>
                                      <w:gridSpan w:val="2"/>
                                      <w:tcBorders>
                                        <w:bottom w:val="single" w:sz="4" w:space="0" w:color="auto"/>
                                      </w:tcBorders>
                                      <w:noWrap/>
                                      <w:vAlign w:val="center"/>
                                      <w:hideMark/>
                                    </w:tcPr>
                                  </w:tcPrChange>
                                </w:tcPr>
                                <w:p w14:paraId="2DDDFB6C" w14:textId="5082EBD6" w:rsidR="008E210F" w:rsidRPr="008A6C8D" w:rsidDel="001F5A7E" w:rsidRDefault="008E210F" w:rsidP="006153D4">
                                  <w:pPr>
                                    <w:jc w:val="center"/>
                                    <w:rPr>
                                      <w:del w:id="3713" w:author="Maino Vieytes, Christian (NIH/NIA/IRP) [F]" w:date="2023-11-15T09:29:00Z"/>
                                      <w:rFonts w:ascii="Times New Roman" w:hAnsi="Times New Roman" w:cs="Times New Roman"/>
                                      <w:sz w:val="18"/>
                                      <w:szCs w:val="18"/>
                                      <w:rPrChange w:id="3714" w:author="Maino Vieytes, Christian (NIH/NIA/IRP) [F]" w:date="2023-11-15T15:57:00Z">
                                        <w:rPr>
                                          <w:del w:id="3715" w:author="Maino Vieytes, Christian (NIH/NIA/IRP) [F]" w:date="2023-11-15T09:29:00Z"/>
                                          <w:rFonts w:ascii="Times New Roman" w:hAnsi="Times New Roman" w:cs="Times New Roman"/>
                                          <w:sz w:val="20"/>
                                          <w:szCs w:val="20"/>
                                        </w:rPr>
                                      </w:rPrChange>
                                    </w:rPr>
                                  </w:pPr>
                                  <w:del w:id="3716" w:author="Maino Vieytes, Christian (NIH/NIA/IRP) [F]" w:date="2023-11-15T09:29:00Z">
                                    <w:r w:rsidRPr="008A6C8D" w:rsidDel="001F5A7E">
                                      <w:rPr>
                                        <w:rFonts w:ascii="Times New Roman" w:hAnsi="Times New Roman" w:cs="Times New Roman"/>
                                        <w:sz w:val="18"/>
                                        <w:szCs w:val="18"/>
                                        <w:rPrChange w:id="3717" w:author="Maino Vieytes, Christian (NIH/NIA/IRP) [F]" w:date="2023-11-15T15:57:00Z">
                                          <w:rPr>
                                            <w:rFonts w:ascii="Times New Roman" w:hAnsi="Times New Roman" w:cs="Times New Roman"/>
                                            <w:sz w:val="20"/>
                                            <w:szCs w:val="20"/>
                                          </w:rPr>
                                        </w:rPrChange>
                                      </w:rPr>
                                      <w:delText>1.00</w:delText>
                                    </w:r>
                                  </w:del>
                                </w:p>
                              </w:tc>
                              <w:tc>
                                <w:tcPr>
                                  <w:tcW w:w="1616" w:type="dxa"/>
                                  <w:tcBorders>
                                    <w:bottom w:val="single" w:sz="4" w:space="0" w:color="auto"/>
                                  </w:tcBorders>
                                  <w:noWrap/>
                                  <w:vAlign w:val="center"/>
                                  <w:hideMark/>
                                  <w:tcPrChange w:id="3718" w:author="Maino Vieytes, Christian (NIH/NIA/IRP) [F]" w:date="2023-11-15T16:23:00Z">
                                    <w:tcPr>
                                      <w:tcW w:w="1616" w:type="dxa"/>
                                      <w:gridSpan w:val="2"/>
                                      <w:tcBorders>
                                        <w:bottom w:val="single" w:sz="4" w:space="0" w:color="auto"/>
                                      </w:tcBorders>
                                      <w:noWrap/>
                                      <w:vAlign w:val="center"/>
                                      <w:hideMark/>
                                    </w:tcPr>
                                  </w:tcPrChange>
                                </w:tcPr>
                                <w:p w14:paraId="38033501" w14:textId="5C34FE8B" w:rsidR="008E210F" w:rsidRPr="008A6C8D" w:rsidDel="001F5A7E" w:rsidRDefault="008E210F" w:rsidP="006153D4">
                                  <w:pPr>
                                    <w:jc w:val="center"/>
                                    <w:rPr>
                                      <w:del w:id="3719" w:author="Maino Vieytes, Christian (NIH/NIA/IRP) [F]" w:date="2023-11-15T09:29:00Z"/>
                                      <w:rFonts w:ascii="Times New Roman" w:hAnsi="Times New Roman" w:cs="Times New Roman"/>
                                      <w:sz w:val="18"/>
                                      <w:szCs w:val="18"/>
                                      <w:rPrChange w:id="3720" w:author="Maino Vieytes, Christian (NIH/NIA/IRP) [F]" w:date="2023-11-15T15:57:00Z">
                                        <w:rPr>
                                          <w:del w:id="3721" w:author="Maino Vieytes, Christian (NIH/NIA/IRP) [F]" w:date="2023-11-15T09:29:00Z"/>
                                          <w:rFonts w:ascii="Times New Roman" w:hAnsi="Times New Roman" w:cs="Times New Roman"/>
                                          <w:sz w:val="20"/>
                                          <w:szCs w:val="20"/>
                                        </w:rPr>
                                      </w:rPrChange>
                                    </w:rPr>
                                  </w:pPr>
                                  <w:del w:id="3722" w:author="Maino Vieytes, Christian (NIH/NIA/IRP) [F]" w:date="2023-11-15T09:29:00Z">
                                    <w:r w:rsidRPr="008A6C8D" w:rsidDel="001F5A7E">
                                      <w:rPr>
                                        <w:rFonts w:ascii="Times New Roman" w:hAnsi="Times New Roman" w:cs="Times New Roman"/>
                                        <w:sz w:val="18"/>
                                        <w:szCs w:val="18"/>
                                        <w:rPrChange w:id="3723" w:author="Maino Vieytes, Christian (NIH/NIA/IRP) [F]" w:date="2023-11-15T15:57:00Z">
                                          <w:rPr>
                                            <w:rFonts w:ascii="Times New Roman" w:hAnsi="Times New Roman" w:cs="Times New Roman"/>
                                            <w:sz w:val="20"/>
                                            <w:szCs w:val="20"/>
                                          </w:rPr>
                                        </w:rPrChange>
                                      </w:rPr>
                                      <w:delText>0.80 (0.41-1.57)</w:delText>
                                    </w:r>
                                  </w:del>
                                </w:p>
                              </w:tc>
                              <w:tc>
                                <w:tcPr>
                                  <w:tcW w:w="1716" w:type="dxa"/>
                                  <w:tcBorders>
                                    <w:bottom w:val="single" w:sz="4" w:space="0" w:color="auto"/>
                                  </w:tcBorders>
                                  <w:noWrap/>
                                  <w:vAlign w:val="center"/>
                                  <w:hideMark/>
                                  <w:tcPrChange w:id="3724" w:author="Maino Vieytes, Christian (NIH/NIA/IRP) [F]" w:date="2023-11-15T16:23:00Z">
                                    <w:tcPr>
                                      <w:tcW w:w="1716" w:type="dxa"/>
                                      <w:gridSpan w:val="2"/>
                                      <w:tcBorders>
                                        <w:bottom w:val="single" w:sz="4" w:space="0" w:color="auto"/>
                                      </w:tcBorders>
                                      <w:noWrap/>
                                      <w:vAlign w:val="center"/>
                                      <w:hideMark/>
                                    </w:tcPr>
                                  </w:tcPrChange>
                                </w:tcPr>
                                <w:p w14:paraId="6E1527E0" w14:textId="01700932" w:rsidR="008E210F" w:rsidRPr="008A6C8D" w:rsidDel="001F5A7E" w:rsidRDefault="008E210F" w:rsidP="006153D4">
                                  <w:pPr>
                                    <w:jc w:val="center"/>
                                    <w:rPr>
                                      <w:del w:id="3725" w:author="Maino Vieytes, Christian (NIH/NIA/IRP) [F]" w:date="2023-11-15T09:29:00Z"/>
                                      <w:rFonts w:ascii="Times New Roman" w:hAnsi="Times New Roman" w:cs="Times New Roman"/>
                                      <w:sz w:val="18"/>
                                      <w:szCs w:val="18"/>
                                      <w:rPrChange w:id="3726" w:author="Maino Vieytes, Christian (NIH/NIA/IRP) [F]" w:date="2023-11-15T15:57:00Z">
                                        <w:rPr>
                                          <w:del w:id="3727" w:author="Maino Vieytes, Christian (NIH/NIA/IRP) [F]" w:date="2023-11-15T09:29:00Z"/>
                                          <w:rFonts w:ascii="Times New Roman" w:hAnsi="Times New Roman" w:cs="Times New Roman"/>
                                          <w:sz w:val="20"/>
                                          <w:szCs w:val="20"/>
                                        </w:rPr>
                                      </w:rPrChange>
                                    </w:rPr>
                                  </w:pPr>
                                  <w:del w:id="3728" w:author="Maino Vieytes, Christian (NIH/NIA/IRP) [F]" w:date="2023-11-15T09:29:00Z">
                                    <w:r w:rsidRPr="008A6C8D" w:rsidDel="001F5A7E">
                                      <w:rPr>
                                        <w:rFonts w:ascii="Times New Roman" w:hAnsi="Times New Roman" w:cs="Times New Roman"/>
                                        <w:sz w:val="18"/>
                                        <w:szCs w:val="18"/>
                                        <w:rPrChange w:id="3729" w:author="Maino Vieytes, Christian (NIH/NIA/IRP) [F]" w:date="2023-11-15T15:57:00Z">
                                          <w:rPr>
                                            <w:rFonts w:ascii="Times New Roman" w:hAnsi="Times New Roman" w:cs="Times New Roman"/>
                                            <w:sz w:val="20"/>
                                            <w:szCs w:val="20"/>
                                          </w:rPr>
                                        </w:rPrChange>
                                      </w:rPr>
                                      <w:delText>1.01 (0.52-1.96)</w:delText>
                                    </w:r>
                                  </w:del>
                                </w:p>
                              </w:tc>
                              <w:tc>
                                <w:tcPr>
                                  <w:tcW w:w="1716" w:type="dxa"/>
                                  <w:tcBorders>
                                    <w:bottom w:val="single" w:sz="4" w:space="0" w:color="auto"/>
                                  </w:tcBorders>
                                  <w:noWrap/>
                                  <w:vAlign w:val="center"/>
                                  <w:hideMark/>
                                  <w:tcPrChange w:id="3730" w:author="Maino Vieytes, Christian (NIH/NIA/IRP) [F]" w:date="2023-11-15T16:23:00Z">
                                    <w:tcPr>
                                      <w:tcW w:w="1716" w:type="dxa"/>
                                      <w:gridSpan w:val="2"/>
                                      <w:tcBorders>
                                        <w:bottom w:val="single" w:sz="4" w:space="0" w:color="auto"/>
                                      </w:tcBorders>
                                      <w:noWrap/>
                                      <w:vAlign w:val="center"/>
                                      <w:hideMark/>
                                    </w:tcPr>
                                  </w:tcPrChange>
                                </w:tcPr>
                                <w:p w14:paraId="3CA7A546" w14:textId="0162ABFA" w:rsidR="008E210F" w:rsidRPr="008A6C8D" w:rsidDel="001F5A7E" w:rsidRDefault="008E210F" w:rsidP="006153D4">
                                  <w:pPr>
                                    <w:jc w:val="center"/>
                                    <w:rPr>
                                      <w:del w:id="3731" w:author="Maino Vieytes, Christian (NIH/NIA/IRP) [F]" w:date="2023-11-15T09:29:00Z"/>
                                      <w:rFonts w:ascii="Times New Roman" w:hAnsi="Times New Roman" w:cs="Times New Roman"/>
                                      <w:sz w:val="18"/>
                                      <w:szCs w:val="18"/>
                                      <w:rPrChange w:id="3732" w:author="Maino Vieytes, Christian (NIH/NIA/IRP) [F]" w:date="2023-11-15T15:57:00Z">
                                        <w:rPr>
                                          <w:del w:id="3733" w:author="Maino Vieytes, Christian (NIH/NIA/IRP) [F]" w:date="2023-11-15T09:29:00Z"/>
                                          <w:rFonts w:ascii="Times New Roman" w:hAnsi="Times New Roman" w:cs="Times New Roman"/>
                                          <w:sz w:val="20"/>
                                          <w:szCs w:val="20"/>
                                        </w:rPr>
                                      </w:rPrChange>
                                    </w:rPr>
                                  </w:pPr>
                                  <w:del w:id="3734" w:author="Maino Vieytes, Christian (NIH/NIA/IRP) [F]" w:date="2023-11-15T09:29:00Z">
                                    <w:r w:rsidRPr="008A6C8D" w:rsidDel="001F5A7E">
                                      <w:rPr>
                                        <w:rFonts w:ascii="Times New Roman" w:hAnsi="Times New Roman" w:cs="Times New Roman"/>
                                        <w:sz w:val="18"/>
                                        <w:szCs w:val="18"/>
                                        <w:rPrChange w:id="3735" w:author="Maino Vieytes, Christian (NIH/NIA/IRP) [F]" w:date="2023-11-15T15:57:00Z">
                                          <w:rPr>
                                            <w:rFonts w:ascii="Times New Roman" w:hAnsi="Times New Roman" w:cs="Times New Roman"/>
                                            <w:sz w:val="20"/>
                                            <w:szCs w:val="20"/>
                                          </w:rPr>
                                        </w:rPrChange>
                                      </w:rPr>
                                      <w:delText>0.92 (0.45-1.85)</w:delText>
                                    </w:r>
                                  </w:del>
                                </w:p>
                              </w:tc>
                              <w:tc>
                                <w:tcPr>
                                  <w:tcW w:w="1816" w:type="dxa"/>
                                  <w:tcBorders>
                                    <w:bottom w:val="single" w:sz="4" w:space="0" w:color="auto"/>
                                  </w:tcBorders>
                                  <w:noWrap/>
                                  <w:vAlign w:val="center"/>
                                  <w:hideMark/>
                                  <w:tcPrChange w:id="3736" w:author="Maino Vieytes, Christian (NIH/NIA/IRP) [F]" w:date="2023-11-15T16:23:00Z">
                                    <w:tcPr>
                                      <w:tcW w:w="1816" w:type="dxa"/>
                                      <w:gridSpan w:val="2"/>
                                      <w:tcBorders>
                                        <w:bottom w:val="single" w:sz="4" w:space="0" w:color="auto"/>
                                      </w:tcBorders>
                                      <w:noWrap/>
                                      <w:vAlign w:val="center"/>
                                      <w:hideMark/>
                                    </w:tcPr>
                                  </w:tcPrChange>
                                </w:tcPr>
                                <w:p w14:paraId="067C53A9" w14:textId="71FCDD83" w:rsidR="008E210F" w:rsidRPr="008A6C8D" w:rsidDel="001F5A7E" w:rsidRDefault="008E210F" w:rsidP="006153D4">
                                  <w:pPr>
                                    <w:jc w:val="center"/>
                                    <w:rPr>
                                      <w:del w:id="3737" w:author="Maino Vieytes, Christian (NIH/NIA/IRP) [F]" w:date="2023-11-15T09:29:00Z"/>
                                      <w:rFonts w:ascii="Times New Roman" w:hAnsi="Times New Roman" w:cs="Times New Roman"/>
                                      <w:sz w:val="18"/>
                                      <w:szCs w:val="18"/>
                                      <w:rPrChange w:id="3738" w:author="Maino Vieytes, Christian (NIH/NIA/IRP) [F]" w:date="2023-11-15T15:57:00Z">
                                        <w:rPr>
                                          <w:del w:id="3739" w:author="Maino Vieytes, Christian (NIH/NIA/IRP) [F]" w:date="2023-11-15T09:29:00Z"/>
                                          <w:rFonts w:ascii="Times New Roman" w:hAnsi="Times New Roman" w:cs="Times New Roman"/>
                                          <w:sz w:val="20"/>
                                          <w:szCs w:val="20"/>
                                        </w:rPr>
                                      </w:rPrChange>
                                    </w:rPr>
                                  </w:pPr>
                                  <w:del w:id="3740" w:author="Maino Vieytes, Christian (NIH/NIA/IRP) [F]" w:date="2023-11-15T09:29:00Z">
                                    <w:r w:rsidRPr="008A6C8D" w:rsidDel="001F5A7E">
                                      <w:rPr>
                                        <w:rFonts w:ascii="Times New Roman" w:hAnsi="Times New Roman" w:cs="Times New Roman"/>
                                        <w:sz w:val="18"/>
                                        <w:szCs w:val="18"/>
                                        <w:rPrChange w:id="3741" w:author="Maino Vieytes, Christian (NIH/NIA/IRP) [F]" w:date="2023-11-15T15:57:00Z">
                                          <w:rPr>
                                            <w:rFonts w:ascii="Times New Roman" w:hAnsi="Times New Roman" w:cs="Times New Roman"/>
                                            <w:sz w:val="20"/>
                                            <w:szCs w:val="20"/>
                                          </w:rPr>
                                        </w:rPrChange>
                                      </w:rPr>
                                      <w:delText>1.21 (0.54-2.71)</w:delText>
                                    </w:r>
                                  </w:del>
                                </w:p>
                              </w:tc>
                              <w:tc>
                                <w:tcPr>
                                  <w:tcW w:w="1196" w:type="dxa"/>
                                  <w:tcBorders>
                                    <w:bottom w:val="single" w:sz="4" w:space="0" w:color="auto"/>
                                  </w:tcBorders>
                                  <w:noWrap/>
                                  <w:vAlign w:val="center"/>
                                  <w:hideMark/>
                                  <w:tcPrChange w:id="3742" w:author="Maino Vieytes, Christian (NIH/NIA/IRP) [F]" w:date="2023-11-15T16:23:00Z">
                                    <w:tcPr>
                                      <w:tcW w:w="1000" w:type="dxa"/>
                                      <w:gridSpan w:val="2"/>
                                      <w:tcBorders>
                                        <w:bottom w:val="single" w:sz="4" w:space="0" w:color="auto"/>
                                      </w:tcBorders>
                                      <w:noWrap/>
                                      <w:vAlign w:val="center"/>
                                      <w:hideMark/>
                                    </w:tcPr>
                                  </w:tcPrChange>
                                </w:tcPr>
                                <w:p w14:paraId="6AA23D14" w14:textId="5F76014D" w:rsidR="008E210F" w:rsidRPr="008A6C8D" w:rsidDel="001F5A7E" w:rsidRDefault="008E210F" w:rsidP="006153D4">
                                  <w:pPr>
                                    <w:jc w:val="center"/>
                                    <w:rPr>
                                      <w:del w:id="3743" w:author="Maino Vieytes, Christian (NIH/NIA/IRP) [F]" w:date="2023-11-15T09:29:00Z"/>
                                      <w:rFonts w:ascii="Times New Roman" w:hAnsi="Times New Roman" w:cs="Times New Roman"/>
                                      <w:sz w:val="18"/>
                                      <w:szCs w:val="18"/>
                                      <w:rPrChange w:id="3744" w:author="Maino Vieytes, Christian (NIH/NIA/IRP) [F]" w:date="2023-11-15T15:57:00Z">
                                        <w:rPr>
                                          <w:del w:id="3745" w:author="Maino Vieytes, Christian (NIH/NIA/IRP) [F]" w:date="2023-11-15T09:29:00Z"/>
                                          <w:rFonts w:ascii="Times New Roman" w:hAnsi="Times New Roman" w:cs="Times New Roman"/>
                                          <w:sz w:val="20"/>
                                          <w:szCs w:val="20"/>
                                        </w:rPr>
                                      </w:rPrChange>
                                    </w:rPr>
                                  </w:pPr>
                                  <w:del w:id="3746" w:author="Maino Vieytes, Christian (NIH/NIA/IRP) [F]" w:date="2023-11-15T09:29:00Z">
                                    <w:r w:rsidRPr="008A6C8D" w:rsidDel="001F5A7E">
                                      <w:rPr>
                                        <w:rFonts w:ascii="Times New Roman" w:hAnsi="Times New Roman" w:cs="Times New Roman"/>
                                        <w:sz w:val="18"/>
                                        <w:szCs w:val="18"/>
                                        <w:rPrChange w:id="3747" w:author="Maino Vieytes, Christian (NIH/NIA/IRP) [F]" w:date="2023-11-15T15:57:00Z">
                                          <w:rPr>
                                            <w:rFonts w:ascii="Times New Roman" w:hAnsi="Times New Roman" w:cs="Times New Roman"/>
                                            <w:sz w:val="20"/>
                                            <w:szCs w:val="20"/>
                                          </w:rPr>
                                        </w:rPrChange>
                                      </w:rPr>
                                      <w:delText>0.50</w:delText>
                                    </w:r>
                                  </w:del>
                                </w:p>
                              </w:tc>
                              <w:tc>
                                <w:tcPr>
                                  <w:tcW w:w="1622" w:type="dxa"/>
                                  <w:tcBorders>
                                    <w:bottom w:val="single" w:sz="4" w:space="0" w:color="auto"/>
                                  </w:tcBorders>
                                  <w:noWrap/>
                                  <w:vAlign w:val="center"/>
                                  <w:hideMark/>
                                  <w:tcPrChange w:id="3748" w:author="Maino Vieytes, Christian (NIH/NIA/IRP) [F]" w:date="2023-11-15T16:23:00Z">
                                    <w:tcPr>
                                      <w:tcW w:w="1816" w:type="dxa"/>
                                      <w:gridSpan w:val="5"/>
                                      <w:tcBorders>
                                        <w:bottom w:val="single" w:sz="4" w:space="0" w:color="auto"/>
                                      </w:tcBorders>
                                      <w:noWrap/>
                                      <w:vAlign w:val="center"/>
                                      <w:hideMark/>
                                    </w:tcPr>
                                  </w:tcPrChange>
                                </w:tcPr>
                                <w:p w14:paraId="6D0E1B6E" w14:textId="66FD709D" w:rsidR="008E210F" w:rsidRPr="008A6C8D" w:rsidDel="001F5A7E" w:rsidRDefault="008E210F" w:rsidP="006153D4">
                                  <w:pPr>
                                    <w:jc w:val="center"/>
                                    <w:rPr>
                                      <w:del w:id="3749" w:author="Maino Vieytes, Christian (NIH/NIA/IRP) [F]" w:date="2023-11-15T09:29:00Z"/>
                                      <w:rFonts w:ascii="Times New Roman" w:hAnsi="Times New Roman" w:cs="Times New Roman"/>
                                      <w:sz w:val="18"/>
                                      <w:szCs w:val="18"/>
                                      <w:rPrChange w:id="3750" w:author="Maino Vieytes, Christian (NIH/NIA/IRP) [F]" w:date="2023-11-15T15:57:00Z">
                                        <w:rPr>
                                          <w:del w:id="3751" w:author="Maino Vieytes, Christian (NIH/NIA/IRP) [F]" w:date="2023-11-15T09:29:00Z"/>
                                          <w:rFonts w:ascii="Times New Roman" w:hAnsi="Times New Roman" w:cs="Times New Roman"/>
                                          <w:sz w:val="20"/>
                                          <w:szCs w:val="20"/>
                                        </w:rPr>
                                      </w:rPrChange>
                                    </w:rPr>
                                  </w:pPr>
                                  <w:del w:id="3752" w:author="Maino Vieytes, Christian (NIH/NIA/IRP) [F]" w:date="2023-11-15T09:29:00Z">
                                    <w:r w:rsidRPr="008A6C8D" w:rsidDel="001F5A7E">
                                      <w:rPr>
                                        <w:rFonts w:ascii="Times New Roman" w:hAnsi="Times New Roman" w:cs="Times New Roman"/>
                                        <w:sz w:val="18"/>
                                        <w:szCs w:val="18"/>
                                        <w:rPrChange w:id="3753" w:author="Maino Vieytes, Christian (NIH/NIA/IRP) [F]" w:date="2023-11-15T15:57:00Z">
                                          <w:rPr>
                                            <w:rFonts w:ascii="Times New Roman" w:hAnsi="Times New Roman" w:cs="Times New Roman"/>
                                            <w:sz w:val="20"/>
                                            <w:szCs w:val="20"/>
                                          </w:rPr>
                                        </w:rPrChange>
                                      </w:rPr>
                                      <w:delText>1.09 (0.88-1.33)</w:delText>
                                    </w:r>
                                  </w:del>
                                </w:p>
                              </w:tc>
                              <w:tc>
                                <w:tcPr>
                                  <w:tcW w:w="1310" w:type="dxa"/>
                                  <w:tcBorders>
                                    <w:bottom w:val="single" w:sz="4" w:space="0" w:color="auto"/>
                                  </w:tcBorders>
                                  <w:noWrap/>
                                  <w:vAlign w:val="center"/>
                                  <w:hideMark/>
                                  <w:tcPrChange w:id="3754" w:author="Maino Vieytes, Christian (NIH/NIA/IRP) [F]" w:date="2023-11-15T16:23:00Z">
                                    <w:tcPr>
                                      <w:tcW w:w="958" w:type="dxa"/>
                                      <w:gridSpan w:val="3"/>
                                      <w:tcBorders>
                                        <w:bottom w:val="single" w:sz="4" w:space="0" w:color="auto"/>
                                      </w:tcBorders>
                                      <w:noWrap/>
                                      <w:vAlign w:val="center"/>
                                      <w:hideMark/>
                                    </w:tcPr>
                                  </w:tcPrChange>
                                </w:tcPr>
                                <w:p w14:paraId="513F2BC4" w14:textId="6BA7959D" w:rsidR="008E210F" w:rsidRPr="008A6C8D" w:rsidDel="001F5A7E" w:rsidRDefault="008E210F" w:rsidP="006153D4">
                                  <w:pPr>
                                    <w:jc w:val="center"/>
                                    <w:rPr>
                                      <w:del w:id="3755" w:author="Maino Vieytes, Christian (NIH/NIA/IRP) [F]" w:date="2023-11-15T09:29:00Z"/>
                                      <w:rFonts w:ascii="Times New Roman" w:hAnsi="Times New Roman" w:cs="Times New Roman"/>
                                      <w:sz w:val="18"/>
                                      <w:szCs w:val="18"/>
                                      <w:rPrChange w:id="3756" w:author="Maino Vieytes, Christian (NIH/NIA/IRP) [F]" w:date="2023-11-15T15:57:00Z">
                                        <w:rPr>
                                          <w:del w:id="3757" w:author="Maino Vieytes, Christian (NIH/NIA/IRP) [F]" w:date="2023-11-15T09:29:00Z"/>
                                          <w:rFonts w:ascii="Times New Roman" w:hAnsi="Times New Roman" w:cs="Times New Roman"/>
                                          <w:sz w:val="20"/>
                                          <w:szCs w:val="20"/>
                                        </w:rPr>
                                      </w:rPrChange>
                                    </w:rPr>
                                  </w:pPr>
                                  <w:del w:id="3758" w:author="Maino Vieytes, Christian (NIH/NIA/IRP) [F]" w:date="2023-11-15T09:29:00Z">
                                    <w:r w:rsidRPr="008A6C8D" w:rsidDel="001F5A7E">
                                      <w:rPr>
                                        <w:rFonts w:ascii="Times New Roman" w:hAnsi="Times New Roman" w:cs="Times New Roman"/>
                                        <w:color w:val="000000"/>
                                        <w:sz w:val="18"/>
                                        <w:szCs w:val="18"/>
                                        <w:rPrChange w:id="3759" w:author="Maino Vieytes, Christian (NIH/NIA/IRP) [F]" w:date="2023-11-15T15:57:00Z">
                                          <w:rPr>
                                            <w:rFonts w:ascii="Times New Roman" w:hAnsi="Times New Roman" w:cs="Times New Roman"/>
                                            <w:color w:val="000000"/>
                                            <w:sz w:val="20"/>
                                            <w:szCs w:val="20"/>
                                          </w:rPr>
                                        </w:rPrChange>
                                      </w:rPr>
                                      <w:delText>0.53</w:delText>
                                    </w:r>
                                  </w:del>
                                </w:p>
                              </w:tc>
                            </w:tr>
                            <w:tr w:rsidR="008E210F" w:rsidRPr="008A6C8D" w:rsidDel="001F5A7E" w14:paraId="5A7E66A8" w14:textId="1F53AFE1" w:rsidTr="002B4FE9">
                              <w:trPr>
                                <w:trHeight w:val="320"/>
                                <w:del w:id="3760" w:author="Maino Vieytes, Christian (NIH/NIA/IRP) [F]" w:date="2023-11-15T09:29:00Z"/>
                                <w:trPrChange w:id="3761" w:author="Maino Vieytes, Christian (NIH/NIA/IRP) [F]" w:date="2023-11-15T16:23:00Z">
                                  <w:trPr>
                                    <w:gridAfter w:val="0"/>
                                    <w:trHeight w:val="320"/>
                                  </w:trPr>
                                </w:trPrChange>
                              </w:trPr>
                              <w:tc>
                                <w:tcPr>
                                  <w:tcW w:w="2317" w:type="dxa"/>
                                  <w:tcBorders>
                                    <w:bottom w:val="single" w:sz="4" w:space="0" w:color="auto"/>
                                  </w:tcBorders>
                                  <w:noWrap/>
                                  <w:vAlign w:val="center"/>
                                  <w:tcPrChange w:id="3762" w:author="Maino Vieytes, Christian (NIH/NIA/IRP) [F]" w:date="2023-11-15T16:23:00Z">
                                    <w:tcPr>
                                      <w:tcW w:w="2317" w:type="dxa"/>
                                      <w:tcBorders>
                                        <w:bottom w:val="single" w:sz="4" w:space="0" w:color="auto"/>
                                      </w:tcBorders>
                                      <w:noWrap/>
                                      <w:vAlign w:val="center"/>
                                    </w:tcPr>
                                  </w:tcPrChange>
                                </w:tcPr>
                                <w:p w14:paraId="441B42AA" w14:textId="6CEC38F0" w:rsidR="008E210F" w:rsidRPr="008A6C8D" w:rsidDel="001F5A7E" w:rsidRDefault="008E210F" w:rsidP="004B1377">
                                  <w:pPr>
                                    <w:rPr>
                                      <w:del w:id="3763" w:author="Maino Vieytes, Christian (NIH/NIA/IRP) [F]" w:date="2023-11-15T09:29:00Z"/>
                                      <w:rFonts w:ascii="Times New Roman" w:hAnsi="Times New Roman" w:cs="Times New Roman"/>
                                      <w:sz w:val="18"/>
                                      <w:szCs w:val="18"/>
                                      <w:rPrChange w:id="3764" w:author="Maino Vieytes, Christian (NIH/NIA/IRP) [F]" w:date="2023-11-15T15:57:00Z">
                                        <w:rPr>
                                          <w:del w:id="3765" w:author="Maino Vieytes, Christian (NIH/NIA/IRP) [F]" w:date="2023-11-15T09:29:00Z"/>
                                          <w:rFonts w:ascii="Times New Roman" w:hAnsi="Times New Roman" w:cs="Times New Roman"/>
                                          <w:sz w:val="20"/>
                                          <w:szCs w:val="20"/>
                                        </w:rPr>
                                      </w:rPrChange>
                                    </w:rPr>
                                  </w:pPr>
                                  <w:del w:id="3766" w:author="Maino Vieytes, Christian (NIH/NIA/IRP) [F]" w:date="2023-11-15T09:29:00Z">
                                    <w:r w:rsidRPr="008A6C8D" w:rsidDel="001F5A7E">
                                      <w:rPr>
                                        <w:rFonts w:ascii="Times New Roman" w:hAnsi="Times New Roman" w:cs="Times New Roman"/>
                                        <w:sz w:val="18"/>
                                        <w:szCs w:val="18"/>
                                        <w:rPrChange w:id="3767" w:author="Maino Vieytes, Christian (NIH/NIA/IRP) [F]" w:date="2023-11-15T15:57:00Z">
                                          <w:rPr>
                                            <w:rFonts w:ascii="Times New Roman" w:hAnsi="Times New Roman" w:cs="Times New Roman"/>
                                            <w:sz w:val="20"/>
                                            <w:szCs w:val="20"/>
                                          </w:rPr>
                                        </w:rPrChange>
                                      </w:rPr>
                                      <w:delText>HEI-2015</w:delText>
                                    </w:r>
                                    <w:r w:rsidRPr="008A6C8D" w:rsidDel="001F5A7E">
                                      <w:rPr>
                                        <w:rFonts w:ascii="Times New Roman" w:hAnsi="Times New Roman" w:cs="Times New Roman"/>
                                        <w:sz w:val="18"/>
                                        <w:szCs w:val="18"/>
                                        <w:vertAlign w:val="superscript"/>
                                        <w:rPrChange w:id="3768" w:author="Maino Vieytes, Christian (NIH/NIA/IRP) [F]" w:date="2023-11-15T15:57:00Z">
                                          <w:rPr>
                                            <w:rFonts w:ascii="Times New Roman" w:hAnsi="Times New Roman" w:cs="Times New Roman"/>
                                            <w:sz w:val="20"/>
                                            <w:szCs w:val="20"/>
                                            <w:vertAlign w:val="superscript"/>
                                          </w:rPr>
                                        </w:rPrChange>
                                      </w:rPr>
                                      <w:delText>e</w:delText>
                                    </w:r>
                                  </w:del>
                                </w:p>
                              </w:tc>
                              <w:tc>
                                <w:tcPr>
                                  <w:tcW w:w="936" w:type="dxa"/>
                                  <w:tcBorders>
                                    <w:bottom w:val="single" w:sz="4" w:space="0" w:color="auto"/>
                                  </w:tcBorders>
                                  <w:noWrap/>
                                  <w:vAlign w:val="center"/>
                                  <w:tcPrChange w:id="3769" w:author="Maino Vieytes, Christian (NIH/NIA/IRP) [F]" w:date="2023-11-15T16:23:00Z">
                                    <w:tcPr>
                                      <w:tcW w:w="720" w:type="dxa"/>
                                      <w:gridSpan w:val="2"/>
                                      <w:tcBorders>
                                        <w:bottom w:val="single" w:sz="4" w:space="0" w:color="auto"/>
                                      </w:tcBorders>
                                      <w:noWrap/>
                                      <w:vAlign w:val="center"/>
                                    </w:tcPr>
                                  </w:tcPrChange>
                                </w:tcPr>
                                <w:p w14:paraId="64D93E76" w14:textId="6FCA8A41" w:rsidR="008E210F" w:rsidRPr="008A6C8D" w:rsidDel="001F5A7E" w:rsidRDefault="008E210F" w:rsidP="00D31C48">
                                  <w:pPr>
                                    <w:jc w:val="center"/>
                                    <w:rPr>
                                      <w:del w:id="3770" w:author="Maino Vieytes, Christian (NIH/NIA/IRP) [F]" w:date="2023-11-15T09:29:00Z"/>
                                      <w:rFonts w:ascii="Times New Roman" w:hAnsi="Times New Roman" w:cs="Times New Roman"/>
                                      <w:sz w:val="18"/>
                                      <w:szCs w:val="18"/>
                                      <w:rPrChange w:id="3771" w:author="Maino Vieytes, Christian (NIH/NIA/IRP) [F]" w:date="2023-11-15T15:57:00Z">
                                        <w:rPr>
                                          <w:del w:id="3772" w:author="Maino Vieytes, Christian (NIH/NIA/IRP) [F]" w:date="2023-11-15T09:29:00Z"/>
                                          <w:rFonts w:ascii="Times New Roman" w:hAnsi="Times New Roman" w:cs="Times New Roman"/>
                                          <w:sz w:val="20"/>
                                          <w:szCs w:val="20"/>
                                        </w:rPr>
                                      </w:rPrChange>
                                    </w:rPr>
                                  </w:pPr>
                                  <w:del w:id="3773" w:author="Maino Vieytes, Christian (NIH/NIA/IRP) [F]" w:date="2023-11-15T09:29:00Z">
                                    <w:r w:rsidRPr="008A6C8D" w:rsidDel="001F5A7E">
                                      <w:rPr>
                                        <w:rFonts w:ascii="Times New Roman" w:hAnsi="Times New Roman" w:cs="Times New Roman"/>
                                        <w:color w:val="000000"/>
                                        <w:sz w:val="18"/>
                                        <w:szCs w:val="18"/>
                                        <w:rPrChange w:id="3774" w:author="Maino Vieytes, Christian (NIH/NIA/IRP) [F]" w:date="2023-11-15T15:57:00Z">
                                          <w:rPr>
                                            <w:rFonts w:ascii="Times New Roman" w:hAnsi="Times New Roman" w:cs="Times New Roman"/>
                                            <w:color w:val="000000"/>
                                            <w:sz w:val="20"/>
                                            <w:szCs w:val="20"/>
                                          </w:rPr>
                                        </w:rPrChange>
                                      </w:rPr>
                                      <w:delText>2493</w:delText>
                                    </w:r>
                                  </w:del>
                                </w:p>
                              </w:tc>
                              <w:tc>
                                <w:tcPr>
                                  <w:tcW w:w="846" w:type="dxa"/>
                                  <w:tcBorders>
                                    <w:bottom w:val="single" w:sz="4" w:space="0" w:color="auto"/>
                                  </w:tcBorders>
                                  <w:noWrap/>
                                  <w:vAlign w:val="center"/>
                                  <w:tcPrChange w:id="3775" w:author="Maino Vieytes, Christian (NIH/NIA/IRP) [F]" w:date="2023-11-15T16:23:00Z">
                                    <w:tcPr>
                                      <w:tcW w:w="720" w:type="dxa"/>
                                      <w:gridSpan w:val="2"/>
                                      <w:tcBorders>
                                        <w:bottom w:val="single" w:sz="4" w:space="0" w:color="auto"/>
                                      </w:tcBorders>
                                      <w:noWrap/>
                                      <w:vAlign w:val="center"/>
                                    </w:tcPr>
                                  </w:tcPrChange>
                                </w:tcPr>
                                <w:p w14:paraId="7D3E1260" w14:textId="121DF806" w:rsidR="008E210F" w:rsidRPr="008A6C8D" w:rsidDel="001F5A7E" w:rsidRDefault="008E210F" w:rsidP="00D31C48">
                                  <w:pPr>
                                    <w:jc w:val="center"/>
                                    <w:rPr>
                                      <w:del w:id="3776" w:author="Maino Vieytes, Christian (NIH/NIA/IRP) [F]" w:date="2023-11-15T09:29:00Z"/>
                                      <w:rFonts w:ascii="Times New Roman" w:hAnsi="Times New Roman" w:cs="Times New Roman"/>
                                      <w:sz w:val="18"/>
                                      <w:szCs w:val="18"/>
                                      <w:rPrChange w:id="3777" w:author="Maino Vieytes, Christian (NIH/NIA/IRP) [F]" w:date="2023-11-15T15:57:00Z">
                                        <w:rPr>
                                          <w:del w:id="3778" w:author="Maino Vieytes, Christian (NIH/NIA/IRP) [F]" w:date="2023-11-15T09:29:00Z"/>
                                          <w:rFonts w:ascii="Times New Roman" w:hAnsi="Times New Roman" w:cs="Times New Roman"/>
                                          <w:sz w:val="20"/>
                                          <w:szCs w:val="20"/>
                                        </w:rPr>
                                      </w:rPrChange>
                                    </w:rPr>
                                  </w:pPr>
                                  <w:del w:id="3779" w:author="Maino Vieytes, Christian (NIH/NIA/IRP) [F]" w:date="2023-11-15T09:29:00Z">
                                    <w:r w:rsidRPr="008A6C8D" w:rsidDel="001F5A7E">
                                      <w:rPr>
                                        <w:rFonts w:ascii="Times New Roman" w:hAnsi="Times New Roman" w:cs="Times New Roman"/>
                                        <w:color w:val="000000"/>
                                        <w:sz w:val="18"/>
                                        <w:szCs w:val="18"/>
                                        <w:rPrChange w:id="3780" w:author="Maino Vieytes, Christian (NIH/NIA/IRP) [F]" w:date="2023-11-15T15:57:00Z">
                                          <w:rPr>
                                            <w:rFonts w:ascii="Times New Roman" w:hAnsi="Times New Roman" w:cs="Times New Roman"/>
                                            <w:color w:val="000000"/>
                                            <w:sz w:val="20"/>
                                            <w:szCs w:val="20"/>
                                          </w:rPr>
                                        </w:rPrChange>
                                      </w:rPr>
                                      <w:delText>1.00</w:delText>
                                    </w:r>
                                  </w:del>
                                </w:p>
                              </w:tc>
                              <w:tc>
                                <w:tcPr>
                                  <w:tcW w:w="1616" w:type="dxa"/>
                                  <w:tcBorders>
                                    <w:bottom w:val="single" w:sz="4" w:space="0" w:color="auto"/>
                                  </w:tcBorders>
                                  <w:noWrap/>
                                  <w:vAlign w:val="center"/>
                                  <w:tcPrChange w:id="3781" w:author="Maino Vieytes, Christian (NIH/NIA/IRP) [F]" w:date="2023-11-15T16:23:00Z">
                                    <w:tcPr>
                                      <w:tcW w:w="1616" w:type="dxa"/>
                                      <w:gridSpan w:val="2"/>
                                      <w:tcBorders>
                                        <w:bottom w:val="single" w:sz="4" w:space="0" w:color="auto"/>
                                      </w:tcBorders>
                                      <w:noWrap/>
                                      <w:vAlign w:val="center"/>
                                    </w:tcPr>
                                  </w:tcPrChange>
                                </w:tcPr>
                                <w:p w14:paraId="5153E117" w14:textId="57075935" w:rsidR="008E210F" w:rsidRPr="008A6C8D" w:rsidDel="001F5A7E" w:rsidRDefault="008E210F" w:rsidP="00D31C48">
                                  <w:pPr>
                                    <w:jc w:val="center"/>
                                    <w:rPr>
                                      <w:del w:id="3782" w:author="Maino Vieytes, Christian (NIH/NIA/IRP) [F]" w:date="2023-11-15T09:29:00Z"/>
                                      <w:rFonts w:ascii="Times New Roman" w:hAnsi="Times New Roman" w:cs="Times New Roman"/>
                                      <w:sz w:val="18"/>
                                      <w:szCs w:val="18"/>
                                      <w:rPrChange w:id="3783" w:author="Maino Vieytes, Christian (NIH/NIA/IRP) [F]" w:date="2023-11-15T15:57:00Z">
                                        <w:rPr>
                                          <w:del w:id="3784" w:author="Maino Vieytes, Christian (NIH/NIA/IRP) [F]" w:date="2023-11-15T09:29:00Z"/>
                                          <w:rFonts w:ascii="Times New Roman" w:hAnsi="Times New Roman" w:cs="Times New Roman"/>
                                          <w:sz w:val="20"/>
                                          <w:szCs w:val="20"/>
                                        </w:rPr>
                                      </w:rPrChange>
                                    </w:rPr>
                                  </w:pPr>
                                  <w:del w:id="3785" w:author="Maino Vieytes, Christian (NIH/NIA/IRP) [F]" w:date="2023-11-15T09:29:00Z">
                                    <w:r w:rsidRPr="008A6C8D" w:rsidDel="001F5A7E">
                                      <w:rPr>
                                        <w:rFonts w:ascii="Times New Roman" w:hAnsi="Times New Roman" w:cs="Times New Roman"/>
                                        <w:color w:val="000000"/>
                                        <w:sz w:val="18"/>
                                        <w:szCs w:val="18"/>
                                        <w:rPrChange w:id="3786" w:author="Maino Vieytes, Christian (NIH/NIA/IRP) [F]" w:date="2023-11-15T15:57:00Z">
                                          <w:rPr>
                                            <w:rFonts w:ascii="Times New Roman" w:hAnsi="Times New Roman" w:cs="Times New Roman"/>
                                            <w:color w:val="000000"/>
                                            <w:sz w:val="20"/>
                                            <w:szCs w:val="20"/>
                                          </w:rPr>
                                        </w:rPrChange>
                                      </w:rPr>
                                      <w:delText>0.96 (0.43-2.12)</w:delText>
                                    </w:r>
                                  </w:del>
                                </w:p>
                              </w:tc>
                              <w:tc>
                                <w:tcPr>
                                  <w:tcW w:w="1716" w:type="dxa"/>
                                  <w:tcBorders>
                                    <w:bottom w:val="single" w:sz="4" w:space="0" w:color="auto"/>
                                  </w:tcBorders>
                                  <w:noWrap/>
                                  <w:vAlign w:val="center"/>
                                  <w:tcPrChange w:id="3787" w:author="Maino Vieytes, Christian (NIH/NIA/IRP) [F]" w:date="2023-11-15T16:23:00Z">
                                    <w:tcPr>
                                      <w:tcW w:w="1716" w:type="dxa"/>
                                      <w:gridSpan w:val="2"/>
                                      <w:tcBorders>
                                        <w:bottom w:val="single" w:sz="4" w:space="0" w:color="auto"/>
                                      </w:tcBorders>
                                      <w:noWrap/>
                                      <w:vAlign w:val="center"/>
                                    </w:tcPr>
                                  </w:tcPrChange>
                                </w:tcPr>
                                <w:p w14:paraId="19EEFEB5" w14:textId="33D4C0E1" w:rsidR="008E210F" w:rsidRPr="008A6C8D" w:rsidDel="001F5A7E" w:rsidRDefault="008E210F" w:rsidP="00D31C48">
                                  <w:pPr>
                                    <w:jc w:val="center"/>
                                    <w:rPr>
                                      <w:del w:id="3788" w:author="Maino Vieytes, Christian (NIH/NIA/IRP) [F]" w:date="2023-11-15T09:29:00Z"/>
                                      <w:rFonts w:ascii="Times New Roman" w:hAnsi="Times New Roman" w:cs="Times New Roman"/>
                                      <w:sz w:val="18"/>
                                      <w:szCs w:val="18"/>
                                      <w:rPrChange w:id="3789" w:author="Maino Vieytes, Christian (NIH/NIA/IRP) [F]" w:date="2023-11-15T15:57:00Z">
                                        <w:rPr>
                                          <w:del w:id="3790" w:author="Maino Vieytes, Christian (NIH/NIA/IRP) [F]" w:date="2023-11-15T09:29:00Z"/>
                                          <w:rFonts w:ascii="Times New Roman" w:hAnsi="Times New Roman" w:cs="Times New Roman"/>
                                          <w:sz w:val="20"/>
                                          <w:szCs w:val="20"/>
                                        </w:rPr>
                                      </w:rPrChange>
                                    </w:rPr>
                                  </w:pPr>
                                  <w:del w:id="3791" w:author="Maino Vieytes, Christian (NIH/NIA/IRP) [F]" w:date="2023-11-15T09:29:00Z">
                                    <w:r w:rsidRPr="008A6C8D" w:rsidDel="001F5A7E">
                                      <w:rPr>
                                        <w:rFonts w:ascii="Times New Roman" w:hAnsi="Times New Roman" w:cs="Times New Roman"/>
                                        <w:color w:val="000000"/>
                                        <w:sz w:val="18"/>
                                        <w:szCs w:val="18"/>
                                        <w:rPrChange w:id="3792" w:author="Maino Vieytes, Christian (NIH/NIA/IRP) [F]" w:date="2023-11-15T15:57:00Z">
                                          <w:rPr>
                                            <w:rFonts w:ascii="Times New Roman" w:hAnsi="Times New Roman" w:cs="Times New Roman"/>
                                            <w:color w:val="000000"/>
                                            <w:sz w:val="20"/>
                                            <w:szCs w:val="20"/>
                                          </w:rPr>
                                        </w:rPrChange>
                                      </w:rPr>
                                      <w:delText>1.14 (0.62-2.10)</w:delText>
                                    </w:r>
                                  </w:del>
                                </w:p>
                              </w:tc>
                              <w:tc>
                                <w:tcPr>
                                  <w:tcW w:w="1716" w:type="dxa"/>
                                  <w:tcBorders>
                                    <w:bottom w:val="single" w:sz="4" w:space="0" w:color="auto"/>
                                  </w:tcBorders>
                                  <w:noWrap/>
                                  <w:vAlign w:val="center"/>
                                  <w:tcPrChange w:id="3793" w:author="Maino Vieytes, Christian (NIH/NIA/IRP) [F]" w:date="2023-11-15T16:23:00Z">
                                    <w:tcPr>
                                      <w:tcW w:w="1716" w:type="dxa"/>
                                      <w:gridSpan w:val="2"/>
                                      <w:tcBorders>
                                        <w:bottom w:val="single" w:sz="4" w:space="0" w:color="auto"/>
                                      </w:tcBorders>
                                      <w:noWrap/>
                                      <w:vAlign w:val="center"/>
                                    </w:tcPr>
                                  </w:tcPrChange>
                                </w:tcPr>
                                <w:p w14:paraId="00AE26F2" w14:textId="65872D28" w:rsidR="008E210F" w:rsidRPr="008A6C8D" w:rsidDel="001F5A7E" w:rsidRDefault="008E210F" w:rsidP="00D31C48">
                                  <w:pPr>
                                    <w:jc w:val="center"/>
                                    <w:rPr>
                                      <w:del w:id="3794" w:author="Maino Vieytes, Christian (NIH/NIA/IRP) [F]" w:date="2023-11-15T09:29:00Z"/>
                                      <w:rFonts w:ascii="Times New Roman" w:hAnsi="Times New Roman" w:cs="Times New Roman"/>
                                      <w:sz w:val="18"/>
                                      <w:szCs w:val="18"/>
                                      <w:rPrChange w:id="3795" w:author="Maino Vieytes, Christian (NIH/NIA/IRP) [F]" w:date="2023-11-15T15:57:00Z">
                                        <w:rPr>
                                          <w:del w:id="3796" w:author="Maino Vieytes, Christian (NIH/NIA/IRP) [F]" w:date="2023-11-15T09:29:00Z"/>
                                          <w:rFonts w:ascii="Times New Roman" w:hAnsi="Times New Roman" w:cs="Times New Roman"/>
                                          <w:sz w:val="20"/>
                                          <w:szCs w:val="20"/>
                                        </w:rPr>
                                      </w:rPrChange>
                                    </w:rPr>
                                  </w:pPr>
                                  <w:del w:id="3797" w:author="Maino Vieytes, Christian (NIH/NIA/IRP) [F]" w:date="2023-11-15T09:29:00Z">
                                    <w:r w:rsidRPr="008A6C8D" w:rsidDel="001F5A7E">
                                      <w:rPr>
                                        <w:rFonts w:ascii="Times New Roman" w:hAnsi="Times New Roman" w:cs="Times New Roman"/>
                                        <w:color w:val="000000"/>
                                        <w:sz w:val="18"/>
                                        <w:szCs w:val="18"/>
                                        <w:rPrChange w:id="3798" w:author="Maino Vieytes, Christian (NIH/NIA/IRP) [F]" w:date="2023-11-15T15:57:00Z">
                                          <w:rPr>
                                            <w:rFonts w:ascii="Times New Roman" w:hAnsi="Times New Roman" w:cs="Times New Roman"/>
                                            <w:color w:val="000000"/>
                                            <w:sz w:val="20"/>
                                            <w:szCs w:val="20"/>
                                          </w:rPr>
                                        </w:rPrChange>
                                      </w:rPr>
                                      <w:delText>0.84 (0.45-1.58)</w:delText>
                                    </w:r>
                                  </w:del>
                                </w:p>
                              </w:tc>
                              <w:tc>
                                <w:tcPr>
                                  <w:tcW w:w="1816" w:type="dxa"/>
                                  <w:tcBorders>
                                    <w:bottom w:val="single" w:sz="4" w:space="0" w:color="auto"/>
                                  </w:tcBorders>
                                  <w:noWrap/>
                                  <w:vAlign w:val="center"/>
                                  <w:tcPrChange w:id="3799" w:author="Maino Vieytes, Christian (NIH/NIA/IRP) [F]" w:date="2023-11-15T16:23:00Z">
                                    <w:tcPr>
                                      <w:tcW w:w="1816" w:type="dxa"/>
                                      <w:gridSpan w:val="2"/>
                                      <w:tcBorders>
                                        <w:bottom w:val="single" w:sz="4" w:space="0" w:color="auto"/>
                                      </w:tcBorders>
                                      <w:noWrap/>
                                      <w:vAlign w:val="center"/>
                                    </w:tcPr>
                                  </w:tcPrChange>
                                </w:tcPr>
                                <w:p w14:paraId="3418C671" w14:textId="54533031" w:rsidR="008E210F" w:rsidRPr="008A6C8D" w:rsidDel="001F5A7E" w:rsidRDefault="008E210F" w:rsidP="00D31C48">
                                  <w:pPr>
                                    <w:jc w:val="center"/>
                                    <w:rPr>
                                      <w:del w:id="3800" w:author="Maino Vieytes, Christian (NIH/NIA/IRP) [F]" w:date="2023-11-15T09:29:00Z"/>
                                      <w:rFonts w:ascii="Times New Roman" w:hAnsi="Times New Roman" w:cs="Times New Roman"/>
                                      <w:sz w:val="18"/>
                                      <w:szCs w:val="18"/>
                                      <w:rPrChange w:id="3801" w:author="Maino Vieytes, Christian (NIH/NIA/IRP) [F]" w:date="2023-11-15T15:57:00Z">
                                        <w:rPr>
                                          <w:del w:id="3802" w:author="Maino Vieytes, Christian (NIH/NIA/IRP) [F]" w:date="2023-11-15T09:29:00Z"/>
                                          <w:rFonts w:ascii="Times New Roman" w:hAnsi="Times New Roman" w:cs="Times New Roman"/>
                                          <w:sz w:val="20"/>
                                          <w:szCs w:val="20"/>
                                        </w:rPr>
                                      </w:rPrChange>
                                    </w:rPr>
                                  </w:pPr>
                                  <w:del w:id="3803" w:author="Maino Vieytes, Christian (NIH/NIA/IRP) [F]" w:date="2023-11-15T09:29:00Z">
                                    <w:r w:rsidRPr="008A6C8D" w:rsidDel="001F5A7E">
                                      <w:rPr>
                                        <w:rFonts w:ascii="Times New Roman" w:hAnsi="Times New Roman" w:cs="Times New Roman"/>
                                        <w:color w:val="000000"/>
                                        <w:sz w:val="18"/>
                                        <w:szCs w:val="18"/>
                                        <w:rPrChange w:id="3804" w:author="Maino Vieytes, Christian (NIH/NIA/IRP) [F]" w:date="2023-11-15T15:57:00Z">
                                          <w:rPr>
                                            <w:rFonts w:ascii="Times New Roman" w:hAnsi="Times New Roman" w:cs="Times New Roman"/>
                                            <w:color w:val="000000"/>
                                            <w:sz w:val="20"/>
                                            <w:szCs w:val="20"/>
                                          </w:rPr>
                                        </w:rPrChange>
                                      </w:rPr>
                                      <w:delText>1.00 (0.47-2.12)</w:delText>
                                    </w:r>
                                  </w:del>
                                </w:p>
                              </w:tc>
                              <w:tc>
                                <w:tcPr>
                                  <w:tcW w:w="1196" w:type="dxa"/>
                                  <w:tcBorders>
                                    <w:bottom w:val="single" w:sz="4" w:space="0" w:color="auto"/>
                                  </w:tcBorders>
                                  <w:noWrap/>
                                  <w:vAlign w:val="center"/>
                                  <w:tcPrChange w:id="3805" w:author="Maino Vieytes, Christian (NIH/NIA/IRP) [F]" w:date="2023-11-15T16:23:00Z">
                                    <w:tcPr>
                                      <w:tcW w:w="1000" w:type="dxa"/>
                                      <w:gridSpan w:val="2"/>
                                      <w:tcBorders>
                                        <w:bottom w:val="single" w:sz="4" w:space="0" w:color="auto"/>
                                      </w:tcBorders>
                                      <w:noWrap/>
                                      <w:vAlign w:val="center"/>
                                    </w:tcPr>
                                  </w:tcPrChange>
                                </w:tcPr>
                                <w:p w14:paraId="35819D31" w14:textId="5FB00BB0" w:rsidR="008E210F" w:rsidRPr="008A6C8D" w:rsidDel="001F5A7E" w:rsidRDefault="008E210F" w:rsidP="00D31C48">
                                  <w:pPr>
                                    <w:jc w:val="center"/>
                                    <w:rPr>
                                      <w:del w:id="3806" w:author="Maino Vieytes, Christian (NIH/NIA/IRP) [F]" w:date="2023-11-15T09:29:00Z"/>
                                      <w:rFonts w:ascii="Times New Roman" w:hAnsi="Times New Roman" w:cs="Times New Roman"/>
                                      <w:sz w:val="18"/>
                                      <w:szCs w:val="18"/>
                                      <w:rPrChange w:id="3807" w:author="Maino Vieytes, Christian (NIH/NIA/IRP) [F]" w:date="2023-11-15T15:57:00Z">
                                        <w:rPr>
                                          <w:del w:id="3808" w:author="Maino Vieytes, Christian (NIH/NIA/IRP) [F]" w:date="2023-11-15T09:29:00Z"/>
                                          <w:rFonts w:ascii="Times New Roman" w:hAnsi="Times New Roman" w:cs="Times New Roman"/>
                                          <w:sz w:val="20"/>
                                          <w:szCs w:val="20"/>
                                        </w:rPr>
                                      </w:rPrChange>
                                    </w:rPr>
                                  </w:pPr>
                                  <w:del w:id="3809" w:author="Maino Vieytes, Christian (NIH/NIA/IRP) [F]" w:date="2023-11-15T09:29:00Z">
                                    <w:r w:rsidRPr="008A6C8D" w:rsidDel="001F5A7E">
                                      <w:rPr>
                                        <w:rFonts w:ascii="Times New Roman" w:hAnsi="Times New Roman" w:cs="Times New Roman"/>
                                        <w:color w:val="000000"/>
                                        <w:sz w:val="18"/>
                                        <w:szCs w:val="18"/>
                                        <w:rPrChange w:id="3810" w:author="Maino Vieytes, Christian (NIH/NIA/IRP) [F]" w:date="2023-11-15T15:57:00Z">
                                          <w:rPr>
                                            <w:rFonts w:ascii="Times New Roman" w:hAnsi="Times New Roman" w:cs="Times New Roman"/>
                                            <w:color w:val="000000"/>
                                            <w:sz w:val="20"/>
                                            <w:szCs w:val="20"/>
                                          </w:rPr>
                                        </w:rPrChange>
                                      </w:rPr>
                                      <w:delText>0.92</w:delText>
                                    </w:r>
                                  </w:del>
                                </w:p>
                              </w:tc>
                              <w:tc>
                                <w:tcPr>
                                  <w:tcW w:w="1622" w:type="dxa"/>
                                  <w:tcBorders>
                                    <w:bottom w:val="single" w:sz="4" w:space="0" w:color="auto"/>
                                  </w:tcBorders>
                                  <w:noWrap/>
                                  <w:vAlign w:val="center"/>
                                  <w:tcPrChange w:id="3811" w:author="Maino Vieytes, Christian (NIH/NIA/IRP) [F]" w:date="2023-11-15T16:23:00Z">
                                    <w:tcPr>
                                      <w:tcW w:w="1816" w:type="dxa"/>
                                      <w:gridSpan w:val="5"/>
                                      <w:tcBorders>
                                        <w:bottom w:val="single" w:sz="4" w:space="0" w:color="auto"/>
                                      </w:tcBorders>
                                      <w:noWrap/>
                                      <w:vAlign w:val="center"/>
                                    </w:tcPr>
                                  </w:tcPrChange>
                                </w:tcPr>
                                <w:p w14:paraId="4878325C" w14:textId="1DFDA501" w:rsidR="008E210F" w:rsidRPr="008A6C8D" w:rsidDel="001F5A7E" w:rsidRDefault="008E210F" w:rsidP="00D31C48">
                                  <w:pPr>
                                    <w:jc w:val="center"/>
                                    <w:rPr>
                                      <w:del w:id="3812" w:author="Maino Vieytes, Christian (NIH/NIA/IRP) [F]" w:date="2023-11-15T09:29:00Z"/>
                                      <w:rFonts w:ascii="Times New Roman" w:hAnsi="Times New Roman" w:cs="Times New Roman"/>
                                      <w:sz w:val="18"/>
                                      <w:szCs w:val="18"/>
                                      <w:rPrChange w:id="3813" w:author="Maino Vieytes, Christian (NIH/NIA/IRP) [F]" w:date="2023-11-15T15:57:00Z">
                                        <w:rPr>
                                          <w:del w:id="3814" w:author="Maino Vieytes, Christian (NIH/NIA/IRP) [F]" w:date="2023-11-15T09:29:00Z"/>
                                          <w:rFonts w:ascii="Times New Roman" w:hAnsi="Times New Roman" w:cs="Times New Roman"/>
                                          <w:sz w:val="20"/>
                                          <w:szCs w:val="20"/>
                                        </w:rPr>
                                      </w:rPrChange>
                                    </w:rPr>
                                  </w:pPr>
                                  <w:del w:id="3815" w:author="Maino Vieytes, Christian (NIH/NIA/IRP) [F]" w:date="2023-11-15T09:29:00Z">
                                    <w:r w:rsidRPr="008A6C8D" w:rsidDel="001F5A7E">
                                      <w:rPr>
                                        <w:rFonts w:ascii="Times New Roman" w:hAnsi="Times New Roman" w:cs="Times New Roman"/>
                                        <w:color w:val="000000"/>
                                        <w:sz w:val="18"/>
                                        <w:szCs w:val="18"/>
                                        <w:rPrChange w:id="3816" w:author="Maino Vieytes, Christian (NIH/NIA/IRP) [F]" w:date="2023-11-15T15:57:00Z">
                                          <w:rPr>
                                            <w:rFonts w:ascii="Times New Roman" w:hAnsi="Times New Roman" w:cs="Times New Roman"/>
                                            <w:color w:val="000000"/>
                                            <w:sz w:val="20"/>
                                            <w:szCs w:val="20"/>
                                          </w:rPr>
                                        </w:rPrChange>
                                      </w:rPr>
                                      <w:delText>0.99 (0.78-1.25)</w:delText>
                                    </w:r>
                                  </w:del>
                                </w:p>
                              </w:tc>
                              <w:tc>
                                <w:tcPr>
                                  <w:tcW w:w="1310" w:type="dxa"/>
                                  <w:tcBorders>
                                    <w:bottom w:val="single" w:sz="4" w:space="0" w:color="auto"/>
                                  </w:tcBorders>
                                  <w:noWrap/>
                                  <w:vAlign w:val="center"/>
                                  <w:tcPrChange w:id="3817" w:author="Maino Vieytes, Christian (NIH/NIA/IRP) [F]" w:date="2023-11-15T16:23:00Z">
                                    <w:tcPr>
                                      <w:tcW w:w="958" w:type="dxa"/>
                                      <w:gridSpan w:val="3"/>
                                      <w:tcBorders>
                                        <w:bottom w:val="single" w:sz="4" w:space="0" w:color="auto"/>
                                      </w:tcBorders>
                                      <w:noWrap/>
                                      <w:vAlign w:val="center"/>
                                    </w:tcPr>
                                  </w:tcPrChange>
                                </w:tcPr>
                                <w:p w14:paraId="4630D594" w14:textId="42F3D589" w:rsidR="008E210F" w:rsidRPr="008A6C8D" w:rsidDel="001F5A7E" w:rsidRDefault="008E210F" w:rsidP="00D31C48">
                                  <w:pPr>
                                    <w:jc w:val="center"/>
                                    <w:rPr>
                                      <w:del w:id="3818" w:author="Maino Vieytes, Christian (NIH/NIA/IRP) [F]" w:date="2023-11-15T09:29:00Z"/>
                                      <w:rFonts w:ascii="Times New Roman" w:hAnsi="Times New Roman" w:cs="Times New Roman"/>
                                      <w:color w:val="000000"/>
                                      <w:sz w:val="18"/>
                                      <w:szCs w:val="18"/>
                                      <w:rPrChange w:id="3819" w:author="Maino Vieytes, Christian (NIH/NIA/IRP) [F]" w:date="2023-11-15T15:57:00Z">
                                        <w:rPr>
                                          <w:del w:id="3820" w:author="Maino Vieytes, Christian (NIH/NIA/IRP) [F]" w:date="2023-11-15T09:29:00Z"/>
                                          <w:rFonts w:ascii="Times New Roman" w:hAnsi="Times New Roman" w:cs="Times New Roman"/>
                                          <w:color w:val="000000"/>
                                          <w:sz w:val="20"/>
                                          <w:szCs w:val="20"/>
                                        </w:rPr>
                                      </w:rPrChange>
                                    </w:rPr>
                                  </w:pPr>
                                  <w:del w:id="3821" w:author="Maino Vieytes, Christian (NIH/NIA/IRP) [F]" w:date="2023-11-15T09:29:00Z">
                                    <w:r w:rsidRPr="008A6C8D" w:rsidDel="001F5A7E">
                                      <w:rPr>
                                        <w:rFonts w:ascii="Times New Roman" w:hAnsi="Times New Roman" w:cs="Times New Roman"/>
                                        <w:color w:val="000000"/>
                                        <w:sz w:val="18"/>
                                        <w:szCs w:val="18"/>
                                        <w:rPrChange w:id="3822" w:author="Maino Vieytes, Christian (NIH/NIA/IRP) [F]" w:date="2023-11-15T15:57:00Z">
                                          <w:rPr>
                                            <w:rFonts w:ascii="Times New Roman" w:hAnsi="Times New Roman" w:cs="Times New Roman"/>
                                            <w:color w:val="000000"/>
                                            <w:sz w:val="20"/>
                                            <w:szCs w:val="20"/>
                                          </w:rPr>
                                        </w:rPrChange>
                                      </w:rPr>
                                      <w:delText>0.93</w:delText>
                                    </w:r>
                                  </w:del>
                                </w:p>
                              </w:tc>
                            </w:tr>
                            <w:tr w:rsidR="008E210F" w:rsidRPr="008A6C8D" w14:paraId="70E13CC7" w14:textId="77777777" w:rsidTr="002B4FE9">
                              <w:trPr>
                                <w:trHeight w:val="320"/>
                                <w:trPrChange w:id="3823" w:author="Maino Vieytes, Christian (NIH/NIA/IRP) [F]" w:date="2023-11-15T16:23:00Z">
                                  <w:trPr>
                                    <w:gridAfter w:val="0"/>
                                    <w:trHeight w:val="320"/>
                                  </w:trPr>
                                </w:trPrChange>
                              </w:trPr>
                              <w:tc>
                                <w:tcPr>
                                  <w:tcW w:w="15091" w:type="dxa"/>
                                  <w:gridSpan w:val="10"/>
                                  <w:tcBorders>
                                    <w:left w:val="nil"/>
                                    <w:bottom w:val="nil"/>
                                    <w:right w:val="nil"/>
                                  </w:tcBorders>
                                  <w:noWrap/>
                                  <w:vAlign w:val="center"/>
                                  <w:tcPrChange w:id="3824" w:author="Maino Vieytes, Christian (NIH/NIA/IRP) [F]" w:date="2023-11-15T16:23:00Z">
                                    <w:tcPr>
                                      <w:tcW w:w="14395" w:type="dxa"/>
                                      <w:gridSpan w:val="23"/>
                                      <w:tcBorders>
                                        <w:left w:val="nil"/>
                                        <w:bottom w:val="nil"/>
                                        <w:right w:val="nil"/>
                                      </w:tcBorders>
                                      <w:noWrap/>
                                      <w:vAlign w:val="center"/>
                                    </w:tcPr>
                                  </w:tcPrChange>
                                </w:tcPr>
                                <w:p w14:paraId="3E351758" w14:textId="77777777" w:rsidR="008E210F" w:rsidRPr="008A6C8D" w:rsidRDefault="008E210F" w:rsidP="006153D4">
                                  <w:pPr>
                                    <w:rPr>
                                      <w:rFonts w:ascii="Times New Roman" w:hAnsi="Times New Roman" w:cs="Times New Roman"/>
                                      <w:sz w:val="18"/>
                                      <w:szCs w:val="18"/>
                                      <w:rPrChange w:id="3825"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3826" w:author="Maino Vieytes, Christian (NIH/NIA/IRP) [F]" w:date="2023-11-15T15:57:00Z">
                                        <w:rPr>
                                          <w:rFonts w:ascii="Times New Roman" w:hAnsi="Times New Roman" w:cs="Times New Roman"/>
                                          <w:sz w:val="20"/>
                                          <w:szCs w:val="20"/>
                                        </w:rPr>
                                      </w:rPrChange>
                                    </w:rPr>
                                    <w:t xml:space="preserve">** </w:t>
                                  </w:r>
                                  <w:r w:rsidRPr="008A6C8D">
                                    <w:rPr>
                                      <w:rFonts w:ascii="Times New Roman" w:hAnsi="Times New Roman" w:cs="Times New Roman"/>
                                      <w:i/>
                                      <w:iCs/>
                                      <w:sz w:val="18"/>
                                      <w:szCs w:val="18"/>
                                      <w:rPrChange w:id="3827" w:author="Maino Vieytes, Christian (NIH/NIA/IRP) [F]" w:date="2023-11-15T15:57:00Z">
                                        <w:rPr>
                                          <w:rFonts w:ascii="Times New Roman" w:hAnsi="Times New Roman" w:cs="Times New Roman"/>
                                          <w:i/>
                                          <w:iCs/>
                                          <w:sz w:val="20"/>
                                          <w:szCs w:val="20"/>
                                        </w:rPr>
                                      </w:rPrChange>
                                    </w:rPr>
                                    <w:t xml:space="preserve">p </w:t>
                                  </w:r>
                                  <w:r w:rsidRPr="008A6C8D">
                                    <w:rPr>
                                      <w:rFonts w:ascii="Times New Roman" w:hAnsi="Times New Roman" w:cs="Times New Roman"/>
                                      <w:sz w:val="18"/>
                                      <w:szCs w:val="18"/>
                                      <w:rPrChange w:id="3828" w:author="Maino Vieytes, Christian (NIH/NIA/IRP) [F]" w:date="2023-11-15T15:57:00Z">
                                        <w:rPr>
                                          <w:rFonts w:ascii="Times New Roman" w:hAnsi="Times New Roman" w:cs="Times New Roman"/>
                                          <w:sz w:val="20"/>
                                          <w:szCs w:val="20"/>
                                        </w:rPr>
                                      </w:rPrChange>
                                    </w:rPr>
                                    <w:t xml:space="preserve">&lt; 0.01; * </w:t>
                                  </w:r>
                                  <w:r w:rsidRPr="008A6C8D">
                                    <w:rPr>
                                      <w:rFonts w:ascii="Times New Roman" w:hAnsi="Times New Roman" w:cs="Times New Roman"/>
                                      <w:i/>
                                      <w:iCs/>
                                      <w:sz w:val="18"/>
                                      <w:szCs w:val="18"/>
                                      <w:rPrChange w:id="3829" w:author="Maino Vieytes, Christian (NIH/NIA/IRP) [F]" w:date="2023-11-15T15:57:00Z">
                                        <w:rPr>
                                          <w:rFonts w:ascii="Times New Roman" w:hAnsi="Times New Roman" w:cs="Times New Roman"/>
                                          <w:i/>
                                          <w:iCs/>
                                          <w:sz w:val="20"/>
                                          <w:szCs w:val="20"/>
                                        </w:rPr>
                                      </w:rPrChange>
                                    </w:rPr>
                                    <w:t xml:space="preserve">p </w:t>
                                  </w:r>
                                  <w:r w:rsidRPr="008A6C8D">
                                    <w:rPr>
                                      <w:rFonts w:ascii="Times New Roman" w:hAnsi="Times New Roman" w:cs="Times New Roman"/>
                                      <w:sz w:val="18"/>
                                      <w:szCs w:val="18"/>
                                      <w:rPrChange w:id="3830" w:author="Maino Vieytes, Christian (NIH/NIA/IRP) [F]" w:date="2023-11-15T15:57:00Z">
                                        <w:rPr>
                                          <w:rFonts w:ascii="Times New Roman" w:hAnsi="Times New Roman" w:cs="Times New Roman"/>
                                          <w:sz w:val="20"/>
                                          <w:szCs w:val="20"/>
                                        </w:rPr>
                                      </w:rPrChange>
                                    </w:rPr>
                                    <w:t>&lt; 0.05</w:t>
                                  </w:r>
                                </w:p>
                                <w:p w14:paraId="15CD5C6B" w14:textId="77777777" w:rsidR="008E210F" w:rsidRPr="008A6C8D" w:rsidRDefault="008E210F" w:rsidP="006153D4">
                                  <w:pPr>
                                    <w:rPr>
                                      <w:rFonts w:ascii="Times New Roman" w:hAnsi="Times New Roman" w:cs="Times New Roman"/>
                                      <w:sz w:val="18"/>
                                      <w:szCs w:val="18"/>
                                      <w:rPrChange w:id="3831"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3832" w:author="Maino Vieytes, Christian (NIH/NIA/IRP) [F]" w:date="2023-11-15T15:57:00Z">
                                        <w:rPr>
                                          <w:rFonts w:ascii="Times New Roman" w:hAnsi="Times New Roman" w:cs="Times New Roman"/>
                                          <w:sz w:val="20"/>
                                          <w:szCs w:val="20"/>
                                          <w:vertAlign w:val="superscript"/>
                                        </w:rPr>
                                      </w:rPrChange>
                                    </w:rPr>
                                    <w:t xml:space="preserve">a </w:t>
                                  </w:r>
                                  <w:r w:rsidRPr="008A6C8D">
                                    <w:rPr>
                                      <w:rFonts w:ascii="Times New Roman" w:hAnsi="Times New Roman" w:cs="Times New Roman"/>
                                      <w:sz w:val="18"/>
                                      <w:szCs w:val="18"/>
                                      <w:rPrChange w:id="3833" w:author="Maino Vieytes, Christian (NIH/NIA/IRP) [F]" w:date="2023-11-15T15:57:00Z">
                                        <w:rPr>
                                          <w:rFonts w:ascii="Times New Roman" w:hAnsi="Times New Roman" w:cs="Times New Roman"/>
                                          <w:sz w:val="20"/>
                                          <w:szCs w:val="20"/>
                                        </w:rPr>
                                      </w:rPrChange>
                                    </w:rPr>
                                    <w:t>Test for trend across the quintiles of the dietary exposure. See Equation 2 in the main text.</w:t>
                                  </w:r>
                                </w:p>
                                <w:p w14:paraId="025F395C" w14:textId="77777777" w:rsidR="008E210F" w:rsidRPr="008A6C8D" w:rsidRDefault="008E210F" w:rsidP="006153D4">
                                  <w:pPr>
                                    <w:rPr>
                                      <w:rFonts w:ascii="Times New Roman" w:hAnsi="Times New Roman" w:cs="Times New Roman"/>
                                      <w:sz w:val="18"/>
                                      <w:szCs w:val="18"/>
                                      <w:rPrChange w:id="3834"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3835" w:author="Maino Vieytes, Christian (NIH/NIA/IRP) [F]" w:date="2023-11-15T15:57:00Z">
                                        <w:rPr>
                                          <w:rFonts w:ascii="Times New Roman" w:hAnsi="Times New Roman" w:cs="Times New Roman"/>
                                          <w:sz w:val="20"/>
                                          <w:szCs w:val="20"/>
                                          <w:vertAlign w:val="superscript"/>
                                        </w:rPr>
                                      </w:rPrChange>
                                    </w:rPr>
                                    <w:t xml:space="preserve">b </w:t>
                                  </w:r>
                                  <w:r w:rsidRPr="008A6C8D">
                                    <w:rPr>
                                      <w:rFonts w:ascii="Times New Roman" w:hAnsi="Times New Roman" w:cs="Times New Roman"/>
                                      <w:sz w:val="18"/>
                                      <w:szCs w:val="18"/>
                                      <w:rPrChange w:id="3836" w:author="Maino Vieytes, Christian (NIH/NIA/IRP) [F]" w:date="2023-11-15T15:57:00Z">
                                        <w:rPr>
                                          <w:rFonts w:ascii="Times New Roman" w:hAnsi="Times New Roman" w:cs="Times New Roman"/>
                                          <w:sz w:val="20"/>
                                          <w:szCs w:val="20"/>
                                        </w:rPr>
                                      </w:rPrChange>
                                    </w:rPr>
                                    <w:t>Hazard ratio for a standard deviation increase in the dietary exposure. See Equation 3 in the main text.</w:t>
                                  </w:r>
                                </w:p>
                                <w:p w14:paraId="1A2832A6" w14:textId="77777777" w:rsidR="008E210F" w:rsidRPr="008A6C8D" w:rsidRDefault="008E210F" w:rsidP="006153D4">
                                  <w:pPr>
                                    <w:rPr>
                                      <w:rFonts w:ascii="Times New Roman" w:hAnsi="Times New Roman" w:cs="Times New Roman"/>
                                      <w:sz w:val="18"/>
                                      <w:szCs w:val="18"/>
                                      <w:rPrChange w:id="3837"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3838" w:author="Maino Vieytes, Christian (NIH/NIA/IRP) [F]" w:date="2023-11-15T15:57:00Z">
                                        <w:rPr>
                                          <w:rFonts w:ascii="Times New Roman" w:hAnsi="Times New Roman" w:cs="Times New Roman"/>
                                          <w:sz w:val="20"/>
                                          <w:szCs w:val="20"/>
                                          <w:vertAlign w:val="superscript"/>
                                        </w:rPr>
                                      </w:rPrChange>
                                    </w:rPr>
                                    <w:t xml:space="preserve">c </w:t>
                                  </w:r>
                                  <w:r w:rsidRPr="008A6C8D">
                                    <w:rPr>
                                      <w:rFonts w:ascii="Times New Roman" w:hAnsi="Times New Roman" w:cs="Times New Roman"/>
                                      <w:sz w:val="18"/>
                                      <w:szCs w:val="18"/>
                                      <w:rPrChange w:id="3839" w:author="Maino Vieytes, Christian (NIH/NIA/IRP) [F]" w:date="2023-11-15T15:57:00Z">
                                        <w:rPr>
                                          <w:rFonts w:ascii="Times New Roman" w:hAnsi="Times New Roman" w:cs="Times New Roman"/>
                                          <w:sz w:val="20"/>
                                          <w:szCs w:val="20"/>
                                        </w:rPr>
                                      </w:rPrChange>
                                    </w:rPr>
                                    <w:t xml:space="preserve">Likelihood ratio test </w:t>
                                  </w:r>
                                  <w:r w:rsidRPr="008A6C8D">
                                    <w:rPr>
                                      <w:rFonts w:ascii="Times New Roman" w:hAnsi="Times New Roman" w:cs="Times New Roman"/>
                                      <w:i/>
                                      <w:iCs/>
                                      <w:sz w:val="18"/>
                                      <w:szCs w:val="18"/>
                                      <w:rPrChange w:id="3840" w:author="Maino Vieytes, Christian (NIH/NIA/IRP) [F]" w:date="2023-11-15T15:57:00Z">
                                        <w:rPr>
                                          <w:rFonts w:ascii="Times New Roman" w:hAnsi="Times New Roman" w:cs="Times New Roman"/>
                                          <w:i/>
                                          <w:iCs/>
                                          <w:sz w:val="20"/>
                                          <w:szCs w:val="20"/>
                                        </w:rPr>
                                      </w:rPrChange>
                                    </w:rPr>
                                    <w:t>p</w:t>
                                  </w:r>
                                  <w:r w:rsidRPr="008A6C8D">
                                    <w:rPr>
                                      <w:rFonts w:ascii="Times New Roman" w:hAnsi="Times New Roman" w:cs="Times New Roman"/>
                                      <w:sz w:val="18"/>
                                      <w:szCs w:val="18"/>
                                      <w:rPrChange w:id="3841" w:author="Maino Vieytes, Christian (NIH/NIA/IRP) [F]" w:date="2023-11-15T15:57:00Z">
                                        <w:rPr>
                                          <w:rFonts w:ascii="Times New Roman" w:hAnsi="Times New Roman" w:cs="Times New Roman"/>
                                          <w:sz w:val="20"/>
                                          <w:szCs w:val="20"/>
                                        </w:rPr>
                                      </w:rPrChange>
                                    </w:rPr>
                                    <w:t>-value for a natural cubic spline model (Equation 4 in the main text) compared to specifying the model with the scaled dietary exposure (Equation 3).</w:t>
                                  </w:r>
                                </w:p>
                                <w:p w14:paraId="132BD4F0" w14:textId="77777777" w:rsidR="008E210F" w:rsidRPr="008A6C8D" w:rsidRDefault="008E210F" w:rsidP="00D9498C">
                                  <w:pPr>
                                    <w:rPr>
                                      <w:rFonts w:ascii="Times New Roman" w:hAnsi="Times New Roman" w:cs="Times New Roman"/>
                                      <w:sz w:val="18"/>
                                      <w:szCs w:val="18"/>
                                      <w:lang w:bidi="en-US"/>
                                      <w:rPrChange w:id="3842" w:author="Maino Vieytes, Christian (NIH/NIA/IRP) [F]" w:date="2023-11-15T15:57:00Z">
                                        <w:rPr>
                                          <w:rFonts w:ascii="Times New Roman" w:hAnsi="Times New Roman" w:cs="Times New Roman"/>
                                          <w:sz w:val="20"/>
                                          <w:szCs w:val="20"/>
                                          <w:lang w:bidi="en-US"/>
                                        </w:rPr>
                                      </w:rPrChange>
                                    </w:rPr>
                                  </w:pPr>
                                  <w:r w:rsidRPr="008A6C8D">
                                    <w:rPr>
                                      <w:rFonts w:ascii="Times New Roman" w:hAnsi="Times New Roman" w:cs="Times New Roman"/>
                                      <w:sz w:val="18"/>
                                      <w:szCs w:val="18"/>
                                      <w:vertAlign w:val="superscript"/>
                                      <w:lang w:bidi="en-US"/>
                                      <w:rPrChange w:id="3843" w:author="Maino Vieytes, Christian (NIH/NIA/IRP) [F]" w:date="2023-11-15T15:57:00Z">
                                        <w:rPr>
                                          <w:rFonts w:ascii="Times New Roman" w:hAnsi="Times New Roman" w:cs="Times New Roman"/>
                                          <w:sz w:val="20"/>
                                          <w:szCs w:val="20"/>
                                          <w:vertAlign w:val="superscript"/>
                                          <w:lang w:bidi="en-US"/>
                                        </w:rPr>
                                      </w:rPrChange>
                                    </w:rPr>
                                    <w:t>d</w:t>
                                  </w:r>
                                  <w:r w:rsidRPr="008A6C8D">
                                    <w:rPr>
                                      <w:rFonts w:ascii="Times New Roman" w:hAnsi="Times New Roman" w:cs="Times New Roman"/>
                                      <w:sz w:val="18"/>
                                      <w:szCs w:val="18"/>
                                      <w:lang w:bidi="en-US"/>
                                      <w:rPrChange w:id="3844" w:author="Maino Vieytes, Christian (NIH/NIA/IRP) [F]" w:date="2023-11-15T15:57:00Z">
                                        <w:rPr>
                                          <w:rFonts w:ascii="Times New Roman" w:hAnsi="Times New Roman" w:cs="Times New Roman"/>
                                          <w:sz w:val="20"/>
                                          <w:szCs w:val="20"/>
                                          <w:lang w:bidi="en-US"/>
                                        </w:rPr>
                                      </w:rPrChange>
                                    </w:rPr>
                                    <w:t xml:space="preserve"> All models adjusted for age, sex, race, BMI, household size, family income-to-poverty ratio, education status, health insurance status, receipt of SNAP benefits, food insecurity status, alcohol intake, smoking status, total caloric intake, weekly MET minutes, and the Charlson Comorbidity Index score.</w:t>
                                  </w:r>
                                </w:p>
                                <w:p w14:paraId="1394C25F" w14:textId="77777777" w:rsidR="008E210F" w:rsidRPr="008A6C8D" w:rsidRDefault="008E210F" w:rsidP="006153D4">
                                  <w:pPr>
                                    <w:rPr>
                                      <w:rFonts w:ascii="Times New Roman" w:hAnsi="Times New Roman" w:cs="Times New Roman"/>
                                      <w:sz w:val="18"/>
                                      <w:szCs w:val="18"/>
                                      <w:lang w:bidi="en-US"/>
                                      <w:rPrChange w:id="3845" w:author="Maino Vieytes, Christian (NIH/NIA/IRP) [F]" w:date="2023-11-15T15:57:00Z">
                                        <w:rPr>
                                          <w:rFonts w:ascii="Times New Roman" w:hAnsi="Times New Roman" w:cs="Times New Roman"/>
                                          <w:sz w:val="20"/>
                                          <w:szCs w:val="20"/>
                                          <w:lang w:bidi="en-US"/>
                                        </w:rPr>
                                      </w:rPrChange>
                                    </w:rPr>
                                  </w:pPr>
                                  <w:r w:rsidRPr="008A6C8D">
                                    <w:rPr>
                                      <w:rFonts w:ascii="Times New Roman" w:hAnsi="Times New Roman" w:cs="Times New Roman"/>
                                      <w:sz w:val="18"/>
                                      <w:szCs w:val="18"/>
                                      <w:vertAlign w:val="superscript"/>
                                      <w:lang w:bidi="en-US"/>
                                      <w:rPrChange w:id="3846" w:author="Maino Vieytes, Christian (NIH/NIA/IRP) [F]" w:date="2023-11-15T15:57:00Z">
                                        <w:rPr>
                                          <w:rFonts w:ascii="Times New Roman" w:hAnsi="Times New Roman" w:cs="Times New Roman"/>
                                          <w:sz w:val="20"/>
                                          <w:szCs w:val="20"/>
                                          <w:vertAlign w:val="superscript"/>
                                          <w:lang w:bidi="en-US"/>
                                        </w:rPr>
                                      </w:rPrChange>
                                    </w:rPr>
                                    <w:t xml:space="preserve">e </w:t>
                                  </w:r>
                                  <w:r w:rsidRPr="008A6C8D">
                                    <w:rPr>
                                      <w:rFonts w:ascii="Times New Roman" w:hAnsi="Times New Roman" w:cs="Times New Roman"/>
                                      <w:sz w:val="18"/>
                                      <w:szCs w:val="18"/>
                                      <w:lang w:bidi="en-US"/>
                                      <w:rPrChange w:id="3847" w:author="Maino Vieytes, Christian (NIH/NIA/IRP) [F]" w:date="2023-11-15T15:57:00Z">
                                        <w:rPr>
                                          <w:rFonts w:ascii="Times New Roman" w:hAnsi="Times New Roman" w:cs="Times New Roman"/>
                                          <w:sz w:val="20"/>
                                          <w:szCs w:val="20"/>
                                          <w:lang w:bidi="en-US"/>
                                        </w:rPr>
                                      </w:rPrChange>
                                    </w:rPr>
                                    <w:t>Healthy Eating Index 2015</w:t>
                                  </w:r>
                                </w:p>
                                <w:p w14:paraId="4CF17F6B" w14:textId="77777777" w:rsidR="008E210F" w:rsidRPr="008A6C8D" w:rsidRDefault="008E210F" w:rsidP="006153D4">
                                  <w:pPr>
                                    <w:rPr>
                                      <w:rFonts w:ascii="Times New Roman" w:hAnsi="Times New Roman" w:cs="Times New Roman"/>
                                      <w:sz w:val="18"/>
                                      <w:szCs w:val="18"/>
                                      <w:vertAlign w:val="superscript"/>
                                      <w:lang w:bidi="en-US"/>
                                      <w:rPrChange w:id="3848" w:author="Maino Vieytes, Christian (NIH/NIA/IRP) [F]" w:date="2023-11-15T15:57:00Z">
                                        <w:rPr>
                                          <w:rFonts w:ascii="Times New Roman" w:hAnsi="Times New Roman" w:cs="Times New Roman"/>
                                          <w:sz w:val="20"/>
                                          <w:szCs w:val="20"/>
                                          <w:vertAlign w:val="superscript"/>
                                          <w:lang w:bidi="en-US"/>
                                        </w:rPr>
                                      </w:rPrChange>
                                    </w:rPr>
                                  </w:pPr>
                                  <w:r w:rsidRPr="008A6C8D">
                                    <w:rPr>
                                      <w:rFonts w:ascii="Times New Roman" w:hAnsi="Times New Roman" w:cs="Times New Roman"/>
                                      <w:b/>
                                      <w:bCs/>
                                      <w:sz w:val="18"/>
                                      <w:szCs w:val="18"/>
                                      <w:vertAlign w:val="superscript"/>
                                      <w:lang w:bidi="en-US"/>
                                      <w:rPrChange w:id="3849" w:author="Maino Vieytes, Christian (NIH/NIA/IRP) [F]" w:date="2023-11-15T15:57:00Z">
                                        <w:rPr>
                                          <w:rFonts w:ascii="Times New Roman" w:hAnsi="Times New Roman" w:cs="Times New Roman"/>
                                          <w:b/>
                                          <w:bCs/>
                                          <w:sz w:val="20"/>
                                          <w:szCs w:val="20"/>
                                          <w:vertAlign w:val="superscript"/>
                                          <w:lang w:bidi="en-US"/>
                                        </w:rPr>
                                      </w:rPrChange>
                                    </w:rPr>
                                    <w:t>†</w:t>
                                  </w:r>
                                  <w:r w:rsidRPr="008A6C8D">
                                    <w:rPr>
                                      <w:rFonts w:ascii="Times New Roman" w:hAnsi="Times New Roman" w:cs="Times New Roman"/>
                                      <w:sz w:val="18"/>
                                      <w:szCs w:val="18"/>
                                      <w:lang w:bidi="en-US"/>
                                      <w:rPrChange w:id="3850" w:author="Maino Vieytes, Christian (NIH/NIA/IRP) [F]" w:date="2023-11-15T15:57:00Z">
                                        <w:rPr>
                                          <w:rFonts w:ascii="Times New Roman" w:hAnsi="Times New Roman" w:cs="Times New Roman"/>
                                          <w:sz w:val="20"/>
                                          <w:szCs w:val="20"/>
                                          <w:lang w:bidi="en-US"/>
                                        </w:rPr>
                                      </w:rPrChange>
                                    </w:rPr>
                                    <w:t xml:space="preserve"> Dietary pattern obtained using penalized logistic regression; </w:t>
                                  </w:r>
                                  <w:r w:rsidRPr="008A6C8D">
                                    <w:rPr>
                                      <w:rFonts w:ascii="Times New Roman" w:hAnsi="Times New Roman" w:cs="Times New Roman"/>
                                      <w:b/>
                                      <w:bCs/>
                                      <w:sz w:val="18"/>
                                      <w:szCs w:val="18"/>
                                      <w:vertAlign w:val="superscript"/>
                                      <w:lang w:bidi="en-US"/>
                                      <w:rPrChange w:id="3851" w:author="Maino Vieytes, Christian (NIH/NIA/IRP) [F]" w:date="2023-11-15T15:57:00Z">
                                        <w:rPr>
                                          <w:rFonts w:ascii="Times New Roman" w:hAnsi="Times New Roman" w:cs="Times New Roman"/>
                                          <w:b/>
                                          <w:bCs/>
                                          <w:sz w:val="20"/>
                                          <w:szCs w:val="20"/>
                                          <w:vertAlign w:val="superscript"/>
                                          <w:lang w:bidi="en-US"/>
                                        </w:rPr>
                                      </w:rPrChange>
                                    </w:rPr>
                                    <w:t xml:space="preserve">‡ </w:t>
                                  </w:r>
                                  <w:r w:rsidRPr="008A6C8D">
                                    <w:rPr>
                                      <w:rFonts w:ascii="Times New Roman" w:hAnsi="Times New Roman" w:cs="Times New Roman"/>
                                      <w:sz w:val="18"/>
                                      <w:szCs w:val="18"/>
                                      <w:lang w:bidi="en-US"/>
                                      <w:rPrChange w:id="3852" w:author="Maino Vieytes, Christian (NIH/NIA/IRP) [F]" w:date="2023-11-15T15:57:00Z">
                                        <w:rPr>
                                          <w:rFonts w:ascii="Times New Roman" w:hAnsi="Times New Roman" w:cs="Times New Roman"/>
                                          <w:sz w:val="20"/>
                                          <w:szCs w:val="20"/>
                                          <w:lang w:bidi="en-US"/>
                                        </w:rPr>
                                      </w:rPrChange>
                                    </w:rPr>
                                    <w:t>Dietary pattern obtained using principal components analysis (PCA).</w:t>
                                  </w:r>
                                </w:p>
                                <w:p w14:paraId="67B1FB98" w14:textId="77777777" w:rsidR="008E210F" w:rsidRPr="001B0EAA" w:rsidRDefault="008E210F" w:rsidP="006153D4">
                                  <w:pPr>
                                    <w:rPr>
                                      <w:ins w:id="3853" w:author="Maino Vieytes, Christian (NIH/NIA/IRP) [F]" w:date="2023-11-15T15:59:00Z"/>
                                      <w:rFonts w:ascii="Times New Roman" w:hAnsi="Times New Roman" w:cs="Times New Roman"/>
                                      <w:sz w:val="18"/>
                                      <w:szCs w:val="18"/>
                                      <w:lang w:bidi="en-US"/>
                                    </w:rPr>
                                  </w:pPr>
                                  <w:r w:rsidRPr="008A6C8D">
                                    <w:rPr>
                                      <w:rFonts w:ascii="Times New Roman" w:hAnsi="Times New Roman" w:cs="Times New Roman"/>
                                      <w:sz w:val="18"/>
                                      <w:szCs w:val="18"/>
                                      <w:lang w:bidi="en-US"/>
                                      <w:rPrChange w:id="3854" w:author="Maino Vieytes, Christian (NIH/NIA/IRP) [F]" w:date="2023-11-15T15:57:00Z">
                                        <w:rPr>
                                          <w:rFonts w:ascii="Times New Roman" w:hAnsi="Times New Roman" w:cs="Times New Roman"/>
                                          <w:sz w:val="20"/>
                                          <w:szCs w:val="20"/>
                                          <w:lang w:bidi="en-US"/>
                                        </w:rPr>
                                      </w:rPrChange>
                                    </w:rPr>
                                    <w:t>Subjects were weighted, and the analysis was performed according to NCHS guidelines.</w:t>
                                  </w:r>
                                </w:p>
                                <w:p w14:paraId="4C3128CD" w14:textId="44D083CB" w:rsidR="008A6C8D" w:rsidRPr="001B0EAA" w:rsidRDefault="008A6C8D" w:rsidP="006153D4">
                                  <w:pPr>
                                    <w:rPr>
                                      <w:ins w:id="3855" w:author="Maino Vieytes, Christian (NIH/NIA/IRP) [F]" w:date="2023-11-15T15:58:00Z"/>
                                      <w:rFonts w:ascii="Times New Roman" w:hAnsi="Times New Roman" w:cs="Times New Roman"/>
                                      <w:sz w:val="18"/>
                                      <w:szCs w:val="18"/>
                                      <w:lang w:bidi="en-US"/>
                                    </w:rPr>
                                  </w:pPr>
                                  <w:ins w:id="3856" w:author="Maino Vieytes, Christian (NIH/NIA/IRP) [F]" w:date="2023-11-15T15:59:00Z">
                                    <w:r w:rsidRPr="001B0EAA">
                                      <w:rPr>
                                        <w:rFonts w:ascii="Times New Roman" w:hAnsi="Times New Roman" w:cs="Times New Roman"/>
                                        <w:sz w:val="18"/>
                                        <w:szCs w:val="18"/>
                                        <w:lang w:bidi="en-US"/>
                                      </w:rPr>
                                      <w:t>This survival analysis was performed on the testing subsample described in the main text (</w:t>
                                    </w:r>
                                    <w:r w:rsidRPr="001B0EAA">
                                      <w:rPr>
                                        <w:rFonts w:ascii="Times New Roman" w:hAnsi="Times New Roman" w:cs="Times New Roman"/>
                                        <w:i/>
                                        <w:iCs/>
                                        <w:sz w:val="18"/>
                                        <w:szCs w:val="18"/>
                                        <w:lang w:bidi="en-US"/>
                                      </w:rPr>
                                      <w:t>n</w:t>
                                    </w:r>
                                    <w:r w:rsidRPr="001B0EAA">
                                      <w:rPr>
                                        <w:rFonts w:ascii="Times New Roman" w:hAnsi="Times New Roman" w:cs="Times New Roman"/>
                                        <w:sz w:val="18"/>
                                        <w:szCs w:val="18"/>
                                        <w:lang w:bidi="en-US"/>
                                      </w:rPr>
                                      <w:t xml:space="preserve"> = 1246).</w:t>
                                    </w:r>
                                  </w:ins>
                                </w:p>
                                <w:p w14:paraId="6DA09BF2" w14:textId="4136C68C" w:rsidR="008A6C8D" w:rsidRPr="001B0EAA" w:rsidRDefault="008A6C8D" w:rsidP="006153D4">
                                  <w:pPr>
                                    <w:rPr>
                                      <w:rFonts w:ascii="Times New Roman" w:hAnsi="Times New Roman" w:cs="Times New Roman"/>
                                      <w:sz w:val="18"/>
                                      <w:szCs w:val="18"/>
                                      <w:lang w:bidi="en-US"/>
                                      <w:rPrChange w:id="3857" w:author="Maino Vieytes, Christian (NIH/NIA/IRP) [F]" w:date="2023-11-15T16:00:00Z">
                                        <w:rPr>
                                          <w:rFonts w:ascii="Times New Roman" w:hAnsi="Times New Roman" w:cs="Times New Roman"/>
                                          <w:sz w:val="20"/>
                                          <w:szCs w:val="20"/>
                                          <w:lang w:bidi="en-US"/>
                                        </w:rPr>
                                      </w:rPrChange>
                                    </w:rPr>
                                  </w:pPr>
                                  <w:ins w:id="3858" w:author="Maino Vieytes, Christian (NIH/NIA/IRP) [F]" w:date="2023-11-15T15:58:00Z">
                                    <w:r w:rsidRPr="001B0EAA">
                                      <w:rPr>
                                        <w:rFonts w:ascii="Times New Roman" w:hAnsi="Times New Roman" w:cs="Times New Roman"/>
                                        <w:sz w:val="18"/>
                                        <w:szCs w:val="18"/>
                                        <w:lang w:bidi="en-US"/>
                                        <w:rPrChange w:id="3859" w:author="Maino Vieytes, Christian (NIH/NIA/IRP) [F]" w:date="2023-11-15T16:00:00Z">
                                          <w:rPr>
                                            <w:rFonts w:ascii="Times New Roman" w:hAnsi="Times New Roman" w:cs="Times New Roman"/>
                                            <w:sz w:val="20"/>
                                            <w:szCs w:val="20"/>
                                            <w:lang w:bidi="en-US"/>
                                          </w:rPr>
                                        </w:rPrChange>
                                      </w:rPr>
                                      <w:t>All dietary patterns extraction procedures were performed on the training subsample described in the main text (</w:t>
                                    </w:r>
                                    <w:r w:rsidRPr="001B0EAA">
                                      <w:rPr>
                                        <w:rFonts w:ascii="Times New Roman" w:hAnsi="Times New Roman" w:cs="Times New Roman"/>
                                        <w:i/>
                                        <w:iCs/>
                                        <w:sz w:val="18"/>
                                        <w:szCs w:val="18"/>
                                        <w:lang w:bidi="en-US"/>
                                        <w:rPrChange w:id="3860" w:author="Maino Vieytes, Christian (NIH/NIA/IRP) [F]" w:date="2023-11-15T16:00:00Z">
                                          <w:rPr>
                                            <w:rFonts w:ascii="Times New Roman" w:hAnsi="Times New Roman" w:cs="Times New Roman"/>
                                            <w:i/>
                                            <w:iCs/>
                                            <w:sz w:val="20"/>
                                            <w:szCs w:val="20"/>
                                            <w:lang w:bidi="en-US"/>
                                          </w:rPr>
                                        </w:rPrChange>
                                      </w:rPr>
                                      <w:t xml:space="preserve">n </w:t>
                                    </w:r>
                                    <w:r w:rsidRPr="001B0EAA">
                                      <w:rPr>
                                        <w:rFonts w:ascii="Times New Roman" w:hAnsi="Times New Roman" w:cs="Times New Roman"/>
                                        <w:sz w:val="18"/>
                                        <w:szCs w:val="18"/>
                                        <w:lang w:bidi="en-US"/>
                                        <w:rPrChange w:id="3861" w:author="Maino Vieytes, Christian (NIH/NIA/IRP) [F]" w:date="2023-11-15T16:00:00Z">
                                          <w:rPr>
                                            <w:rFonts w:ascii="Times New Roman" w:hAnsi="Times New Roman" w:cs="Times New Roman"/>
                                            <w:sz w:val="20"/>
                                            <w:szCs w:val="20"/>
                                            <w:lang w:bidi="en-US"/>
                                          </w:rPr>
                                        </w:rPrChange>
                                      </w:rPr>
                                      <w:t>= 1247).</w:t>
                                    </w:r>
                                  </w:ins>
                                </w:p>
                                <w:p w14:paraId="320DDA40" w14:textId="77777777" w:rsidR="008E210F" w:rsidRPr="008A6C8D" w:rsidRDefault="008E210F" w:rsidP="00D9498C">
                                  <w:pPr>
                                    <w:rPr>
                                      <w:rFonts w:ascii="Times New Roman" w:hAnsi="Times New Roman" w:cs="Times New Roman"/>
                                      <w:b/>
                                      <w:bCs/>
                                      <w:sz w:val="18"/>
                                      <w:szCs w:val="18"/>
                                      <w:lang w:bidi="en-US"/>
                                      <w:rPrChange w:id="3862" w:author="Maino Vieytes, Christian (NIH/NIA/IRP) [F]" w:date="2023-11-15T15:57:00Z">
                                        <w:rPr>
                                          <w:rFonts w:ascii="Times New Roman" w:hAnsi="Times New Roman" w:cs="Times New Roman"/>
                                          <w:b/>
                                          <w:bCs/>
                                          <w:sz w:val="20"/>
                                          <w:szCs w:val="20"/>
                                          <w:lang w:bidi="en-US"/>
                                        </w:rPr>
                                      </w:rPrChange>
                                    </w:rPr>
                                  </w:pPr>
                                </w:p>
                                <w:p w14:paraId="587A8F88" w14:textId="77777777" w:rsidR="008E210F" w:rsidRPr="008A6C8D" w:rsidRDefault="008E210F" w:rsidP="00D9498C">
                                  <w:pPr>
                                    <w:rPr>
                                      <w:rFonts w:ascii="Times New Roman" w:hAnsi="Times New Roman" w:cs="Times New Roman"/>
                                      <w:sz w:val="18"/>
                                      <w:szCs w:val="18"/>
                                      <w:rPrChange w:id="3863" w:author="Maino Vieytes, Christian (NIH/NIA/IRP) [F]" w:date="2023-11-15T15:57:00Z">
                                        <w:rPr>
                                          <w:rFonts w:ascii="Times New Roman" w:hAnsi="Times New Roman" w:cs="Times New Roman"/>
                                          <w:sz w:val="20"/>
                                          <w:szCs w:val="20"/>
                                        </w:rPr>
                                      </w:rPrChange>
                                    </w:rPr>
                                  </w:pPr>
                                </w:p>
                              </w:tc>
                            </w:tr>
                          </w:tbl>
                          <w:p w14:paraId="0BE59F79" w14:textId="77777777" w:rsidR="008E210F" w:rsidRDefault="008E210F" w:rsidP="008E21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6222C" id="Text Box 8" o:spid="_x0000_s1030" type="#_x0000_t202" style="position:absolute;left:0;text-align:left;margin-left:-12.5pt;margin-top:-20.65pt;width:736.65pt;height:3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" fillcolor="white [3201]" stroked="f" strokeweight=".5pt">
                <v:textbox>
                  <w:txbxContent>
                    <w:tbl>
                      <w:tblPr>
                        <w:tblStyle w:val="TableGrid"/>
                        <w:tblW w:w="15091" w:type="dxa"/>
                        <w:tblLook w:val="04A0" w:firstRow="1" w:lastRow="0" w:firstColumn="1" w:lastColumn="0" w:noHBand="0" w:noVBand="1"/>
                        <w:tblPrChange w:id="3864" w:author="Maino Vieytes, Christian (NIH/NIA/IRP) [F]" w:date="2023-11-15T16:23:00Z">
                          <w:tblPr>
                            <w:tblStyle w:val="TableGrid"/>
                            <w:tblW w:w="14395" w:type="dxa"/>
                            <w:tblLook w:val="04A0" w:firstRow="1" w:lastRow="0" w:firstColumn="1" w:lastColumn="0" w:noHBand="0" w:noVBand="1"/>
                          </w:tblPr>
                        </w:tblPrChange>
                      </w:tblPr>
                      <w:tblGrid>
                        <w:gridCol w:w="2317"/>
                        <w:gridCol w:w="936"/>
                        <w:gridCol w:w="846"/>
                        <w:gridCol w:w="1616"/>
                        <w:gridCol w:w="1716"/>
                        <w:gridCol w:w="1716"/>
                        <w:gridCol w:w="1816"/>
                        <w:gridCol w:w="1196"/>
                        <w:gridCol w:w="1622"/>
                        <w:gridCol w:w="1310"/>
                        <w:tblGridChange w:id="3865">
                          <w:tblGrid>
                            <w:gridCol w:w="2317"/>
                            <w:gridCol w:w="720"/>
                            <w:gridCol w:w="216"/>
                            <w:gridCol w:w="504"/>
                            <w:gridCol w:w="342"/>
                            <w:gridCol w:w="1274"/>
                            <w:gridCol w:w="342"/>
                            <w:gridCol w:w="1374"/>
                            <w:gridCol w:w="342"/>
                            <w:gridCol w:w="1374"/>
                            <w:gridCol w:w="342"/>
                            <w:gridCol w:w="1474"/>
                            <w:gridCol w:w="342"/>
                            <w:gridCol w:w="658"/>
                            <w:gridCol w:w="342"/>
                            <w:gridCol w:w="116"/>
                            <w:gridCol w:w="80"/>
                            <w:gridCol w:w="1278"/>
                            <w:gridCol w:w="264"/>
                            <w:gridCol w:w="78"/>
                            <w:gridCol w:w="2"/>
                            <w:gridCol w:w="614"/>
                            <w:gridCol w:w="500"/>
                            <w:gridCol w:w="116"/>
                            <w:gridCol w:w="80"/>
                          </w:tblGrid>
                        </w:tblGridChange>
                      </w:tblGrid>
                      <w:tr w:rsidR="008E210F" w:rsidRPr="008A6C8D" w14:paraId="4DFC16C1" w14:textId="77777777" w:rsidTr="002B4FE9">
                        <w:trPr>
                          <w:trHeight w:val="320"/>
                          <w:trPrChange w:id="3866" w:author="Maino Vieytes, Christian (NIH/NIA/IRP) [F]" w:date="2023-11-15T16:23:00Z">
                            <w:trPr>
                              <w:gridAfter w:val="0"/>
                              <w:trHeight w:val="320"/>
                            </w:trPr>
                          </w:trPrChange>
                        </w:trPr>
                        <w:tc>
                          <w:tcPr>
                            <w:tcW w:w="15091" w:type="dxa"/>
                            <w:gridSpan w:val="10"/>
                            <w:noWrap/>
                            <w:vAlign w:val="center"/>
                            <w:tcPrChange w:id="3867" w:author="Maino Vieytes, Christian (NIH/NIA/IRP) [F]" w:date="2023-11-15T16:23:00Z">
                              <w:tcPr>
                                <w:tcW w:w="14395" w:type="dxa"/>
                                <w:gridSpan w:val="23"/>
                                <w:noWrap/>
                                <w:vAlign w:val="center"/>
                              </w:tcPr>
                            </w:tcPrChange>
                          </w:tcPr>
                          <w:p w14:paraId="488268D2" w14:textId="42609052" w:rsidR="008E210F" w:rsidRPr="008A6C8D" w:rsidRDefault="008E210F" w:rsidP="00D9498C">
                            <w:pPr>
                              <w:rPr>
                                <w:rFonts w:ascii="Times New Roman" w:hAnsi="Times New Roman" w:cs="Times New Roman"/>
                                <w:b/>
                                <w:bCs/>
                                <w:sz w:val="18"/>
                                <w:szCs w:val="18"/>
                                <w:rPrChange w:id="3868"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3869" w:author="Maino Vieytes, Christian (NIH/NIA/IRP) [F]" w:date="2023-11-15T15:57:00Z">
                                  <w:rPr>
                                    <w:rFonts w:ascii="Times New Roman" w:hAnsi="Times New Roman" w:cs="Times New Roman"/>
                                    <w:b/>
                                    <w:bCs/>
                                    <w:sz w:val="20"/>
                                    <w:szCs w:val="20"/>
                                  </w:rPr>
                                </w:rPrChange>
                              </w:rPr>
                              <w:t>Table 4</w:t>
                            </w:r>
                            <w:r w:rsidRPr="008A6C8D">
                              <w:rPr>
                                <w:rFonts w:ascii="Times New Roman" w:hAnsi="Times New Roman" w:cs="Times New Roman"/>
                                <w:sz w:val="18"/>
                                <w:szCs w:val="18"/>
                                <w:rPrChange w:id="3870" w:author="Maino Vieytes, Christian (NIH/NIA/IRP) [F]" w:date="2023-11-15T15:57:00Z">
                                  <w:rPr>
                                    <w:rFonts w:ascii="Times New Roman" w:hAnsi="Times New Roman" w:cs="Times New Roman"/>
                                    <w:sz w:val="20"/>
                                    <w:szCs w:val="20"/>
                                  </w:rPr>
                                </w:rPrChange>
                              </w:rPr>
                              <w:t xml:space="preserve">. Adjusted hazard ratios and 95% confidence intervals for the risks of all-cause and cause-specific mortalities, in relation to the dietary patterns, in the </w:t>
                            </w:r>
                            <w:del w:id="3871" w:author="Maino Vieytes, Christian (NIH/NIA/IRP) [F]" w:date="2023-11-15T15:55:00Z">
                              <w:r w:rsidRPr="008A6C8D" w:rsidDel="008A6C8D">
                                <w:rPr>
                                  <w:rFonts w:ascii="Times New Roman" w:hAnsi="Times New Roman" w:cs="Times New Roman"/>
                                  <w:sz w:val="18"/>
                                  <w:szCs w:val="18"/>
                                  <w:rPrChange w:id="3872" w:author="Maino Vieytes, Christian (NIH/NIA/IRP) [F]" w:date="2023-11-15T15:57:00Z">
                                    <w:rPr>
                                      <w:rFonts w:ascii="Times New Roman" w:hAnsi="Times New Roman" w:cs="Times New Roman"/>
                                      <w:sz w:val="20"/>
                                      <w:szCs w:val="20"/>
                                    </w:rPr>
                                  </w:rPrChange>
                                </w:rPr>
                                <w:delText>cancer survivor</w:delText>
                              </w:r>
                            </w:del>
                            <w:ins w:id="3873" w:author="Maino Vieytes, Christian (NIH/NIA/IRP) [F]" w:date="2023-11-15T15:55:00Z">
                              <w:r w:rsidR="008A6C8D" w:rsidRPr="008A6C8D">
                                <w:rPr>
                                  <w:rFonts w:ascii="Times New Roman" w:hAnsi="Times New Roman" w:cs="Times New Roman"/>
                                  <w:sz w:val="18"/>
                                  <w:szCs w:val="18"/>
                                </w:rPr>
                                <w:t>testing</w:t>
                              </w:r>
                            </w:ins>
                            <w:r w:rsidRPr="008A6C8D">
                              <w:rPr>
                                <w:rFonts w:ascii="Times New Roman" w:hAnsi="Times New Roman" w:cs="Times New Roman"/>
                                <w:sz w:val="18"/>
                                <w:szCs w:val="18"/>
                                <w:rPrChange w:id="3874" w:author="Maino Vieytes, Christian (NIH/NIA/IRP) [F]" w:date="2023-11-15T15:57:00Z">
                                  <w:rPr>
                                    <w:rFonts w:ascii="Times New Roman" w:hAnsi="Times New Roman" w:cs="Times New Roman"/>
                                    <w:sz w:val="20"/>
                                    <w:szCs w:val="20"/>
                                  </w:rPr>
                                </w:rPrChange>
                              </w:rPr>
                              <w:t xml:space="preserve"> </w:t>
                            </w:r>
                            <w:ins w:id="3875" w:author="Maino Vieytes, Christian (NIH/NIA/IRP) [F]" w:date="2023-11-15T15:55:00Z">
                              <w:r w:rsidR="008A6C8D" w:rsidRPr="008A6C8D">
                                <w:rPr>
                                  <w:rFonts w:ascii="Times New Roman" w:hAnsi="Times New Roman" w:cs="Times New Roman"/>
                                  <w:sz w:val="18"/>
                                  <w:szCs w:val="18"/>
                                </w:rPr>
                                <w:t>sub</w:t>
                              </w:r>
                            </w:ins>
                            <w:r w:rsidRPr="008A6C8D">
                              <w:rPr>
                                <w:rFonts w:ascii="Times New Roman" w:hAnsi="Times New Roman" w:cs="Times New Roman"/>
                                <w:sz w:val="18"/>
                                <w:szCs w:val="18"/>
                                <w:rPrChange w:id="3876" w:author="Maino Vieytes, Christian (NIH/NIA/IRP) [F]" w:date="2023-11-15T15:57:00Z">
                                  <w:rPr>
                                    <w:rFonts w:ascii="Times New Roman" w:hAnsi="Times New Roman" w:cs="Times New Roman"/>
                                    <w:sz w:val="20"/>
                                    <w:szCs w:val="20"/>
                                  </w:rPr>
                                </w:rPrChange>
                              </w:rPr>
                              <w:t>sample (</w:t>
                            </w:r>
                            <w:r w:rsidRPr="008A6C8D">
                              <w:rPr>
                                <w:rFonts w:ascii="Times New Roman" w:hAnsi="Times New Roman" w:cs="Times New Roman"/>
                                <w:i/>
                                <w:iCs/>
                                <w:sz w:val="18"/>
                                <w:szCs w:val="18"/>
                                <w:rPrChange w:id="3877" w:author="Maino Vieytes, Christian (NIH/NIA/IRP) [F]" w:date="2023-11-15T15:57:00Z">
                                  <w:rPr>
                                    <w:rFonts w:ascii="Times New Roman" w:hAnsi="Times New Roman" w:cs="Times New Roman"/>
                                    <w:i/>
                                    <w:iCs/>
                                    <w:sz w:val="20"/>
                                    <w:szCs w:val="20"/>
                                  </w:rPr>
                                </w:rPrChange>
                              </w:rPr>
                              <w:t xml:space="preserve">n </w:t>
                            </w:r>
                            <w:r w:rsidRPr="008A6C8D">
                              <w:rPr>
                                <w:rFonts w:ascii="Times New Roman" w:hAnsi="Times New Roman" w:cs="Times New Roman"/>
                                <w:sz w:val="18"/>
                                <w:szCs w:val="18"/>
                                <w:rPrChange w:id="3878" w:author="Maino Vieytes, Christian (NIH/NIA/IRP) [F]" w:date="2023-11-15T15:57:00Z">
                                  <w:rPr>
                                    <w:rFonts w:ascii="Times New Roman" w:hAnsi="Times New Roman" w:cs="Times New Roman"/>
                                    <w:sz w:val="20"/>
                                    <w:szCs w:val="20"/>
                                  </w:rPr>
                                </w:rPrChange>
                              </w:rPr>
                              <w:t xml:space="preserve">= </w:t>
                            </w:r>
                            <w:del w:id="3879" w:author="Maino Vieytes, Christian (NIH/NIA/IRP) [F]" w:date="2023-11-15T15:55:00Z">
                              <w:r w:rsidRPr="008A6C8D" w:rsidDel="008A6C8D">
                                <w:rPr>
                                  <w:rFonts w:ascii="Times New Roman" w:hAnsi="Times New Roman" w:cs="Times New Roman"/>
                                  <w:sz w:val="18"/>
                                  <w:szCs w:val="18"/>
                                  <w:rPrChange w:id="3880" w:author="Maino Vieytes, Christian (NIH/NIA/IRP) [F]" w:date="2023-11-15T15:57:00Z">
                                    <w:rPr>
                                      <w:rFonts w:ascii="Times New Roman" w:hAnsi="Times New Roman" w:cs="Times New Roman"/>
                                      <w:sz w:val="20"/>
                                      <w:szCs w:val="20"/>
                                    </w:rPr>
                                  </w:rPrChange>
                                </w:rPr>
                                <w:delText>2493</w:delText>
                              </w:r>
                            </w:del>
                            <w:ins w:id="3881" w:author="Maino Vieytes, Christian (NIH/NIA/IRP) [F]" w:date="2023-11-15T15:55:00Z">
                              <w:r w:rsidR="008A6C8D" w:rsidRPr="008A6C8D">
                                <w:rPr>
                                  <w:rFonts w:ascii="Times New Roman" w:hAnsi="Times New Roman" w:cs="Times New Roman"/>
                                  <w:sz w:val="18"/>
                                  <w:szCs w:val="18"/>
                                </w:rPr>
                                <w:t>1246</w:t>
                              </w:r>
                            </w:ins>
                            <w:r w:rsidRPr="008A6C8D">
                              <w:rPr>
                                <w:rFonts w:ascii="Times New Roman" w:hAnsi="Times New Roman" w:cs="Times New Roman"/>
                                <w:sz w:val="18"/>
                                <w:szCs w:val="18"/>
                                <w:rPrChange w:id="3882" w:author="Maino Vieytes, Christian (NIH/NIA/IRP) [F]" w:date="2023-11-15T15:57:00Z">
                                  <w:rPr>
                                    <w:rFonts w:ascii="Times New Roman" w:hAnsi="Times New Roman" w:cs="Times New Roman"/>
                                    <w:sz w:val="20"/>
                                    <w:szCs w:val="20"/>
                                  </w:rPr>
                                </w:rPrChange>
                              </w:rPr>
                              <w:t>).</w:t>
                            </w:r>
                            <w:r w:rsidRPr="008A6C8D">
                              <w:rPr>
                                <w:rFonts w:ascii="Times New Roman" w:hAnsi="Times New Roman" w:cs="Times New Roman"/>
                                <w:i/>
                                <w:iCs/>
                                <w:sz w:val="18"/>
                                <w:szCs w:val="18"/>
                                <w:rPrChange w:id="3883" w:author="Maino Vieytes, Christian (NIH/NIA/IRP) [F]" w:date="2023-11-15T15:57:00Z">
                                  <w:rPr>
                                    <w:rFonts w:ascii="Times New Roman" w:hAnsi="Times New Roman" w:cs="Times New Roman"/>
                                    <w:i/>
                                    <w:iCs/>
                                    <w:sz w:val="20"/>
                                    <w:szCs w:val="20"/>
                                  </w:rPr>
                                </w:rPrChange>
                              </w:rPr>
                              <w:t xml:space="preserve"> </w:t>
                            </w:r>
                          </w:p>
                        </w:tc>
                      </w:tr>
                      <w:tr w:rsidR="008E210F" w:rsidRPr="008A6C8D" w14:paraId="024835C6" w14:textId="77777777" w:rsidTr="002B4FE9">
                        <w:trPr>
                          <w:trHeight w:val="320"/>
                          <w:trPrChange w:id="3884" w:author="Maino Vieytes, Christian (NIH/NIA/IRP) [F]" w:date="2023-11-15T16:23:00Z">
                            <w:trPr>
                              <w:gridAfter w:val="0"/>
                              <w:trHeight w:val="320"/>
                            </w:trPr>
                          </w:trPrChange>
                        </w:trPr>
                        <w:tc>
                          <w:tcPr>
                            <w:tcW w:w="2317" w:type="dxa"/>
                            <w:noWrap/>
                            <w:vAlign w:val="center"/>
                            <w:hideMark/>
                            <w:tcPrChange w:id="3885" w:author="Maino Vieytes, Christian (NIH/NIA/IRP) [F]" w:date="2023-11-15T16:23:00Z">
                              <w:tcPr>
                                <w:tcW w:w="2317" w:type="dxa"/>
                                <w:noWrap/>
                                <w:vAlign w:val="center"/>
                                <w:hideMark/>
                              </w:tcPr>
                            </w:tcPrChange>
                          </w:tcPr>
                          <w:p w14:paraId="5B01DB7A" w14:textId="77777777" w:rsidR="008E210F" w:rsidRPr="008A6C8D" w:rsidRDefault="008E210F" w:rsidP="00D9498C">
                            <w:pPr>
                              <w:rPr>
                                <w:rFonts w:ascii="Times New Roman" w:hAnsi="Times New Roman" w:cs="Times New Roman"/>
                                <w:sz w:val="18"/>
                                <w:szCs w:val="18"/>
                                <w:vertAlign w:val="superscript"/>
                                <w:rPrChange w:id="3886" w:author="Maino Vieytes, Christian (NIH/NIA/IRP) [F]" w:date="2023-11-15T15:57:00Z">
                                  <w:rPr>
                                    <w:rFonts w:ascii="Times New Roman" w:hAnsi="Times New Roman" w:cs="Times New Roman"/>
                                    <w:sz w:val="20"/>
                                    <w:szCs w:val="20"/>
                                    <w:vertAlign w:val="superscript"/>
                                  </w:rPr>
                                </w:rPrChange>
                              </w:rPr>
                            </w:pPr>
                            <w:r w:rsidRPr="008A6C8D">
                              <w:rPr>
                                <w:rFonts w:ascii="Times New Roman" w:hAnsi="Times New Roman" w:cs="Times New Roman"/>
                                <w:b/>
                                <w:bCs/>
                                <w:sz w:val="18"/>
                                <w:szCs w:val="18"/>
                                <w:rPrChange w:id="3887" w:author="Maino Vieytes, Christian (NIH/NIA/IRP) [F]" w:date="2023-11-15T15:57:00Z">
                                  <w:rPr>
                                    <w:rFonts w:ascii="Times New Roman" w:hAnsi="Times New Roman" w:cs="Times New Roman"/>
                                    <w:b/>
                                    <w:bCs/>
                                    <w:sz w:val="20"/>
                                    <w:szCs w:val="20"/>
                                  </w:rPr>
                                </w:rPrChange>
                              </w:rPr>
                              <w:t>Dietary Pattern</w:t>
                            </w:r>
                            <w:r w:rsidRPr="008A6C8D">
                              <w:rPr>
                                <w:rFonts w:ascii="Times New Roman" w:hAnsi="Times New Roman" w:cs="Times New Roman"/>
                                <w:sz w:val="18"/>
                                <w:szCs w:val="18"/>
                                <w:vertAlign w:val="superscript"/>
                                <w:rPrChange w:id="3888" w:author="Maino Vieytes, Christian (NIH/NIA/IRP) [F]" w:date="2023-11-15T15:57:00Z">
                                  <w:rPr>
                                    <w:rFonts w:ascii="Times New Roman" w:hAnsi="Times New Roman" w:cs="Times New Roman"/>
                                    <w:sz w:val="20"/>
                                    <w:szCs w:val="20"/>
                                    <w:vertAlign w:val="superscript"/>
                                  </w:rPr>
                                </w:rPrChange>
                              </w:rPr>
                              <w:t>d</w:t>
                            </w:r>
                          </w:p>
                        </w:tc>
                        <w:tc>
                          <w:tcPr>
                            <w:tcW w:w="936" w:type="dxa"/>
                            <w:noWrap/>
                            <w:vAlign w:val="center"/>
                            <w:hideMark/>
                            <w:tcPrChange w:id="3889" w:author="Maino Vieytes, Christian (NIH/NIA/IRP) [F]" w:date="2023-11-15T16:23:00Z">
                              <w:tcPr>
                                <w:tcW w:w="720" w:type="dxa"/>
                                <w:gridSpan w:val="2"/>
                                <w:noWrap/>
                                <w:vAlign w:val="center"/>
                                <w:hideMark/>
                              </w:tcPr>
                            </w:tcPrChange>
                          </w:tcPr>
                          <w:p w14:paraId="714DD0B4" w14:textId="77777777" w:rsidR="008E210F" w:rsidRPr="008A6C8D" w:rsidRDefault="008E210F" w:rsidP="00D9498C">
                            <w:pPr>
                              <w:jc w:val="center"/>
                              <w:rPr>
                                <w:rFonts w:ascii="Times New Roman" w:hAnsi="Times New Roman" w:cs="Times New Roman"/>
                                <w:b/>
                                <w:bCs/>
                                <w:i/>
                                <w:iCs/>
                                <w:sz w:val="18"/>
                                <w:szCs w:val="18"/>
                                <w:rPrChange w:id="3890" w:author="Maino Vieytes, Christian (NIH/NIA/IRP) [F]" w:date="2023-11-15T15:57:00Z">
                                  <w:rPr>
                                    <w:rFonts w:ascii="Times New Roman" w:hAnsi="Times New Roman" w:cs="Times New Roman"/>
                                    <w:b/>
                                    <w:bCs/>
                                    <w:i/>
                                    <w:iCs/>
                                    <w:sz w:val="20"/>
                                    <w:szCs w:val="20"/>
                                  </w:rPr>
                                </w:rPrChange>
                              </w:rPr>
                            </w:pPr>
                            <w:r w:rsidRPr="008A6C8D">
                              <w:rPr>
                                <w:rFonts w:ascii="Times New Roman" w:hAnsi="Times New Roman" w:cs="Times New Roman"/>
                                <w:b/>
                                <w:bCs/>
                                <w:i/>
                                <w:iCs/>
                                <w:sz w:val="18"/>
                                <w:szCs w:val="18"/>
                                <w:rPrChange w:id="3891" w:author="Maino Vieytes, Christian (NIH/NIA/IRP) [F]" w:date="2023-11-15T15:57:00Z">
                                  <w:rPr>
                                    <w:rFonts w:ascii="Times New Roman" w:hAnsi="Times New Roman" w:cs="Times New Roman"/>
                                    <w:b/>
                                    <w:bCs/>
                                    <w:i/>
                                    <w:iCs/>
                                    <w:sz w:val="20"/>
                                    <w:szCs w:val="20"/>
                                  </w:rPr>
                                </w:rPrChange>
                              </w:rPr>
                              <w:t>n</w:t>
                            </w:r>
                          </w:p>
                        </w:tc>
                        <w:tc>
                          <w:tcPr>
                            <w:tcW w:w="846" w:type="dxa"/>
                            <w:noWrap/>
                            <w:vAlign w:val="center"/>
                            <w:hideMark/>
                            <w:tcPrChange w:id="3892" w:author="Maino Vieytes, Christian (NIH/NIA/IRP) [F]" w:date="2023-11-15T16:23:00Z">
                              <w:tcPr>
                                <w:tcW w:w="720" w:type="dxa"/>
                                <w:gridSpan w:val="2"/>
                                <w:noWrap/>
                                <w:vAlign w:val="center"/>
                                <w:hideMark/>
                              </w:tcPr>
                            </w:tcPrChange>
                          </w:tcPr>
                          <w:p w14:paraId="514C6D1F" w14:textId="77777777" w:rsidR="008E210F" w:rsidRPr="008A6C8D" w:rsidRDefault="008E210F" w:rsidP="00D9498C">
                            <w:pPr>
                              <w:jc w:val="center"/>
                              <w:rPr>
                                <w:rFonts w:ascii="Times New Roman" w:hAnsi="Times New Roman" w:cs="Times New Roman"/>
                                <w:b/>
                                <w:bCs/>
                                <w:sz w:val="18"/>
                                <w:szCs w:val="18"/>
                                <w:rPrChange w:id="3893"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3894" w:author="Maino Vieytes, Christian (NIH/NIA/IRP) [F]" w:date="2023-11-15T15:57:00Z">
                                  <w:rPr>
                                    <w:rFonts w:ascii="Times New Roman" w:hAnsi="Times New Roman" w:cs="Times New Roman"/>
                                    <w:b/>
                                    <w:bCs/>
                                    <w:sz w:val="20"/>
                                    <w:szCs w:val="20"/>
                                  </w:rPr>
                                </w:rPrChange>
                              </w:rPr>
                              <w:t>Q1</w:t>
                            </w:r>
                          </w:p>
                        </w:tc>
                        <w:tc>
                          <w:tcPr>
                            <w:tcW w:w="1616" w:type="dxa"/>
                            <w:noWrap/>
                            <w:vAlign w:val="center"/>
                            <w:hideMark/>
                            <w:tcPrChange w:id="3895" w:author="Maino Vieytes, Christian (NIH/NIA/IRP) [F]" w:date="2023-11-15T16:23:00Z">
                              <w:tcPr>
                                <w:tcW w:w="1616" w:type="dxa"/>
                                <w:gridSpan w:val="2"/>
                                <w:noWrap/>
                                <w:vAlign w:val="center"/>
                                <w:hideMark/>
                              </w:tcPr>
                            </w:tcPrChange>
                          </w:tcPr>
                          <w:p w14:paraId="7C030F1B" w14:textId="77777777" w:rsidR="008E210F" w:rsidRPr="008A6C8D" w:rsidRDefault="008E210F" w:rsidP="00D9498C">
                            <w:pPr>
                              <w:jc w:val="center"/>
                              <w:rPr>
                                <w:rFonts w:ascii="Times New Roman" w:hAnsi="Times New Roman" w:cs="Times New Roman"/>
                                <w:b/>
                                <w:bCs/>
                                <w:sz w:val="18"/>
                                <w:szCs w:val="18"/>
                                <w:rPrChange w:id="3896"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3897" w:author="Maino Vieytes, Christian (NIH/NIA/IRP) [F]" w:date="2023-11-15T15:57:00Z">
                                  <w:rPr>
                                    <w:rFonts w:ascii="Times New Roman" w:hAnsi="Times New Roman" w:cs="Times New Roman"/>
                                    <w:b/>
                                    <w:bCs/>
                                    <w:sz w:val="20"/>
                                    <w:szCs w:val="20"/>
                                  </w:rPr>
                                </w:rPrChange>
                              </w:rPr>
                              <w:t>Q2</w:t>
                            </w:r>
                          </w:p>
                        </w:tc>
                        <w:tc>
                          <w:tcPr>
                            <w:tcW w:w="1716" w:type="dxa"/>
                            <w:noWrap/>
                            <w:vAlign w:val="center"/>
                            <w:hideMark/>
                            <w:tcPrChange w:id="3898" w:author="Maino Vieytes, Christian (NIH/NIA/IRP) [F]" w:date="2023-11-15T16:23:00Z">
                              <w:tcPr>
                                <w:tcW w:w="1716" w:type="dxa"/>
                                <w:gridSpan w:val="2"/>
                                <w:noWrap/>
                                <w:vAlign w:val="center"/>
                                <w:hideMark/>
                              </w:tcPr>
                            </w:tcPrChange>
                          </w:tcPr>
                          <w:p w14:paraId="1C677EA4" w14:textId="77777777" w:rsidR="008E210F" w:rsidRPr="008A6C8D" w:rsidRDefault="008E210F" w:rsidP="00D9498C">
                            <w:pPr>
                              <w:jc w:val="center"/>
                              <w:rPr>
                                <w:rFonts w:ascii="Times New Roman" w:hAnsi="Times New Roman" w:cs="Times New Roman"/>
                                <w:b/>
                                <w:bCs/>
                                <w:sz w:val="18"/>
                                <w:szCs w:val="18"/>
                                <w:rPrChange w:id="3899"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3900" w:author="Maino Vieytes, Christian (NIH/NIA/IRP) [F]" w:date="2023-11-15T15:57:00Z">
                                  <w:rPr>
                                    <w:rFonts w:ascii="Times New Roman" w:hAnsi="Times New Roman" w:cs="Times New Roman"/>
                                    <w:b/>
                                    <w:bCs/>
                                    <w:sz w:val="20"/>
                                    <w:szCs w:val="20"/>
                                  </w:rPr>
                                </w:rPrChange>
                              </w:rPr>
                              <w:t>Q3</w:t>
                            </w:r>
                          </w:p>
                        </w:tc>
                        <w:tc>
                          <w:tcPr>
                            <w:tcW w:w="1716" w:type="dxa"/>
                            <w:noWrap/>
                            <w:vAlign w:val="center"/>
                            <w:hideMark/>
                            <w:tcPrChange w:id="3901" w:author="Maino Vieytes, Christian (NIH/NIA/IRP) [F]" w:date="2023-11-15T16:23:00Z">
                              <w:tcPr>
                                <w:tcW w:w="1716" w:type="dxa"/>
                                <w:gridSpan w:val="2"/>
                                <w:noWrap/>
                                <w:vAlign w:val="center"/>
                                <w:hideMark/>
                              </w:tcPr>
                            </w:tcPrChange>
                          </w:tcPr>
                          <w:p w14:paraId="49720868" w14:textId="77777777" w:rsidR="008E210F" w:rsidRPr="008A6C8D" w:rsidRDefault="008E210F" w:rsidP="00D9498C">
                            <w:pPr>
                              <w:jc w:val="center"/>
                              <w:rPr>
                                <w:rFonts w:ascii="Times New Roman" w:hAnsi="Times New Roman" w:cs="Times New Roman"/>
                                <w:b/>
                                <w:bCs/>
                                <w:sz w:val="18"/>
                                <w:szCs w:val="18"/>
                                <w:rPrChange w:id="3902"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3903" w:author="Maino Vieytes, Christian (NIH/NIA/IRP) [F]" w:date="2023-11-15T15:57:00Z">
                                  <w:rPr>
                                    <w:rFonts w:ascii="Times New Roman" w:hAnsi="Times New Roman" w:cs="Times New Roman"/>
                                    <w:b/>
                                    <w:bCs/>
                                    <w:sz w:val="20"/>
                                    <w:szCs w:val="20"/>
                                  </w:rPr>
                                </w:rPrChange>
                              </w:rPr>
                              <w:t>Q4</w:t>
                            </w:r>
                          </w:p>
                        </w:tc>
                        <w:tc>
                          <w:tcPr>
                            <w:tcW w:w="1816" w:type="dxa"/>
                            <w:noWrap/>
                            <w:vAlign w:val="center"/>
                            <w:hideMark/>
                            <w:tcPrChange w:id="3904" w:author="Maino Vieytes, Christian (NIH/NIA/IRP) [F]" w:date="2023-11-15T16:23:00Z">
                              <w:tcPr>
                                <w:tcW w:w="1816" w:type="dxa"/>
                                <w:gridSpan w:val="2"/>
                                <w:noWrap/>
                                <w:vAlign w:val="center"/>
                                <w:hideMark/>
                              </w:tcPr>
                            </w:tcPrChange>
                          </w:tcPr>
                          <w:p w14:paraId="36B96BC7" w14:textId="77777777" w:rsidR="008E210F" w:rsidRPr="008A6C8D" w:rsidRDefault="008E210F" w:rsidP="00D9498C">
                            <w:pPr>
                              <w:jc w:val="center"/>
                              <w:rPr>
                                <w:rFonts w:ascii="Times New Roman" w:hAnsi="Times New Roman" w:cs="Times New Roman"/>
                                <w:b/>
                                <w:bCs/>
                                <w:sz w:val="18"/>
                                <w:szCs w:val="18"/>
                                <w:rPrChange w:id="3905"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3906" w:author="Maino Vieytes, Christian (NIH/NIA/IRP) [F]" w:date="2023-11-15T15:57:00Z">
                                  <w:rPr>
                                    <w:rFonts w:ascii="Times New Roman" w:hAnsi="Times New Roman" w:cs="Times New Roman"/>
                                    <w:b/>
                                    <w:bCs/>
                                    <w:sz w:val="20"/>
                                    <w:szCs w:val="20"/>
                                  </w:rPr>
                                </w:rPrChange>
                              </w:rPr>
                              <w:t>Q5</w:t>
                            </w:r>
                          </w:p>
                        </w:tc>
                        <w:tc>
                          <w:tcPr>
                            <w:tcW w:w="1196" w:type="dxa"/>
                            <w:noWrap/>
                            <w:vAlign w:val="center"/>
                            <w:hideMark/>
                            <w:tcPrChange w:id="3907" w:author="Maino Vieytes, Christian (NIH/NIA/IRP) [F]" w:date="2023-11-15T16:23:00Z">
                              <w:tcPr>
                                <w:tcW w:w="1000" w:type="dxa"/>
                                <w:gridSpan w:val="2"/>
                                <w:noWrap/>
                                <w:vAlign w:val="center"/>
                                <w:hideMark/>
                              </w:tcPr>
                            </w:tcPrChange>
                          </w:tcPr>
                          <w:p w14:paraId="02687DA6" w14:textId="77777777" w:rsidR="008E210F" w:rsidRPr="008A6C8D" w:rsidRDefault="008E210F" w:rsidP="00D9498C">
                            <w:pPr>
                              <w:jc w:val="center"/>
                              <w:rPr>
                                <w:rFonts w:ascii="Times New Roman" w:hAnsi="Times New Roman" w:cs="Times New Roman"/>
                                <w:b/>
                                <w:bCs/>
                                <w:sz w:val="18"/>
                                <w:szCs w:val="18"/>
                                <w:vertAlign w:val="subscript"/>
                                <w:rPrChange w:id="3908" w:author="Maino Vieytes, Christian (NIH/NIA/IRP) [F]" w:date="2023-11-15T15:57:00Z">
                                  <w:rPr>
                                    <w:rFonts w:ascii="Times New Roman" w:hAnsi="Times New Roman" w:cs="Times New Roman"/>
                                    <w:b/>
                                    <w:bCs/>
                                    <w:sz w:val="20"/>
                                    <w:szCs w:val="20"/>
                                    <w:vertAlign w:val="subscript"/>
                                  </w:rPr>
                                </w:rPrChange>
                              </w:rPr>
                            </w:pPr>
                            <w:r w:rsidRPr="008A6C8D">
                              <w:rPr>
                                <w:rFonts w:ascii="Times New Roman" w:hAnsi="Times New Roman" w:cs="Times New Roman"/>
                                <w:b/>
                                <w:bCs/>
                                <w:i/>
                                <w:iCs/>
                                <w:sz w:val="18"/>
                                <w:szCs w:val="18"/>
                                <w:rPrChange w:id="3909" w:author="Maino Vieytes, Christian (NIH/NIA/IRP) [F]" w:date="2023-11-15T15:57:00Z">
                                  <w:rPr>
                                    <w:rFonts w:ascii="Times New Roman" w:hAnsi="Times New Roman" w:cs="Times New Roman"/>
                                    <w:b/>
                                    <w:bCs/>
                                    <w:i/>
                                    <w:iCs/>
                                    <w:sz w:val="20"/>
                                    <w:szCs w:val="20"/>
                                  </w:rPr>
                                </w:rPrChange>
                              </w:rPr>
                              <w:t>p</w:t>
                            </w:r>
                            <w:r w:rsidRPr="008A6C8D">
                              <w:rPr>
                                <w:rFonts w:ascii="Times New Roman" w:hAnsi="Times New Roman" w:cs="Times New Roman"/>
                                <w:sz w:val="18"/>
                                <w:szCs w:val="18"/>
                                <w:vertAlign w:val="superscript"/>
                                <w:rPrChange w:id="3910" w:author="Maino Vieytes, Christian (NIH/NIA/IRP) [F]" w:date="2023-11-15T15:57:00Z">
                                  <w:rPr>
                                    <w:rFonts w:ascii="Times New Roman" w:hAnsi="Times New Roman" w:cs="Times New Roman"/>
                                    <w:sz w:val="20"/>
                                    <w:szCs w:val="20"/>
                                    <w:vertAlign w:val="superscript"/>
                                  </w:rPr>
                                </w:rPrChange>
                              </w:rPr>
                              <w:t>a</w:t>
                            </w:r>
                            <w:r w:rsidRPr="008A6C8D">
                              <w:rPr>
                                <w:rFonts w:ascii="Times New Roman" w:hAnsi="Times New Roman" w:cs="Times New Roman"/>
                                <w:b/>
                                <w:bCs/>
                                <w:sz w:val="18"/>
                                <w:szCs w:val="18"/>
                                <w:vertAlign w:val="subscript"/>
                                <w:rPrChange w:id="3911" w:author="Maino Vieytes, Christian (NIH/NIA/IRP) [F]" w:date="2023-11-15T15:57:00Z">
                                  <w:rPr>
                                    <w:rFonts w:ascii="Times New Roman" w:hAnsi="Times New Roman" w:cs="Times New Roman"/>
                                    <w:b/>
                                    <w:bCs/>
                                    <w:sz w:val="20"/>
                                    <w:szCs w:val="20"/>
                                    <w:vertAlign w:val="subscript"/>
                                  </w:rPr>
                                </w:rPrChange>
                              </w:rPr>
                              <w:t>trend</w:t>
                            </w:r>
                          </w:p>
                        </w:tc>
                        <w:tc>
                          <w:tcPr>
                            <w:tcW w:w="1622" w:type="dxa"/>
                            <w:noWrap/>
                            <w:vAlign w:val="center"/>
                            <w:hideMark/>
                            <w:tcPrChange w:id="3912" w:author="Maino Vieytes, Christian (NIH/NIA/IRP) [F]" w:date="2023-11-15T16:23:00Z">
                              <w:tcPr>
                                <w:tcW w:w="1816" w:type="dxa"/>
                                <w:gridSpan w:val="5"/>
                                <w:noWrap/>
                                <w:vAlign w:val="center"/>
                                <w:hideMark/>
                              </w:tcPr>
                            </w:tcPrChange>
                          </w:tcPr>
                          <w:p w14:paraId="7DA9004C" w14:textId="77777777" w:rsidR="008E210F" w:rsidRPr="008A6C8D" w:rsidRDefault="008E210F" w:rsidP="00D9498C">
                            <w:pPr>
                              <w:jc w:val="center"/>
                              <w:rPr>
                                <w:rFonts w:ascii="Times New Roman" w:hAnsi="Times New Roman" w:cs="Times New Roman"/>
                                <w:b/>
                                <w:bCs/>
                                <w:sz w:val="18"/>
                                <w:szCs w:val="18"/>
                                <w:vertAlign w:val="subscript"/>
                                <w:rPrChange w:id="3913" w:author="Maino Vieytes, Christian (NIH/NIA/IRP) [F]" w:date="2023-11-15T15:57:00Z">
                                  <w:rPr>
                                    <w:rFonts w:ascii="Times New Roman" w:hAnsi="Times New Roman" w:cs="Times New Roman"/>
                                    <w:b/>
                                    <w:bCs/>
                                    <w:sz w:val="20"/>
                                    <w:szCs w:val="20"/>
                                    <w:vertAlign w:val="subscript"/>
                                  </w:rPr>
                                </w:rPrChange>
                              </w:rPr>
                            </w:pPr>
                            <w:r w:rsidRPr="008A6C8D">
                              <w:rPr>
                                <w:rFonts w:ascii="Times New Roman" w:hAnsi="Times New Roman" w:cs="Times New Roman"/>
                                <w:b/>
                                <w:bCs/>
                                <w:sz w:val="18"/>
                                <w:szCs w:val="18"/>
                                <w:rPrChange w:id="3914" w:author="Maino Vieytes, Christian (NIH/NIA/IRP) [F]" w:date="2023-11-15T15:57:00Z">
                                  <w:rPr>
                                    <w:rFonts w:ascii="Times New Roman" w:hAnsi="Times New Roman" w:cs="Times New Roman"/>
                                    <w:b/>
                                    <w:bCs/>
                                    <w:sz w:val="20"/>
                                    <w:szCs w:val="20"/>
                                  </w:rPr>
                                </w:rPrChange>
                              </w:rPr>
                              <w:t>HR</w:t>
                            </w:r>
                            <w:r w:rsidRPr="008A6C8D">
                              <w:rPr>
                                <w:rFonts w:ascii="Times New Roman" w:hAnsi="Times New Roman" w:cs="Times New Roman"/>
                                <w:sz w:val="18"/>
                                <w:szCs w:val="18"/>
                                <w:vertAlign w:val="superscript"/>
                                <w:rPrChange w:id="3915" w:author="Maino Vieytes, Christian (NIH/NIA/IRP) [F]" w:date="2023-11-15T15:57:00Z">
                                  <w:rPr>
                                    <w:rFonts w:ascii="Times New Roman" w:hAnsi="Times New Roman" w:cs="Times New Roman"/>
                                    <w:sz w:val="20"/>
                                    <w:szCs w:val="20"/>
                                    <w:vertAlign w:val="superscript"/>
                                  </w:rPr>
                                </w:rPrChange>
                              </w:rPr>
                              <w:t>b</w:t>
                            </w:r>
                            <w:r w:rsidRPr="008A6C8D">
                              <w:rPr>
                                <w:rFonts w:ascii="Times New Roman" w:hAnsi="Times New Roman" w:cs="Times New Roman"/>
                                <w:b/>
                                <w:bCs/>
                                <w:sz w:val="18"/>
                                <w:szCs w:val="18"/>
                                <w:vertAlign w:val="subscript"/>
                                <w:rPrChange w:id="3916" w:author="Maino Vieytes, Christian (NIH/NIA/IRP) [F]" w:date="2023-11-15T15:57:00Z">
                                  <w:rPr>
                                    <w:rFonts w:ascii="Times New Roman" w:hAnsi="Times New Roman" w:cs="Times New Roman"/>
                                    <w:b/>
                                    <w:bCs/>
                                    <w:sz w:val="20"/>
                                    <w:szCs w:val="20"/>
                                    <w:vertAlign w:val="subscript"/>
                                  </w:rPr>
                                </w:rPrChange>
                              </w:rPr>
                              <w:t>continuous</w:t>
                            </w:r>
                          </w:p>
                        </w:tc>
                        <w:tc>
                          <w:tcPr>
                            <w:tcW w:w="1310" w:type="dxa"/>
                            <w:noWrap/>
                            <w:vAlign w:val="center"/>
                            <w:hideMark/>
                            <w:tcPrChange w:id="3917" w:author="Maino Vieytes, Christian (NIH/NIA/IRP) [F]" w:date="2023-11-15T16:23:00Z">
                              <w:tcPr>
                                <w:tcW w:w="958" w:type="dxa"/>
                                <w:gridSpan w:val="3"/>
                                <w:noWrap/>
                                <w:vAlign w:val="center"/>
                                <w:hideMark/>
                              </w:tcPr>
                            </w:tcPrChange>
                          </w:tcPr>
                          <w:p w14:paraId="577D7040" w14:textId="77777777" w:rsidR="008E210F" w:rsidRPr="008A6C8D" w:rsidRDefault="008E210F" w:rsidP="00D9498C">
                            <w:pPr>
                              <w:jc w:val="center"/>
                              <w:rPr>
                                <w:rFonts w:ascii="Times New Roman" w:hAnsi="Times New Roman" w:cs="Times New Roman"/>
                                <w:b/>
                                <w:bCs/>
                                <w:sz w:val="18"/>
                                <w:szCs w:val="18"/>
                                <w:vertAlign w:val="subscript"/>
                                <w:rPrChange w:id="3918" w:author="Maino Vieytes, Christian (NIH/NIA/IRP) [F]" w:date="2023-11-15T15:57:00Z">
                                  <w:rPr>
                                    <w:rFonts w:ascii="Times New Roman" w:hAnsi="Times New Roman" w:cs="Times New Roman"/>
                                    <w:b/>
                                    <w:bCs/>
                                    <w:sz w:val="20"/>
                                    <w:szCs w:val="20"/>
                                    <w:vertAlign w:val="subscript"/>
                                  </w:rPr>
                                </w:rPrChange>
                              </w:rPr>
                            </w:pPr>
                            <w:r w:rsidRPr="008A6C8D">
                              <w:rPr>
                                <w:rFonts w:ascii="Times New Roman" w:hAnsi="Times New Roman" w:cs="Times New Roman"/>
                                <w:b/>
                                <w:bCs/>
                                <w:i/>
                                <w:iCs/>
                                <w:sz w:val="18"/>
                                <w:szCs w:val="18"/>
                                <w:rPrChange w:id="3919" w:author="Maino Vieytes, Christian (NIH/NIA/IRP) [F]" w:date="2023-11-15T15:57:00Z">
                                  <w:rPr>
                                    <w:rFonts w:ascii="Times New Roman" w:hAnsi="Times New Roman" w:cs="Times New Roman"/>
                                    <w:b/>
                                    <w:bCs/>
                                    <w:i/>
                                    <w:iCs/>
                                    <w:sz w:val="20"/>
                                    <w:szCs w:val="20"/>
                                  </w:rPr>
                                </w:rPrChange>
                              </w:rPr>
                              <w:t>p</w:t>
                            </w:r>
                            <w:r w:rsidRPr="008A6C8D">
                              <w:rPr>
                                <w:rFonts w:ascii="Times New Roman" w:hAnsi="Times New Roman" w:cs="Times New Roman"/>
                                <w:sz w:val="18"/>
                                <w:szCs w:val="18"/>
                                <w:vertAlign w:val="superscript"/>
                                <w:rPrChange w:id="3920" w:author="Maino Vieytes, Christian (NIH/NIA/IRP) [F]" w:date="2023-11-15T15:57:00Z">
                                  <w:rPr>
                                    <w:rFonts w:ascii="Times New Roman" w:hAnsi="Times New Roman" w:cs="Times New Roman"/>
                                    <w:sz w:val="20"/>
                                    <w:szCs w:val="20"/>
                                    <w:vertAlign w:val="superscript"/>
                                  </w:rPr>
                                </w:rPrChange>
                              </w:rPr>
                              <w:t>c</w:t>
                            </w:r>
                            <w:r w:rsidRPr="008A6C8D">
                              <w:rPr>
                                <w:rFonts w:ascii="Times New Roman" w:hAnsi="Times New Roman" w:cs="Times New Roman"/>
                                <w:b/>
                                <w:bCs/>
                                <w:sz w:val="18"/>
                                <w:szCs w:val="18"/>
                                <w:vertAlign w:val="subscript"/>
                                <w:rPrChange w:id="3921" w:author="Maino Vieytes, Christian (NIH/NIA/IRP) [F]" w:date="2023-11-15T15:57:00Z">
                                  <w:rPr>
                                    <w:rFonts w:ascii="Times New Roman" w:hAnsi="Times New Roman" w:cs="Times New Roman"/>
                                    <w:b/>
                                    <w:bCs/>
                                    <w:sz w:val="20"/>
                                    <w:szCs w:val="20"/>
                                    <w:vertAlign w:val="subscript"/>
                                  </w:rPr>
                                </w:rPrChange>
                              </w:rPr>
                              <w:t>non-linear</w:t>
                            </w:r>
                          </w:p>
                        </w:tc>
                      </w:tr>
                      <w:tr w:rsidR="008E210F" w:rsidRPr="008A6C8D" w14:paraId="67F7ACC1" w14:textId="77777777" w:rsidTr="002B4FE9">
                        <w:trPr>
                          <w:trHeight w:val="320"/>
                          <w:trPrChange w:id="3922" w:author="Maino Vieytes, Christian (NIH/NIA/IRP) [F]" w:date="2023-11-15T16:23:00Z">
                            <w:trPr>
                              <w:gridAfter w:val="0"/>
                              <w:trHeight w:val="320"/>
                            </w:trPr>
                          </w:trPrChange>
                        </w:trPr>
                        <w:tc>
                          <w:tcPr>
                            <w:tcW w:w="15091" w:type="dxa"/>
                            <w:gridSpan w:val="10"/>
                            <w:noWrap/>
                            <w:vAlign w:val="center"/>
                            <w:tcPrChange w:id="3923" w:author="Maino Vieytes, Christian (NIH/NIA/IRP) [F]" w:date="2023-11-15T16:23:00Z">
                              <w:tcPr>
                                <w:tcW w:w="14395" w:type="dxa"/>
                                <w:gridSpan w:val="23"/>
                                <w:noWrap/>
                                <w:vAlign w:val="center"/>
                              </w:tcPr>
                            </w:tcPrChange>
                          </w:tcPr>
                          <w:p w14:paraId="27439D56" w14:textId="77777777" w:rsidR="008E210F" w:rsidRPr="008A6C8D" w:rsidRDefault="008E210F" w:rsidP="00D9498C">
                            <w:pPr>
                              <w:rPr>
                                <w:rFonts w:ascii="Times New Roman" w:hAnsi="Times New Roman" w:cs="Times New Roman"/>
                                <w:sz w:val="18"/>
                                <w:szCs w:val="18"/>
                                <w:rPrChange w:id="3924"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i/>
                                <w:iCs/>
                                <w:sz w:val="18"/>
                                <w:szCs w:val="18"/>
                                <w:rPrChange w:id="3925" w:author="Maino Vieytes, Christian (NIH/NIA/IRP) [F]" w:date="2023-11-15T15:57:00Z">
                                  <w:rPr>
                                    <w:rFonts w:ascii="Times New Roman" w:hAnsi="Times New Roman" w:cs="Times New Roman"/>
                                    <w:i/>
                                    <w:iCs/>
                                    <w:sz w:val="20"/>
                                    <w:szCs w:val="20"/>
                                  </w:rPr>
                                </w:rPrChange>
                              </w:rPr>
                              <w:t>All-Cause Mortality</w:t>
                            </w:r>
                          </w:p>
                        </w:tc>
                      </w:tr>
                      <w:tr w:rsidR="002B4FE9" w:rsidRPr="008A6C8D" w14:paraId="74696C57" w14:textId="77777777" w:rsidTr="002B4FE9">
                        <w:trPr>
                          <w:trHeight w:val="320"/>
                          <w:trPrChange w:id="3926" w:author="Maino Vieytes, Christian (NIH/NIA/IRP) [F]" w:date="2023-11-15T16:24:00Z">
                            <w:trPr>
                              <w:gridAfter w:val="0"/>
                              <w:trHeight w:val="320"/>
                            </w:trPr>
                          </w:trPrChange>
                        </w:trPr>
                        <w:tc>
                          <w:tcPr>
                            <w:tcW w:w="2317" w:type="dxa"/>
                            <w:noWrap/>
                            <w:vAlign w:val="center"/>
                            <w:hideMark/>
                            <w:tcPrChange w:id="3927" w:author="Maino Vieytes, Christian (NIH/NIA/IRP) [F]" w:date="2023-11-15T16:24:00Z">
                              <w:tcPr>
                                <w:tcW w:w="2317" w:type="dxa"/>
                                <w:noWrap/>
                                <w:vAlign w:val="center"/>
                                <w:hideMark/>
                              </w:tcPr>
                            </w:tcPrChange>
                          </w:tcPr>
                          <w:p w14:paraId="23AB6805" w14:textId="77777777" w:rsidR="002B4FE9" w:rsidRPr="008A6C8D" w:rsidRDefault="002B4FE9" w:rsidP="002B4FE9">
                            <w:pPr>
                              <w:rPr>
                                <w:rFonts w:ascii="Times New Roman" w:hAnsi="Times New Roman" w:cs="Times New Roman"/>
                                <w:sz w:val="18"/>
                                <w:szCs w:val="18"/>
                                <w:rPrChange w:id="3928"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3929" w:author="Maino Vieytes, Christian (NIH/NIA/IRP) [F]" w:date="2023-11-15T15:57:00Z">
                                  <w:rPr>
                                    <w:rFonts w:ascii="Times New Roman" w:hAnsi="Times New Roman" w:cs="Times New Roman"/>
                                    <w:sz w:val="20"/>
                                    <w:szCs w:val="20"/>
                                  </w:rPr>
                                </w:rPrChange>
                              </w:rPr>
                              <w:t>Food Insecurity (FI)</w:t>
                            </w:r>
                            <w:r w:rsidRPr="008A6C8D">
                              <w:rPr>
                                <w:rFonts w:ascii="Times New Roman" w:hAnsi="Times New Roman" w:cs="Times New Roman"/>
                                <w:b/>
                                <w:bCs/>
                                <w:sz w:val="18"/>
                                <w:szCs w:val="18"/>
                                <w:vertAlign w:val="superscript"/>
                                <w:lang w:bidi="en-US"/>
                                <w:rPrChange w:id="3930"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3931" w:author="Maino Vieytes, Christian (NIH/NIA/IRP) [F]" w:date="2023-11-15T16:24:00Z">
                              <w:tcPr>
                                <w:tcW w:w="720" w:type="dxa"/>
                                <w:noWrap/>
                                <w:vAlign w:val="center"/>
                                <w:hideMark/>
                              </w:tcPr>
                            </w:tcPrChange>
                          </w:tcPr>
                          <w:p w14:paraId="01C23D9E" w14:textId="09481567" w:rsidR="002B4FE9" w:rsidRPr="008A6C8D" w:rsidRDefault="002B4FE9" w:rsidP="002B4FE9">
                            <w:pPr>
                              <w:jc w:val="center"/>
                              <w:rPr>
                                <w:rFonts w:ascii="Times New Roman" w:hAnsi="Times New Roman" w:cs="Times New Roman"/>
                                <w:sz w:val="18"/>
                                <w:szCs w:val="18"/>
                                <w:rPrChange w:id="3932" w:author="Maino Vieytes, Christian (NIH/NIA/IRP) [F]" w:date="2023-11-15T15:57:00Z">
                                  <w:rPr>
                                    <w:rFonts w:ascii="Times New Roman" w:hAnsi="Times New Roman" w:cs="Times New Roman"/>
                                    <w:sz w:val="20"/>
                                    <w:szCs w:val="20"/>
                                  </w:rPr>
                                </w:rPrChange>
                              </w:rPr>
                            </w:pPr>
                            <w:ins w:id="3933" w:author="Maino Vieytes, Christian (NIH/NIA/IRP) [F]" w:date="2023-11-15T15:54:00Z">
                              <w:r w:rsidRPr="008A6C8D">
                                <w:rPr>
                                  <w:rFonts w:ascii="Times New Roman" w:hAnsi="Times New Roman" w:cs="Times New Roman"/>
                                  <w:color w:val="000000"/>
                                  <w:sz w:val="18"/>
                                  <w:szCs w:val="18"/>
                                  <w:rPrChange w:id="3934" w:author="Maino Vieytes, Christian (NIH/NIA/IRP) [F]" w:date="2023-11-15T15:57:00Z">
                                    <w:rPr>
                                      <w:rFonts w:ascii="Calibri" w:hAnsi="Calibri" w:cs="Calibri"/>
                                      <w:color w:val="000000"/>
                                    </w:rPr>
                                  </w:rPrChange>
                                </w:rPr>
                                <w:t>1246</w:t>
                              </w:r>
                            </w:ins>
                            <w:del w:id="3935" w:author="Maino Vieytes, Christian (NIH/NIA/IRP) [F]" w:date="2023-11-15T15:54:00Z">
                              <w:r w:rsidRPr="008A6C8D" w:rsidDel="00A12FDA">
                                <w:rPr>
                                  <w:rFonts w:ascii="Times New Roman" w:hAnsi="Times New Roman" w:cs="Times New Roman"/>
                                  <w:sz w:val="18"/>
                                  <w:szCs w:val="18"/>
                                  <w:rPrChange w:id="3936"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3937" w:author="Maino Vieytes, Christian (NIH/NIA/IRP) [F]" w:date="2023-11-15T16:24:00Z">
                              <w:tcPr>
                                <w:tcW w:w="720" w:type="dxa"/>
                                <w:gridSpan w:val="2"/>
                                <w:noWrap/>
                                <w:vAlign w:val="center"/>
                                <w:hideMark/>
                              </w:tcPr>
                            </w:tcPrChange>
                          </w:tcPr>
                          <w:p w14:paraId="13C299E9" w14:textId="4B0636F6" w:rsidR="002B4FE9" w:rsidRPr="008A6C8D" w:rsidRDefault="002B4FE9" w:rsidP="002B4FE9">
                            <w:pPr>
                              <w:jc w:val="center"/>
                              <w:rPr>
                                <w:rFonts w:ascii="Times New Roman" w:hAnsi="Times New Roman" w:cs="Times New Roman"/>
                                <w:sz w:val="18"/>
                                <w:szCs w:val="18"/>
                                <w:rPrChange w:id="3938" w:author="Maino Vieytes, Christian (NIH/NIA/IRP) [F]" w:date="2023-11-15T15:57:00Z">
                                  <w:rPr>
                                    <w:rFonts w:ascii="Times New Roman" w:hAnsi="Times New Roman" w:cs="Times New Roman"/>
                                    <w:sz w:val="20"/>
                                    <w:szCs w:val="20"/>
                                  </w:rPr>
                                </w:rPrChange>
                              </w:rPr>
                            </w:pPr>
                            <w:ins w:id="3939" w:author="Maino Vieytes, Christian (NIH/NIA/IRP) [F]" w:date="2023-11-15T15:54:00Z">
                              <w:r w:rsidRPr="008A6C8D">
                                <w:rPr>
                                  <w:rFonts w:ascii="Times New Roman" w:hAnsi="Times New Roman" w:cs="Times New Roman"/>
                                  <w:color w:val="000000"/>
                                  <w:sz w:val="18"/>
                                  <w:szCs w:val="18"/>
                                  <w:rPrChange w:id="3940" w:author="Maino Vieytes, Christian (NIH/NIA/IRP) [F]" w:date="2023-11-15T15:57:00Z">
                                    <w:rPr>
                                      <w:rFonts w:ascii="Calibri" w:hAnsi="Calibri" w:cs="Calibri"/>
                                      <w:color w:val="000000"/>
                                    </w:rPr>
                                  </w:rPrChange>
                                </w:rPr>
                                <w:t>1.00</w:t>
                              </w:r>
                            </w:ins>
                            <w:del w:id="3941" w:author="Maino Vieytes, Christian (NIH/NIA/IRP) [F]" w:date="2023-11-15T15:54:00Z">
                              <w:r w:rsidRPr="008A6C8D" w:rsidDel="00A12FDA">
                                <w:rPr>
                                  <w:rFonts w:ascii="Times New Roman" w:hAnsi="Times New Roman" w:cs="Times New Roman"/>
                                  <w:sz w:val="18"/>
                                  <w:szCs w:val="18"/>
                                  <w:rPrChange w:id="3942"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3943" w:author="Maino Vieytes, Christian (NIH/NIA/IRP) [F]" w:date="2023-11-15T16:24:00Z">
                              <w:tcPr>
                                <w:tcW w:w="1616" w:type="dxa"/>
                                <w:gridSpan w:val="2"/>
                                <w:noWrap/>
                                <w:vAlign w:val="center"/>
                                <w:hideMark/>
                              </w:tcPr>
                            </w:tcPrChange>
                          </w:tcPr>
                          <w:p w14:paraId="2B974C60" w14:textId="428565AC" w:rsidR="002B4FE9" w:rsidRPr="002B4FE9" w:rsidRDefault="002B4FE9" w:rsidP="002B4FE9">
                            <w:pPr>
                              <w:jc w:val="center"/>
                              <w:rPr>
                                <w:rFonts w:ascii="Times New Roman" w:hAnsi="Times New Roman" w:cs="Times New Roman"/>
                                <w:sz w:val="18"/>
                                <w:szCs w:val="18"/>
                                <w:rPrChange w:id="3944" w:author="Maino Vieytes, Christian (NIH/NIA/IRP) [F]" w:date="2023-11-15T16:24:00Z">
                                  <w:rPr>
                                    <w:rFonts w:ascii="Times New Roman" w:hAnsi="Times New Roman" w:cs="Times New Roman"/>
                                    <w:sz w:val="20"/>
                                    <w:szCs w:val="20"/>
                                  </w:rPr>
                                </w:rPrChange>
                              </w:rPr>
                            </w:pPr>
                            <w:ins w:id="3945" w:author="Maino Vieytes, Christian (NIH/NIA/IRP) [F]" w:date="2023-11-15T16:24:00Z">
                              <w:r w:rsidRPr="002B4FE9">
                                <w:rPr>
                                  <w:rFonts w:ascii="Times New Roman" w:hAnsi="Times New Roman" w:cs="Times New Roman"/>
                                  <w:color w:val="000000"/>
                                  <w:sz w:val="18"/>
                                  <w:szCs w:val="18"/>
                                  <w:rPrChange w:id="3946" w:author="Maino Vieytes, Christian (NIH/NIA/IRP) [F]" w:date="2023-11-15T16:24:00Z">
                                    <w:rPr>
                                      <w:rFonts w:ascii="Calibri" w:hAnsi="Calibri" w:cs="Calibri"/>
                                      <w:color w:val="000000"/>
                                    </w:rPr>
                                  </w:rPrChange>
                                </w:rPr>
                                <w:t>1.17 (0.66-2.08)</w:t>
                              </w:r>
                            </w:ins>
                            <w:del w:id="3947" w:author="Maino Vieytes, Christian (NIH/NIA/IRP) [F]" w:date="2023-11-15T15:54:00Z">
                              <w:r w:rsidRPr="002B4FE9" w:rsidDel="00A12FDA">
                                <w:rPr>
                                  <w:rFonts w:ascii="Times New Roman" w:hAnsi="Times New Roman" w:cs="Times New Roman"/>
                                  <w:sz w:val="18"/>
                                  <w:szCs w:val="18"/>
                                  <w:rPrChange w:id="3948" w:author="Maino Vieytes, Christian (NIH/NIA/IRP) [F]" w:date="2023-11-15T16:24:00Z">
                                    <w:rPr>
                                      <w:rFonts w:ascii="Times New Roman" w:hAnsi="Times New Roman" w:cs="Times New Roman"/>
                                      <w:sz w:val="20"/>
                                      <w:szCs w:val="20"/>
                                    </w:rPr>
                                  </w:rPrChange>
                                </w:rPr>
                                <w:delText>0.91 (0.66-1.24)</w:delText>
                              </w:r>
                            </w:del>
                          </w:p>
                        </w:tc>
                        <w:tc>
                          <w:tcPr>
                            <w:tcW w:w="1716" w:type="dxa"/>
                            <w:noWrap/>
                            <w:vAlign w:val="center"/>
                            <w:hideMark/>
                            <w:tcPrChange w:id="3949" w:author="Maino Vieytes, Christian (NIH/NIA/IRP) [F]" w:date="2023-11-15T16:24:00Z">
                              <w:tcPr>
                                <w:tcW w:w="1716" w:type="dxa"/>
                                <w:gridSpan w:val="2"/>
                                <w:noWrap/>
                                <w:vAlign w:val="center"/>
                                <w:hideMark/>
                              </w:tcPr>
                            </w:tcPrChange>
                          </w:tcPr>
                          <w:p w14:paraId="6659C95A" w14:textId="453FEE0C" w:rsidR="002B4FE9" w:rsidRPr="002B4FE9" w:rsidRDefault="002B4FE9" w:rsidP="002B4FE9">
                            <w:pPr>
                              <w:jc w:val="center"/>
                              <w:rPr>
                                <w:rFonts w:ascii="Times New Roman" w:hAnsi="Times New Roman" w:cs="Times New Roman"/>
                                <w:sz w:val="18"/>
                                <w:szCs w:val="18"/>
                                <w:rPrChange w:id="3950" w:author="Maino Vieytes, Christian (NIH/NIA/IRP) [F]" w:date="2023-11-15T16:24:00Z">
                                  <w:rPr>
                                    <w:rFonts w:ascii="Times New Roman" w:hAnsi="Times New Roman" w:cs="Times New Roman"/>
                                    <w:sz w:val="20"/>
                                    <w:szCs w:val="20"/>
                                  </w:rPr>
                                </w:rPrChange>
                              </w:rPr>
                            </w:pPr>
                            <w:ins w:id="3951" w:author="Maino Vieytes, Christian (NIH/NIA/IRP) [F]" w:date="2023-11-15T16:24:00Z">
                              <w:r w:rsidRPr="002B4FE9">
                                <w:rPr>
                                  <w:rFonts w:ascii="Times New Roman" w:hAnsi="Times New Roman" w:cs="Times New Roman"/>
                                  <w:color w:val="000000"/>
                                  <w:sz w:val="18"/>
                                  <w:szCs w:val="18"/>
                                  <w:rPrChange w:id="3952" w:author="Maino Vieytes, Christian (NIH/NIA/IRP) [F]" w:date="2023-11-15T16:24:00Z">
                                    <w:rPr>
                                      <w:rFonts w:ascii="Calibri" w:hAnsi="Calibri" w:cs="Calibri"/>
                                      <w:color w:val="000000"/>
                                    </w:rPr>
                                  </w:rPrChange>
                                </w:rPr>
                                <w:t>1.08 (0.60-1.94)</w:t>
                              </w:r>
                            </w:ins>
                            <w:del w:id="3953" w:author="Maino Vieytes, Christian (NIH/NIA/IRP) [F]" w:date="2023-11-15T15:54:00Z">
                              <w:r w:rsidRPr="002B4FE9" w:rsidDel="00A12FDA">
                                <w:rPr>
                                  <w:rFonts w:ascii="Times New Roman" w:hAnsi="Times New Roman" w:cs="Times New Roman"/>
                                  <w:sz w:val="18"/>
                                  <w:szCs w:val="18"/>
                                  <w:rPrChange w:id="3954" w:author="Maino Vieytes, Christian (NIH/NIA/IRP) [F]" w:date="2023-11-15T16:24:00Z">
                                    <w:rPr>
                                      <w:rFonts w:ascii="Times New Roman" w:hAnsi="Times New Roman" w:cs="Times New Roman"/>
                                      <w:sz w:val="20"/>
                                      <w:szCs w:val="20"/>
                                    </w:rPr>
                                  </w:rPrChange>
                                </w:rPr>
                                <w:delText>0.90 (0.65-1.25)</w:delText>
                              </w:r>
                            </w:del>
                          </w:p>
                        </w:tc>
                        <w:tc>
                          <w:tcPr>
                            <w:tcW w:w="1716" w:type="dxa"/>
                            <w:noWrap/>
                            <w:vAlign w:val="center"/>
                            <w:hideMark/>
                            <w:tcPrChange w:id="3955" w:author="Maino Vieytes, Christian (NIH/NIA/IRP) [F]" w:date="2023-11-15T16:24:00Z">
                              <w:tcPr>
                                <w:tcW w:w="1716" w:type="dxa"/>
                                <w:gridSpan w:val="2"/>
                                <w:noWrap/>
                                <w:vAlign w:val="center"/>
                                <w:hideMark/>
                              </w:tcPr>
                            </w:tcPrChange>
                          </w:tcPr>
                          <w:p w14:paraId="1D8E70AB" w14:textId="41EC8B70" w:rsidR="002B4FE9" w:rsidRPr="002B4FE9" w:rsidRDefault="002B4FE9" w:rsidP="002B4FE9">
                            <w:pPr>
                              <w:jc w:val="center"/>
                              <w:rPr>
                                <w:rFonts w:ascii="Times New Roman" w:hAnsi="Times New Roman" w:cs="Times New Roman"/>
                                <w:sz w:val="18"/>
                                <w:szCs w:val="18"/>
                                <w:rPrChange w:id="3956" w:author="Maino Vieytes, Christian (NIH/NIA/IRP) [F]" w:date="2023-11-15T16:24:00Z">
                                  <w:rPr>
                                    <w:rFonts w:ascii="Times New Roman" w:hAnsi="Times New Roman" w:cs="Times New Roman"/>
                                    <w:sz w:val="20"/>
                                    <w:szCs w:val="20"/>
                                  </w:rPr>
                                </w:rPrChange>
                              </w:rPr>
                            </w:pPr>
                            <w:ins w:id="3957" w:author="Maino Vieytes, Christian (NIH/NIA/IRP) [F]" w:date="2023-11-15T16:24:00Z">
                              <w:r w:rsidRPr="002B4FE9">
                                <w:rPr>
                                  <w:rFonts w:ascii="Times New Roman" w:hAnsi="Times New Roman" w:cs="Times New Roman"/>
                                  <w:color w:val="000000"/>
                                  <w:sz w:val="18"/>
                                  <w:szCs w:val="18"/>
                                  <w:rPrChange w:id="3958" w:author="Maino Vieytes, Christian (NIH/NIA/IRP) [F]" w:date="2023-11-15T16:24:00Z">
                                    <w:rPr>
                                      <w:rFonts w:ascii="Calibri" w:hAnsi="Calibri" w:cs="Calibri"/>
                                      <w:color w:val="000000"/>
                                    </w:rPr>
                                  </w:rPrChange>
                                </w:rPr>
                                <w:t>1.51 (0.88-2.59)</w:t>
                              </w:r>
                            </w:ins>
                            <w:del w:id="3959" w:author="Maino Vieytes, Christian (NIH/NIA/IRP) [F]" w:date="2023-11-15T15:54:00Z">
                              <w:r w:rsidRPr="002B4FE9" w:rsidDel="00A12FDA">
                                <w:rPr>
                                  <w:rFonts w:ascii="Times New Roman" w:hAnsi="Times New Roman" w:cs="Times New Roman"/>
                                  <w:sz w:val="18"/>
                                  <w:szCs w:val="18"/>
                                  <w:rPrChange w:id="3960" w:author="Maino Vieytes, Christian (NIH/NIA/IRP) [F]" w:date="2023-11-15T16:24:00Z">
                                    <w:rPr>
                                      <w:rFonts w:ascii="Times New Roman" w:hAnsi="Times New Roman" w:cs="Times New Roman"/>
                                      <w:sz w:val="20"/>
                                      <w:szCs w:val="20"/>
                                    </w:rPr>
                                  </w:rPrChange>
                                </w:rPr>
                                <w:delText>1.05 (0.72-1.53)</w:delText>
                              </w:r>
                            </w:del>
                          </w:p>
                        </w:tc>
                        <w:tc>
                          <w:tcPr>
                            <w:tcW w:w="1816" w:type="dxa"/>
                            <w:noWrap/>
                            <w:vAlign w:val="center"/>
                            <w:hideMark/>
                            <w:tcPrChange w:id="3961" w:author="Maino Vieytes, Christian (NIH/NIA/IRP) [F]" w:date="2023-11-15T16:24:00Z">
                              <w:tcPr>
                                <w:tcW w:w="1816" w:type="dxa"/>
                                <w:gridSpan w:val="2"/>
                                <w:noWrap/>
                                <w:vAlign w:val="center"/>
                                <w:hideMark/>
                              </w:tcPr>
                            </w:tcPrChange>
                          </w:tcPr>
                          <w:p w14:paraId="7C8503F8" w14:textId="75C1C448" w:rsidR="002B4FE9" w:rsidRPr="002B4FE9" w:rsidRDefault="002B4FE9" w:rsidP="002B4FE9">
                            <w:pPr>
                              <w:jc w:val="center"/>
                              <w:rPr>
                                <w:rFonts w:ascii="Times New Roman" w:hAnsi="Times New Roman" w:cs="Times New Roman"/>
                                <w:sz w:val="18"/>
                                <w:szCs w:val="18"/>
                                <w:rPrChange w:id="3962" w:author="Maino Vieytes, Christian (NIH/NIA/IRP) [F]" w:date="2023-11-15T16:24:00Z">
                                  <w:rPr>
                                    <w:rFonts w:ascii="Times New Roman" w:hAnsi="Times New Roman" w:cs="Times New Roman"/>
                                    <w:sz w:val="20"/>
                                    <w:szCs w:val="20"/>
                                  </w:rPr>
                                </w:rPrChange>
                              </w:rPr>
                            </w:pPr>
                            <w:ins w:id="3963" w:author="Maino Vieytes, Christian (NIH/NIA/IRP) [F]" w:date="2023-11-15T16:24:00Z">
                              <w:r w:rsidRPr="002B4FE9">
                                <w:rPr>
                                  <w:rFonts w:ascii="Times New Roman" w:hAnsi="Times New Roman" w:cs="Times New Roman"/>
                                  <w:color w:val="000000"/>
                                  <w:sz w:val="18"/>
                                  <w:szCs w:val="18"/>
                                  <w:rPrChange w:id="3964" w:author="Maino Vieytes, Christian (NIH/NIA/IRP) [F]" w:date="2023-11-15T16:24:00Z">
                                    <w:rPr>
                                      <w:rFonts w:ascii="Calibri" w:hAnsi="Calibri" w:cs="Calibri"/>
                                      <w:color w:val="000000"/>
                                    </w:rPr>
                                  </w:rPrChange>
                                </w:rPr>
                                <w:t>2.26 (1.24-4.14)**</w:t>
                              </w:r>
                            </w:ins>
                            <w:del w:id="3965" w:author="Maino Vieytes, Christian (NIH/NIA/IRP) [F]" w:date="2023-11-15T15:54:00Z">
                              <w:r w:rsidRPr="002B4FE9" w:rsidDel="00A12FDA">
                                <w:rPr>
                                  <w:rFonts w:ascii="Times New Roman" w:hAnsi="Times New Roman" w:cs="Times New Roman"/>
                                  <w:sz w:val="18"/>
                                  <w:szCs w:val="18"/>
                                  <w:rPrChange w:id="3966" w:author="Maino Vieytes, Christian (NIH/NIA/IRP) [F]" w:date="2023-11-15T16:24:00Z">
                                    <w:rPr>
                                      <w:rFonts w:ascii="Times New Roman" w:hAnsi="Times New Roman" w:cs="Times New Roman"/>
                                      <w:sz w:val="20"/>
                                      <w:szCs w:val="20"/>
                                    </w:rPr>
                                  </w:rPrChange>
                                </w:rPr>
                                <w:delText>1.52 (1.01-2.29)*</w:delText>
                              </w:r>
                            </w:del>
                          </w:p>
                        </w:tc>
                        <w:tc>
                          <w:tcPr>
                            <w:tcW w:w="1196" w:type="dxa"/>
                            <w:noWrap/>
                            <w:vAlign w:val="center"/>
                            <w:hideMark/>
                            <w:tcPrChange w:id="3967" w:author="Maino Vieytes, Christian (NIH/NIA/IRP) [F]" w:date="2023-11-15T16:24:00Z">
                              <w:tcPr>
                                <w:tcW w:w="1000" w:type="dxa"/>
                                <w:gridSpan w:val="2"/>
                                <w:noWrap/>
                                <w:vAlign w:val="center"/>
                                <w:hideMark/>
                              </w:tcPr>
                            </w:tcPrChange>
                          </w:tcPr>
                          <w:p w14:paraId="15F6359C" w14:textId="368F83D4" w:rsidR="002B4FE9" w:rsidRPr="002B4FE9" w:rsidRDefault="002B4FE9" w:rsidP="002B4FE9">
                            <w:pPr>
                              <w:jc w:val="center"/>
                              <w:rPr>
                                <w:rFonts w:ascii="Times New Roman" w:hAnsi="Times New Roman" w:cs="Times New Roman"/>
                                <w:sz w:val="18"/>
                                <w:szCs w:val="18"/>
                                <w:rPrChange w:id="3968" w:author="Maino Vieytes, Christian (NIH/NIA/IRP) [F]" w:date="2023-11-15T16:24:00Z">
                                  <w:rPr>
                                    <w:rFonts w:ascii="Times New Roman" w:hAnsi="Times New Roman" w:cs="Times New Roman"/>
                                    <w:sz w:val="20"/>
                                    <w:szCs w:val="20"/>
                                  </w:rPr>
                                </w:rPrChange>
                              </w:rPr>
                            </w:pPr>
                            <w:ins w:id="3969" w:author="Maino Vieytes, Christian (NIH/NIA/IRP) [F]" w:date="2023-11-15T16:24:00Z">
                              <w:r w:rsidRPr="002B4FE9">
                                <w:rPr>
                                  <w:rFonts w:ascii="Times New Roman" w:hAnsi="Times New Roman" w:cs="Times New Roman"/>
                                  <w:color w:val="000000"/>
                                  <w:sz w:val="18"/>
                                  <w:szCs w:val="18"/>
                                  <w:rPrChange w:id="3970" w:author="Maino Vieytes, Christian (NIH/NIA/IRP) [F]" w:date="2023-11-15T16:24:00Z">
                                    <w:rPr>
                                      <w:rFonts w:ascii="Calibri" w:hAnsi="Calibri" w:cs="Calibri"/>
                                      <w:color w:val="000000"/>
                                    </w:rPr>
                                  </w:rPrChange>
                                </w:rPr>
                                <w:t>0.01*</w:t>
                              </w:r>
                            </w:ins>
                            <w:del w:id="3971" w:author="Maino Vieytes, Christian (NIH/NIA/IRP) [F]" w:date="2023-11-15T15:54:00Z">
                              <w:r w:rsidRPr="002B4FE9" w:rsidDel="00A12FDA">
                                <w:rPr>
                                  <w:rFonts w:ascii="Times New Roman" w:hAnsi="Times New Roman" w:cs="Times New Roman"/>
                                  <w:sz w:val="18"/>
                                  <w:szCs w:val="18"/>
                                  <w:rPrChange w:id="3972" w:author="Maino Vieytes, Christian (NIH/NIA/IRP) [F]" w:date="2023-11-15T16:24:00Z">
                                    <w:rPr>
                                      <w:rFonts w:ascii="Times New Roman" w:hAnsi="Times New Roman" w:cs="Times New Roman"/>
                                      <w:sz w:val="20"/>
                                      <w:szCs w:val="20"/>
                                    </w:rPr>
                                  </w:rPrChange>
                                </w:rPr>
                                <w:delText>0.03*</w:delText>
                              </w:r>
                            </w:del>
                          </w:p>
                        </w:tc>
                        <w:tc>
                          <w:tcPr>
                            <w:tcW w:w="1622" w:type="dxa"/>
                            <w:noWrap/>
                            <w:vAlign w:val="center"/>
                            <w:hideMark/>
                            <w:tcPrChange w:id="3973" w:author="Maino Vieytes, Christian (NIH/NIA/IRP) [F]" w:date="2023-11-15T16:24:00Z">
                              <w:tcPr>
                                <w:tcW w:w="1816" w:type="dxa"/>
                                <w:gridSpan w:val="4"/>
                                <w:noWrap/>
                                <w:vAlign w:val="center"/>
                                <w:hideMark/>
                              </w:tcPr>
                            </w:tcPrChange>
                          </w:tcPr>
                          <w:p w14:paraId="21736688" w14:textId="20FF86F3" w:rsidR="002B4FE9" w:rsidRPr="002B4FE9" w:rsidRDefault="002B4FE9" w:rsidP="002B4FE9">
                            <w:pPr>
                              <w:jc w:val="center"/>
                              <w:rPr>
                                <w:rFonts w:ascii="Times New Roman" w:hAnsi="Times New Roman" w:cs="Times New Roman"/>
                                <w:sz w:val="18"/>
                                <w:szCs w:val="18"/>
                                <w:rPrChange w:id="3974" w:author="Maino Vieytes, Christian (NIH/NIA/IRP) [F]" w:date="2023-11-15T16:24:00Z">
                                  <w:rPr>
                                    <w:rFonts w:ascii="Times New Roman" w:hAnsi="Times New Roman" w:cs="Times New Roman"/>
                                    <w:sz w:val="20"/>
                                    <w:szCs w:val="20"/>
                                  </w:rPr>
                                </w:rPrChange>
                              </w:rPr>
                            </w:pPr>
                            <w:ins w:id="3975" w:author="Maino Vieytes, Christian (NIH/NIA/IRP) [F]" w:date="2023-11-15T16:24:00Z">
                              <w:r w:rsidRPr="002B4FE9">
                                <w:rPr>
                                  <w:rFonts w:ascii="Times New Roman" w:hAnsi="Times New Roman" w:cs="Times New Roman"/>
                                  <w:color w:val="000000"/>
                                  <w:sz w:val="18"/>
                                  <w:szCs w:val="18"/>
                                  <w:rPrChange w:id="3976" w:author="Maino Vieytes, Christian (NIH/NIA/IRP) [F]" w:date="2023-11-15T16:24:00Z">
                                    <w:rPr>
                                      <w:rFonts w:ascii="Calibri" w:hAnsi="Calibri" w:cs="Calibri"/>
                                      <w:color w:val="000000"/>
                                    </w:rPr>
                                  </w:rPrChange>
                                </w:rPr>
                                <w:t>1.27 (1.03-1.57)*</w:t>
                              </w:r>
                            </w:ins>
                            <w:del w:id="3977" w:author="Maino Vieytes, Christian (NIH/NIA/IRP) [F]" w:date="2023-11-15T15:54:00Z">
                              <w:r w:rsidRPr="002B4FE9" w:rsidDel="00A12FDA">
                                <w:rPr>
                                  <w:rFonts w:ascii="Times New Roman" w:hAnsi="Times New Roman" w:cs="Times New Roman"/>
                                  <w:sz w:val="18"/>
                                  <w:szCs w:val="18"/>
                                  <w:rPrChange w:id="3978" w:author="Maino Vieytes, Christian (NIH/NIA/IRP) [F]" w:date="2023-11-15T16:24:00Z">
                                    <w:rPr>
                                      <w:rFonts w:ascii="Times New Roman" w:hAnsi="Times New Roman" w:cs="Times New Roman"/>
                                      <w:sz w:val="20"/>
                                      <w:szCs w:val="20"/>
                                    </w:rPr>
                                  </w:rPrChange>
                                </w:rPr>
                                <w:delText>1.23 (1.06-1.42)**</w:delText>
                              </w:r>
                            </w:del>
                          </w:p>
                        </w:tc>
                        <w:tc>
                          <w:tcPr>
                            <w:tcW w:w="1310" w:type="dxa"/>
                            <w:noWrap/>
                            <w:vAlign w:val="center"/>
                            <w:hideMark/>
                            <w:tcPrChange w:id="3979" w:author="Maino Vieytes, Christian (NIH/NIA/IRP) [F]" w:date="2023-11-15T16:24:00Z">
                              <w:tcPr>
                                <w:tcW w:w="958" w:type="dxa"/>
                                <w:gridSpan w:val="4"/>
                                <w:noWrap/>
                                <w:vAlign w:val="center"/>
                                <w:hideMark/>
                              </w:tcPr>
                            </w:tcPrChange>
                          </w:tcPr>
                          <w:p w14:paraId="63314679" w14:textId="5044CC9E" w:rsidR="002B4FE9" w:rsidRPr="002B4FE9" w:rsidRDefault="002B4FE9" w:rsidP="002B4FE9">
                            <w:pPr>
                              <w:jc w:val="center"/>
                              <w:rPr>
                                <w:rFonts w:ascii="Times New Roman" w:hAnsi="Times New Roman" w:cs="Times New Roman"/>
                                <w:sz w:val="18"/>
                                <w:szCs w:val="18"/>
                                <w:rPrChange w:id="3980" w:author="Maino Vieytes, Christian (NIH/NIA/IRP) [F]" w:date="2023-11-15T16:24:00Z">
                                  <w:rPr>
                                    <w:rFonts w:ascii="Times New Roman" w:hAnsi="Times New Roman" w:cs="Times New Roman"/>
                                    <w:sz w:val="20"/>
                                    <w:szCs w:val="20"/>
                                  </w:rPr>
                                </w:rPrChange>
                              </w:rPr>
                            </w:pPr>
                            <w:ins w:id="3981" w:author="Maino Vieytes, Christian (NIH/NIA/IRP) [F]" w:date="2023-11-15T16:24:00Z">
                              <w:r w:rsidRPr="002B4FE9">
                                <w:rPr>
                                  <w:rFonts w:ascii="Times New Roman" w:hAnsi="Times New Roman" w:cs="Times New Roman"/>
                                  <w:color w:val="000000"/>
                                  <w:sz w:val="18"/>
                                  <w:szCs w:val="18"/>
                                  <w:rPrChange w:id="3982" w:author="Maino Vieytes, Christian (NIH/NIA/IRP) [F]" w:date="2023-11-15T16:24:00Z">
                                    <w:rPr>
                                      <w:rFonts w:ascii="Calibri" w:hAnsi="Calibri" w:cs="Calibri"/>
                                      <w:color w:val="000000"/>
                                    </w:rPr>
                                  </w:rPrChange>
                                </w:rPr>
                                <w:t>0.12</w:t>
                              </w:r>
                            </w:ins>
                            <w:del w:id="3983" w:author="Maino Vieytes, Christian (NIH/NIA/IRP) [F]" w:date="2023-11-15T15:54:00Z">
                              <w:r w:rsidRPr="002B4FE9" w:rsidDel="00A12FDA">
                                <w:rPr>
                                  <w:rFonts w:ascii="Times New Roman" w:hAnsi="Times New Roman" w:cs="Times New Roman"/>
                                  <w:color w:val="000000"/>
                                  <w:sz w:val="18"/>
                                  <w:szCs w:val="18"/>
                                  <w:rPrChange w:id="3984" w:author="Maino Vieytes, Christian (NIH/NIA/IRP) [F]" w:date="2023-11-15T16:24:00Z">
                                    <w:rPr>
                                      <w:rFonts w:ascii="Times New Roman" w:hAnsi="Times New Roman" w:cs="Times New Roman"/>
                                      <w:color w:val="000000"/>
                                      <w:sz w:val="20"/>
                                      <w:szCs w:val="20"/>
                                    </w:rPr>
                                  </w:rPrChange>
                                </w:rPr>
                                <w:delText>0.48</w:delText>
                              </w:r>
                            </w:del>
                          </w:p>
                        </w:tc>
                      </w:tr>
                      <w:tr w:rsidR="002B4FE9" w:rsidRPr="002B4FE9" w:rsidDel="002B4FE9" w14:paraId="2A803884" w14:textId="08604213" w:rsidTr="002B4FE9">
                        <w:trPr>
                          <w:trHeight w:val="320"/>
                          <w:del w:id="3985" w:author="Maino Vieytes, Christian (NIH/NIA/IRP) [F]" w:date="2023-11-15T16:23:00Z"/>
                        </w:trPr>
                        <w:tc>
                          <w:tcPr>
                            <w:tcW w:w="2317" w:type="dxa"/>
                            <w:noWrap/>
                            <w:vAlign w:val="center"/>
                            <w:hideMark/>
                          </w:tcPr>
                          <w:p w14:paraId="0B6E4463" w14:textId="526496B9" w:rsidR="002B4FE9" w:rsidRPr="008A6C8D" w:rsidDel="002B4FE9" w:rsidRDefault="002B4FE9" w:rsidP="002B4FE9">
                            <w:pPr>
                              <w:rPr>
                                <w:del w:id="3986" w:author="Maino Vieytes, Christian (NIH/NIA/IRP) [F]" w:date="2023-11-15T16:23:00Z"/>
                                <w:rFonts w:ascii="Times New Roman" w:hAnsi="Times New Roman" w:cs="Times New Roman"/>
                                <w:sz w:val="18"/>
                                <w:szCs w:val="18"/>
                                <w:rPrChange w:id="3987" w:author="Maino Vieytes, Christian (NIH/NIA/IRP) [F]" w:date="2023-11-15T15:57:00Z">
                                  <w:rPr>
                                    <w:del w:id="3988" w:author="Maino Vieytes, Christian (NIH/NIA/IRP) [F]" w:date="2023-11-15T16:23:00Z"/>
                                    <w:rFonts w:ascii="Times New Roman" w:hAnsi="Times New Roman" w:cs="Times New Roman"/>
                                    <w:sz w:val="20"/>
                                    <w:szCs w:val="20"/>
                                  </w:rPr>
                                </w:rPrChange>
                              </w:rPr>
                            </w:pPr>
                            <w:del w:id="3989" w:author="Maino Vieytes, Christian (NIH/NIA/IRP) [F]" w:date="2023-11-15T16:23:00Z">
                              <w:r w:rsidRPr="008A6C8D" w:rsidDel="002B4FE9">
                                <w:rPr>
                                  <w:rFonts w:ascii="Times New Roman" w:hAnsi="Times New Roman" w:cs="Times New Roman"/>
                                  <w:sz w:val="18"/>
                                  <w:szCs w:val="18"/>
                                  <w:rPrChange w:id="3990" w:author="Maino Vieytes, Christian (NIH/NIA/IRP) [F]" w:date="2023-11-15T15:57:00Z">
                                    <w:rPr>
                                      <w:rFonts w:ascii="Times New Roman" w:hAnsi="Times New Roman" w:cs="Times New Roman"/>
                                      <w:sz w:val="20"/>
                                      <w:szCs w:val="20"/>
                                    </w:rPr>
                                  </w:rPrChange>
                                </w:rPr>
                                <w:delText>Age</w:delText>
                              </w:r>
                              <w:r w:rsidRPr="008A6C8D" w:rsidDel="002B4FE9">
                                <w:rPr>
                                  <w:rFonts w:ascii="Times New Roman" w:hAnsi="Times New Roman" w:cs="Times New Roman"/>
                                  <w:b/>
                                  <w:bCs/>
                                  <w:sz w:val="18"/>
                                  <w:szCs w:val="18"/>
                                  <w:vertAlign w:val="superscript"/>
                                  <w:lang w:bidi="en-US"/>
                                  <w:rPrChange w:id="3991"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
                          <w:p w14:paraId="20424A55" w14:textId="5B5BCD49" w:rsidR="002B4FE9" w:rsidRPr="008A6C8D" w:rsidDel="002B4FE9" w:rsidRDefault="002B4FE9" w:rsidP="002B4FE9">
                            <w:pPr>
                              <w:jc w:val="center"/>
                              <w:rPr>
                                <w:del w:id="3992" w:author="Maino Vieytes, Christian (NIH/NIA/IRP) [F]" w:date="2023-11-15T16:23:00Z"/>
                                <w:rFonts w:ascii="Times New Roman" w:hAnsi="Times New Roman" w:cs="Times New Roman"/>
                                <w:sz w:val="18"/>
                                <w:szCs w:val="18"/>
                                <w:rPrChange w:id="3993" w:author="Maino Vieytes, Christian (NIH/NIA/IRP) [F]" w:date="2023-11-15T15:57:00Z">
                                  <w:rPr>
                                    <w:del w:id="3994" w:author="Maino Vieytes, Christian (NIH/NIA/IRP) [F]" w:date="2023-11-15T16:23:00Z"/>
                                    <w:rFonts w:ascii="Times New Roman" w:hAnsi="Times New Roman" w:cs="Times New Roman"/>
                                    <w:sz w:val="20"/>
                                    <w:szCs w:val="20"/>
                                  </w:rPr>
                                </w:rPrChange>
                              </w:rPr>
                            </w:pPr>
                            <w:del w:id="3995" w:author="Maino Vieytes, Christian (NIH/NIA/IRP) [F]" w:date="2023-11-15T15:54:00Z">
                              <w:r w:rsidRPr="008A6C8D" w:rsidDel="00A12FDA">
                                <w:rPr>
                                  <w:rFonts w:ascii="Times New Roman" w:hAnsi="Times New Roman" w:cs="Times New Roman"/>
                                  <w:sz w:val="18"/>
                                  <w:szCs w:val="18"/>
                                  <w:rPrChange w:id="3996"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
                          <w:p w14:paraId="2A2A537B" w14:textId="6FBD6B5E" w:rsidR="002B4FE9" w:rsidRPr="008A6C8D" w:rsidDel="002B4FE9" w:rsidRDefault="002B4FE9" w:rsidP="002B4FE9">
                            <w:pPr>
                              <w:jc w:val="center"/>
                              <w:rPr>
                                <w:del w:id="3997" w:author="Maino Vieytes, Christian (NIH/NIA/IRP) [F]" w:date="2023-11-15T16:23:00Z"/>
                                <w:rFonts w:ascii="Times New Roman" w:hAnsi="Times New Roman" w:cs="Times New Roman"/>
                                <w:sz w:val="18"/>
                                <w:szCs w:val="18"/>
                                <w:rPrChange w:id="3998" w:author="Maino Vieytes, Christian (NIH/NIA/IRP) [F]" w:date="2023-11-15T15:57:00Z">
                                  <w:rPr>
                                    <w:del w:id="3999" w:author="Maino Vieytes, Christian (NIH/NIA/IRP) [F]" w:date="2023-11-15T16:23:00Z"/>
                                    <w:rFonts w:ascii="Times New Roman" w:hAnsi="Times New Roman" w:cs="Times New Roman"/>
                                    <w:sz w:val="20"/>
                                    <w:szCs w:val="20"/>
                                  </w:rPr>
                                </w:rPrChange>
                              </w:rPr>
                            </w:pPr>
                            <w:del w:id="4000" w:author="Maino Vieytes, Christian (NIH/NIA/IRP) [F]" w:date="2023-11-15T15:54:00Z">
                              <w:r w:rsidRPr="008A6C8D" w:rsidDel="00A12FDA">
                                <w:rPr>
                                  <w:rFonts w:ascii="Times New Roman" w:hAnsi="Times New Roman" w:cs="Times New Roman"/>
                                  <w:sz w:val="18"/>
                                  <w:szCs w:val="18"/>
                                  <w:rPrChange w:id="4001"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
                          <w:p w14:paraId="34D15CCB" w14:textId="7A6AB8BD" w:rsidR="002B4FE9" w:rsidRPr="002B4FE9" w:rsidDel="002B4FE9" w:rsidRDefault="002B4FE9" w:rsidP="00555C35">
                            <w:pPr>
                              <w:jc w:val="center"/>
                              <w:rPr>
                                <w:del w:id="4002" w:author="Maino Vieytes, Christian (NIH/NIA/IRP) [F]" w:date="2023-11-15T16:23:00Z"/>
                                <w:rFonts w:ascii="Times New Roman" w:hAnsi="Times New Roman" w:cs="Times New Roman"/>
                                <w:sz w:val="18"/>
                                <w:szCs w:val="18"/>
                                <w:rPrChange w:id="4003" w:author="Maino Vieytes, Christian (NIH/NIA/IRP) [F]" w:date="2023-11-15T16:24:00Z">
                                  <w:rPr>
                                    <w:del w:id="4004" w:author="Maino Vieytes, Christian (NIH/NIA/IRP) [F]" w:date="2023-11-15T16:23:00Z"/>
                                    <w:rFonts w:ascii="Times New Roman" w:hAnsi="Times New Roman" w:cs="Times New Roman"/>
                                    <w:sz w:val="20"/>
                                    <w:szCs w:val="20"/>
                                  </w:rPr>
                                </w:rPrChange>
                              </w:rPr>
                            </w:pPr>
                            <w:ins w:id="4005" w:author="Maino Vieytes, Christian (NIH/NIA/IRP) [F]" w:date="2023-11-15T16:24:00Z">
                              <w:r w:rsidRPr="002B4FE9">
                                <w:rPr>
                                  <w:rFonts w:ascii="Times New Roman" w:hAnsi="Times New Roman" w:cs="Times New Roman"/>
                                  <w:color w:val="000000"/>
                                  <w:sz w:val="18"/>
                                  <w:szCs w:val="18"/>
                                  <w:rPrChange w:id="4006" w:author="Maino Vieytes, Christian (NIH/NIA/IRP) [F]" w:date="2023-11-15T16:24:00Z">
                                    <w:rPr>
                                      <w:rFonts w:ascii="Calibri" w:hAnsi="Calibri" w:cs="Calibri"/>
                                      <w:color w:val="000000"/>
                                    </w:rPr>
                                  </w:rPrChange>
                                </w:rPr>
                                <w:t>0.72 (0.47-1.10)</w:t>
                              </w:r>
                            </w:ins>
                            <w:del w:id="4007" w:author="Maino Vieytes, Christian (NIH/NIA/IRP) [F]" w:date="2023-11-15T15:54:00Z">
                              <w:r w:rsidRPr="002B4FE9" w:rsidDel="00A12FDA">
                                <w:rPr>
                                  <w:rFonts w:ascii="Times New Roman" w:hAnsi="Times New Roman" w:cs="Times New Roman"/>
                                  <w:sz w:val="18"/>
                                  <w:szCs w:val="18"/>
                                  <w:rPrChange w:id="4008" w:author="Maino Vieytes, Christian (NIH/NIA/IRP) [F]" w:date="2023-11-15T16:24:00Z">
                                    <w:rPr>
                                      <w:rFonts w:ascii="Times New Roman" w:hAnsi="Times New Roman" w:cs="Times New Roman"/>
                                      <w:sz w:val="20"/>
                                      <w:szCs w:val="20"/>
                                    </w:rPr>
                                  </w:rPrChange>
                                </w:rPr>
                                <w:delText>0.85 (0.57-1.27)</w:delText>
                              </w:r>
                            </w:del>
                          </w:p>
                        </w:tc>
                        <w:tc>
                          <w:tcPr>
                            <w:tcW w:w="1716" w:type="dxa"/>
                            <w:noWrap/>
                            <w:vAlign w:val="center"/>
                            <w:hideMark/>
                          </w:tcPr>
                          <w:p w14:paraId="5EE199AE" w14:textId="6B3E27B7" w:rsidR="002B4FE9" w:rsidRPr="002B4FE9" w:rsidDel="002B4FE9" w:rsidRDefault="002B4FE9" w:rsidP="00555C35">
                            <w:pPr>
                              <w:jc w:val="center"/>
                              <w:rPr>
                                <w:del w:id="4009" w:author="Maino Vieytes, Christian (NIH/NIA/IRP) [F]" w:date="2023-11-15T16:23:00Z"/>
                                <w:rFonts w:ascii="Times New Roman" w:hAnsi="Times New Roman" w:cs="Times New Roman"/>
                                <w:sz w:val="18"/>
                                <w:szCs w:val="18"/>
                                <w:rPrChange w:id="4010" w:author="Maino Vieytes, Christian (NIH/NIA/IRP) [F]" w:date="2023-11-15T16:24:00Z">
                                  <w:rPr>
                                    <w:del w:id="4011" w:author="Maino Vieytes, Christian (NIH/NIA/IRP) [F]" w:date="2023-11-15T16:23:00Z"/>
                                    <w:rFonts w:ascii="Times New Roman" w:hAnsi="Times New Roman" w:cs="Times New Roman"/>
                                    <w:sz w:val="20"/>
                                    <w:szCs w:val="20"/>
                                  </w:rPr>
                                </w:rPrChange>
                              </w:rPr>
                            </w:pPr>
                            <w:ins w:id="4012" w:author="Maino Vieytes, Christian (NIH/NIA/IRP) [F]" w:date="2023-11-15T16:24:00Z">
                              <w:r w:rsidRPr="002B4FE9">
                                <w:rPr>
                                  <w:rFonts w:ascii="Times New Roman" w:hAnsi="Times New Roman" w:cs="Times New Roman"/>
                                  <w:color w:val="000000"/>
                                  <w:sz w:val="18"/>
                                  <w:szCs w:val="18"/>
                                  <w:rPrChange w:id="4013" w:author="Maino Vieytes, Christian (NIH/NIA/IRP) [F]" w:date="2023-11-15T16:24:00Z">
                                    <w:rPr>
                                      <w:rFonts w:ascii="Calibri" w:hAnsi="Calibri" w:cs="Calibri"/>
                                      <w:color w:val="000000"/>
                                    </w:rPr>
                                  </w:rPrChange>
                                </w:rPr>
                                <w:t>0.93 (0.58-1.48)</w:t>
                              </w:r>
                            </w:ins>
                            <w:del w:id="4014" w:author="Maino Vieytes, Christian (NIH/NIA/IRP) [F]" w:date="2023-11-15T15:54:00Z">
                              <w:r w:rsidRPr="002B4FE9" w:rsidDel="00A12FDA">
                                <w:rPr>
                                  <w:rFonts w:ascii="Times New Roman" w:hAnsi="Times New Roman" w:cs="Times New Roman"/>
                                  <w:sz w:val="18"/>
                                  <w:szCs w:val="18"/>
                                  <w:rPrChange w:id="4015" w:author="Maino Vieytes, Christian (NIH/NIA/IRP) [F]" w:date="2023-11-15T16:24:00Z">
                                    <w:rPr>
                                      <w:rFonts w:ascii="Times New Roman" w:hAnsi="Times New Roman" w:cs="Times New Roman"/>
                                      <w:sz w:val="20"/>
                                      <w:szCs w:val="20"/>
                                    </w:rPr>
                                  </w:rPrChange>
                                </w:rPr>
                                <w:delText>1.05 (0.67-1.65)</w:delText>
                              </w:r>
                            </w:del>
                          </w:p>
                        </w:tc>
                        <w:tc>
                          <w:tcPr>
                            <w:tcW w:w="1716" w:type="dxa"/>
                            <w:noWrap/>
                            <w:vAlign w:val="center"/>
                            <w:hideMark/>
                          </w:tcPr>
                          <w:p w14:paraId="0FD1A26C" w14:textId="4A867777" w:rsidR="002B4FE9" w:rsidRPr="002B4FE9" w:rsidDel="002B4FE9" w:rsidRDefault="002B4FE9" w:rsidP="00555C35">
                            <w:pPr>
                              <w:jc w:val="center"/>
                              <w:rPr>
                                <w:del w:id="4016" w:author="Maino Vieytes, Christian (NIH/NIA/IRP) [F]" w:date="2023-11-15T16:23:00Z"/>
                                <w:rFonts w:ascii="Times New Roman" w:hAnsi="Times New Roman" w:cs="Times New Roman"/>
                                <w:sz w:val="18"/>
                                <w:szCs w:val="18"/>
                                <w:rPrChange w:id="4017" w:author="Maino Vieytes, Christian (NIH/NIA/IRP) [F]" w:date="2023-11-15T16:24:00Z">
                                  <w:rPr>
                                    <w:del w:id="4018" w:author="Maino Vieytes, Christian (NIH/NIA/IRP) [F]" w:date="2023-11-15T16:23:00Z"/>
                                    <w:rFonts w:ascii="Times New Roman" w:hAnsi="Times New Roman" w:cs="Times New Roman"/>
                                    <w:sz w:val="20"/>
                                    <w:szCs w:val="20"/>
                                  </w:rPr>
                                </w:rPrChange>
                              </w:rPr>
                            </w:pPr>
                            <w:ins w:id="4019" w:author="Maino Vieytes, Christian (NIH/NIA/IRP) [F]" w:date="2023-11-15T16:24:00Z">
                              <w:r w:rsidRPr="002B4FE9">
                                <w:rPr>
                                  <w:rFonts w:ascii="Times New Roman" w:hAnsi="Times New Roman" w:cs="Times New Roman"/>
                                  <w:color w:val="000000"/>
                                  <w:sz w:val="18"/>
                                  <w:szCs w:val="18"/>
                                  <w:rPrChange w:id="4020" w:author="Maino Vieytes, Christian (NIH/NIA/IRP) [F]" w:date="2023-11-15T16:24:00Z">
                                    <w:rPr>
                                      <w:rFonts w:ascii="Calibri" w:hAnsi="Calibri" w:cs="Calibri"/>
                                      <w:color w:val="000000"/>
                                    </w:rPr>
                                  </w:rPrChange>
                                </w:rPr>
                                <w:t>0.69 (0.39-1.20)</w:t>
                              </w:r>
                            </w:ins>
                            <w:del w:id="4021" w:author="Maino Vieytes, Christian (NIH/NIA/IRP) [F]" w:date="2023-11-15T15:54:00Z">
                              <w:r w:rsidRPr="002B4FE9" w:rsidDel="00A12FDA">
                                <w:rPr>
                                  <w:rFonts w:ascii="Times New Roman" w:hAnsi="Times New Roman" w:cs="Times New Roman"/>
                                  <w:sz w:val="18"/>
                                  <w:szCs w:val="18"/>
                                  <w:rPrChange w:id="4022" w:author="Maino Vieytes, Christian (NIH/NIA/IRP) [F]" w:date="2023-11-15T16:24:00Z">
                                    <w:rPr>
                                      <w:rFonts w:ascii="Times New Roman" w:hAnsi="Times New Roman" w:cs="Times New Roman"/>
                                      <w:sz w:val="20"/>
                                      <w:szCs w:val="20"/>
                                    </w:rPr>
                                  </w:rPrChange>
                                </w:rPr>
                                <w:delText>0.94 (0.64-1.40)</w:delText>
                              </w:r>
                            </w:del>
                          </w:p>
                        </w:tc>
                        <w:tc>
                          <w:tcPr>
                            <w:tcW w:w="1816" w:type="dxa"/>
                            <w:noWrap/>
                            <w:vAlign w:val="center"/>
                            <w:hideMark/>
                          </w:tcPr>
                          <w:p w14:paraId="7850C686" w14:textId="23A1DDEF" w:rsidR="002B4FE9" w:rsidRPr="002B4FE9" w:rsidDel="002B4FE9" w:rsidRDefault="002B4FE9" w:rsidP="00555C35">
                            <w:pPr>
                              <w:jc w:val="center"/>
                              <w:rPr>
                                <w:del w:id="4023" w:author="Maino Vieytes, Christian (NIH/NIA/IRP) [F]" w:date="2023-11-15T16:23:00Z"/>
                                <w:rFonts w:ascii="Times New Roman" w:hAnsi="Times New Roman" w:cs="Times New Roman"/>
                                <w:sz w:val="18"/>
                                <w:szCs w:val="18"/>
                                <w:rPrChange w:id="4024" w:author="Maino Vieytes, Christian (NIH/NIA/IRP) [F]" w:date="2023-11-15T16:24:00Z">
                                  <w:rPr>
                                    <w:del w:id="4025" w:author="Maino Vieytes, Christian (NIH/NIA/IRP) [F]" w:date="2023-11-15T16:23:00Z"/>
                                    <w:rFonts w:ascii="Times New Roman" w:hAnsi="Times New Roman" w:cs="Times New Roman"/>
                                    <w:sz w:val="20"/>
                                    <w:szCs w:val="20"/>
                                  </w:rPr>
                                </w:rPrChange>
                              </w:rPr>
                            </w:pPr>
                            <w:ins w:id="4026" w:author="Maino Vieytes, Christian (NIH/NIA/IRP) [F]" w:date="2023-11-15T16:24:00Z">
                              <w:r w:rsidRPr="002B4FE9">
                                <w:rPr>
                                  <w:rFonts w:ascii="Times New Roman" w:hAnsi="Times New Roman" w:cs="Times New Roman"/>
                                  <w:color w:val="000000"/>
                                  <w:sz w:val="18"/>
                                  <w:szCs w:val="18"/>
                                  <w:rPrChange w:id="4027" w:author="Maino Vieytes, Christian (NIH/NIA/IRP) [F]" w:date="2023-11-15T16:24:00Z">
                                    <w:rPr>
                                      <w:rFonts w:ascii="Calibri" w:hAnsi="Calibri" w:cs="Calibri"/>
                                      <w:color w:val="000000"/>
                                    </w:rPr>
                                  </w:rPrChange>
                                </w:rPr>
                                <w:t>0.31 (0.18-0.55)**</w:t>
                              </w:r>
                            </w:ins>
                            <w:del w:id="4028" w:author="Maino Vieytes, Christian (NIH/NIA/IRP) [F]" w:date="2023-11-15T15:54:00Z">
                              <w:r w:rsidRPr="002B4FE9" w:rsidDel="00A12FDA">
                                <w:rPr>
                                  <w:rFonts w:ascii="Times New Roman" w:hAnsi="Times New Roman" w:cs="Times New Roman"/>
                                  <w:sz w:val="18"/>
                                  <w:szCs w:val="18"/>
                                  <w:rPrChange w:id="4029" w:author="Maino Vieytes, Christian (NIH/NIA/IRP) [F]" w:date="2023-11-15T16:24:00Z">
                                    <w:rPr>
                                      <w:rFonts w:ascii="Times New Roman" w:hAnsi="Times New Roman" w:cs="Times New Roman"/>
                                      <w:sz w:val="20"/>
                                      <w:szCs w:val="20"/>
                                    </w:rPr>
                                  </w:rPrChange>
                                </w:rPr>
                                <w:delText>1.13 (0.74-1.72)</w:delText>
                              </w:r>
                            </w:del>
                          </w:p>
                        </w:tc>
                        <w:tc>
                          <w:tcPr>
                            <w:tcW w:w="1196" w:type="dxa"/>
                            <w:noWrap/>
                            <w:vAlign w:val="center"/>
                            <w:hideMark/>
                          </w:tcPr>
                          <w:p w14:paraId="4DDCF2D9" w14:textId="13CBDB2A" w:rsidR="002B4FE9" w:rsidRPr="002B4FE9" w:rsidDel="002B4FE9" w:rsidRDefault="002B4FE9" w:rsidP="00555C35">
                            <w:pPr>
                              <w:jc w:val="center"/>
                              <w:rPr>
                                <w:del w:id="4030" w:author="Maino Vieytes, Christian (NIH/NIA/IRP) [F]" w:date="2023-11-15T16:23:00Z"/>
                                <w:rFonts w:ascii="Times New Roman" w:hAnsi="Times New Roman" w:cs="Times New Roman"/>
                                <w:sz w:val="18"/>
                                <w:szCs w:val="18"/>
                                <w:rPrChange w:id="4031" w:author="Maino Vieytes, Christian (NIH/NIA/IRP) [F]" w:date="2023-11-15T16:24:00Z">
                                  <w:rPr>
                                    <w:del w:id="4032" w:author="Maino Vieytes, Christian (NIH/NIA/IRP) [F]" w:date="2023-11-15T16:23:00Z"/>
                                    <w:rFonts w:ascii="Times New Roman" w:hAnsi="Times New Roman" w:cs="Times New Roman"/>
                                    <w:sz w:val="20"/>
                                    <w:szCs w:val="20"/>
                                  </w:rPr>
                                </w:rPrChange>
                              </w:rPr>
                            </w:pPr>
                            <w:ins w:id="4033" w:author="Maino Vieytes, Christian (NIH/NIA/IRP) [F]" w:date="2023-11-15T16:24:00Z">
                              <w:r w:rsidRPr="002B4FE9">
                                <w:rPr>
                                  <w:rFonts w:ascii="Times New Roman" w:hAnsi="Times New Roman" w:cs="Times New Roman"/>
                                  <w:color w:val="000000"/>
                                  <w:sz w:val="18"/>
                                  <w:szCs w:val="18"/>
                                  <w:rPrChange w:id="4034" w:author="Maino Vieytes, Christian (NIH/NIA/IRP) [F]" w:date="2023-11-15T16:24:00Z">
                                    <w:rPr>
                                      <w:rFonts w:ascii="Calibri" w:hAnsi="Calibri" w:cs="Calibri"/>
                                      <w:color w:val="000000"/>
                                    </w:rPr>
                                  </w:rPrChange>
                                </w:rPr>
                                <w:t>&lt; 0.01**</w:t>
                              </w:r>
                            </w:ins>
                            <w:del w:id="4035" w:author="Maino Vieytes, Christian (NIH/NIA/IRP) [F]" w:date="2023-11-15T15:54:00Z">
                              <w:r w:rsidRPr="002B4FE9" w:rsidDel="00A12FDA">
                                <w:rPr>
                                  <w:rFonts w:ascii="Times New Roman" w:hAnsi="Times New Roman" w:cs="Times New Roman"/>
                                  <w:sz w:val="18"/>
                                  <w:szCs w:val="18"/>
                                  <w:rPrChange w:id="4036" w:author="Maino Vieytes, Christian (NIH/NIA/IRP) [F]" w:date="2023-11-15T16:24:00Z">
                                    <w:rPr>
                                      <w:rFonts w:ascii="Times New Roman" w:hAnsi="Times New Roman" w:cs="Times New Roman"/>
                                      <w:sz w:val="20"/>
                                      <w:szCs w:val="20"/>
                                    </w:rPr>
                                  </w:rPrChange>
                                </w:rPr>
                                <w:delText>0.41</w:delText>
                              </w:r>
                            </w:del>
                          </w:p>
                        </w:tc>
                        <w:tc>
                          <w:tcPr>
                            <w:tcW w:w="1622" w:type="dxa"/>
                            <w:noWrap/>
                            <w:vAlign w:val="center"/>
                            <w:hideMark/>
                          </w:tcPr>
                          <w:p w14:paraId="305D4586" w14:textId="0EA39CB9" w:rsidR="002B4FE9" w:rsidRPr="002B4FE9" w:rsidDel="002B4FE9" w:rsidRDefault="002B4FE9" w:rsidP="00555C35">
                            <w:pPr>
                              <w:jc w:val="center"/>
                              <w:rPr>
                                <w:del w:id="4037" w:author="Maino Vieytes, Christian (NIH/NIA/IRP) [F]" w:date="2023-11-15T16:23:00Z"/>
                                <w:rFonts w:ascii="Times New Roman" w:hAnsi="Times New Roman" w:cs="Times New Roman"/>
                                <w:sz w:val="18"/>
                                <w:szCs w:val="18"/>
                                <w:rPrChange w:id="4038" w:author="Maino Vieytes, Christian (NIH/NIA/IRP) [F]" w:date="2023-11-15T16:24:00Z">
                                  <w:rPr>
                                    <w:del w:id="4039" w:author="Maino Vieytes, Christian (NIH/NIA/IRP) [F]" w:date="2023-11-15T16:23:00Z"/>
                                    <w:rFonts w:ascii="Times New Roman" w:hAnsi="Times New Roman" w:cs="Times New Roman"/>
                                    <w:sz w:val="20"/>
                                    <w:szCs w:val="20"/>
                                  </w:rPr>
                                </w:rPrChange>
                              </w:rPr>
                            </w:pPr>
                            <w:ins w:id="4040" w:author="Maino Vieytes, Christian (NIH/NIA/IRP) [F]" w:date="2023-11-15T16:24:00Z">
                              <w:r w:rsidRPr="002B4FE9">
                                <w:rPr>
                                  <w:rFonts w:ascii="Times New Roman" w:hAnsi="Times New Roman" w:cs="Times New Roman"/>
                                  <w:color w:val="000000"/>
                                  <w:sz w:val="18"/>
                                  <w:szCs w:val="18"/>
                                  <w:rPrChange w:id="4041" w:author="Maino Vieytes, Christian (NIH/NIA/IRP) [F]" w:date="2023-11-15T16:24:00Z">
                                    <w:rPr>
                                      <w:rFonts w:ascii="Calibri" w:hAnsi="Calibri" w:cs="Calibri"/>
                                      <w:color w:val="000000"/>
                                    </w:rPr>
                                  </w:rPrChange>
                                </w:rPr>
                                <w:t>0.71 (0.60-0.84)**</w:t>
                              </w:r>
                            </w:ins>
                            <w:del w:id="4042" w:author="Maino Vieytes, Christian (NIH/NIA/IRP) [F]" w:date="2023-11-15T15:54:00Z">
                              <w:r w:rsidRPr="002B4FE9" w:rsidDel="00A12FDA">
                                <w:rPr>
                                  <w:rFonts w:ascii="Times New Roman" w:hAnsi="Times New Roman" w:cs="Times New Roman"/>
                                  <w:sz w:val="18"/>
                                  <w:szCs w:val="18"/>
                                  <w:rPrChange w:id="4043" w:author="Maino Vieytes, Christian (NIH/NIA/IRP) [F]" w:date="2023-11-15T16:24:00Z">
                                    <w:rPr>
                                      <w:rFonts w:ascii="Times New Roman" w:hAnsi="Times New Roman" w:cs="Times New Roman"/>
                                      <w:sz w:val="20"/>
                                      <w:szCs w:val="20"/>
                                    </w:rPr>
                                  </w:rPrChange>
                                </w:rPr>
                                <w:delText>1.08 (0.94-1.24)</w:delText>
                              </w:r>
                            </w:del>
                          </w:p>
                        </w:tc>
                        <w:tc>
                          <w:tcPr>
                            <w:tcW w:w="1310" w:type="dxa"/>
                            <w:noWrap/>
                            <w:vAlign w:val="center"/>
                            <w:hideMark/>
                          </w:tcPr>
                          <w:p w14:paraId="05410598" w14:textId="35C01D1B" w:rsidR="002B4FE9" w:rsidRPr="002B4FE9" w:rsidDel="002B4FE9" w:rsidRDefault="002B4FE9" w:rsidP="00555C35">
                            <w:pPr>
                              <w:jc w:val="center"/>
                              <w:rPr>
                                <w:del w:id="4044" w:author="Maino Vieytes, Christian (NIH/NIA/IRP) [F]" w:date="2023-11-15T16:23:00Z"/>
                                <w:rFonts w:ascii="Times New Roman" w:hAnsi="Times New Roman" w:cs="Times New Roman"/>
                                <w:sz w:val="18"/>
                                <w:szCs w:val="18"/>
                                <w:rPrChange w:id="4045" w:author="Maino Vieytes, Christian (NIH/NIA/IRP) [F]" w:date="2023-11-15T16:24:00Z">
                                  <w:rPr>
                                    <w:del w:id="4046" w:author="Maino Vieytes, Christian (NIH/NIA/IRP) [F]" w:date="2023-11-15T16:23:00Z"/>
                                    <w:rFonts w:ascii="Times New Roman" w:hAnsi="Times New Roman" w:cs="Times New Roman"/>
                                    <w:sz w:val="20"/>
                                    <w:szCs w:val="20"/>
                                  </w:rPr>
                                </w:rPrChange>
                              </w:rPr>
                            </w:pPr>
                            <w:ins w:id="4047" w:author="Maino Vieytes, Christian (NIH/NIA/IRP) [F]" w:date="2023-11-15T16:24:00Z">
                              <w:r w:rsidRPr="002B4FE9">
                                <w:rPr>
                                  <w:rFonts w:ascii="Times New Roman" w:hAnsi="Times New Roman" w:cs="Times New Roman"/>
                                  <w:color w:val="000000"/>
                                  <w:sz w:val="18"/>
                                  <w:szCs w:val="18"/>
                                  <w:rPrChange w:id="4048" w:author="Maino Vieytes, Christian (NIH/NIA/IRP) [F]" w:date="2023-11-15T16:24:00Z">
                                    <w:rPr>
                                      <w:rFonts w:ascii="Calibri" w:hAnsi="Calibri" w:cs="Calibri"/>
                                      <w:color w:val="000000"/>
                                    </w:rPr>
                                  </w:rPrChange>
                                </w:rPr>
                                <w:t>&lt; 0.01**</w:t>
                              </w:r>
                            </w:ins>
                            <w:del w:id="4049" w:author="Maino Vieytes, Christian (NIH/NIA/IRP) [F]" w:date="2023-11-15T15:54:00Z">
                              <w:r w:rsidRPr="002B4FE9" w:rsidDel="00A12FDA">
                                <w:rPr>
                                  <w:rFonts w:ascii="Times New Roman" w:hAnsi="Times New Roman" w:cs="Times New Roman"/>
                                  <w:color w:val="000000"/>
                                  <w:sz w:val="18"/>
                                  <w:szCs w:val="18"/>
                                  <w:rPrChange w:id="4050" w:author="Maino Vieytes, Christian (NIH/NIA/IRP) [F]" w:date="2023-11-15T16:24:00Z">
                                    <w:rPr>
                                      <w:rFonts w:ascii="Times New Roman" w:hAnsi="Times New Roman" w:cs="Times New Roman"/>
                                      <w:color w:val="000000"/>
                                      <w:sz w:val="20"/>
                                      <w:szCs w:val="20"/>
                                    </w:rPr>
                                  </w:rPrChange>
                                </w:rPr>
                                <w:delText>0.82</w:delText>
                              </w:r>
                            </w:del>
                          </w:p>
                        </w:tc>
                      </w:tr>
                      <w:tr w:rsidR="002B4FE9" w:rsidRPr="002B4FE9" w:rsidDel="002B4FE9" w14:paraId="551B88DB" w14:textId="0BA3ABC0" w:rsidTr="002B4FE9">
                        <w:trPr>
                          <w:trHeight w:val="320"/>
                          <w:del w:id="4051" w:author="Maino Vieytes, Christian (NIH/NIA/IRP) [F]" w:date="2023-11-15T16:23:00Z"/>
                        </w:trPr>
                        <w:tc>
                          <w:tcPr>
                            <w:tcW w:w="2317" w:type="dxa"/>
                            <w:noWrap/>
                            <w:vAlign w:val="center"/>
                            <w:hideMark/>
                          </w:tcPr>
                          <w:p w14:paraId="1404DE72" w14:textId="4AF87C61" w:rsidR="002B4FE9" w:rsidRPr="008A6C8D" w:rsidDel="002B4FE9" w:rsidRDefault="002B4FE9" w:rsidP="002B4FE9">
                            <w:pPr>
                              <w:jc w:val="center"/>
                              <w:rPr>
                                <w:del w:id="4052" w:author="Maino Vieytes, Christian (NIH/NIA/IRP) [F]" w:date="2023-11-15T16:23:00Z"/>
                                <w:rFonts w:ascii="Times New Roman" w:hAnsi="Times New Roman" w:cs="Times New Roman"/>
                                <w:sz w:val="18"/>
                                <w:szCs w:val="18"/>
                                <w:rPrChange w:id="4053" w:author="Maino Vieytes, Christian (NIH/NIA/IRP) [F]" w:date="2023-11-15T15:57:00Z">
                                  <w:rPr>
                                    <w:del w:id="4054" w:author="Maino Vieytes, Christian (NIH/NIA/IRP) [F]" w:date="2023-11-15T16:23:00Z"/>
                                    <w:rFonts w:ascii="Times New Roman" w:hAnsi="Times New Roman" w:cs="Times New Roman"/>
                                    <w:sz w:val="20"/>
                                    <w:szCs w:val="20"/>
                                  </w:rPr>
                                </w:rPrChange>
                              </w:rPr>
                              <w:pPrChange w:id="4055" w:author="Maino Vieytes, Christian (NIH/NIA/IRP) [F]" w:date="2023-11-15T16:24:00Z">
                                <w:pPr/>
                              </w:pPrChange>
                            </w:pPr>
                            <w:del w:id="4056" w:author="Maino Vieytes, Christian (NIH/NIA/IRP) [F]" w:date="2023-11-15T16:23:00Z">
                              <w:r w:rsidRPr="008A6C8D" w:rsidDel="002B4FE9">
                                <w:rPr>
                                  <w:rFonts w:ascii="Times New Roman" w:hAnsi="Times New Roman" w:cs="Times New Roman"/>
                                  <w:sz w:val="18"/>
                                  <w:szCs w:val="18"/>
                                  <w:rPrChange w:id="4057" w:author="Maino Vieytes, Christian (NIH/NIA/IRP) [F]" w:date="2023-11-15T15:57:00Z">
                                    <w:rPr>
                                      <w:rFonts w:ascii="Times New Roman" w:hAnsi="Times New Roman" w:cs="Times New Roman"/>
                                      <w:sz w:val="20"/>
                                      <w:szCs w:val="20"/>
                                    </w:rPr>
                                  </w:rPrChange>
                                </w:rPr>
                                <w:delText>Household Size</w:delText>
                              </w:r>
                              <w:r w:rsidRPr="008A6C8D" w:rsidDel="002B4FE9">
                                <w:rPr>
                                  <w:rFonts w:ascii="Times New Roman" w:hAnsi="Times New Roman" w:cs="Times New Roman"/>
                                  <w:b/>
                                  <w:bCs/>
                                  <w:sz w:val="18"/>
                                  <w:szCs w:val="18"/>
                                  <w:vertAlign w:val="superscript"/>
                                  <w:lang w:bidi="en-US"/>
                                  <w:rPrChange w:id="4058"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
                          <w:p w14:paraId="19D681A0" w14:textId="57E7549F" w:rsidR="002B4FE9" w:rsidRPr="008A6C8D" w:rsidDel="002B4FE9" w:rsidRDefault="002B4FE9" w:rsidP="00555C35">
                            <w:pPr>
                              <w:jc w:val="center"/>
                              <w:rPr>
                                <w:del w:id="4059" w:author="Maino Vieytes, Christian (NIH/NIA/IRP) [F]" w:date="2023-11-15T16:23:00Z"/>
                                <w:rFonts w:ascii="Times New Roman" w:hAnsi="Times New Roman" w:cs="Times New Roman"/>
                                <w:sz w:val="18"/>
                                <w:szCs w:val="18"/>
                                <w:rPrChange w:id="4060" w:author="Maino Vieytes, Christian (NIH/NIA/IRP) [F]" w:date="2023-11-15T15:57:00Z">
                                  <w:rPr>
                                    <w:del w:id="4061" w:author="Maino Vieytes, Christian (NIH/NIA/IRP) [F]" w:date="2023-11-15T16:23:00Z"/>
                                    <w:rFonts w:ascii="Times New Roman" w:hAnsi="Times New Roman" w:cs="Times New Roman"/>
                                    <w:sz w:val="20"/>
                                    <w:szCs w:val="20"/>
                                  </w:rPr>
                                </w:rPrChange>
                              </w:rPr>
                            </w:pPr>
                            <w:del w:id="4062" w:author="Maino Vieytes, Christian (NIH/NIA/IRP) [F]" w:date="2023-11-15T15:54:00Z">
                              <w:r w:rsidRPr="008A6C8D" w:rsidDel="00A12FDA">
                                <w:rPr>
                                  <w:rFonts w:ascii="Times New Roman" w:hAnsi="Times New Roman" w:cs="Times New Roman"/>
                                  <w:sz w:val="18"/>
                                  <w:szCs w:val="18"/>
                                  <w:rPrChange w:id="4063"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
                          <w:p w14:paraId="5537922B" w14:textId="61E69CD5" w:rsidR="002B4FE9" w:rsidRPr="008A6C8D" w:rsidDel="002B4FE9" w:rsidRDefault="002B4FE9" w:rsidP="00555C35">
                            <w:pPr>
                              <w:jc w:val="center"/>
                              <w:rPr>
                                <w:del w:id="4064" w:author="Maino Vieytes, Christian (NIH/NIA/IRP) [F]" w:date="2023-11-15T16:23:00Z"/>
                                <w:rFonts w:ascii="Times New Roman" w:hAnsi="Times New Roman" w:cs="Times New Roman"/>
                                <w:sz w:val="18"/>
                                <w:szCs w:val="18"/>
                                <w:rPrChange w:id="4065" w:author="Maino Vieytes, Christian (NIH/NIA/IRP) [F]" w:date="2023-11-15T15:57:00Z">
                                  <w:rPr>
                                    <w:del w:id="4066" w:author="Maino Vieytes, Christian (NIH/NIA/IRP) [F]" w:date="2023-11-15T16:23:00Z"/>
                                    <w:rFonts w:ascii="Times New Roman" w:hAnsi="Times New Roman" w:cs="Times New Roman"/>
                                    <w:sz w:val="20"/>
                                    <w:szCs w:val="20"/>
                                  </w:rPr>
                                </w:rPrChange>
                              </w:rPr>
                            </w:pPr>
                            <w:del w:id="4067" w:author="Maino Vieytes, Christian (NIH/NIA/IRP) [F]" w:date="2023-11-15T15:54:00Z">
                              <w:r w:rsidRPr="008A6C8D" w:rsidDel="00A12FDA">
                                <w:rPr>
                                  <w:rFonts w:ascii="Times New Roman" w:hAnsi="Times New Roman" w:cs="Times New Roman"/>
                                  <w:sz w:val="18"/>
                                  <w:szCs w:val="18"/>
                                  <w:rPrChange w:id="4068"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
                          <w:p w14:paraId="4FEF5A8E" w14:textId="26295B9E" w:rsidR="002B4FE9" w:rsidRPr="002B4FE9" w:rsidDel="002B4FE9" w:rsidRDefault="002B4FE9" w:rsidP="00555C35">
                            <w:pPr>
                              <w:jc w:val="center"/>
                              <w:rPr>
                                <w:del w:id="4069" w:author="Maino Vieytes, Christian (NIH/NIA/IRP) [F]" w:date="2023-11-15T16:23:00Z"/>
                                <w:rFonts w:ascii="Times New Roman" w:hAnsi="Times New Roman" w:cs="Times New Roman"/>
                                <w:sz w:val="18"/>
                                <w:szCs w:val="18"/>
                                <w:rPrChange w:id="4070" w:author="Maino Vieytes, Christian (NIH/NIA/IRP) [F]" w:date="2023-11-15T16:24:00Z">
                                  <w:rPr>
                                    <w:del w:id="4071" w:author="Maino Vieytes, Christian (NIH/NIA/IRP) [F]" w:date="2023-11-15T16:23:00Z"/>
                                    <w:rFonts w:ascii="Times New Roman" w:hAnsi="Times New Roman" w:cs="Times New Roman"/>
                                    <w:sz w:val="20"/>
                                    <w:szCs w:val="20"/>
                                  </w:rPr>
                                </w:rPrChange>
                              </w:rPr>
                            </w:pPr>
                            <w:ins w:id="4072" w:author="Maino Vieytes, Christian (NIH/NIA/IRP) [F]" w:date="2023-11-15T16:24:00Z">
                              <w:r w:rsidRPr="002B4FE9">
                                <w:rPr>
                                  <w:rFonts w:ascii="Times New Roman" w:hAnsi="Times New Roman" w:cs="Times New Roman"/>
                                  <w:color w:val="000000"/>
                                  <w:sz w:val="18"/>
                                  <w:szCs w:val="18"/>
                                  <w:rPrChange w:id="4073" w:author="Maino Vieytes, Christian (NIH/NIA/IRP) [F]" w:date="2023-11-15T16:24:00Z">
                                    <w:rPr>
                                      <w:rFonts w:ascii="Calibri" w:hAnsi="Calibri" w:cs="Calibri"/>
                                      <w:color w:val="000000"/>
                                    </w:rPr>
                                  </w:rPrChange>
                                </w:rPr>
                                <w:t>0.90 (0.48-1.70)</w:t>
                              </w:r>
                            </w:ins>
                            <w:del w:id="4074" w:author="Maino Vieytes, Christian (NIH/NIA/IRP) [F]" w:date="2023-11-15T15:54:00Z">
                              <w:r w:rsidRPr="002B4FE9" w:rsidDel="00A12FDA">
                                <w:rPr>
                                  <w:rFonts w:ascii="Times New Roman" w:hAnsi="Times New Roman" w:cs="Times New Roman"/>
                                  <w:sz w:val="18"/>
                                  <w:szCs w:val="18"/>
                                  <w:rPrChange w:id="4075" w:author="Maino Vieytes, Christian (NIH/NIA/IRP) [F]" w:date="2023-11-15T16:24:00Z">
                                    <w:rPr>
                                      <w:rFonts w:ascii="Times New Roman" w:hAnsi="Times New Roman" w:cs="Times New Roman"/>
                                      <w:sz w:val="20"/>
                                      <w:szCs w:val="20"/>
                                    </w:rPr>
                                  </w:rPrChange>
                                </w:rPr>
                                <w:delText>0.99 (0.75-1.32)</w:delText>
                              </w:r>
                            </w:del>
                          </w:p>
                        </w:tc>
                        <w:tc>
                          <w:tcPr>
                            <w:tcW w:w="1716" w:type="dxa"/>
                            <w:noWrap/>
                            <w:vAlign w:val="center"/>
                            <w:hideMark/>
                          </w:tcPr>
                          <w:p w14:paraId="2C71D8BF" w14:textId="1BAC88D4" w:rsidR="002B4FE9" w:rsidRPr="002B4FE9" w:rsidDel="002B4FE9" w:rsidRDefault="002B4FE9" w:rsidP="00555C35">
                            <w:pPr>
                              <w:jc w:val="center"/>
                              <w:rPr>
                                <w:del w:id="4076" w:author="Maino Vieytes, Christian (NIH/NIA/IRP) [F]" w:date="2023-11-15T16:23:00Z"/>
                                <w:rFonts w:ascii="Times New Roman" w:hAnsi="Times New Roman" w:cs="Times New Roman"/>
                                <w:sz w:val="18"/>
                                <w:szCs w:val="18"/>
                                <w:rPrChange w:id="4077" w:author="Maino Vieytes, Christian (NIH/NIA/IRP) [F]" w:date="2023-11-15T16:24:00Z">
                                  <w:rPr>
                                    <w:del w:id="4078" w:author="Maino Vieytes, Christian (NIH/NIA/IRP) [F]" w:date="2023-11-15T16:23:00Z"/>
                                    <w:rFonts w:ascii="Times New Roman" w:hAnsi="Times New Roman" w:cs="Times New Roman"/>
                                    <w:sz w:val="20"/>
                                    <w:szCs w:val="20"/>
                                  </w:rPr>
                                </w:rPrChange>
                              </w:rPr>
                            </w:pPr>
                            <w:ins w:id="4079" w:author="Maino Vieytes, Christian (NIH/NIA/IRP) [F]" w:date="2023-11-15T16:24:00Z">
                              <w:r w:rsidRPr="002B4FE9">
                                <w:rPr>
                                  <w:rFonts w:ascii="Times New Roman" w:hAnsi="Times New Roman" w:cs="Times New Roman"/>
                                  <w:color w:val="000000"/>
                                  <w:sz w:val="18"/>
                                  <w:szCs w:val="18"/>
                                  <w:rPrChange w:id="4080" w:author="Maino Vieytes, Christian (NIH/NIA/IRP) [F]" w:date="2023-11-15T16:24:00Z">
                                    <w:rPr>
                                      <w:rFonts w:ascii="Calibri" w:hAnsi="Calibri" w:cs="Calibri"/>
                                      <w:color w:val="000000"/>
                                    </w:rPr>
                                  </w:rPrChange>
                                </w:rPr>
                                <w:t>1.08 (0.65-1.80)</w:t>
                              </w:r>
                            </w:ins>
                            <w:del w:id="4081" w:author="Maino Vieytes, Christian (NIH/NIA/IRP) [F]" w:date="2023-11-15T15:54:00Z">
                              <w:r w:rsidRPr="002B4FE9" w:rsidDel="00A12FDA">
                                <w:rPr>
                                  <w:rFonts w:ascii="Times New Roman" w:hAnsi="Times New Roman" w:cs="Times New Roman"/>
                                  <w:sz w:val="18"/>
                                  <w:szCs w:val="18"/>
                                  <w:rPrChange w:id="4082" w:author="Maino Vieytes, Christian (NIH/NIA/IRP) [F]" w:date="2023-11-15T16:24:00Z">
                                    <w:rPr>
                                      <w:rFonts w:ascii="Times New Roman" w:hAnsi="Times New Roman" w:cs="Times New Roman"/>
                                      <w:sz w:val="20"/>
                                      <w:szCs w:val="20"/>
                                    </w:rPr>
                                  </w:rPrChange>
                                </w:rPr>
                                <w:delText>1.05 (0.76-1.45)</w:delText>
                              </w:r>
                            </w:del>
                          </w:p>
                        </w:tc>
                        <w:tc>
                          <w:tcPr>
                            <w:tcW w:w="1716" w:type="dxa"/>
                            <w:noWrap/>
                            <w:vAlign w:val="center"/>
                            <w:hideMark/>
                          </w:tcPr>
                          <w:p w14:paraId="2694E517" w14:textId="4509EAFB" w:rsidR="002B4FE9" w:rsidRPr="002B4FE9" w:rsidDel="002B4FE9" w:rsidRDefault="002B4FE9" w:rsidP="00555C35">
                            <w:pPr>
                              <w:jc w:val="center"/>
                              <w:rPr>
                                <w:del w:id="4083" w:author="Maino Vieytes, Christian (NIH/NIA/IRP) [F]" w:date="2023-11-15T16:23:00Z"/>
                                <w:rFonts w:ascii="Times New Roman" w:hAnsi="Times New Roman" w:cs="Times New Roman"/>
                                <w:sz w:val="18"/>
                                <w:szCs w:val="18"/>
                                <w:rPrChange w:id="4084" w:author="Maino Vieytes, Christian (NIH/NIA/IRP) [F]" w:date="2023-11-15T16:24:00Z">
                                  <w:rPr>
                                    <w:del w:id="4085" w:author="Maino Vieytes, Christian (NIH/NIA/IRP) [F]" w:date="2023-11-15T16:23:00Z"/>
                                    <w:rFonts w:ascii="Times New Roman" w:hAnsi="Times New Roman" w:cs="Times New Roman"/>
                                    <w:sz w:val="20"/>
                                    <w:szCs w:val="20"/>
                                  </w:rPr>
                                </w:rPrChange>
                              </w:rPr>
                            </w:pPr>
                            <w:ins w:id="4086" w:author="Maino Vieytes, Christian (NIH/NIA/IRP) [F]" w:date="2023-11-15T16:24:00Z">
                              <w:r w:rsidRPr="002B4FE9">
                                <w:rPr>
                                  <w:rFonts w:ascii="Times New Roman" w:hAnsi="Times New Roman" w:cs="Times New Roman"/>
                                  <w:color w:val="000000"/>
                                  <w:sz w:val="18"/>
                                  <w:szCs w:val="18"/>
                                  <w:rPrChange w:id="4087" w:author="Maino Vieytes, Christian (NIH/NIA/IRP) [F]" w:date="2023-11-15T16:24:00Z">
                                    <w:rPr>
                                      <w:rFonts w:ascii="Calibri" w:hAnsi="Calibri" w:cs="Calibri"/>
                                      <w:color w:val="000000"/>
                                    </w:rPr>
                                  </w:rPrChange>
                                </w:rPr>
                                <w:t>1.22 (0.76-1.95)</w:t>
                              </w:r>
                            </w:ins>
                            <w:del w:id="4088" w:author="Maino Vieytes, Christian (NIH/NIA/IRP) [F]" w:date="2023-11-15T15:54:00Z">
                              <w:r w:rsidRPr="002B4FE9" w:rsidDel="00A12FDA">
                                <w:rPr>
                                  <w:rFonts w:ascii="Times New Roman" w:hAnsi="Times New Roman" w:cs="Times New Roman"/>
                                  <w:sz w:val="18"/>
                                  <w:szCs w:val="18"/>
                                  <w:rPrChange w:id="4089" w:author="Maino Vieytes, Christian (NIH/NIA/IRP) [F]" w:date="2023-11-15T16:24:00Z">
                                    <w:rPr>
                                      <w:rFonts w:ascii="Times New Roman" w:hAnsi="Times New Roman" w:cs="Times New Roman"/>
                                      <w:sz w:val="20"/>
                                      <w:szCs w:val="20"/>
                                    </w:rPr>
                                  </w:rPrChange>
                                </w:rPr>
                                <w:delText>1.05 (0.76-1.45)</w:delText>
                              </w:r>
                            </w:del>
                          </w:p>
                        </w:tc>
                        <w:tc>
                          <w:tcPr>
                            <w:tcW w:w="1816" w:type="dxa"/>
                            <w:noWrap/>
                            <w:vAlign w:val="center"/>
                            <w:hideMark/>
                          </w:tcPr>
                          <w:p w14:paraId="392564B2" w14:textId="28888157" w:rsidR="002B4FE9" w:rsidRPr="002B4FE9" w:rsidDel="002B4FE9" w:rsidRDefault="002B4FE9" w:rsidP="00555C35">
                            <w:pPr>
                              <w:jc w:val="center"/>
                              <w:rPr>
                                <w:del w:id="4090" w:author="Maino Vieytes, Christian (NIH/NIA/IRP) [F]" w:date="2023-11-15T16:23:00Z"/>
                                <w:rFonts w:ascii="Times New Roman" w:hAnsi="Times New Roman" w:cs="Times New Roman"/>
                                <w:sz w:val="18"/>
                                <w:szCs w:val="18"/>
                                <w:rPrChange w:id="4091" w:author="Maino Vieytes, Christian (NIH/NIA/IRP) [F]" w:date="2023-11-15T16:24:00Z">
                                  <w:rPr>
                                    <w:del w:id="4092" w:author="Maino Vieytes, Christian (NIH/NIA/IRP) [F]" w:date="2023-11-15T16:23:00Z"/>
                                    <w:rFonts w:ascii="Times New Roman" w:hAnsi="Times New Roman" w:cs="Times New Roman"/>
                                    <w:sz w:val="20"/>
                                    <w:szCs w:val="20"/>
                                  </w:rPr>
                                </w:rPrChange>
                              </w:rPr>
                            </w:pPr>
                            <w:ins w:id="4093" w:author="Maino Vieytes, Christian (NIH/NIA/IRP) [F]" w:date="2023-11-15T16:24:00Z">
                              <w:r w:rsidRPr="002B4FE9">
                                <w:rPr>
                                  <w:rFonts w:ascii="Times New Roman" w:hAnsi="Times New Roman" w:cs="Times New Roman"/>
                                  <w:color w:val="000000"/>
                                  <w:sz w:val="18"/>
                                  <w:szCs w:val="18"/>
                                  <w:rPrChange w:id="4094" w:author="Maino Vieytes, Christian (NIH/NIA/IRP) [F]" w:date="2023-11-15T16:24:00Z">
                                    <w:rPr>
                                      <w:rFonts w:ascii="Calibri" w:hAnsi="Calibri" w:cs="Calibri"/>
                                      <w:color w:val="000000"/>
                                    </w:rPr>
                                  </w:rPrChange>
                                </w:rPr>
                                <w:t>1.34 (0.82-2.18)</w:t>
                              </w:r>
                            </w:ins>
                            <w:del w:id="4095" w:author="Maino Vieytes, Christian (NIH/NIA/IRP) [F]" w:date="2023-11-15T15:54:00Z">
                              <w:r w:rsidRPr="002B4FE9" w:rsidDel="00A12FDA">
                                <w:rPr>
                                  <w:rFonts w:ascii="Times New Roman" w:hAnsi="Times New Roman" w:cs="Times New Roman"/>
                                  <w:sz w:val="18"/>
                                  <w:szCs w:val="18"/>
                                  <w:rPrChange w:id="4096" w:author="Maino Vieytes, Christian (NIH/NIA/IRP) [F]" w:date="2023-11-15T16:24:00Z">
                                    <w:rPr>
                                      <w:rFonts w:ascii="Times New Roman" w:hAnsi="Times New Roman" w:cs="Times New Roman"/>
                                      <w:sz w:val="20"/>
                                      <w:szCs w:val="20"/>
                                    </w:rPr>
                                  </w:rPrChange>
                                </w:rPr>
                                <w:delText>1.17 (0.74-1.86)</w:delText>
                              </w:r>
                            </w:del>
                          </w:p>
                        </w:tc>
                        <w:tc>
                          <w:tcPr>
                            <w:tcW w:w="1196" w:type="dxa"/>
                            <w:noWrap/>
                            <w:vAlign w:val="center"/>
                            <w:hideMark/>
                          </w:tcPr>
                          <w:p w14:paraId="6A94C320" w14:textId="17D6BE80" w:rsidR="002B4FE9" w:rsidRPr="002B4FE9" w:rsidDel="002B4FE9" w:rsidRDefault="002B4FE9" w:rsidP="00555C35">
                            <w:pPr>
                              <w:jc w:val="center"/>
                              <w:rPr>
                                <w:del w:id="4097" w:author="Maino Vieytes, Christian (NIH/NIA/IRP) [F]" w:date="2023-11-15T16:23:00Z"/>
                                <w:rFonts w:ascii="Times New Roman" w:hAnsi="Times New Roman" w:cs="Times New Roman"/>
                                <w:sz w:val="18"/>
                                <w:szCs w:val="18"/>
                                <w:rPrChange w:id="4098" w:author="Maino Vieytes, Christian (NIH/NIA/IRP) [F]" w:date="2023-11-15T16:24:00Z">
                                  <w:rPr>
                                    <w:del w:id="4099" w:author="Maino Vieytes, Christian (NIH/NIA/IRP) [F]" w:date="2023-11-15T16:23:00Z"/>
                                    <w:rFonts w:ascii="Times New Roman" w:hAnsi="Times New Roman" w:cs="Times New Roman"/>
                                    <w:sz w:val="20"/>
                                    <w:szCs w:val="20"/>
                                  </w:rPr>
                                </w:rPrChange>
                              </w:rPr>
                            </w:pPr>
                            <w:ins w:id="4100" w:author="Maino Vieytes, Christian (NIH/NIA/IRP) [F]" w:date="2023-11-15T16:24:00Z">
                              <w:r w:rsidRPr="002B4FE9">
                                <w:rPr>
                                  <w:rFonts w:ascii="Times New Roman" w:hAnsi="Times New Roman" w:cs="Times New Roman"/>
                                  <w:color w:val="000000"/>
                                  <w:sz w:val="18"/>
                                  <w:szCs w:val="18"/>
                                  <w:rPrChange w:id="4101" w:author="Maino Vieytes, Christian (NIH/NIA/IRP) [F]" w:date="2023-11-15T16:24:00Z">
                                    <w:rPr>
                                      <w:rFonts w:ascii="Calibri" w:hAnsi="Calibri" w:cs="Calibri"/>
                                      <w:color w:val="000000"/>
                                    </w:rPr>
                                  </w:rPrChange>
                                </w:rPr>
                                <w:t>0.14</w:t>
                              </w:r>
                            </w:ins>
                            <w:del w:id="4102" w:author="Maino Vieytes, Christian (NIH/NIA/IRP) [F]" w:date="2023-11-15T15:54:00Z">
                              <w:r w:rsidRPr="002B4FE9" w:rsidDel="00A12FDA">
                                <w:rPr>
                                  <w:rFonts w:ascii="Times New Roman" w:hAnsi="Times New Roman" w:cs="Times New Roman"/>
                                  <w:sz w:val="18"/>
                                  <w:szCs w:val="18"/>
                                  <w:rPrChange w:id="4103" w:author="Maino Vieytes, Christian (NIH/NIA/IRP) [F]" w:date="2023-11-15T16:24:00Z">
                                    <w:rPr>
                                      <w:rFonts w:ascii="Times New Roman" w:hAnsi="Times New Roman" w:cs="Times New Roman"/>
                                      <w:sz w:val="20"/>
                                      <w:szCs w:val="20"/>
                                    </w:rPr>
                                  </w:rPrChange>
                                </w:rPr>
                                <w:delText>0.46</w:delText>
                              </w:r>
                            </w:del>
                          </w:p>
                        </w:tc>
                        <w:tc>
                          <w:tcPr>
                            <w:tcW w:w="1622" w:type="dxa"/>
                            <w:noWrap/>
                            <w:vAlign w:val="center"/>
                            <w:hideMark/>
                          </w:tcPr>
                          <w:p w14:paraId="680E80E2" w14:textId="2456EA73" w:rsidR="002B4FE9" w:rsidRPr="002B4FE9" w:rsidDel="002B4FE9" w:rsidRDefault="002B4FE9" w:rsidP="00555C35">
                            <w:pPr>
                              <w:jc w:val="center"/>
                              <w:rPr>
                                <w:del w:id="4104" w:author="Maino Vieytes, Christian (NIH/NIA/IRP) [F]" w:date="2023-11-15T16:23:00Z"/>
                                <w:rFonts w:ascii="Times New Roman" w:hAnsi="Times New Roman" w:cs="Times New Roman"/>
                                <w:sz w:val="18"/>
                                <w:szCs w:val="18"/>
                                <w:rPrChange w:id="4105" w:author="Maino Vieytes, Christian (NIH/NIA/IRP) [F]" w:date="2023-11-15T16:24:00Z">
                                  <w:rPr>
                                    <w:del w:id="4106" w:author="Maino Vieytes, Christian (NIH/NIA/IRP) [F]" w:date="2023-11-15T16:23:00Z"/>
                                    <w:rFonts w:ascii="Times New Roman" w:hAnsi="Times New Roman" w:cs="Times New Roman"/>
                                    <w:sz w:val="20"/>
                                    <w:szCs w:val="20"/>
                                  </w:rPr>
                                </w:rPrChange>
                              </w:rPr>
                            </w:pPr>
                            <w:ins w:id="4107" w:author="Maino Vieytes, Christian (NIH/NIA/IRP) [F]" w:date="2023-11-15T16:24:00Z">
                              <w:r w:rsidRPr="002B4FE9">
                                <w:rPr>
                                  <w:rFonts w:ascii="Times New Roman" w:hAnsi="Times New Roman" w:cs="Times New Roman"/>
                                  <w:color w:val="000000"/>
                                  <w:sz w:val="18"/>
                                  <w:szCs w:val="18"/>
                                  <w:rPrChange w:id="4108" w:author="Maino Vieytes, Christian (NIH/NIA/IRP) [F]" w:date="2023-11-15T16:24:00Z">
                                    <w:rPr>
                                      <w:rFonts w:ascii="Calibri" w:hAnsi="Calibri" w:cs="Calibri"/>
                                      <w:color w:val="000000"/>
                                    </w:rPr>
                                  </w:rPrChange>
                                </w:rPr>
                                <w:t>1.18 (1.00-1.39)*</w:t>
                              </w:r>
                            </w:ins>
                            <w:del w:id="4109" w:author="Maino Vieytes, Christian (NIH/NIA/IRP) [F]" w:date="2023-11-15T15:54:00Z">
                              <w:r w:rsidRPr="002B4FE9" w:rsidDel="00A12FDA">
                                <w:rPr>
                                  <w:rFonts w:ascii="Times New Roman" w:hAnsi="Times New Roman" w:cs="Times New Roman"/>
                                  <w:sz w:val="18"/>
                                  <w:szCs w:val="18"/>
                                  <w:rPrChange w:id="4110" w:author="Maino Vieytes, Christian (NIH/NIA/IRP) [F]" w:date="2023-11-15T16:24:00Z">
                                    <w:rPr>
                                      <w:rFonts w:ascii="Times New Roman" w:hAnsi="Times New Roman" w:cs="Times New Roman"/>
                                      <w:sz w:val="20"/>
                                      <w:szCs w:val="20"/>
                                    </w:rPr>
                                  </w:rPrChange>
                                </w:rPr>
                                <w:delText>1.06 (0.91-1.23)</w:delText>
                              </w:r>
                            </w:del>
                          </w:p>
                        </w:tc>
                        <w:tc>
                          <w:tcPr>
                            <w:tcW w:w="1310" w:type="dxa"/>
                            <w:noWrap/>
                            <w:vAlign w:val="center"/>
                            <w:hideMark/>
                          </w:tcPr>
                          <w:p w14:paraId="0F734B46" w14:textId="356D0F3A" w:rsidR="002B4FE9" w:rsidRPr="002B4FE9" w:rsidDel="002B4FE9" w:rsidRDefault="002B4FE9" w:rsidP="00555C35">
                            <w:pPr>
                              <w:jc w:val="center"/>
                              <w:rPr>
                                <w:del w:id="4111" w:author="Maino Vieytes, Christian (NIH/NIA/IRP) [F]" w:date="2023-11-15T16:23:00Z"/>
                                <w:rFonts w:ascii="Times New Roman" w:hAnsi="Times New Roman" w:cs="Times New Roman"/>
                                <w:sz w:val="18"/>
                                <w:szCs w:val="18"/>
                                <w:rPrChange w:id="4112" w:author="Maino Vieytes, Christian (NIH/NIA/IRP) [F]" w:date="2023-11-15T16:24:00Z">
                                  <w:rPr>
                                    <w:del w:id="4113" w:author="Maino Vieytes, Christian (NIH/NIA/IRP) [F]" w:date="2023-11-15T16:23:00Z"/>
                                    <w:rFonts w:ascii="Times New Roman" w:hAnsi="Times New Roman" w:cs="Times New Roman"/>
                                    <w:sz w:val="20"/>
                                    <w:szCs w:val="20"/>
                                  </w:rPr>
                                </w:rPrChange>
                              </w:rPr>
                            </w:pPr>
                            <w:ins w:id="4114" w:author="Maino Vieytes, Christian (NIH/NIA/IRP) [F]" w:date="2023-11-15T16:24:00Z">
                              <w:r w:rsidRPr="002B4FE9">
                                <w:rPr>
                                  <w:rFonts w:ascii="Times New Roman" w:hAnsi="Times New Roman" w:cs="Times New Roman"/>
                                  <w:color w:val="000000"/>
                                  <w:sz w:val="18"/>
                                  <w:szCs w:val="18"/>
                                  <w:rPrChange w:id="4115" w:author="Maino Vieytes, Christian (NIH/NIA/IRP) [F]" w:date="2023-11-15T16:24:00Z">
                                    <w:rPr>
                                      <w:rFonts w:ascii="Calibri" w:hAnsi="Calibri" w:cs="Calibri"/>
                                      <w:color w:val="000000"/>
                                    </w:rPr>
                                  </w:rPrChange>
                                </w:rPr>
                                <w:t>0.79</w:t>
                              </w:r>
                            </w:ins>
                            <w:del w:id="4116" w:author="Maino Vieytes, Christian (NIH/NIA/IRP) [F]" w:date="2023-11-15T15:54:00Z">
                              <w:r w:rsidRPr="002B4FE9" w:rsidDel="00A12FDA">
                                <w:rPr>
                                  <w:rFonts w:ascii="Times New Roman" w:hAnsi="Times New Roman" w:cs="Times New Roman"/>
                                  <w:color w:val="000000"/>
                                  <w:sz w:val="18"/>
                                  <w:szCs w:val="18"/>
                                  <w:rPrChange w:id="4117" w:author="Maino Vieytes, Christian (NIH/NIA/IRP) [F]" w:date="2023-11-15T16:24:00Z">
                                    <w:rPr>
                                      <w:rFonts w:ascii="Times New Roman" w:hAnsi="Times New Roman" w:cs="Times New Roman"/>
                                      <w:color w:val="000000"/>
                                      <w:sz w:val="20"/>
                                      <w:szCs w:val="20"/>
                                    </w:rPr>
                                  </w:rPrChange>
                                </w:rPr>
                                <w:delText>0.97</w:delText>
                              </w:r>
                            </w:del>
                          </w:p>
                        </w:tc>
                      </w:tr>
                      <w:tr w:rsidR="002B4FE9" w:rsidRPr="002B4FE9" w:rsidDel="002B4FE9" w14:paraId="794ED8CF" w14:textId="622E8843" w:rsidTr="002B4FE9">
                        <w:trPr>
                          <w:trHeight w:val="320"/>
                          <w:del w:id="4118" w:author="Maino Vieytes, Christian (NIH/NIA/IRP) [F]" w:date="2023-11-15T16:23:00Z"/>
                        </w:trPr>
                        <w:tc>
                          <w:tcPr>
                            <w:tcW w:w="2317" w:type="dxa"/>
                            <w:noWrap/>
                            <w:vAlign w:val="center"/>
                            <w:hideMark/>
                          </w:tcPr>
                          <w:p w14:paraId="1C5E1DE4" w14:textId="5D595428" w:rsidR="002B4FE9" w:rsidRPr="008A6C8D" w:rsidDel="002B4FE9" w:rsidRDefault="002B4FE9" w:rsidP="002B4FE9">
                            <w:pPr>
                              <w:jc w:val="center"/>
                              <w:rPr>
                                <w:del w:id="4119" w:author="Maino Vieytes, Christian (NIH/NIA/IRP) [F]" w:date="2023-11-15T16:23:00Z"/>
                                <w:rFonts w:ascii="Times New Roman" w:hAnsi="Times New Roman" w:cs="Times New Roman"/>
                                <w:sz w:val="18"/>
                                <w:szCs w:val="18"/>
                                <w:rPrChange w:id="4120" w:author="Maino Vieytes, Christian (NIH/NIA/IRP) [F]" w:date="2023-11-15T15:57:00Z">
                                  <w:rPr>
                                    <w:del w:id="4121" w:author="Maino Vieytes, Christian (NIH/NIA/IRP) [F]" w:date="2023-11-15T16:23:00Z"/>
                                    <w:rFonts w:ascii="Times New Roman" w:hAnsi="Times New Roman" w:cs="Times New Roman"/>
                                    <w:sz w:val="20"/>
                                    <w:szCs w:val="20"/>
                                  </w:rPr>
                                </w:rPrChange>
                              </w:rPr>
                              <w:pPrChange w:id="4122" w:author="Maino Vieytes, Christian (NIH/NIA/IRP) [F]" w:date="2023-11-15T16:24:00Z">
                                <w:pPr/>
                              </w:pPrChange>
                            </w:pPr>
                            <w:del w:id="4123" w:author="Maino Vieytes, Christian (NIH/NIA/IRP) [F]" w:date="2023-11-15T16:23:00Z">
                              <w:r w:rsidRPr="008A6C8D" w:rsidDel="002B4FE9">
                                <w:rPr>
                                  <w:rFonts w:ascii="Times New Roman" w:hAnsi="Times New Roman" w:cs="Times New Roman"/>
                                  <w:sz w:val="18"/>
                                  <w:szCs w:val="18"/>
                                  <w:rPrChange w:id="4124" w:author="Maino Vieytes, Christian (NIH/NIA/IRP) [F]" w:date="2023-11-15T15:57:00Z">
                                    <w:rPr>
                                      <w:rFonts w:ascii="Times New Roman" w:hAnsi="Times New Roman" w:cs="Times New Roman"/>
                                      <w:sz w:val="20"/>
                                      <w:szCs w:val="20"/>
                                    </w:rPr>
                                  </w:rPrChange>
                                </w:rPr>
                                <w:delText>Food Assistance (SNAP)</w:delText>
                              </w:r>
                              <w:r w:rsidRPr="008A6C8D" w:rsidDel="002B4FE9">
                                <w:rPr>
                                  <w:rFonts w:ascii="Times New Roman" w:hAnsi="Times New Roman" w:cs="Times New Roman"/>
                                  <w:b/>
                                  <w:bCs/>
                                  <w:sz w:val="18"/>
                                  <w:szCs w:val="18"/>
                                  <w:vertAlign w:val="superscript"/>
                                  <w:lang w:bidi="en-US"/>
                                  <w:rPrChange w:id="4125"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
                          <w:p w14:paraId="61AD6F9F" w14:textId="28D6C6EA" w:rsidR="002B4FE9" w:rsidRPr="008A6C8D" w:rsidDel="002B4FE9" w:rsidRDefault="002B4FE9" w:rsidP="00555C35">
                            <w:pPr>
                              <w:jc w:val="center"/>
                              <w:rPr>
                                <w:del w:id="4126" w:author="Maino Vieytes, Christian (NIH/NIA/IRP) [F]" w:date="2023-11-15T16:23:00Z"/>
                                <w:rFonts w:ascii="Times New Roman" w:hAnsi="Times New Roman" w:cs="Times New Roman"/>
                                <w:sz w:val="18"/>
                                <w:szCs w:val="18"/>
                                <w:rPrChange w:id="4127" w:author="Maino Vieytes, Christian (NIH/NIA/IRP) [F]" w:date="2023-11-15T15:57:00Z">
                                  <w:rPr>
                                    <w:del w:id="4128" w:author="Maino Vieytes, Christian (NIH/NIA/IRP) [F]" w:date="2023-11-15T16:23:00Z"/>
                                    <w:rFonts w:ascii="Times New Roman" w:hAnsi="Times New Roman" w:cs="Times New Roman"/>
                                    <w:sz w:val="20"/>
                                    <w:szCs w:val="20"/>
                                  </w:rPr>
                                </w:rPrChange>
                              </w:rPr>
                            </w:pPr>
                            <w:del w:id="4129" w:author="Maino Vieytes, Christian (NIH/NIA/IRP) [F]" w:date="2023-11-15T15:54:00Z">
                              <w:r w:rsidRPr="008A6C8D" w:rsidDel="00A12FDA">
                                <w:rPr>
                                  <w:rFonts w:ascii="Times New Roman" w:hAnsi="Times New Roman" w:cs="Times New Roman"/>
                                  <w:sz w:val="18"/>
                                  <w:szCs w:val="18"/>
                                  <w:rPrChange w:id="4130"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
                          <w:p w14:paraId="559FFEA7" w14:textId="7306EFAA" w:rsidR="002B4FE9" w:rsidRPr="008A6C8D" w:rsidDel="002B4FE9" w:rsidRDefault="002B4FE9" w:rsidP="00555C35">
                            <w:pPr>
                              <w:jc w:val="center"/>
                              <w:rPr>
                                <w:del w:id="4131" w:author="Maino Vieytes, Christian (NIH/NIA/IRP) [F]" w:date="2023-11-15T16:23:00Z"/>
                                <w:rFonts w:ascii="Times New Roman" w:hAnsi="Times New Roman" w:cs="Times New Roman"/>
                                <w:sz w:val="18"/>
                                <w:szCs w:val="18"/>
                                <w:rPrChange w:id="4132" w:author="Maino Vieytes, Christian (NIH/NIA/IRP) [F]" w:date="2023-11-15T15:57:00Z">
                                  <w:rPr>
                                    <w:del w:id="4133" w:author="Maino Vieytes, Christian (NIH/NIA/IRP) [F]" w:date="2023-11-15T16:23:00Z"/>
                                    <w:rFonts w:ascii="Times New Roman" w:hAnsi="Times New Roman" w:cs="Times New Roman"/>
                                    <w:sz w:val="20"/>
                                    <w:szCs w:val="20"/>
                                  </w:rPr>
                                </w:rPrChange>
                              </w:rPr>
                            </w:pPr>
                            <w:del w:id="4134" w:author="Maino Vieytes, Christian (NIH/NIA/IRP) [F]" w:date="2023-11-15T15:54:00Z">
                              <w:r w:rsidRPr="008A6C8D" w:rsidDel="00A12FDA">
                                <w:rPr>
                                  <w:rFonts w:ascii="Times New Roman" w:hAnsi="Times New Roman" w:cs="Times New Roman"/>
                                  <w:sz w:val="18"/>
                                  <w:szCs w:val="18"/>
                                  <w:rPrChange w:id="4135"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
                          <w:p w14:paraId="75F928FA" w14:textId="33EDE88E" w:rsidR="002B4FE9" w:rsidRPr="002B4FE9" w:rsidDel="002B4FE9" w:rsidRDefault="002B4FE9" w:rsidP="00555C35">
                            <w:pPr>
                              <w:jc w:val="center"/>
                              <w:rPr>
                                <w:del w:id="4136" w:author="Maino Vieytes, Christian (NIH/NIA/IRP) [F]" w:date="2023-11-15T16:23:00Z"/>
                                <w:rFonts w:ascii="Times New Roman" w:hAnsi="Times New Roman" w:cs="Times New Roman"/>
                                <w:sz w:val="18"/>
                                <w:szCs w:val="18"/>
                                <w:rPrChange w:id="4137" w:author="Maino Vieytes, Christian (NIH/NIA/IRP) [F]" w:date="2023-11-15T16:24:00Z">
                                  <w:rPr>
                                    <w:del w:id="4138" w:author="Maino Vieytes, Christian (NIH/NIA/IRP) [F]" w:date="2023-11-15T16:23:00Z"/>
                                    <w:rFonts w:ascii="Times New Roman" w:hAnsi="Times New Roman" w:cs="Times New Roman"/>
                                    <w:sz w:val="20"/>
                                    <w:szCs w:val="20"/>
                                  </w:rPr>
                                </w:rPrChange>
                              </w:rPr>
                            </w:pPr>
                            <w:ins w:id="4139" w:author="Maino Vieytes, Christian (NIH/NIA/IRP) [F]" w:date="2023-11-15T16:24:00Z">
                              <w:r w:rsidRPr="002B4FE9">
                                <w:rPr>
                                  <w:rFonts w:ascii="Times New Roman" w:hAnsi="Times New Roman" w:cs="Times New Roman"/>
                                  <w:color w:val="000000"/>
                                  <w:sz w:val="18"/>
                                  <w:szCs w:val="18"/>
                                  <w:rPrChange w:id="4140" w:author="Maino Vieytes, Christian (NIH/NIA/IRP) [F]" w:date="2023-11-15T16:24:00Z">
                                    <w:rPr>
                                      <w:rFonts w:ascii="Calibri" w:hAnsi="Calibri" w:cs="Calibri"/>
                                      <w:color w:val="000000"/>
                                    </w:rPr>
                                  </w:rPrChange>
                                </w:rPr>
                                <w:t>1.12 (0.68-1.85)</w:t>
                              </w:r>
                            </w:ins>
                            <w:del w:id="4141" w:author="Maino Vieytes, Christian (NIH/NIA/IRP) [F]" w:date="2023-11-15T15:54:00Z">
                              <w:r w:rsidRPr="002B4FE9" w:rsidDel="00A12FDA">
                                <w:rPr>
                                  <w:rFonts w:ascii="Times New Roman" w:hAnsi="Times New Roman" w:cs="Times New Roman"/>
                                  <w:sz w:val="18"/>
                                  <w:szCs w:val="18"/>
                                  <w:rPrChange w:id="4142" w:author="Maino Vieytes, Christian (NIH/NIA/IRP) [F]" w:date="2023-11-15T16:24:00Z">
                                    <w:rPr>
                                      <w:rFonts w:ascii="Times New Roman" w:hAnsi="Times New Roman" w:cs="Times New Roman"/>
                                      <w:sz w:val="20"/>
                                      <w:szCs w:val="20"/>
                                    </w:rPr>
                                  </w:rPrChange>
                                </w:rPr>
                                <w:delText>1.21 (0.90-1.62)</w:delText>
                              </w:r>
                            </w:del>
                          </w:p>
                        </w:tc>
                        <w:tc>
                          <w:tcPr>
                            <w:tcW w:w="1716" w:type="dxa"/>
                            <w:noWrap/>
                            <w:vAlign w:val="center"/>
                            <w:hideMark/>
                          </w:tcPr>
                          <w:p w14:paraId="72A5F6A1" w14:textId="48FF6A2D" w:rsidR="002B4FE9" w:rsidRPr="002B4FE9" w:rsidDel="002B4FE9" w:rsidRDefault="002B4FE9" w:rsidP="00555C35">
                            <w:pPr>
                              <w:jc w:val="center"/>
                              <w:rPr>
                                <w:del w:id="4143" w:author="Maino Vieytes, Christian (NIH/NIA/IRP) [F]" w:date="2023-11-15T16:23:00Z"/>
                                <w:rFonts w:ascii="Times New Roman" w:hAnsi="Times New Roman" w:cs="Times New Roman"/>
                                <w:sz w:val="18"/>
                                <w:szCs w:val="18"/>
                                <w:rPrChange w:id="4144" w:author="Maino Vieytes, Christian (NIH/NIA/IRP) [F]" w:date="2023-11-15T16:24:00Z">
                                  <w:rPr>
                                    <w:del w:id="4145" w:author="Maino Vieytes, Christian (NIH/NIA/IRP) [F]" w:date="2023-11-15T16:23:00Z"/>
                                    <w:rFonts w:ascii="Times New Roman" w:hAnsi="Times New Roman" w:cs="Times New Roman"/>
                                    <w:sz w:val="20"/>
                                    <w:szCs w:val="20"/>
                                  </w:rPr>
                                </w:rPrChange>
                              </w:rPr>
                            </w:pPr>
                            <w:ins w:id="4146" w:author="Maino Vieytes, Christian (NIH/NIA/IRP) [F]" w:date="2023-11-15T16:24:00Z">
                              <w:r w:rsidRPr="002B4FE9">
                                <w:rPr>
                                  <w:rFonts w:ascii="Times New Roman" w:hAnsi="Times New Roman" w:cs="Times New Roman"/>
                                  <w:color w:val="000000"/>
                                  <w:sz w:val="18"/>
                                  <w:szCs w:val="18"/>
                                  <w:rPrChange w:id="4147" w:author="Maino Vieytes, Christian (NIH/NIA/IRP) [F]" w:date="2023-11-15T16:24:00Z">
                                    <w:rPr>
                                      <w:rFonts w:ascii="Calibri" w:hAnsi="Calibri" w:cs="Calibri"/>
                                      <w:color w:val="000000"/>
                                    </w:rPr>
                                  </w:rPrChange>
                                </w:rPr>
                                <w:t>0.64 (0.40-1.02)</w:t>
                              </w:r>
                            </w:ins>
                            <w:del w:id="4148" w:author="Maino Vieytes, Christian (NIH/NIA/IRP) [F]" w:date="2023-11-15T15:54:00Z">
                              <w:r w:rsidRPr="002B4FE9" w:rsidDel="00A12FDA">
                                <w:rPr>
                                  <w:rFonts w:ascii="Times New Roman" w:hAnsi="Times New Roman" w:cs="Times New Roman"/>
                                  <w:sz w:val="18"/>
                                  <w:szCs w:val="18"/>
                                  <w:rPrChange w:id="4149" w:author="Maino Vieytes, Christian (NIH/NIA/IRP) [F]" w:date="2023-11-15T16:24:00Z">
                                    <w:rPr>
                                      <w:rFonts w:ascii="Times New Roman" w:hAnsi="Times New Roman" w:cs="Times New Roman"/>
                                      <w:sz w:val="20"/>
                                      <w:szCs w:val="20"/>
                                    </w:rPr>
                                  </w:rPrChange>
                                </w:rPr>
                                <w:delText>1.05 (0.76-1.44)</w:delText>
                              </w:r>
                            </w:del>
                          </w:p>
                        </w:tc>
                        <w:tc>
                          <w:tcPr>
                            <w:tcW w:w="1716" w:type="dxa"/>
                            <w:noWrap/>
                            <w:vAlign w:val="center"/>
                            <w:hideMark/>
                          </w:tcPr>
                          <w:p w14:paraId="63F36969" w14:textId="09990AFB" w:rsidR="002B4FE9" w:rsidRPr="002B4FE9" w:rsidDel="002B4FE9" w:rsidRDefault="002B4FE9" w:rsidP="00555C35">
                            <w:pPr>
                              <w:jc w:val="center"/>
                              <w:rPr>
                                <w:del w:id="4150" w:author="Maino Vieytes, Christian (NIH/NIA/IRP) [F]" w:date="2023-11-15T16:23:00Z"/>
                                <w:rFonts w:ascii="Times New Roman" w:hAnsi="Times New Roman" w:cs="Times New Roman"/>
                                <w:sz w:val="18"/>
                                <w:szCs w:val="18"/>
                                <w:rPrChange w:id="4151" w:author="Maino Vieytes, Christian (NIH/NIA/IRP) [F]" w:date="2023-11-15T16:24:00Z">
                                  <w:rPr>
                                    <w:del w:id="4152" w:author="Maino Vieytes, Christian (NIH/NIA/IRP) [F]" w:date="2023-11-15T16:23:00Z"/>
                                    <w:rFonts w:ascii="Times New Roman" w:hAnsi="Times New Roman" w:cs="Times New Roman"/>
                                    <w:sz w:val="20"/>
                                    <w:szCs w:val="20"/>
                                  </w:rPr>
                                </w:rPrChange>
                              </w:rPr>
                            </w:pPr>
                            <w:ins w:id="4153" w:author="Maino Vieytes, Christian (NIH/NIA/IRP) [F]" w:date="2023-11-15T16:24:00Z">
                              <w:r w:rsidRPr="002B4FE9">
                                <w:rPr>
                                  <w:rFonts w:ascii="Times New Roman" w:hAnsi="Times New Roman" w:cs="Times New Roman"/>
                                  <w:color w:val="000000"/>
                                  <w:sz w:val="18"/>
                                  <w:szCs w:val="18"/>
                                  <w:rPrChange w:id="4154" w:author="Maino Vieytes, Christian (NIH/NIA/IRP) [F]" w:date="2023-11-15T16:24:00Z">
                                    <w:rPr>
                                      <w:rFonts w:ascii="Calibri" w:hAnsi="Calibri" w:cs="Calibri"/>
                                      <w:color w:val="000000"/>
                                    </w:rPr>
                                  </w:rPrChange>
                                </w:rPr>
                                <w:t>0.76 (0.49-1.18)</w:t>
                              </w:r>
                            </w:ins>
                            <w:del w:id="4155" w:author="Maino Vieytes, Christian (NIH/NIA/IRP) [F]" w:date="2023-11-15T15:54:00Z">
                              <w:r w:rsidRPr="002B4FE9" w:rsidDel="00A12FDA">
                                <w:rPr>
                                  <w:rFonts w:ascii="Times New Roman" w:hAnsi="Times New Roman" w:cs="Times New Roman"/>
                                  <w:sz w:val="18"/>
                                  <w:szCs w:val="18"/>
                                  <w:rPrChange w:id="4156" w:author="Maino Vieytes, Christian (NIH/NIA/IRP) [F]" w:date="2023-11-15T16:24:00Z">
                                    <w:rPr>
                                      <w:rFonts w:ascii="Times New Roman" w:hAnsi="Times New Roman" w:cs="Times New Roman"/>
                                      <w:sz w:val="20"/>
                                      <w:szCs w:val="20"/>
                                    </w:rPr>
                                  </w:rPrChange>
                                </w:rPr>
                                <w:delText>1.25 (0.90-1.73)</w:delText>
                              </w:r>
                            </w:del>
                          </w:p>
                        </w:tc>
                        <w:tc>
                          <w:tcPr>
                            <w:tcW w:w="1816" w:type="dxa"/>
                            <w:noWrap/>
                            <w:vAlign w:val="center"/>
                            <w:hideMark/>
                          </w:tcPr>
                          <w:p w14:paraId="0C1FC2C8" w14:textId="4F46EF5D" w:rsidR="002B4FE9" w:rsidRPr="002B4FE9" w:rsidDel="002B4FE9" w:rsidRDefault="002B4FE9" w:rsidP="00555C35">
                            <w:pPr>
                              <w:jc w:val="center"/>
                              <w:rPr>
                                <w:del w:id="4157" w:author="Maino Vieytes, Christian (NIH/NIA/IRP) [F]" w:date="2023-11-15T16:23:00Z"/>
                                <w:rFonts w:ascii="Times New Roman" w:hAnsi="Times New Roman" w:cs="Times New Roman"/>
                                <w:sz w:val="18"/>
                                <w:szCs w:val="18"/>
                                <w:rPrChange w:id="4158" w:author="Maino Vieytes, Christian (NIH/NIA/IRP) [F]" w:date="2023-11-15T16:24:00Z">
                                  <w:rPr>
                                    <w:del w:id="4159" w:author="Maino Vieytes, Christian (NIH/NIA/IRP) [F]" w:date="2023-11-15T16:23:00Z"/>
                                    <w:rFonts w:ascii="Times New Roman" w:hAnsi="Times New Roman" w:cs="Times New Roman"/>
                                    <w:sz w:val="20"/>
                                    <w:szCs w:val="20"/>
                                  </w:rPr>
                                </w:rPrChange>
                              </w:rPr>
                            </w:pPr>
                            <w:ins w:id="4160" w:author="Maino Vieytes, Christian (NIH/NIA/IRP) [F]" w:date="2023-11-15T16:24:00Z">
                              <w:r w:rsidRPr="002B4FE9">
                                <w:rPr>
                                  <w:rFonts w:ascii="Times New Roman" w:hAnsi="Times New Roman" w:cs="Times New Roman"/>
                                  <w:color w:val="000000"/>
                                  <w:sz w:val="18"/>
                                  <w:szCs w:val="18"/>
                                  <w:rPrChange w:id="4161" w:author="Maino Vieytes, Christian (NIH/NIA/IRP) [F]" w:date="2023-11-15T16:24:00Z">
                                    <w:rPr>
                                      <w:rFonts w:ascii="Calibri" w:hAnsi="Calibri" w:cs="Calibri"/>
                                      <w:color w:val="000000"/>
                                    </w:rPr>
                                  </w:rPrChange>
                                </w:rPr>
                                <w:t>0.56 (0.31-1.02)</w:t>
                              </w:r>
                            </w:ins>
                            <w:del w:id="4162" w:author="Maino Vieytes, Christian (NIH/NIA/IRP) [F]" w:date="2023-11-15T15:54:00Z">
                              <w:r w:rsidRPr="002B4FE9" w:rsidDel="00A12FDA">
                                <w:rPr>
                                  <w:rFonts w:ascii="Times New Roman" w:hAnsi="Times New Roman" w:cs="Times New Roman"/>
                                  <w:sz w:val="18"/>
                                  <w:szCs w:val="18"/>
                                  <w:rPrChange w:id="4163" w:author="Maino Vieytes, Christian (NIH/NIA/IRP) [F]" w:date="2023-11-15T16:24:00Z">
                                    <w:rPr>
                                      <w:rFonts w:ascii="Times New Roman" w:hAnsi="Times New Roman" w:cs="Times New Roman"/>
                                      <w:sz w:val="20"/>
                                      <w:szCs w:val="20"/>
                                    </w:rPr>
                                  </w:rPrChange>
                                </w:rPr>
                                <w:delText>2.17 (1.45-3.24)**</w:delText>
                              </w:r>
                            </w:del>
                          </w:p>
                        </w:tc>
                        <w:tc>
                          <w:tcPr>
                            <w:tcW w:w="1196" w:type="dxa"/>
                            <w:noWrap/>
                            <w:vAlign w:val="center"/>
                            <w:hideMark/>
                          </w:tcPr>
                          <w:p w14:paraId="398019C5" w14:textId="6F5994C1" w:rsidR="002B4FE9" w:rsidRPr="002B4FE9" w:rsidDel="002B4FE9" w:rsidRDefault="002B4FE9" w:rsidP="00555C35">
                            <w:pPr>
                              <w:jc w:val="center"/>
                              <w:rPr>
                                <w:del w:id="4164" w:author="Maino Vieytes, Christian (NIH/NIA/IRP) [F]" w:date="2023-11-15T16:23:00Z"/>
                                <w:rFonts w:ascii="Times New Roman" w:hAnsi="Times New Roman" w:cs="Times New Roman"/>
                                <w:sz w:val="18"/>
                                <w:szCs w:val="18"/>
                                <w:rPrChange w:id="4165" w:author="Maino Vieytes, Christian (NIH/NIA/IRP) [F]" w:date="2023-11-15T16:24:00Z">
                                  <w:rPr>
                                    <w:del w:id="4166" w:author="Maino Vieytes, Christian (NIH/NIA/IRP) [F]" w:date="2023-11-15T16:23:00Z"/>
                                    <w:rFonts w:ascii="Times New Roman" w:hAnsi="Times New Roman" w:cs="Times New Roman"/>
                                    <w:sz w:val="20"/>
                                    <w:szCs w:val="20"/>
                                  </w:rPr>
                                </w:rPrChange>
                              </w:rPr>
                            </w:pPr>
                            <w:ins w:id="4167" w:author="Maino Vieytes, Christian (NIH/NIA/IRP) [F]" w:date="2023-11-15T16:24:00Z">
                              <w:r w:rsidRPr="002B4FE9">
                                <w:rPr>
                                  <w:rFonts w:ascii="Times New Roman" w:hAnsi="Times New Roman" w:cs="Times New Roman"/>
                                  <w:color w:val="000000"/>
                                  <w:sz w:val="18"/>
                                  <w:szCs w:val="18"/>
                                  <w:rPrChange w:id="4168" w:author="Maino Vieytes, Christian (NIH/NIA/IRP) [F]" w:date="2023-11-15T16:24:00Z">
                                    <w:rPr>
                                      <w:rFonts w:ascii="Calibri" w:hAnsi="Calibri" w:cs="Calibri"/>
                                      <w:color w:val="000000"/>
                                    </w:rPr>
                                  </w:rPrChange>
                                </w:rPr>
                                <w:t>0.01*</w:t>
                              </w:r>
                            </w:ins>
                            <w:del w:id="4169" w:author="Maino Vieytes, Christian (NIH/NIA/IRP) [F]" w:date="2023-11-15T15:54:00Z">
                              <w:r w:rsidRPr="002B4FE9" w:rsidDel="00A12FDA">
                                <w:rPr>
                                  <w:rFonts w:ascii="Times New Roman" w:hAnsi="Times New Roman" w:cs="Times New Roman"/>
                                  <w:sz w:val="18"/>
                                  <w:szCs w:val="18"/>
                                  <w:rPrChange w:id="4170" w:author="Maino Vieytes, Christian (NIH/NIA/IRP) [F]" w:date="2023-11-15T16:24:00Z">
                                    <w:rPr>
                                      <w:rFonts w:ascii="Times New Roman" w:hAnsi="Times New Roman" w:cs="Times New Roman"/>
                                      <w:sz w:val="20"/>
                                      <w:szCs w:val="20"/>
                                    </w:rPr>
                                  </w:rPrChange>
                                </w:rPr>
                                <w:delText>&lt; 0.01**</w:delText>
                              </w:r>
                            </w:del>
                          </w:p>
                        </w:tc>
                        <w:tc>
                          <w:tcPr>
                            <w:tcW w:w="1622" w:type="dxa"/>
                            <w:noWrap/>
                            <w:vAlign w:val="center"/>
                            <w:hideMark/>
                          </w:tcPr>
                          <w:p w14:paraId="02696D5E" w14:textId="5AACA560" w:rsidR="002B4FE9" w:rsidRPr="002B4FE9" w:rsidDel="002B4FE9" w:rsidRDefault="002B4FE9" w:rsidP="00555C35">
                            <w:pPr>
                              <w:jc w:val="center"/>
                              <w:rPr>
                                <w:del w:id="4171" w:author="Maino Vieytes, Christian (NIH/NIA/IRP) [F]" w:date="2023-11-15T16:23:00Z"/>
                                <w:rFonts w:ascii="Times New Roman" w:hAnsi="Times New Roman" w:cs="Times New Roman"/>
                                <w:sz w:val="18"/>
                                <w:szCs w:val="18"/>
                                <w:rPrChange w:id="4172" w:author="Maino Vieytes, Christian (NIH/NIA/IRP) [F]" w:date="2023-11-15T16:24:00Z">
                                  <w:rPr>
                                    <w:del w:id="4173" w:author="Maino Vieytes, Christian (NIH/NIA/IRP) [F]" w:date="2023-11-15T16:23:00Z"/>
                                    <w:rFonts w:ascii="Times New Roman" w:hAnsi="Times New Roman" w:cs="Times New Roman"/>
                                    <w:sz w:val="20"/>
                                    <w:szCs w:val="20"/>
                                  </w:rPr>
                                </w:rPrChange>
                              </w:rPr>
                            </w:pPr>
                            <w:ins w:id="4174" w:author="Maino Vieytes, Christian (NIH/NIA/IRP) [F]" w:date="2023-11-15T16:24:00Z">
                              <w:r w:rsidRPr="002B4FE9">
                                <w:rPr>
                                  <w:rFonts w:ascii="Times New Roman" w:hAnsi="Times New Roman" w:cs="Times New Roman"/>
                                  <w:color w:val="000000"/>
                                  <w:sz w:val="18"/>
                                  <w:szCs w:val="18"/>
                                  <w:rPrChange w:id="4175" w:author="Maino Vieytes, Christian (NIH/NIA/IRP) [F]" w:date="2023-11-15T16:24:00Z">
                                    <w:rPr>
                                      <w:rFonts w:ascii="Calibri" w:hAnsi="Calibri" w:cs="Calibri"/>
                                      <w:color w:val="000000"/>
                                    </w:rPr>
                                  </w:rPrChange>
                                </w:rPr>
                                <w:t>0.85 (0.72-1.00)</w:t>
                              </w:r>
                            </w:ins>
                            <w:del w:id="4176" w:author="Maino Vieytes, Christian (NIH/NIA/IRP) [F]" w:date="2023-11-15T15:54:00Z">
                              <w:r w:rsidRPr="002B4FE9" w:rsidDel="00A12FDA">
                                <w:rPr>
                                  <w:rFonts w:ascii="Times New Roman" w:hAnsi="Times New Roman" w:cs="Times New Roman"/>
                                  <w:sz w:val="18"/>
                                  <w:szCs w:val="18"/>
                                  <w:rPrChange w:id="4177" w:author="Maino Vieytes, Christian (NIH/NIA/IRP) [F]" w:date="2023-11-15T16:24:00Z">
                                    <w:rPr>
                                      <w:rFonts w:ascii="Times New Roman" w:hAnsi="Times New Roman" w:cs="Times New Roman"/>
                                      <w:sz w:val="20"/>
                                      <w:szCs w:val="20"/>
                                    </w:rPr>
                                  </w:rPrChange>
                                </w:rPr>
                                <w:delText>1.20 (1.03-1.40)*</w:delText>
                              </w:r>
                            </w:del>
                          </w:p>
                        </w:tc>
                        <w:tc>
                          <w:tcPr>
                            <w:tcW w:w="1310" w:type="dxa"/>
                            <w:noWrap/>
                            <w:vAlign w:val="center"/>
                            <w:hideMark/>
                          </w:tcPr>
                          <w:p w14:paraId="2195579D" w14:textId="2C51380E" w:rsidR="002B4FE9" w:rsidRPr="002B4FE9" w:rsidDel="002B4FE9" w:rsidRDefault="002B4FE9" w:rsidP="00555C35">
                            <w:pPr>
                              <w:jc w:val="center"/>
                              <w:rPr>
                                <w:del w:id="4178" w:author="Maino Vieytes, Christian (NIH/NIA/IRP) [F]" w:date="2023-11-15T16:23:00Z"/>
                                <w:rFonts w:ascii="Times New Roman" w:hAnsi="Times New Roman" w:cs="Times New Roman"/>
                                <w:sz w:val="18"/>
                                <w:szCs w:val="18"/>
                                <w:rPrChange w:id="4179" w:author="Maino Vieytes, Christian (NIH/NIA/IRP) [F]" w:date="2023-11-15T16:24:00Z">
                                  <w:rPr>
                                    <w:del w:id="4180" w:author="Maino Vieytes, Christian (NIH/NIA/IRP) [F]" w:date="2023-11-15T16:23:00Z"/>
                                    <w:rFonts w:ascii="Times New Roman" w:hAnsi="Times New Roman" w:cs="Times New Roman"/>
                                    <w:sz w:val="20"/>
                                    <w:szCs w:val="20"/>
                                  </w:rPr>
                                </w:rPrChange>
                              </w:rPr>
                            </w:pPr>
                            <w:ins w:id="4181" w:author="Maino Vieytes, Christian (NIH/NIA/IRP) [F]" w:date="2023-11-15T16:24:00Z">
                              <w:r w:rsidRPr="002B4FE9">
                                <w:rPr>
                                  <w:rFonts w:ascii="Times New Roman" w:hAnsi="Times New Roman" w:cs="Times New Roman"/>
                                  <w:color w:val="000000"/>
                                  <w:sz w:val="18"/>
                                  <w:szCs w:val="18"/>
                                  <w:rPrChange w:id="4182" w:author="Maino Vieytes, Christian (NIH/NIA/IRP) [F]" w:date="2023-11-15T16:24:00Z">
                                    <w:rPr>
                                      <w:rFonts w:ascii="Calibri" w:hAnsi="Calibri" w:cs="Calibri"/>
                                      <w:color w:val="000000"/>
                                    </w:rPr>
                                  </w:rPrChange>
                                </w:rPr>
                                <w:t>0.27</w:t>
                              </w:r>
                            </w:ins>
                            <w:del w:id="4183" w:author="Maino Vieytes, Christian (NIH/NIA/IRP) [F]" w:date="2023-11-15T15:54:00Z">
                              <w:r w:rsidRPr="002B4FE9" w:rsidDel="00A12FDA">
                                <w:rPr>
                                  <w:rFonts w:ascii="Times New Roman" w:hAnsi="Times New Roman" w:cs="Times New Roman"/>
                                  <w:color w:val="000000"/>
                                  <w:sz w:val="18"/>
                                  <w:szCs w:val="18"/>
                                  <w:rPrChange w:id="4184" w:author="Maino Vieytes, Christian (NIH/NIA/IRP) [F]" w:date="2023-11-15T16:24:00Z">
                                    <w:rPr>
                                      <w:rFonts w:ascii="Times New Roman" w:hAnsi="Times New Roman" w:cs="Times New Roman"/>
                                      <w:color w:val="000000"/>
                                      <w:sz w:val="20"/>
                                      <w:szCs w:val="20"/>
                                    </w:rPr>
                                  </w:rPrChange>
                                </w:rPr>
                                <w:delText>0.42</w:delText>
                              </w:r>
                            </w:del>
                          </w:p>
                        </w:tc>
                      </w:tr>
                      <w:tr w:rsidR="002B4FE9" w:rsidRPr="002B4FE9" w14:paraId="37FAD29C" w14:textId="77777777" w:rsidTr="002B4FE9">
                        <w:tblPrEx>
                          <w:tblPrExChange w:id="4185" w:author="Maino Vieytes, Christian (NIH/NIA/IRP) [F]" w:date="2023-11-15T16:27:00Z">
                            <w:tblPrEx>
                              <w:tblW w:w="15011" w:type="dxa"/>
                            </w:tblPrEx>
                          </w:tblPrExChange>
                        </w:tblPrEx>
                        <w:trPr>
                          <w:trHeight w:val="320"/>
                          <w:trPrChange w:id="4186" w:author="Maino Vieytes, Christian (NIH/NIA/IRP) [F]" w:date="2023-11-15T16:27:00Z">
                            <w:trPr>
                              <w:gridAfter w:val="0"/>
                              <w:trHeight w:val="320"/>
                            </w:trPr>
                          </w:trPrChange>
                        </w:trPr>
                        <w:tc>
                          <w:tcPr>
                            <w:tcW w:w="2317" w:type="dxa"/>
                            <w:noWrap/>
                            <w:vAlign w:val="center"/>
                            <w:hideMark/>
                            <w:tcPrChange w:id="4187" w:author="Maino Vieytes, Christian (NIH/NIA/IRP) [F]" w:date="2023-11-15T16:27:00Z">
                              <w:tcPr>
                                <w:tcW w:w="2317" w:type="dxa"/>
                                <w:noWrap/>
                                <w:vAlign w:val="center"/>
                                <w:hideMark/>
                              </w:tcPr>
                            </w:tcPrChange>
                          </w:tcPr>
                          <w:p w14:paraId="60E06593" w14:textId="77777777" w:rsidR="002B4FE9" w:rsidRPr="008A6C8D" w:rsidRDefault="002B4FE9" w:rsidP="002B4FE9">
                            <w:pPr>
                              <w:rPr>
                                <w:rFonts w:ascii="Times New Roman" w:hAnsi="Times New Roman" w:cs="Times New Roman"/>
                                <w:sz w:val="18"/>
                                <w:szCs w:val="18"/>
                                <w:rPrChange w:id="4188"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4189" w:author="Maino Vieytes, Christian (NIH/NIA/IRP) [F]" w:date="2023-11-15T15:57:00Z">
                                  <w:rPr>
                                    <w:rFonts w:ascii="Times New Roman" w:hAnsi="Times New Roman" w:cs="Times New Roman"/>
                                    <w:sz w:val="20"/>
                                    <w:szCs w:val="20"/>
                                  </w:rPr>
                                </w:rPrChange>
                              </w:rPr>
                              <w:t>Prudent #1</w:t>
                            </w:r>
                            <w:r w:rsidRPr="008A6C8D">
                              <w:rPr>
                                <w:rFonts w:ascii="Times New Roman" w:hAnsi="Times New Roman" w:cs="Times New Roman"/>
                                <w:b/>
                                <w:bCs/>
                                <w:sz w:val="18"/>
                                <w:szCs w:val="18"/>
                                <w:vertAlign w:val="superscript"/>
                                <w:lang w:bidi="en-US"/>
                                <w:rPrChange w:id="4190"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4191" w:author="Maino Vieytes, Christian (NIH/NIA/IRP) [F]" w:date="2023-11-15T16:27:00Z">
                              <w:tcPr>
                                <w:tcW w:w="936" w:type="dxa"/>
                                <w:gridSpan w:val="2"/>
                                <w:noWrap/>
                                <w:vAlign w:val="center"/>
                                <w:hideMark/>
                              </w:tcPr>
                            </w:tcPrChange>
                          </w:tcPr>
                          <w:p w14:paraId="1BA5934B" w14:textId="658D5342" w:rsidR="002B4FE9" w:rsidRPr="008A6C8D" w:rsidRDefault="002B4FE9" w:rsidP="002B4FE9">
                            <w:pPr>
                              <w:jc w:val="center"/>
                              <w:rPr>
                                <w:rFonts w:ascii="Times New Roman" w:hAnsi="Times New Roman" w:cs="Times New Roman"/>
                                <w:sz w:val="18"/>
                                <w:szCs w:val="18"/>
                                <w:rPrChange w:id="4192" w:author="Maino Vieytes, Christian (NIH/NIA/IRP) [F]" w:date="2023-11-15T15:57:00Z">
                                  <w:rPr>
                                    <w:rFonts w:ascii="Times New Roman" w:hAnsi="Times New Roman" w:cs="Times New Roman"/>
                                    <w:sz w:val="20"/>
                                    <w:szCs w:val="20"/>
                                  </w:rPr>
                                </w:rPrChange>
                              </w:rPr>
                            </w:pPr>
                            <w:ins w:id="4193" w:author="Maino Vieytes, Christian (NIH/NIA/IRP) [F]" w:date="2023-11-15T15:54:00Z">
                              <w:r w:rsidRPr="008A6C8D">
                                <w:rPr>
                                  <w:rFonts w:ascii="Times New Roman" w:hAnsi="Times New Roman" w:cs="Times New Roman"/>
                                  <w:color w:val="000000"/>
                                  <w:sz w:val="18"/>
                                  <w:szCs w:val="18"/>
                                  <w:rPrChange w:id="4194" w:author="Maino Vieytes, Christian (NIH/NIA/IRP) [F]" w:date="2023-11-15T15:57:00Z">
                                    <w:rPr>
                                      <w:rFonts w:ascii="Calibri" w:hAnsi="Calibri" w:cs="Calibri"/>
                                      <w:color w:val="000000"/>
                                    </w:rPr>
                                  </w:rPrChange>
                                </w:rPr>
                                <w:t>1246</w:t>
                              </w:r>
                            </w:ins>
                            <w:del w:id="4195" w:author="Maino Vieytes, Christian (NIH/NIA/IRP) [F]" w:date="2023-11-15T15:54:00Z">
                              <w:r w:rsidRPr="008A6C8D" w:rsidDel="00A12FDA">
                                <w:rPr>
                                  <w:rFonts w:ascii="Times New Roman" w:hAnsi="Times New Roman" w:cs="Times New Roman"/>
                                  <w:sz w:val="18"/>
                                  <w:szCs w:val="18"/>
                                  <w:rPrChange w:id="4196"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4197" w:author="Maino Vieytes, Christian (NIH/NIA/IRP) [F]" w:date="2023-11-15T16:27:00Z">
                              <w:tcPr>
                                <w:tcW w:w="846" w:type="dxa"/>
                                <w:gridSpan w:val="2"/>
                                <w:noWrap/>
                                <w:vAlign w:val="center"/>
                                <w:hideMark/>
                              </w:tcPr>
                            </w:tcPrChange>
                          </w:tcPr>
                          <w:p w14:paraId="3A106463" w14:textId="53B6C0B5" w:rsidR="002B4FE9" w:rsidRPr="008A6C8D" w:rsidRDefault="002B4FE9" w:rsidP="002B4FE9">
                            <w:pPr>
                              <w:jc w:val="center"/>
                              <w:rPr>
                                <w:rFonts w:ascii="Times New Roman" w:hAnsi="Times New Roman" w:cs="Times New Roman"/>
                                <w:sz w:val="18"/>
                                <w:szCs w:val="18"/>
                                <w:rPrChange w:id="4198" w:author="Maino Vieytes, Christian (NIH/NIA/IRP) [F]" w:date="2023-11-15T15:57:00Z">
                                  <w:rPr>
                                    <w:rFonts w:ascii="Times New Roman" w:hAnsi="Times New Roman" w:cs="Times New Roman"/>
                                    <w:sz w:val="20"/>
                                    <w:szCs w:val="20"/>
                                  </w:rPr>
                                </w:rPrChange>
                              </w:rPr>
                            </w:pPr>
                            <w:ins w:id="4199" w:author="Maino Vieytes, Christian (NIH/NIA/IRP) [F]" w:date="2023-11-15T15:54:00Z">
                              <w:r w:rsidRPr="008A6C8D">
                                <w:rPr>
                                  <w:rFonts w:ascii="Times New Roman" w:hAnsi="Times New Roman" w:cs="Times New Roman"/>
                                  <w:color w:val="000000"/>
                                  <w:sz w:val="18"/>
                                  <w:szCs w:val="18"/>
                                  <w:rPrChange w:id="4200" w:author="Maino Vieytes, Christian (NIH/NIA/IRP) [F]" w:date="2023-11-15T15:57:00Z">
                                    <w:rPr>
                                      <w:rFonts w:ascii="Calibri" w:hAnsi="Calibri" w:cs="Calibri"/>
                                      <w:color w:val="000000"/>
                                    </w:rPr>
                                  </w:rPrChange>
                                </w:rPr>
                                <w:t>1.00</w:t>
                              </w:r>
                            </w:ins>
                            <w:del w:id="4201" w:author="Maino Vieytes, Christian (NIH/NIA/IRP) [F]" w:date="2023-11-15T15:54:00Z">
                              <w:r w:rsidRPr="008A6C8D" w:rsidDel="00A12FDA">
                                <w:rPr>
                                  <w:rFonts w:ascii="Times New Roman" w:hAnsi="Times New Roman" w:cs="Times New Roman"/>
                                  <w:sz w:val="18"/>
                                  <w:szCs w:val="18"/>
                                  <w:rPrChange w:id="4202"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4203" w:author="Maino Vieytes, Christian (NIH/NIA/IRP) [F]" w:date="2023-11-15T16:27:00Z">
                              <w:tcPr>
                                <w:tcW w:w="1616" w:type="dxa"/>
                                <w:gridSpan w:val="2"/>
                                <w:noWrap/>
                                <w:vAlign w:val="bottom"/>
                                <w:hideMark/>
                              </w:tcPr>
                            </w:tcPrChange>
                          </w:tcPr>
                          <w:p w14:paraId="21E7F006" w14:textId="727590AA" w:rsidR="002B4FE9" w:rsidRPr="002B4FE9" w:rsidRDefault="002B4FE9" w:rsidP="002B4FE9">
                            <w:pPr>
                              <w:jc w:val="center"/>
                              <w:rPr>
                                <w:rFonts w:ascii="Times New Roman" w:hAnsi="Times New Roman" w:cs="Times New Roman"/>
                                <w:sz w:val="18"/>
                                <w:szCs w:val="18"/>
                                <w:rPrChange w:id="4204" w:author="Maino Vieytes, Christian (NIH/NIA/IRP) [F]" w:date="2023-11-15T16:27:00Z">
                                  <w:rPr>
                                    <w:rFonts w:ascii="Times New Roman" w:hAnsi="Times New Roman" w:cs="Times New Roman"/>
                                    <w:sz w:val="20"/>
                                    <w:szCs w:val="20"/>
                                  </w:rPr>
                                </w:rPrChange>
                              </w:rPr>
                            </w:pPr>
                            <w:ins w:id="4205" w:author="Maino Vieytes, Christian (NIH/NIA/IRP) [F]" w:date="2023-11-15T16:26:00Z">
                              <w:r w:rsidRPr="002B4FE9">
                                <w:rPr>
                                  <w:rFonts w:ascii="Times New Roman" w:hAnsi="Times New Roman" w:cs="Times New Roman"/>
                                  <w:color w:val="000000"/>
                                  <w:sz w:val="18"/>
                                  <w:szCs w:val="18"/>
                                  <w:rPrChange w:id="4206" w:author="Maino Vieytes, Christian (NIH/NIA/IRP) [F]" w:date="2023-11-15T16:27:00Z">
                                    <w:rPr>
                                      <w:rFonts w:ascii="Calibri" w:hAnsi="Calibri" w:cs="Calibri"/>
                                      <w:color w:val="000000"/>
                                    </w:rPr>
                                  </w:rPrChange>
                                </w:rPr>
                                <w:t>0.72 (0.47-1.10)</w:t>
                              </w:r>
                            </w:ins>
                            <w:del w:id="4207" w:author="Maino Vieytes, Christian (NIH/NIA/IRP) [F]" w:date="2023-11-15T15:54:00Z">
                              <w:r w:rsidRPr="002B4FE9" w:rsidDel="00A12FDA">
                                <w:rPr>
                                  <w:rFonts w:ascii="Times New Roman" w:hAnsi="Times New Roman" w:cs="Times New Roman"/>
                                  <w:sz w:val="18"/>
                                  <w:szCs w:val="18"/>
                                  <w:rPrChange w:id="4208" w:author="Maino Vieytes, Christian (NIH/NIA/IRP) [F]" w:date="2023-11-15T16:27:00Z">
                                    <w:rPr>
                                      <w:rFonts w:ascii="Times New Roman" w:hAnsi="Times New Roman" w:cs="Times New Roman"/>
                                      <w:sz w:val="20"/>
                                      <w:szCs w:val="20"/>
                                    </w:rPr>
                                  </w:rPrChange>
                                </w:rPr>
                                <w:delText>0.92 (0.68-1.25)</w:delText>
                              </w:r>
                            </w:del>
                          </w:p>
                        </w:tc>
                        <w:tc>
                          <w:tcPr>
                            <w:tcW w:w="1716" w:type="dxa"/>
                            <w:noWrap/>
                            <w:vAlign w:val="center"/>
                            <w:hideMark/>
                            <w:tcPrChange w:id="4209" w:author="Maino Vieytes, Christian (NIH/NIA/IRP) [F]" w:date="2023-11-15T16:27:00Z">
                              <w:tcPr>
                                <w:tcW w:w="1716" w:type="dxa"/>
                                <w:gridSpan w:val="2"/>
                                <w:noWrap/>
                                <w:vAlign w:val="bottom"/>
                                <w:hideMark/>
                              </w:tcPr>
                            </w:tcPrChange>
                          </w:tcPr>
                          <w:p w14:paraId="59EFE9A6" w14:textId="48E7C6DE" w:rsidR="002B4FE9" w:rsidRPr="002B4FE9" w:rsidRDefault="002B4FE9" w:rsidP="002B4FE9">
                            <w:pPr>
                              <w:jc w:val="center"/>
                              <w:rPr>
                                <w:rFonts w:ascii="Times New Roman" w:hAnsi="Times New Roman" w:cs="Times New Roman"/>
                                <w:sz w:val="18"/>
                                <w:szCs w:val="18"/>
                                <w:rPrChange w:id="4210" w:author="Maino Vieytes, Christian (NIH/NIA/IRP) [F]" w:date="2023-11-15T16:27:00Z">
                                  <w:rPr>
                                    <w:rFonts w:ascii="Times New Roman" w:hAnsi="Times New Roman" w:cs="Times New Roman"/>
                                    <w:sz w:val="20"/>
                                    <w:szCs w:val="20"/>
                                  </w:rPr>
                                </w:rPrChange>
                              </w:rPr>
                            </w:pPr>
                            <w:ins w:id="4211" w:author="Maino Vieytes, Christian (NIH/NIA/IRP) [F]" w:date="2023-11-15T16:26:00Z">
                              <w:r w:rsidRPr="002B4FE9">
                                <w:rPr>
                                  <w:rFonts w:ascii="Times New Roman" w:hAnsi="Times New Roman" w:cs="Times New Roman"/>
                                  <w:color w:val="000000"/>
                                  <w:sz w:val="18"/>
                                  <w:szCs w:val="18"/>
                                  <w:rPrChange w:id="4212" w:author="Maino Vieytes, Christian (NIH/NIA/IRP) [F]" w:date="2023-11-15T16:27:00Z">
                                    <w:rPr>
                                      <w:rFonts w:ascii="Calibri" w:hAnsi="Calibri" w:cs="Calibri"/>
                                      <w:color w:val="000000"/>
                                    </w:rPr>
                                  </w:rPrChange>
                                </w:rPr>
                                <w:t>0.93 (0.58-1.48)</w:t>
                              </w:r>
                            </w:ins>
                            <w:del w:id="4213" w:author="Maino Vieytes, Christian (NIH/NIA/IRP) [F]" w:date="2023-11-15T15:54:00Z">
                              <w:r w:rsidRPr="002B4FE9" w:rsidDel="00A12FDA">
                                <w:rPr>
                                  <w:rFonts w:ascii="Times New Roman" w:hAnsi="Times New Roman" w:cs="Times New Roman"/>
                                  <w:sz w:val="18"/>
                                  <w:szCs w:val="18"/>
                                  <w:rPrChange w:id="4214" w:author="Maino Vieytes, Christian (NIH/NIA/IRP) [F]" w:date="2023-11-15T16:27:00Z">
                                    <w:rPr>
                                      <w:rFonts w:ascii="Times New Roman" w:hAnsi="Times New Roman" w:cs="Times New Roman"/>
                                      <w:sz w:val="20"/>
                                      <w:szCs w:val="20"/>
                                    </w:rPr>
                                  </w:rPrChange>
                                </w:rPr>
                                <w:delText>0.95 (0.69-1.32)</w:delText>
                              </w:r>
                            </w:del>
                          </w:p>
                        </w:tc>
                        <w:tc>
                          <w:tcPr>
                            <w:tcW w:w="1716" w:type="dxa"/>
                            <w:noWrap/>
                            <w:vAlign w:val="center"/>
                            <w:hideMark/>
                            <w:tcPrChange w:id="4215" w:author="Maino Vieytes, Christian (NIH/NIA/IRP) [F]" w:date="2023-11-15T16:27:00Z">
                              <w:tcPr>
                                <w:tcW w:w="1716" w:type="dxa"/>
                                <w:gridSpan w:val="2"/>
                                <w:noWrap/>
                                <w:vAlign w:val="bottom"/>
                                <w:hideMark/>
                              </w:tcPr>
                            </w:tcPrChange>
                          </w:tcPr>
                          <w:p w14:paraId="63E36C7B" w14:textId="6A237612" w:rsidR="002B4FE9" w:rsidRPr="002B4FE9" w:rsidRDefault="002B4FE9" w:rsidP="002B4FE9">
                            <w:pPr>
                              <w:jc w:val="center"/>
                              <w:rPr>
                                <w:rFonts w:ascii="Times New Roman" w:hAnsi="Times New Roman" w:cs="Times New Roman"/>
                                <w:sz w:val="18"/>
                                <w:szCs w:val="18"/>
                                <w:rPrChange w:id="4216" w:author="Maino Vieytes, Christian (NIH/NIA/IRP) [F]" w:date="2023-11-15T16:27:00Z">
                                  <w:rPr>
                                    <w:rFonts w:ascii="Times New Roman" w:hAnsi="Times New Roman" w:cs="Times New Roman"/>
                                    <w:sz w:val="20"/>
                                    <w:szCs w:val="20"/>
                                  </w:rPr>
                                </w:rPrChange>
                              </w:rPr>
                            </w:pPr>
                            <w:ins w:id="4217" w:author="Maino Vieytes, Christian (NIH/NIA/IRP) [F]" w:date="2023-11-15T16:26:00Z">
                              <w:r w:rsidRPr="002B4FE9">
                                <w:rPr>
                                  <w:rFonts w:ascii="Times New Roman" w:hAnsi="Times New Roman" w:cs="Times New Roman"/>
                                  <w:color w:val="000000"/>
                                  <w:sz w:val="18"/>
                                  <w:szCs w:val="18"/>
                                  <w:rPrChange w:id="4218" w:author="Maino Vieytes, Christian (NIH/NIA/IRP) [F]" w:date="2023-11-15T16:27:00Z">
                                    <w:rPr>
                                      <w:rFonts w:ascii="Calibri" w:hAnsi="Calibri" w:cs="Calibri"/>
                                      <w:color w:val="000000"/>
                                    </w:rPr>
                                  </w:rPrChange>
                                </w:rPr>
                                <w:t>0.69 (0.39-1.20)</w:t>
                              </w:r>
                            </w:ins>
                            <w:del w:id="4219" w:author="Maino Vieytes, Christian (NIH/NIA/IRP) [F]" w:date="2023-11-15T15:54:00Z">
                              <w:r w:rsidRPr="002B4FE9" w:rsidDel="00A12FDA">
                                <w:rPr>
                                  <w:rFonts w:ascii="Times New Roman" w:hAnsi="Times New Roman" w:cs="Times New Roman"/>
                                  <w:sz w:val="18"/>
                                  <w:szCs w:val="18"/>
                                  <w:rPrChange w:id="4220" w:author="Maino Vieytes, Christian (NIH/NIA/IRP) [F]" w:date="2023-11-15T16:27:00Z">
                                    <w:rPr>
                                      <w:rFonts w:ascii="Times New Roman" w:hAnsi="Times New Roman" w:cs="Times New Roman"/>
                                      <w:sz w:val="20"/>
                                      <w:szCs w:val="20"/>
                                    </w:rPr>
                                  </w:rPrChange>
                                </w:rPr>
                                <w:delText>0.68 (0.46-1.00)</w:delText>
                              </w:r>
                            </w:del>
                          </w:p>
                        </w:tc>
                        <w:tc>
                          <w:tcPr>
                            <w:tcW w:w="1816" w:type="dxa"/>
                            <w:noWrap/>
                            <w:vAlign w:val="center"/>
                            <w:hideMark/>
                            <w:tcPrChange w:id="4221" w:author="Maino Vieytes, Christian (NIH/NIA/IRP) [F]" w:date="2023-11-15T16:27:00Z">
                              <w:tcPr>
                                <w:tcW w:w="1816" w:type="dxa"/>
                                <w:gridSpan w:val="2"/>
                                <w:noWrap/>
                                <w:vAlign w:val="bottom"/>
                                <w:hideMark/>
                              </w:tcPr>
                            </w:tcPrChange>
                          </w:tcPr>
                          <w:p w14:paraId="26C58918" w14:textId="4DA40FB8" w:rsidR="002B4FE9" w:rsidRPr="002B4FE9" w:rsidRDefault="002B4FE9" w:rsidP="002B4FE9">
                            <w:pPr>
                              <w:jc w:val="center"/>
                              <w:rPr>
                                <w:rFonts w:ascii="Times New Roman" w:hAnsi="Times New Roman" w:cs="Times New Roman"/>
                                <w:sz w:val="18"/>
                                <w:szCs w:val="18"/>
                                <w:rPrChange w:id="4222" w:author="Maino Vieytes, Christian (NIH/NIA/IRP) [F]" w:date="2023-11-15T16:27:00Z">
                                  <w:rPr>
                                    <w:rFonts w:ascii="Times New Roman" w:hAnsi="Times New Roman" w:cs="Times New Roman"/>
                                    <w:sz w:val="20"/>
                                    <w:szCs w:val="20"/>
                                  </w:rPr>
                                </w:rPrChange>
                              </w:rPr>
                            </w:pPr>
                            <w:ins w:id="4223" w:author="Maino Vieytes, Christian (NIH/NIA/IRP) [F]" w:date="2023-11-15T16:26:00Z">
                              <w:r w:rsidRPr="002B4FE9">
                                <w:rPr>
                                  <w:rFonts w:ascii="Times New Roman" w:hAnsi="Times New Roman" w:cs="Times New Roman"/>
                                  <w:color w:val="000000"/>
                                  <w:sz w:val="18"/>
                                  <w:szCs w:val="18"/>
                                  <w:rPrChange w:id="4224" w:author="Maino Vieytes, Christian (NIH/NIA/IRP) [F]" w:date="2023-11-15T16:27:00Z">
                                    <w:rPr>
                                      <w:rFonts w:ascii="Calibri" w:hAnsi="Calibri" w:cs="Calibri"/>
                                      <w:color w:val="000000"/>
                                    </w:rPr>
                                  </w:rPrChange>
                                </w:rPr>
                                <w:t>0.31 (0.18-0.55)**</w:t>
                              </w:r>
                            </w:ins>
                            <w:del w:id="4225" w:author="Maino Vieytes, Christian (NIH/NIA/IRP) [F]" w:date="2023-11-15T15:54:00Z">
                              <w:r w:rsidRPr="002B4FE9" w:rsidDel="00A12FDA">
                                <w:rPr>
                                  <w:rFonts w:ascii="Times New Roman" w:hAnsi="Times New Roman" w:cs="Times New Roman"/>
                                  <w:sz w:val="18"/>
                                  <w:szCs w:val="18"/>
                                  <w:rPrChange w:id="4226" w:author="Maino Vieytes, Christian (NIH/NIA/IRP) [F]" w:date="2023-11-15T16:27:00Z">
                                    <w:rPr>
                                      <w:rFonts w:ascii="Times New Roman" w:hAnsi="Times New Roman" w:cs="Times New Roman"/>
                                      <w:sz w:val="20"/>
                                      <w:szCs w:val="20"/>
                                    </w:rPr>
                                  </w:rPrChange>
                                </w:rPr>
                                <w:delText>0.54 (0.36-0.82)**</w:delText>
                              </w:r>
                            </w:del>
                          </w:p>
                        </w:tc>
                        <w:tc>
                          <w:tcPr>
                            <w:tcW w:w="1196" w:type="dxa"/>
                            <w:noWrap/>
                            <w:vAlign w:val="center"/>
                            <w:hideMark/>
                            <w:tcPrChange w:id="4227" w:author="Maino Vieytes, Christian (NIH/NIA/IRP) [F]" w:date="2023-11-15T16:27:00Z">
                              <w:tcPr>
                                <w:tcW w:w="1116" w:type="dxa"/>
                                <w:gridSpan w:val="3"/>
                                <w:noWrap/>
                                <w:vAlign w:val="bottom"/>
                                <w:hideMark/>
                              </w:tcPr>
                            </w:tcPrChange>
                          </w:tcPr>
                          <w:p w14:paraId="03293277" w14:textId="3EEF0C2D" w:rsidR="002B4FE9" w:rsidRPr="002B4FE9" w:rsidRDefault="002B4FE9" w:rsidP="002B4FE9">
                            <w:pPr>
                              <w:jc w:val="center"/>
                              <w:rPr>
                                <w:rFonts w:ascii="Times New Roman" w:hAnsi="Times New Roman" w:cs="Times New Roman"/>
                                <w:sz w:val="18"/>
                                <w:szCs w:val="18"/>
                                <w:rPrChange w:id="4228" w:author="Maino Vieytes, Christian (NIH/NIA/IRP) [F]" w:date="2023-11-15T16:27:00Z">
                                  <w:rPr>
                                    <w:rFonts w:ascii="Times New Roman" w:hAnsi="Times New Roman" w:cs="Times New Roman"/>
                                    <w:sz w:val="20"/>
                                    <w:szCs w:val="20"/>
                                  </w:rPr>
                                </w:rPrChange>
                              </w:rPr>
                            </w:pPr>
                            <w:ins w:id="4229" w:author="Maino Vieytes, Christian (NIH/NIA/IRP) [F]" w:date="2023-11-15T16:26:00Z">
                              <w:r w:rsidRPr="002B4FE9">
                                <w:rPr>
                                  <w:rFonts w:ascii="Times New Roman" w:hAnsi="Times New Roman" w:cs="Times New Roman"/>
                                  <w:color w:val="000000"/>
                                  <w:sz w:val="18"/>
                                  <w:szCs w:val="18"/>
                                  <w:rPrChange w:id="4230" w:author="Maino Vieytes, Christian (NIH/NIA/IRP) [F]" w:date="2023-11-15T16:27:00Z">
                                    <w:rPr>
                                      <w:rFonts w:ascii="Calibri" w:hAnsi="Calibri" w:cs="Calibri"/>
                                      <w:color w:val="000000"/>
                                    </w:rPr>
                                  </w:rPrChange>
                                </w:rPr>
                                <w:t>&lt; 0.01**</w:t>
                              </w:r>
                            </w:ins>
                            <w:del w:id="4231" w:author="Maino Vieytes, Christian (NIH/NIA/IRP) [F]" w:date="2023-11-15T15:54:00Z">
                              <w:r w:rsidRPr="002B4FE9" w:rsidDel="00A12FDA">
                                <w:rPr>
                                  <w:rFonts w:ascii="Times New Roman" w:hAnsi="Times New Roman" w:cs="Times New Roman"/>
                                  <w:sz w:val="18"/>
                                  <w:szCs w:val="18"/>
                                  <w:rPrChange w:id="4232" w:author="Maino Vieytes, Christian (NIH/NIA/IRP) [F]" w:date="2023-11-15T16:27:00Z">
                                    <w:rPr>
                                      <w:rFonts w:ascii="Times New Roman" w:hAnsi="Times New Roman" w:cs="Times New Roman"/>
                                      <w:sz w:val="20"/>
                                      <w:szCs w:val="20"/>
                                    </w:rPr>
                                  </w:rPrChange>
                                </w:rPr>
                                <w:delText>&lt; 0.01**</w:delText>
                              </w:r>
                            </w:del>
                          </w:p>
                        </w:tc>
                        <w:tc>
                          <w:tcPr>
                            <w:tcW w:w="1622" w:type="dxa"/>
                            <w:noWrap/>
                            <w:vAlign w:val="center"/>
                            <w:hideMark/>
                            <w:tcPrChange w:id="4233" w:author="Maino Vieytes, Christian (NIH/NIA/IRP) [F]" w:date="2023-11-15T16:27:00Z">
                              <w:tcPr>
                                <w:tcW w:w="1622" w:type="dxa"/>
                                <w:gridSpan w:val="3"/>
                                <w:noWrap/>
                                <w:vAlign w:val="bottom"/>
                                <w:hideMark/>
                              </w:tcPr>
                            </w:tcPrChange>
                          </w:tcPr>
                          <w:p w14:paraId="5E81C36A" w14:textId="34DB5543" w:rsidR="002B4FE9" w:rsidRPr="002B4FE9" w:rsidRDefault="002B4FE9" w:rsidP="002B4FE9">
                            <w:pPr>
                              <w:jc w:val="center"/>
                              <w:rPr>
                                <w:rFonts w:ascii="Times New Roman" w:hAnsi="Times New Roman" w:cs="Times New Roman"/>
                                <w:sz w:val="18"/>
                                <w:szCs w:val="18"/>
                                <w:rPrChange w:id="4234" w:author="Maino Vieytes, Christian (NIH/NIA/IRP) [F]" w:date="2023-11-15T16:27:00Z">
                                  <w:rPr>
                                    <w:rFonts w:ascii="Times New Roman" w:hAnsi="Times New Roman" w:cs="Times New Roman"/>
                                    <w:sz w:val="20"/>
                                    <w:szCs w:val="20"/>
                                  </w:rPr>
                                </w:rPrChange>
                              </w:rPr>
                            </w:pPr>
                            <w:ins w:id="4235" w:author="Maino Vieytes, Christian (NIH/NIA/IRP) [F]" w:date="2023-11-15T16:26:00Z">
                              <w:r w:rsidRPr="002B4FE9">
                                <w:rPr>
                                  <w:rFonts w:ascii="Times New Roman" w:hAnsi="Times New Roman" w:cs="Times New Roman"/>
                                  <w:color w:val="000000"/>
                                  <w:sz w:val="18"/>
                                  <w:szCs w:val="18"/>
                                  <w:rPrChange w:id="4236" w:author="Maino Vieytes, Christian (NIH/NIA/IRP) [F]" w:date="2023-11-15T16:27:00Z">
                                    <w:rPr>
                                      <w:rFonts w:ascii="Calibri" w:hAnsi="Calibri" w:cs="Calibri"/>
                                      <w:color w:val="000000"/>
                                    </w:rPr>
                                  </w:rPrChange>
                                </w:rPr>
                                <w:t>0.71 (0.60-0.84)**</w:t>
                              </w:r>
                            </w:ins>
                            <w:del w:id="4237" w:author="Maino Vieytes, Christian (NIH/NIA/IRP) [F]" w:date="2023-11-15T15:54:00Z">
                              <w:r w:rsidRPr="002B4FE9" w:rsidDel="00A12FDA">
                                <w:rPr>
                                  <w:rFonts w:ascii="Times New Roman" w:hAnsi="Times New Roman" w:cs="Times New Roman"/>
                                  <w:sz w:val="18"/>
                                  <w:szCs w:val="18"/>
                                  <w:rPrChange w:id="4238" w:author="Maino Vieytes, Christian (NIH/NIA/IRP) [F]" w:date="2023-11-15T16:27:00Z">
                                    <w:rPr>
                                      <w:rFonts w:ascii="Times New Roman" w:hAnsi="Times New Roman" w:cs="Times New Roman"/>
                                      <w:sz w:val="20"/>
                                      <w:szCs w:val="20"/>
                                    </w:rPr>
                                  </w:rPrChange>
                                </w:rPr>
                                <w:delText>0.80 (0.70-0.92)**</w:delText>
                              </w:r>
                            </w:del>
                          </w:p>
                        </w:tc>
                        <w:tc>
                          <w:tcPr>
                            <w:tcW w:w="1310" w:type="dxa"/>
                            <w:noWrap/>
                            <w:vAlign w:val="center"/>
                            <w:hideMark/>
                            <w:tcPrChange w:id="4239" w:author="Maino Vieytes, Christian (NIH/NIA/IRP) [F]" w:date="2023-11-15T16:27:00Z">
                              <w:tcPr>
                                <w:tcW w:w="1310" w:type="dxa"/>
                                <w:gridSpan w:val="5"/>
                                <w:noWrap/>
                                <w:vAlign w:val="bottom"/>
                                <w:hideMark/>
                              </w:tcPr>
                            </w:tcPrChange>
                          </w:tcPr>
                          <w:p w14:paraId="33329E97" w14:textId="3224BC85" w:rsidR="002B4FE9" w:rsidRPr="002B4FE9" w:rsidRDefault="002B4FE9" w:rsidP="002B4FE9">
                            <w:pPr>
                              <w:jc w:val="center"/>
                              <w:rPr>
                                <w:rFonts w:ascii="Times New Roman" w:hAnsi="Times New Roman" w:cs="Times New Roman"/>
                                <w:sz w:val="18"/>
                                <w:szCs w:val="18"/>
                                <w:rPrChange w:id="4240" w:author="Maino Vieytes, Christian (NIH/NIA/IRP) [F]" w:date="2023-11-15T16:27:00Z">
                                  <w:rPr>
                                    <w:rFonts w:ascii="Times New Roman" w:hAnsi="Times New Roman" w:cs="Times New Roman"/>
                                    <w:sz w:val="20"/>
                                    <w:szCs w:val="20"/>
                                  </w:rPr>
                                </w:rPrChange>
                              </w:rPr>
                            </w:pPr>
                            <w:ins w:id="4241" w:author="Maino Vieytes, Christian (NIH/NIA/IRP) [F]" w:date="2023-11-15T16:26:00Z">
                              <w:r w:rsidRPr="002B4FE9">
                                <w:rPr>
                                  <w:rFonts w:ascii="Times New Roman" w:hAnsi="Times New Roman" w:cs="Times New Roman"/>
                                  <w:color w:val="000000"/>
                                  <w:sz w:val="18"/>
                                  <w:szCs w:val="18"/>
                                  <w:rPrChange w:id="4242" w:author="Maino Vieytes, Christian (NIH/NIA/IRP) [F]" w:date="2023-11-15T16:27:00Z">
                                    <w:rPr>
                                      <w:rFonts w:ascii="Calibri" w:hAnsi="Calibri" w:cs="Calibri"/>
                                      <w:color w:val="000000"/>
                                    </w:rPr>
                                  </w:rPrChange>
                                </w:rPr>
                                <w:t>&lt; 0.01**</w:t>
                              </w:r>
                            </w:ins>
                            <w:del w:id="4243" w:author="Maino Vieytes, Christian (NIH/NIA/IRP) [F]" w:date="2023-11-15T15:54:00Z">
                              <w:r w:rsidRPr="002B4FE9" w:rsidDel="00A12FDA">
                                <w:rPr>
                                  <w:rFonts w:ascii="Times New Roman" w:hAnsi="Times New Roman" w:cs="Times New Roman"/>
                                  <w:color w:val="000000"/>
                                  <w:sz w:val="18"/>
                                  <w:szCs w:val="18"/>
                                  <w:rPrChange w:id="4244" w:author="Maino Vieytes, Christian (NIH/NIA/IRP) [F]" w:date="2023-11-15T16:27:00Z">
                                    <w:rPr>
                                      <w:rFonts w:ascii="Times New Roman" w:hAnsi="Times New Roman" w:cs="Times New Roman"/>
                                      <w:color w:val="000000"/>
                                      <w:sz w:val="20"/>
                                      <w:szCs w:val="20"/>
                                    </w:rPr>
                                  </w:rPrChange>
                                </w:rPr>
                                <w:delText>0.02*</w:delText>
                              </w:r>
                            </w:del>
                          </w:p>
                        </w:tc>
                      </w:tr>
                      <w:tr w:rsidR="002B4FE9" w:rsidRPr="002B4FE9" w14:paraId="7C6CAB81" w14:textId="77777777" w:rsidTr="000F274E">
                        <w:trPr>
                          <w:trHeight w:val="320"/>
                        </w:trPr>
                        <w:tc>
                          <w:tcPr>
                            <w:tcW w:w="2317" w:type="dxa"/>
                            <w:noWrap/>
                            <w:vAlign w:val="center"/>
                            <w:hideMark/>
                          </w:tcPr>
                          <w:p w14:paraId="2C6E76A7" w14:textId="77777777" w:rsidR="002B4FE9" w:rsidRPr="008A6C8D" w:rsidRDefault="002B4FE9" w:rsidP="002B4FE9">
                            <w:pPr>
                              <w:rPr>
                                <w:rFonts w:ascii="Times New Roman" w:hAnsi="Times New Roman" w:cs="Times New Roman"/>
                                <w:sz w:val="18"/>
                                <w:szCs w:val="18"/>
                                <w:rPrChange w:id="4245" w:author="Maino Vieytes, Christian (NIH/NIA/IRP) [F]" w:date="2023-11-15T15:57:00Z">
                                  <w:rPr>
                                    <w:rFonts w:ascii="Times New Roman" w:hAnsi="Times New Roman" w:cs="Times New Roman"/>
                                    <w:sz w:val="20"/>
                                    <w:szCs w:val="20"/>
                                  </w:rPr>
                                </w:rPrChange>
                              </w:rPr>
                            </w:pPr>
                            <w:r w:rsidRPr="000F274E">
                              <w:rPr>
                                <w:rFonts w:ascii="Times New Roman" w:hAnsi="Times New Roman" w:cs="Times New Roman"/>
                                <w:sz w:val="18"/>
                                <w:szCs w:val="18"/>
                              </w:rPr>
                              <w:t>Prudent #2</w:t>
                            </w:r>
                            <w:r w:rsidRPr="000F274E">
                              <w:rPr>
                                <w:rFonts w:ascii="Times New Roman" w:hAnsi="Times New Roman" w:cs="Times New Roman"/>
                                <w:b/>
                                <w:bCs/>
                                <w:sz w:val="18"/>
                                <w:szCs w:val="18"/>
                                <w:vertAlign w:val="superscript"/>
                                <w:lang w:bidi="en-US"/>
                              </w:rPr>
                              <w:t>‡</w:t>
                            </w:r>
                          </w:p>
                        </w:tc>
                        <w:tc>
                          <w:tcPr>
                            <w:tcW w:w="936" w:type="dxa"/>
                            <w:noWrap/>
                            <w:vAlign w:val="center"/>
                            <w:hideMark/>
                          </w:tcPr>
                          <w:p w14:paraId="24CA9F30" w14:textId="64949FB9" w:rsidR="002B4FE9" w:rsidRPr="008A6C8D" w:rsidRDefault="002B4FE9" w:rsidP="002B4FE9">
                            <w:pPr>
                              <w:jc w:val="center"/>
                              <w:rPr>
                                <w:rFonts w:ascii="Times New Roman" w:hAnsi="Times New Roman" w:cs="Times New Roman"/>
                                <w:sz w:val="18"/>
                                <w:szCs w:val="18"/>
                                <w:rPrChange w:id="4246" w:author="Maino Vieytes, Christian (NIH/NIA/IRP) [F]" w:date="2023-11-15T15:57:00Z">
                                  <w:rPr>
                                    <w:rFonts w:ascii="Times New Roman" w:hAnsi="Times New Roman" w:cs="Times New Roman"/>
                                    <w:sz w:val="20"/>
                                    <w:szCs w:val="20"/>
                                  </w:rPr>
                                </w:rPrChange>
                              </w:rPr>
                            </w:pPr>
                            <w:ins w:id="4247" w:author="Maino Vieytes, Christian (NIH/NIA/IRP) [F]" w:date="2023-11-15T15:54:00Z">
                              <w:r w:rsidRPr="008A6C8D">
                                <w:rPr>
                                  <w:rFonts w:ascii="Times New Roman" w:hAnsi="Times New Roman" w:cs="Times New Roman"/>
                                  <w:color w:val="000000"/>
                                  <w:sz w:val="18"/>
                                  <w:szCs w:val="18"/>
                                  <w:rPrChange w:id="4248" w:author="Maino Vieytes, Christian (NIH/NIA/IRP) [F]" w:date="2023-11-15T15:57:00Z">
                                    <w:rPr>
                                      <w:rFonts w:ascii="Calibri" w:hAnsi="Calibri" w:cs="Calibri"/>
                                      <w:color w:val="000000"/>
                                    </w:rPr>
                                  </w:rPrChange>
                                </w:rPr>
                                <w:t>1246</w:t>
                              </w:r>
                            </w:ins>
                            <w:del w:id="4249" w:author="Maino Vieytes, Christian (NIH/NIA/IRP) [F]" w:date="2023-11-15T15:54:00Z">
                              <w:r w:rsidRPr="008A6C8D" w:rsidDel="00A12FDA">
                                <w:rPr>
                                  <w:rFonts w:ascii="Times New Roman" w:hAnsi="Times New Roman" w:cs="Times New Roman"/>
                                  <w:sz w:val="18"/>
                                  <w:szCs w:val="18"/>
                                  <w:rPrChange w:id="4250"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
                          <w:p w14:paraId="0C49C8F6" w14:textId="560D29DA" w:rsidR="002B4FE9" w:rsidRPr="008A6C8D" w:rsidRDefault="002B4FE9" w:rsidP="002B4FE9">
                            <w:pPr>
                              <w:jc w:val="center"/>
                              <w:rPr>
                                <w:rFonts w:ascii="Times New Roman" w:hAnsi="Times New Roman" w:cs="Times New Roman"/>
                                <w:sz w:val="18"/>
                                <w:szCs w:val="18"/>
                                <w:rPrChange w:id="4251" w:author="Maino Vieytes, Christian (NIH/NIA/IRP) [F]" w:date="2023-11-15T15:57:00Z">
                                  <w:rPr>
                                    <w:rFonts w:ascii="Times New Roman" w:hAnsi="Times New Roman" w:cs="Times New Roman"/>
                                    <w:sz w:val="20"/>
                                    <w:szCs w:val="20"/>
                                  </w:rPr>
                                </w:rPrChange>
                              </w:rPr>
                            </w:pPr>
                            <w:ins w:id="4252" w:author="Maino Vieytes, Christian (NIH/NIA/IRP) [F]" w:date="2023-11-15T15:54:00Z">
                              <w:r w:rsidRPr="008A6C8D">
                                <w:rPr>
                                  <w:rFonts w:ascii="Times New Roman" w:hAnsi="Times New Roman" w:cs="Times New Roman"/>
                                  <w:color w:val="000000"/>
                                  <w:sz w:val="18"/>
                                  <w:szCs w:val="18"/>
                                  <w:rPrChange w:id="4253" w:author="Maino Vieytes, Christian (NIH/NIA/IRP) [F]" w:date="2023-11-15T15:57:00Z">
                                    <w:rPr>
                                      <w:rFonts w:ascii="Calibri" w:hAnsi="Calibri" w:cs="Calibri"/>
                                      <w:color w:val="000000"/>
                                    </w:rPr>
                                  </w:rPrChange>
                                </w:rPr>
                                <w:t>1.00</w:t>
                              </w:r>
                            </w:ins>
                            <w:del w:id="4254" w:author="Maino Vieytes, Christian (NIH/NIA/IRP) [F]" w:date="2023-11-15T15:54:00Z">
                              <w:r w:rsidRPr="008A6C8D" w:rsidDel="00A12FDA">
                                <w:rPr>
                                  <w:rFonts w:ascii="Times New Roman" w:hAnsi="Times New Roman" w:cs="Times New Roman"/>
                                  <w:sz w:val="18"/>
                                  <w:szCs w:val="18"/>
                                  <w:rPrChange w:id="4255"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
                          <w:p w14:paraId="05AF34A7" w14:textId="151B5689" w:rsidR="002B4FE9" w:rsidRPr="002B4FE9" w:rsidRDefault="002B4FE9" w:rsidP="002B4FE9">
                            <w:pPr>
                              <w:jc w:val="center"/>
                              <w:rPr>
                                <w:rFonts w:ascii="Times New Roman" w:hAnsi="Times New Roman" w:cs="Times New Roman"/>
                                <w:sz w:val="18"/>
                                <w:szCs w:val="18"/>
                                <w:rPrChange w:id="4256" w:author="Maino Vieytes, Christian (NIH/NIA/IRP) [F]" w:date="2023-11-15T16:27:00Z">
                                  <w:rPr>
                                    <w:rFonts w:ascii="Times New Roman" w:hAnsi="Times New Roman" w:cs="Times New Roman"/>
                                    <w:sz w:val="20"/>
                                    <w:szCs w:val="20"/>
                                  </w:rPr>
                                </w:rPrChange>
                              </w:rPr>
                            </w:pPr>
                            <w:ins w:id="4257" w:author="Maino Vieytes, Christian (NIH/NIA/IRP) [F]" w:date="2023-11-15T16:26:00Z">
                              <w:r w:rsidRPr="002B4FE9">
                                <w:rPr>
                                  <w:rFonts w:ascii="Times New Roman" w:hAnsi="Times New Roman" w:cs="Times New Roman"/>
                                  <w:color w:val="000000"/>
                                  <w:sz w:val="18"/>
                                  <w:szCs w:val="18"/>
                                  <w:rPrChange w:id="4258" w:author="Maino Vieytes, Christian (NIH/NIA/IRP) [F]" w:date="2023-11-15T16:27:00Z">
                                    <w:rPr>
                                      <w:rFonts w:ascii="Calibri" w:hAnsi="Calibri" w:cs="Calibri"/>
                                      <w:color w:val="000000"/>
                                    </w:rPr>
                                  </w:rPrChange>
                                </w:rPr>
                                <w:t>0.90 (0.48-1.70)</w:t>
                              </w:r>
                            </w:ins>
                            <w:del w:id="4259" w:author="Maino Vieytes, Christian (NIH/NIA/IRP) [F]" w:date="2023-11-15T15:54:00Z">
                              <w:r w:rsidRPr="002B4FE9" w:rsidDel="00A12FDA">
                                <w:rPr>
                                  <w:rFonts w:ascii="Times New Roman" w:hAnsi="Times New Roman" w:cs="Times New Roman"/>
                                  <w:sz w:val="18"/>
                                  <w:szCs w:val="18"/>
                                  <w:rPrChange w:id="4260" w:author="Maino Vieytes, Christian (NIH/NIA/IRP) [F]" w:date="2023-11-15T16:27:00Z">
                                    <w:rPr>
                                      <w:rFonts w:ascii="Times New Roman" w:hAnsi="Times New Roman" w:cs="Times New Roman"/>
                                      <w:sz w:val="20"/>
                                      <w:szCs w:val="20"/>
                                    </w:rPr>
                                  </w:rPrChange>
                                </w:rPr>
                                <w:delText>1.32 (0.88-1.99)</w:delText>
                              </w:r>
                            </w:del>
                          </w:p>
                        </w:tc>
                        <w:tc>
                          <w:tcPr>
                            <w:tcW w:w="1716" w:type="dxa"/>
                            <w:noWrap/>
                            <w:vAlign w:val="center"/>
                            <w:hideMark/>
                          </w:tcPr>
                          <w:p w14:paraId="2D838F62" w14:textId="4F6C3CBB" w:rsidR="002B4FE9" w:rsidRPr="002B4FE9" w:rsidRDefault="002B4FE9" w:rsidP="002B4FE9">
                            <w:pPr>
                              <w:jc w:val="center"/>
                              <w:rPr>
                                <w:rFonts w:ascii="Times New Roman" w:hAnsi="Times New Roman" w:cs="Times New Roman"/>
                                <w:sz w:val="18"/>
                                <w:szCs w:val="18"/>
                                <w:rPrChange w:id="4261" w:author="Maino Vieytes, Christian (NIH/NIA/IRP) [F]" w:date="2023-11-15T16:27:00Z">
                                  <w:rPr>
                                    <w:rFonts w:ascii="Times New Roman" w:hAnsi="Times New Roman" w:cs="Times New Roman"/>
                                    <w:sz w:val="20"/>
                                    <w:szCs w:val="20"/>
                                  </w:rPr>
                                </w:rPrChange>
                              </w:rPr>
                            </w:pPr>
                            <w:ins w:id="4262" w:author="Maino Vieytes, Christian (NIH/NIA/IRP) [F]" w:date="2023-11-15T16:26:00Z">
                              <w:r w:rsidRPr="002B4FE9">
                                <w:rPr>
                                  <w:rFonts w:ascii="Times New Roman" w:hAnsi="Times New Roman" w:cs="Times New Roman"/>
                                  <w:color w:val="000000"/>
                                  <w:sz w:val="18"/>
                                  <w:szCs w:val="18"/>
                                  <w:rPrChange w:id="4263" w:author="Maino Vieytes, Christian (NIH/NIA/IRP) [F]" w:date="2023-11-15T16:27:00Z">
                                    <w:rPr>
                                      <w:rFonts w:ascii="Calibri" w:hAnsi="Calibri" w:cs="Calibri"/>
                                      <w:color w:val="000000"/>
                                    </w:rPr>
                                  </w:rPrChange>
                                </w:rPr>
                                <w:t>1.08 (0.65-1.80)</w:t>
                              </w:r>
                            </w:ins>
                            <w:del w:id="4264" w:author="Maino Vieytes, Christian (NIH/NIA/IRP) [F]" w:date="2023-11-15T15:54:00Z">
                              <w:r w:rsidRPr="002B4FE9" w:rsidDel="00A12FDA">
                                <w:rPr>
                                  <w:rFonts w:ascii="Times New Roman" w:hAnsi="Times New Roman" w:cs="Times New Roman"/>
                                  <w:sz w:val="18"/>
                                  <w:szCs w:val="18"/>
                                  <w:rPrChange w:id="4265" w:author="Maino Vieytes, Christian (NIH/NIA/IRP) [F]" w:date="2023-11-15T16:27:00Z">
                                    <w:rPr>
                                      <w:rFonts w:ascii="Times New Roman" w:hAnsi="Times New Roman" w:cs="Times New Roman"/>
                                      <w:sz w:val="20"/>
                                      <w:szCs w:val="20"/>
                                    </w:rPr>
                                  </w:rPrChange>
                                </w:rPr>
                                <w:delText>0.92 (0.61-1.40)</w:delText>
                              </w:r>
                            </w:del>
                          </w:p>
                        </w:tc>
                        <w:tc>
                          <w:tcPr>
                            <w:tcW w:w="1716" w:type="dxa"/>
                            <w:noWrap/>
                            <w:vAlign w:val="center"/>
                            <w:hideMark/>
                          </w:tcPr>
                          <w:p w14:paraId="2B207C98" w14:textId="140849B9" w:rsidR="002B4FE9" w:rsidRPr="002B4FE9" w:rsidRDefault="002B4FE9" w:rsidP="002B4FE9">
                            <w:pPr>
                              <w:jc w:val="center"/>
                              <w:rPr>
                                <w:rFonts w:ascii="Times New Roman" w:hAnsi="Times New Roman" w:cs="Times New Roman"/>
                                <w:sz w:val="18"/>
                                <w:szCs w:val="18"/>
                                <w:rPrChange w:id="4266" w:author="Maino Vieytes, Christian (NIH/NIA/IRP) [F]" w:date="2023-11-15T16:27:00Z">
                                  <w:rPr>
                                    <w:rFonts w:ascii="Times New Roman" w:hAnsi="Times New Roman" w:cs="Times New Roman"/>
                                    <w:sz w:val="20"/>
                                    <w:szCs w:val="20"/>
                                  </w:rPr>
                                </w:rPrChange>
                              </w:rPr>
                            </w:pPr>
                            <w:ins w:id="4267" w:author="Maino Vieytes, Christian (NIH/NIA/IRP) [F]" w:date="2023-11-15T16:26:00Z">
                              <w:r w:rsidRPr="002B4FE9">
                                <w:rPr>
                                  <w:rFonts w:ascii="Times New Roman" w:hAnsi="Times New Roman" w:cs="Times New Roman"/>
                                  <w:color w:val="000000"/>
                                  <w:sz w:val="18"/>
                                  <w:szCs w:val="18"/>
                                  <w:rPrChange w:id="4268" w:author="Maino Vieytes, Christian (NIH/NIA/IRP) [F]" w:date="2023-11-15T16:27:00Z">
                                    <w:rPr>
                                      <w:rFonts w:ascii="Calibri" w:hAnsi="Calibri" w:cs="Calibri"/>
                                      <w:color w:val="000000"/>
                                    </w:rPr>
                                  </w:rPrChange>
                                </w:rPr>
                                <w:t>1.22 (0.76-1.95)</w:t>
                              </w:r>
                            </w:ins>
                            <w:del w:id="4269" w:author="Maino Vieytes, Christian (NIH/NIA/IRP) [F]" w:date="2023-11-15T15:54:00Z">
                              <w:r w:rsidRPr="002B4FE9" w:rsidDel="00A12FDA">
                                <w:rPr>
                                  <w:rFonts w:ascii="Times New Roman" w:hAnsi="Times New Roman" w:cs="Times New Roman"/>
                                  <w:sz w:val="18"/>
                                  <w:szCs w:val="18"/>
                                  <w:rPrChange w:id="4270" w:author="Maino Vieytes, Christian (NIH/NIA/IRP) [F]" w:date="2023-11-15T16:27:00Z">
                                    <w:rPr>
                                      <w:rFonts w:ascii="Times New Roman" w:hAnsi="Times New Roman" w:cs="Times New Roman"/>
                                      <w:sz w:val="20"/>
                                      <w:szCs w:val="20"/>
                                    </w:rPr>
                                  </w:rPrChange>
                                </w:rPr>
                                <w:delText>0.96 (0.63-1.46)</w:delText>
                              </w:r>
                            </w:del>
                          </w:p>
                        </w:tc>
                        <w:tc>
                          <w:tcPr>
                            <w:tcW w:w="1816" w:type="dxa"/>
                            <w:noWrap/>
                            <w:vAlign w:val="center"/>
                            <w:hideMark/>
                          </w:tcPr>
                          <w:p w14:paraId="18588C77" w14:textId="3D7A0938" w:rsidR="002B4FE9" w:rsidRPr="002B4FE9" w:rsidRDefault="002B4FE9" w:rsidP="002B4FE9">
                            <w:pPr>
                              <w:jc w:val="center"/>
                              <w:rPr>
                                <w:rFonts w:ascii="Times New Roman" w:hAnsi="Times New Roman" w:cs="Times New Roman"/>
                                <w:sz w:val="18"/>
                                <w:szCs w:val="18"/>
                                <w:rPrChange w:id="4271" w:author="Maino Vieytes, Christian (NIH/NIA/IRP) [F]" w:date="2023-11-15T16:27:00Z">
                                  <w:rPr>
                                    <w:rFonts w:ascii="Times New Roman" w:hAnsi="Times New Roman" w:cs="Times New Roman"/>
                                    <w:sz w:val="20"/>
                                    <w:szCs w:val="20"/>
                                  </w:rPr>
                                </w:rPrChange>
                              </w:rPr>
                            </w:pPr>
                            <w:ins w:id="4272" w:author="Maino Vieytes, Christian (NIH/NIA/IRP) [F]" w:date="2023-11-15T16:26:00Z">
                              <w:r w:rsidRPr="002B4FE9">
                                <w:rPr>
                                  <w:rFonts w:ascii="Times New Roman" w:hAnsi="Times New Roman" w:cs="Times New Roman"/>
                                  <w:color w:val="000000"/>
                                  <w:sz w:val="18"/>
                                  <w:szCs w:val="18"/>
                                  <w:rPrChange w:id="4273" w:author="Maino Vieytes, Christian (NIH/NIA/IRP) [F]" w:date="2023-11-15T16:27:00Z">
                                    <w:rPr>
                                      <w:rFonts w:ascii="Calibri" w:hAnsi="Calibri" w:cs="Calibri"/>
                                      <w:color w:val="000000"/>
                                    </w:rPr>
                                  </w:rPrChange>
                                </w:rPr>
                                <w:t>1.34 (0.82-2.18)</w:t>
                              </w:r>
                            </w:ins>
                            <w:del w:id="4274" w:author="Maino Vieytes, Christian (NIH/NIA/IRP) [F]" w:date="2023-11-15T15:54:00Z">
                              <w:r w:rsidRPr="002B4FE9" w:rsidDel="00A12FDA">
                                <w:rPr>
                                  <w:rFonts w:ascii="Times New Roman" w:hAnsi="Times New Roman" w:cs="Times New Roman"/>
                                  <w:sz w:val="18"/>
                                  <w:szCs w:val="18"/>
                                  <w:rPrChange w:id="4275" w:author="Maino Vieytes, Christian (NIH/NIA/IRP) [F]" w:date="2023-11-15T16:27:00Z">
                                    <w:rPr>
                                      <w:rFonts w:ascii="Times New Roman" w:hAnsi="Times New Roman" w:cs="Times New Roman"/>
                                      <w:sz w:val="20"/>
                                      <w:szCs w:val="20"/>
                                    </w:rPr>
                                  </w:rPrChange>
                                </w:rPr>
                                <w:delText>0.94 (0.61-1.44)</w:delText>
                              </w:r>
                            </w:del>
                          </w:p>
                        </w:tc>
                        <w:tc>
                          <w:tcPr>
                            <w:tcW w:w="1196" w:type="dxa"/>
                            <w:noWrap/>
                            <w:vAlign w:val="center"/>
                            <w:hideMark/>
                          </w:tcPr>
                          <w:p w14:paraId="18118261" w14:textId="2EBA4522" w:rsidR="002B4FE9" w:rsidRPr="002B4FE9" w:rsidRDefault="002B4FE9" w:rsidP="002B4FE9">
                            <w:pPr>
                              <w:jc w:val="center"/>
                              <w:rPr>
                                <w:rFonts w:ascii="Times New Roman" w:hAnsi="Times New Roman" w:cs="Times New Roman"/>
                                <w:sz w:val="18"/>
                                <w:szCs w:val="18"/>
                                <w:rPrChange w:id="4276" w:author="Maino Vieytes, Christian (NIH/NIA/IRP) [F]" w:date="2023-11-15T16:27:00Z">
                                  <w:rPr>
                                    <w:rFonts w:ascii="Times New Roman" w:hAnsi="Times New Roman" w:cs="Times New Roman"/>
                                    <w:sz w:val="20"/>
                                    <w:szCs w:val="20"/>
                                  </w:rPr>
                                </w:rPrChange>
                              </w:rPr>
                            </w:pPr>
                            <w:ins w:id="4277" w:author="Maino Vieytes, Christian (NIH/NIA/IRP) [F]" w:date="2023-11-15T16:26:00Z">
                              <w:r w:rsidRPr="002B4FE9">
                                <w:rPr>
                                  <w:rFonts w:ascii="Times New Roman" w:hAnsi="Times New Roman" w:cs="Times New Roman"/>
                                  <w:color w:val="000000"/>
                                  <w:sz w:val="18"/>
                                  <w:szCs w:val="18"/>
                                  <w:rPrChange w:id="4278" w:author="Maino Vieytes, Christian (NIH/NIA/IRP) [F]" w:date="2023-11-15T16:27:00Z">
                                    <w:rPr>
                                      <w:rFonts w:ascii="Calibri" w:hAnsi="Calibri" w:cs="Calibri"/>
                                      <w:color w:val="000000"/>
                                    </w:rPr>
                                  </w:rPrChange>
                                </w:rPr>
                                <w:t>0.14</w:t>
                              </w:r>
                            </w:ins>
                            <w:del w:id="4279" w:author="Maino Vieytes, Christian (NIH/NIA/IRP) [F]" w:date="2023-11-15T15:54:00Z">
                              <w:r w:rsidRPr="002B4FE9" w:rsidDel="00A12FDA">
                                <w:rPr>
                                  <w:rFonts w:ascii="Times New Roman" w:hAnsi="Times New Roman" w:cs="Times New Roman"/>
                                  <w:sz w:val="18"/>
                                  <w:szCs w:val="18"/>
                                  <w:rPrChange w:id="4280" w:author="Maino Vieytes, Christian (NIH/NIA/IRP) [F]" w:date="2023-11-15T16:27:00Z">
                                    <w:rPr>
                                      <w:rFonts w:ascii="Times New Roman" w:hAnsi="Times New Roman" w:cs="Times New Roman"/>
                                      <w:sz w:val="20"/>
                                      <w:szCs w:val="20"/>
                                    </w:rPr>
                                  </w:rPrChange>
                                </w:rPr>
                                <w:delText>0.34</w:delText>
                              </w:r>
                            </w:del>
                          </w:p>
                        </w:tc>
                        <w:tc>
                          <w:tcPr>
                            <w:tcW w:w="1622" w:type="dxa"/>
                            <w:noWrap/>
                            <w:vAlign w:val="center"/>
                            <w:hideMark/>
                          </w:tcPr>
                          <w:p w14:paraId="72C39236" w14:textId="49D8EA6E" w:rsidR="002B4FE9" w:rsidRPr="002B4FE9" w:rsidRDefault="002B4FE9" w:rsidP="002B4FE9">
                            <w:pPr>
                              <w:jc w:val="center"/>
                              <w:rPr>
                                <w:rFonts w:ascii="Times New Roman" w:hAnsi="Times New Roman" w:cs="Times New Roman"/>
                                <w:sz w:val="18"/>
                                <w:szCs w:val="18"/>
                                <w:rPrChange w:id="4281" w:author="Maino Vieytes, Christian (NIH/NIA/IRP) [F]" w:date="2023-11-15T16:27:00Z">
                                  <w:rPr>
                                    <w:rFonts w:ascii="Times New Roman" w:hAnsi="Times New Roman" w:cs="Times New Roman"/>
                                    <w:sz w:val="20"/>
                                    <w:szCs w:val="20"/>
                                  </w:rPr>
                                </w:rPrChange>
                              </w:rPr>
                            </w:pPr>
                            <w:ins w:id="4282" w:author="Maino Vieytes, Christian (NIH/NIA/IRP) [F]" w:date="2023-11-15T16:26:00Z">
                              <w:r w:rsidRPr="002B4FE9">
                                <w:rPr>
                                  <w:rFonts w:ascii="Times New Roman" w:hAnsi="Times New Roman" w:cs="Times New Roman"/>
                                  <w:color w:val="000000"/>
                                  <w:sz w:val="18"/>
                                  <w:szCs w:val="18"/>
                                  <w:rPrChange w:id="4283" w:author="Maino Vieytes, Christian (NIH/NIA/IRP) [F]" w:date="2023-11-15T16:27:00Z">
                                    <w:rPr>
                                      <w:rFonts w:ascii="Calibri" w:hAnsi="Calibri" w:cs="Calibri"/>
                                      <w:color w:val="000000"/>
                                    </w:rPr>
                                  </w:rPrChange>
                                </w:rPr>
                                <w:t>1.18 (1.00-1.39)*</w:t>
                              </w:r>
                            </w:ins>
                            <w:del w:id="4284" w:author="Maino Vieytes, Christian (NIH/NIA/IRP) [F]" w:date="2023-11-15T15:54:00Z">
                              <w:r w:rsidRPr="002B4FE9" w:rsidDel="00A12FDA">
                                <w:rPr>
                                  <w:rFonts w:ascii="Times New Roman" w:hAnsi="Times New Roman" w:cs="Times New Roman"/>
                                  <w:sz w:val="18"/>
                                  <w:szCs w:val="18"/>
                                  <w:rPrChange w:id="4285" w:author="Maino Vieytes, Christian (NIH/NIA/IRP) [F]" w:date="2023-11-15T16:27:00Z">
                                    <w:rPr>
                                      <w:rFonts w:ascii="Times New Roman" w:hAnsi="Times New Roman" w:cs="Times New Roman"/>
                                      <w:sz w:val="20"/>
                                      <w:szCs w:val="20"/>
                                    </w:rPr>
                                  </w:rPrChange>
                                </w:rPr>
                                <w:delText>0.97 (0.86-1.09)</w:delText>
                              </w:r>
                            </w:del>
                          </w:p>
                        </w:tc>
                        <w:tc>
                          <w:tcPr>
                            <w:tcW w:w="1310" w:type="dxa"/>
                            <w:noWrap/>
                            <w:vAlign w:val="center"/>
                            <w:hideMark/>
                          </w:tcPr>
                          <w:p w14:paraId="53CD0CB0" w14:textId="070173F3" w:rsidR="002B4FE9" w:rsidRPr="002B4FE9" w:rsidRDefault="002B4FE9" w:rsidP="002B4FE9">
                            <w:pPr>
                              <w:jc w:val="center"/>
                              <w:rPr>
                                <w:rFonts w:ascii="Times New Roman" w:hAnsi="Times New Roman" w:cs="Times New Roman"/>
                                <w:sz w:val="18"/>
                                <w:szCs w:val="18"/>
                                <w:rPrChange w:id="4286" w:author="Maino Vieytes, Christian (NIH/NIA/IRP) [F]" w:date="2023-11-15T16:27:00Z">
                                  <w:rPr>
                                    <w:rFonts w:ascii="Times New Roman" w:hAnsi="Times New Roman" w:cs="Times New Roman"/>
                                    <w:sz w:val="20"/>
                                    <w:szCs w:val="20"/>
                                  </w:rPr>
                                </w:rPrChange>
                              </w:rPr>
                            </w:pPr>
                            <w:ins w:id="4287" w:author="Maino Vieytes, Christian (NIH/NIA/IRP) [F]" w:date="2023-11-15T16:26:00Z">
                              <w:r w:rsidRPr="002B4FE9">
                                <w:rPr>
                                  <w:rFonts w:ascii="Times New Roman" w:hAnsi="Times New Roman" w:cs="Times New Roman"/>
                                  <w:color w:val="000000"/>
                                  <w:sz w:val="18"/>
                                  <w:szCs w:val="18"/>
                                  <w:rPrChange w:id="4288" w:author="Maino Vieytes, Christian (NIH/NIA/IRP) [F]" w:date="2023-11-15T16:27:00Z">
                                    <w:rPr>
                                      <w:rFonts w:ascii="Calibri" w:hAnsi="Calibri" w:cs="Calibri"/>
                                      <w:color w:val="000000"/>
                                    </w:rPr>
                                  </w:rPrChange>
                                </w:rPr>
                                <w:t>0.79</w:t>
                              </w:r>
                            </w:ins>
                            <w:del w:id="4289" w:author="Maino Vieytes, Christian (NIH/NIA/IRP) [F]" w:date="2023-11-15T15:54:00Z">
                              <w:r w:rsidRPr="002B4FE9" w:rsidDel="00A12FDA">
                                <w:rPr>
                                  <w:rFonts w:ascii="Times New Roman" w:hAnsi="Times New Roman" w:cs="Times New Roman"/>
                                  <w:color w:val="000000"/>
                                  <w:sz w:val="18"/>
                                  <w:szCs w:val="18"/>
                                  <w:rPrChange w:id="4290" w:author="Maino Vieytes, Christian (NIH/NIA/IRP) [F]" w:date="2023-11-15T16:27:00Z">
                                    <w:rPr>
                                      <w:rFonts w:ascii="Times New Roman" w:hAnsi="Times New Roman" w:cs="Times New Roman"/>
                                      <w:color w:val="000000"/>
                                      <w:sz w:val="20"/>
                                      <w:szCs w:val="20"/>
                                    </w:rPr>
                                  </w:rPrChange>
                                </w:rPr>
                                <w:delText>0.70</w:delText>
                              </w:r>
                            </w:del>
                          </w:p>
                        </w:tc>
                      </w:tr>
                      <w:tr w:rsidR="002B4FE9" w:rsidRPr="002B4FE9" w14:paraId="7AA751EA" w14:textId="77777777" w:rsidTr="002B4FE9">
                        <w:tblPrEx>
                          <w:tblPrExChange w:id="4291" w:author="Maino Vieytes, Christian (NIH/NIA/IRP) [F]" w:date="2023-11-15T16:27:00Z">
                            <w:tblPrEx>
                              <w:tblW w:w="15011" w:type="dxa"/>
                            </w:tblPrEx>
                          </w:tblPrExChange>
                        </w:tblPrEx>
                        <w:trPr>
                          <w:trHeight w:val="320"/>
                          <w:trPrChange w:id="4292" w:author="Maino Vieytes, Christian (NIH/NIA/IRP) [F]" w:date="2023-11-15T16:27:00Z">
                            <w:trPr>
                              <w:gridAfter w:val="0"/>
                              <w:trHeight w:val="320"/>
                            </w:trPr>
                          </w:trPrChange>
                        </w:trPr>
                        <w:tc>
                          <w:tcPr>
                            <w:tcW w:w="2317" w:type="dxa"/>
                            <w:noWrap/>
                            <w:vAlign w:val="center"/>
                            <w:tcPrChange w:id="4293" w:author="Maino Vieytes, Christian (NIH/NIA/IRP) [F]" w:date="2023-11-15T16:27:00Z">
                              <w:tcPr>
                                <w:tcW w:w="2317" w:type="dxa"/>
                                <w:noWrap/>
                                <w:vAlign w:val="center"/>
                              </w:tcPr>
                            </w:tcPrChange>
                          </w:tcPr>
                          <w:p w14:paraId="6FFC5F75" w14:textId="77777777" w:rsidR="002B4FE9" w:rsidRPr="008A6C8D" w:rsidRDefault="002B4FE9" w:rsidP="002B4FE9">
                            <w:pPr>
                              <w:rPr>
                                <w:rFonts w:ascii="Times New Roman" w:hAnsi="Times New Roman" w:cs="Times New Roman"/>
                                <w:sz w:val="18"/>
                                <w:szCs w:val="18"/>
                                <w:rPrChange w:id="4294"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4295" w:author="Maino Vieytes, Christian (NIH/NIA/IRP) [F]" w:date="2023-11-15T15:57:00Z">
                                  <w:rPr>
                                    <w:rFonts w:ascii="Times New Roman" w:hAnsi="Times New Roman" w:cs="Times New Roman"/>
                                    <w:sz w:val="20"/>
                                    <w:szCs w:val="20"/>
                                  </w:rPr>
                                </w:rPrChange>
                              </w:rPr>
                              <w:t>HEI-2015</w:t>
                            </w:r>
                            <w:r w:rsidRPr="008A6C8D">
                              <w:rPr>
                                <w:rFonts w:ascii="Times New Roman" w:hAnsi="Times New Roman" w:cs="Times New Roman"/>
                                <w:sz w:val="18"/>
                                <w:szCs w:val="18"/>
                                <w:vertAlign w:val="superscript"/>
                                <w:rPrChange w:id="4296" w:author="Maino Vieytes, Christian (NIH/NIA/IRP) [F]" w:date="2023-11-15T15:57:00Z">
                                  <w:rPr>
                                    <w:rFonts w:ascii="Times New Roman" w:hAnsi="Times New Roman" w:cs="Times New Roman"/>
                                    <w:sz w:val="20"/>
                                    <w:szCs w:val="20"/>
                                    <w:vertAlign w:val="superscript"/>
                                  </w:rPr>
                                </w:rPrChange>
                              </w:rPr>
                              <w:t>e</w:t>
                            </w:r>
                          </w:p>
                        </w:tc>
                        <w:tc>
                          <w:tcPr>
                            <w:tcW w:w="936" w:type="dxa"/>
                            <w:noWrap/>
                            <w:vAlign w:val="center"/>
                            <w:tcPrChange w:id="4297" w:author="Maino Vieytes, Christian (NIH/NIA/IRP) [F]" w:date="2023-11-15T16:27:00Z">
                              <w:tcPr>
                                <w:tcW w:w="936" w:type="dxa"/>
                                <w:gridSpan w:val="2"/>
                                <w:noWrap/>
                                <w:vAlign w:val="center"/>
                              </w:tcPr>
                            </w:tcPrChange>
                          </w:tcPr>
                          <w:p w14:paraId="3FE7056A" w14:textId="75FEEFF6" w:rsidR="002B4FE9" w:rsidRPr="008A6C8D" w:rsidRDefault="002B4FE9" w:rsidP="002B4FE9">
                            <w:pPr>
                              <w:jc w:val="center"/>
                              <w:rPr>
                                <w:rFonts w:ascii="Times New Roman" w:hAnsi="Times New Roman" w:cs="Times New Roman"/>
                                <w:sz w:val="18"/>
                                <w:szCs w:val="18"/>
                                <w:rPrChange w:id="4298" w:author="Maino Vieytes, Christian (NIH/NIA/IRP) [F]" w:date="2023-11-15T15:57:00Z">
                                  <w:rPr>
                                    <w:rFonts w:ascii="Times New Roman" w:hAnsi="Times New Roman" w:cs="Times New Roman"/>
                                    <w:sz w:val="20"/>
                                    <w:szCs w:val="20"/>
                                  </w:rPr>
                                </w:rPrChange>
                              </w:rPr>
                            </w:pPr>
                            <w:ins w:id="4299" w:author="Maino Vieytes, Christian (NIH/NIA/IRP) [F]" w:date="2023-11-15T15:54:00Z">
                              <w:r w:rsidRPr="008A6C8D">
                                <w:rPr>
                                  <w:rFonts w:ascii="Times New Roman" w:hAnsi="Times New Roman" w:cs="Times New Roman"/>
                                  <w:color w:val="000000"/>
                                  <w:sz w:val="18"/>
                                  <w:szCs w:val="18"/>
                                  <w:rPrChange w:id="4300" w:author="Maino Vieytes, Christian (NIH/NIA/IRP) [F]" w:date="2023-11-15T15:57:00Z">
                                    <w:rPr>
                                      <w:rFonts w:ascii="Calibri" w:hAnsi="Calibri" w:cs="Calibri"/>
                                      <w:color w:val="000000"/>
                                    </w:rPr>
                                  </w:rPrChange>
                                </w:rPr>
                                <w:t>1246</w:t>
                              </w:r>
                            </w:ins>
                            <w:del w:id="4301" w:author="Maino Vieytes, Christian (NIH/NIA/IRP) [F]" w:date="2023-11-15T15:54:00Z">
                              <w:r w:rsidRPr="008A6C8D" w:rsidDel="00A12FDA">
                                <w:rPr>
                                  <w:rFonts w:ascii="Times New Roman" w:hAnsi="Times New Roman" w:cs="Times New Roman"/>
                                  <w:color w:val="000000"/>
                                  <w:sz w:val="18"/>
                                  <w:szCs w:val="18"/>
                                  <w:rPrChange w:id="4302" w:author="Maino Vieytes, Christian (NIH/NIA/IRP) [F]" w:date="2023-11-15T15:57:00Z">
                                    <w:rPr>
                                      <w:rFonts w:ascii="Times New Roman" w:hAnsi="Times New Roman" w:cs="Times New Roman"/>
                                      <w:color w:val="000000"/>
                                      <w:sz w:val="20"/>
                                      <w:szCs w:val="20"/>
                                    </w:rPr>
                                  </w:rPrChange>
                                </w:rPr>
                                <w:delText>2493</w:delText>
                              </w:r>
                            </w:del>
                          </w:p>
                        </w:tc>
                        <w:tc>
                          <w:tcPr>
                            <w:tcW w:w="846" w:type="dxa"/>
                            <w:noWrap/>
                            <w:vAlign w:val="center"/>
                            <w:tcPrChange w:id="4303" w:author="Maino Vieytes, Christian (NIH/NIA/IRP) [F]" w:date="2023-11-15T16:27:00Z">
                              <w:tcPr>
                                <w:tcW w:w="846" w:type="dxa"/>
                                <w:gridSpan w:val="2"/>
                                <w:noWrap/>
                                <w:vAlign w:val="center"/>
                              </w:tcPr>
                            </w:tcPrChange>
                          </w:tcPr>
                          <w:p w14:paraId="1CC77B5E" w14:textId="0BBF7000" w:rsidR="002B4FE9" w:rsidRPr="008A6C8D" w:rsidRDefault="002B4FE9" w:rsidP="002B4FE9">
                            <w:pPr>
                              <w:jc w:val="center"/>
                              <w:rPr>
                                <w:rFonts w:ascii="Times New Roman" w:hAnsi="Times New Roman" w:cs="Times New Roman"/>
                                <w:sz w:val="18"/>
                                <w:szCs w:val="18"/>
                                <w:rPrChange w:id="4304" w:author="Maino Vieytes, Christian (NIH/NIA/IRP) [F]" w:date="2023-11-15T15:57:00Z">
                                  <w:rPr>
                                    <w:rFonts w:ascii="Times New Roman" w:hAnsi="Times New Roman" w:cs="Times New Roman"/>
                                    <w:sz w:val="20"/>
                                    <w:szCs w:val="20"/>
                                  </w:rPr>
                                </w:rPrChange>
                              </w:rPr>
                            </w:pPr>
                            <w:ins w:id="4305" w:author="Maino Vieytes, Christian (NIH/NIA/IRP) [F]" w:date="2023-11-15T15:54:00Z">
                              <w:r w:rsidRPr="008A6C8D">
                                <w:rPr>
                                  <w:rFonts w:ascii="Times New Roman" w:hAnsi="Times New Roman" w:cs="Times New Roman"/>
                                  <w:color w:val="000000"/>
                                  <w:sz w:val="18"/>
                                  <w:szCs w:val="18"/>
                                  <w:rPrChange w:id="4306" w:author="Maino Vieytes, Christian (NIH/NIA/IRP) [F]" w:date="2023-11-15T15:57:00Z">
                                    <w:rPr>
                                      <w:rFonts w:ascii="Calibri" w:hAnsi="Calibri" w:cs="Calibri"/>
                                      <w:color w:val="000000"/>
                                    </w:rPr>
                                  </w:rPrChange>
                                </w:rPr>
                                <w:t>1.00</w:t>
                              </w:r>
                            </w:ins>
                            <w:del w:id="4307" w:author="Maino Vieytes, Christian (NIH/NIA/IRP) [F]" w:date="2023-11-15T15:54:00Z">
                              <w:r w:rsidRPr="008A6C8D" w:rsidDel="00A12FDA">
                                <w:rPr>
                                  <w:rFonts w:ascii="Times New Roman" w:hAnsi="Times New Roman" w:cs="Times New Roman"/>
                                  <w:color w:val="000000"/>
                                  <w:sz w:val="18"/>
                                  <w:szCs w:val="18"/>
                                  <w:rPrChange w:id="4308" w:author="Maino Vieytes, Christian (NIH/NIA/IRP) [F]" w:date="2023-11-15T15:57:00Z">
                                    <w:rPr>
                                      <w:rFonts w:ascii="Times New Roman" w:hAnsi="Times New Roman" w:cs="Times New Roman"/>
                                      <w:color w:val="000000"/>
                                      <w:sz w:val="20"/>
                                      <w:szCs w:val="20"/>
                                    </w:rPr>
                                  </w:rPrChange>
                                </w:rPr>
                                <w:delText>1.00</w:delText>
                              </w:r>
                            </w:del>
                          </w:p>
                        </w:tc>
                        <w:tc>
                          <w:tcPr>
                            <w:tcW w:w="1616" w:type="dxa"/>
                            <w:noWrap/>
                            <w:vAlign w:val="center"/>
                            <w:tcPrChange w:id="4309" w:author="Maino Vieytes, Christian (NIH/NIA/IRP) [F]" w:date="2023-11-15T16:27:00Z">
                              <w:tcPr>
                                <w:tcW w:w="1616" w:type="dxa"/>
                                <w:gridSpan w:val="2"/>
                                <w:noWrap/>
                                <w:vAlign w:val="bottom"/>
                              </w:tcPr>
                            </w:tcPrChange>
                          </w:tcPr>
                          <w:p w14:paraId="2BD4800B" w14:textId="23A1C593" w:rsidR="002B4FE9" w:rsidRPr="002B4FE9" w:rsidRDefault="002B4FE9" w:rsidP="002B4FE9">
                            <w:pPr>
                              <w:jc w:val="center"/>
                              <w:rPr>
                                <w:rFonts w:ascii="Times New Roman" w:hAnsi="Times New Roman" w:cs="Times New Roman"/>
                                <w:sz w:val="18"/>
                                <w:szCs w:val="18"/>
                                <w:rPrChange w:id="4310" w:author="Maino Vieytes, Christian (NIH/NIA/IRP) [F]" w:date="2023-11-15T16:27:00Z">
                                  <w:rPr>
                                    <w:rFonts w:ascii="Times New Roman" w:hAnsi="Times New Roman" w:cs="Times New Roman"/>
                                    <w:sz w:val="20"/>
                                    <w:szCs w:val="20"/>
                                  </w:rPr>
                                </w:rPrChange>
                              </w:rPr>
                            </w:pPr>
                            <w:ins w:id="4311" w:author="Maino Vieytes, Christian (NIH/NIA/IRP) [F]" w:date="2023-11-15T16:26:00Z">
                              <w:r w:rsidRPr="002B4FE9">
                                <w:rPr>
                                  <w:rFonts w:ascii="Times New Roman" w:hAnsi="Times New Roman" w:cs="Times New Roman"/>
                                  <w:color w:val="000000"/>
                                  <w:sz w:val="18"/>
                                  <w:szCs w:val="18"/>
                                  <w:rPrChange w:id="4312" w:author="Maino Vieytes, Christian (NIH/NIA/IRP) [F]" w:date="2023-11-15T16:27:00Z">
                                    <w:rPr>
                                      <w:rFonts w:ascii="Calibri" w:hAnsi="Calibri" w:cs="Calibri"/>
                                      <w:color w:val="000000"/>
                                    </w:rPr>
                                  </w:rPrChange>
                                </w:rPr>
                                <w:t>1.12 (0.68-1.85)</w:t>
                              </w:r>
                            </w:ins>
                            <w:del w:id="4313" w:author="Maino Vieytes, Christian (NIH/NIA/IRP) [F]" w:date="2023-11-15T15:54:00Z">
                              <w:r w:rsidRPr="002B4FE9" w:rsidDel="00A12FDA">
                                <w:rPr>
                                  <w:rFonts w:ascii="Times New Roman" w:hAnsi="Times New Roman" w:cs="Times New Roman"/>
                                  <w:color w:val="000000"/>
                                  <w:sz w:val="18"/>
                                  <w:szCs w:val="18"/>
                                  <w:rPrChange w:id="4314" w:author="Maino Vieytes, Christian (NIH/NIA/IRP) [F]" w:date="2023-11-15T16:27:00Z">
                                    <w:rPr>
                                      <w:rFonts w:ascii="Times New Roman" w:hAnsi="Times New Roman" w:cs="Times New Roman"/>
                                      <w:color w:val="000000"/>
                                      <w:sz w:val="20"/>
                                      <w:szCs w:val="20"/>
                                    </w:rPr>
                                  </w:rPrChange>
                                </w:rPr>
                                <w:delText>1.00 (0.68-1.45)</w:delText>
                              </w:r>
                            </w:del>
                          </w:p>
                        </w:tc>
                        <w:tc>
                          <w:tcPr>
                            <w:tcW w:w="1716" w:type="dxa"/>
                            <w:noWrap/>
                            <w:vAlign w:val="center"/>
                            <w:tcPrChange w:id="4315" w:author="Maino Vieytes, Christian (NIH/NIA/IRP) [F]" w:date="2023-11-15T16:27:00Z">
                              <w:tcPr>
                                <w:tcW w:w="1716" w:type="dxa"/>
                                <w:gridSpan w:val="2"/>
                                <w:noWrap/>
                                <w:vAlign w:val="bottom"/>
                              </w:tcPr>
                            </w:tcPrChange>
                          </w:tcPr>
                          <w:p w14:paraId="1240F6FF" w14:textId="044C8C5A" w:rsidR="002B4FE9" w:rsidRPr="002B4FE9" w:rsidRDefault="002B4FE9" w:rsidP="002B4FE9">
                            <w:pPr>
                              <w:jc w:val="center"/>
                              <w:rPr>
                                <w:rFonts w:ascii="Times New Roman" w:hAnsi="Times New Roman" w:cs="Times New Roman"/>
                                <w:sz w:val="18"/>
                                <w:szCs w:val="18"/>
                                <w:rPrChange w:id="4316" w:author="Maino Vieytes, Christian (NIH/NIA/IRP) [F]" w:date="2023-11-15T16:27:00Z">
                                  <w:rPr>
                                    <w:rFonts w:ascii="Times New Roman" w:hAnsi="Times New Roman" w:cs="Times New Roman"/>
                                    <w:sz w:val="20"/>
                                    <w:szCs w:val="20"/>
                                  </w:rPr>
                                </w:rPrChange>
                              </w:rPr>
                            </w:pPr>
                            <w:ins w:id="4317" w:author="Maino Vieytes, Christian (NIH/NIA/IRP) [F]" w:date="2023-11-15T16:26:00Z">
                              <w:r w:rsidRPr="002B4FE9">
                                <w:rPr>
                                  <w:rFonts w:ascii="Times New Roman" w:hAnsi="Times New Roman" w:cs="Times New Roman"/>
                                  <w:color w:val="000000"/>
                                  <w:sz w:val="18"/>
                                  <w:szCs w:val="18"/>
                                  <w:rPrChange w:id="4318" w:author="Maino Vieytes, Christian (NIH/NIA/IRP) [F]" w:date="2023-11-15T16:27:00Z">
                                    <w:rPr>
                                      <w:rFonts w:ascii="Calibri" w:hAnsi="Calibri" w:cs="Calibri"/>
                                      <w:color w:val="000000"/>
                                    </w:rPr>
                                  </w:rPrChange>
                                </w:rPr>
                                <w:t>0.64 (0.40-1.02)</w:t>
                              </w:r>
                            </w:ins>
                            <w:del w:id="4319" w:author="Maino Vieytes, Christian (NIH/NIA/IRP) [F]" w:date="2023-11-15T15:54:00Z">
                              <w:r w:rsidRPr="002B4FE9" w:rsidDel="00A12FDA">
                                <w:rPr>
                                  <w:rFonts w:ascii="Times New Roman" w:hAnsi="Times New Roman" w:cs="Times New Roman"/>
                                  <w:color w:val="000000"/>
                                  <w:sz w:val="18"/>
                                  <w:szCs w:val="18"/>
                                  <w:rPrChange w:id="4320" w:author="Maino Vieytes, Christian (NIH/NIA/IRP) [F]" w:date="2023-11-15T16:27:00Z">
                                    <w:rPr>
                                      <w:rFonts w:ascii="Times New Roman" w:hAnsi="Times New Roman" w:cs="Times New Roman"/>
                                      <w:color w:val="000000"/>
                                      <w:sz w:val="20"/>
                                      <w:szCs w:val="20"/>
                                    </w:rPr>
                                  </w:rPrChange>
                                </w:rPr>
                                <w:delText>0.73 (0.48-1.10)</w:delText>
                              </w:r>
                            </w:del>
                          </w:p>
                        </w:tc>
                        <w:tc>
                          <w:tcPr>
                            <w:tcW w:w="1716" w:type="dxa"/>
                            <w:noWrap/>
                            <w:vAlign w:val="center"/>
                            <w:tcPrChange w:id="4321" w:author="Maino Vieytes, Christian (NIH/NIA/IRP) [F]" w:date="2023-11-15T16:27:00Z">
                              <w:tcPr>
                                <w:tcW w:w="1716" w:type="dxa"/>
                                <w:gridSpan w:val="2"/>
                                <w:noWrap/>
                                <w:vAlign w:val="bottom"/>
                              </w:tcPr>
                            </w:tcPrChange>
                          </w:tcPr>
                          <w:p w14:paraId="615055AC" w14:textId="2C527AFF" w:rsidR="002B4FE9" w:rsidRPr="002B4FE9" w:rsidRDefault="002B4FE9" w:rsidP="002B4FE9">
                            <w:pPr>
                              <w:jc w:val="center"/>
                              <w:rPr>
                                <w:rFonts w:ascii="Times New Roman" w:hAnsi="Times New Roman" w:cs="Times New Roman"/>
                                <w:sz w:val="18"/>
                                <w:szCs w:val="18"/>
                                <w:rPrChange w:id="4322" w:author="Maino Vieytes, Christian (NIH/NIA/IRP) [F]" w:date="2023-11-15T16:27:00Z">
                                  <w:rPr>
                                    <w:rFonts w:ascii="Times New Roman" w:hAnsi="Times New Roman" w:cs="Times New Roman"/>
                                    <w:sz w:val="20"/>
                                    <w:szCs w:val="20"/>
                                  </w:rPr>
                                </w:rPrChange>
                              </w:rPr>
                            </w:pPr>
                            <w:ins w:id="4323" w:author="Maino Vieytes, Christian (NIH/NIA/IRP) [F]" w:date="2023-11-15T16:26:00Z">
                              <w:r w:rsidRPr="002B4FE9">
                                <w:rPr>
                                  <w:rFonts w:ascii="Times New Roman" w:hAnsi="Times New Roman" w:cs="Times New Roman"/>
                                  <w:color w:val="000000"/>
                                  <w:sz w:val="18"/>
                                  <w:szCs w:val="18"/>
                                  <w:rPrChange w:id="4324" w:author="Maino Vieytes, Christian (NIH/NIA/IRP) [F]" w:date="2023-11-15T16:27:00Z">
                                    <w:rPr>
                                      <w:rFonts w:ascii="Calibri" w:hAnsi="Calibri" w:cs="Calibri"/>
                                      <w:color w:val="000000"/>
                                    </w:rPr>
                                  </w:rPrChange>
                                </w:rPr>
                                <w:t>0.76 (0.49-1.18)</w:t>
                              </w:r>
                            </w:ins>
                            <w:del w:id="4325" w:author="Maino Vieytes, Christian (NIH/NIA/IRP) [F]" w:date="2023-11-15T15:54:00Z">
                              <w:r w:rsidRPr="002B4FE9" w:rsidDel="00A12FDA">
                                <w:rPr>
                                  <w:rFonts w:ascii="Times New Roman" w:hAnsi="Times New Roman" w:cs="Times New Roman"/>
                                  <w:color w:val="000000"/>
                                  <w:sz w:val="18"/>
                                  <w:szCs w:val="18"/>
                                  <w:rPrChange w:id="4326" w:author="Maino Vieytes, Christian (NIH/NIA/IRP) [F]" w:date="2023-11-15T16:27:00Z">
                                    <w:rPr>
                                      <w:rFonts w:ascii="Times New Roman" w:hAnsi="Times New Roman" w:cs="Times New Roman"/>
                                      <w:color w:val="000000"/>
                                      <w:sz w:val="20"/>
                                      <w:szCs w:val="20"/>
                                    </w:rPr>
                                  </w:rPrChange>
                                </w:rPr>
                                <w:delText>0.74 (0.51-1.08)</w:delText>
                              </w:r>
                            </w:del>
                          </w:p>
                        </w:tc>
                        <w:tc>
                          <w:tcPr>
                            <w:tcW w:w="1816" w:type="dxa"/>
                            <w:noWrap/>
                            <w:vAlign w:val="center"/>
                            <w:tcPrChange w:id="4327" w:author="Maino Vieytes, Christian (NIH/NIA/IRP) [F]" w:date="2023-11-15T16:27:00Z">
                              <w:tcPr>
                                <w:tcW w:w="1816" w:type="dxa"/>
                                <w:gridSpan w:val="2"/>
                                <w:noWrap/>
                                <w:vAlign w:val="bottom"/>
                              </w:tcPr>
                            </w:tcPrChange>
                          </w:tcPr>
                          <w:p w14:paraId="61F39ACC" w14:textId="46392701" w:rsidR="002B4FE9" w:rsidRPr="002B4FE9" w:rsidRDefault="002B4FE9" w:rsidP="002B4FE9">
                            <w:pPr>
                              <w:jc w:val="center"/>
                              <w:rPr>
                                <w:rFonts w:ascii="Times New Roman" w:hAnsi="Times New Roman" w:cs="Times New Roman"/>
                                <w:sz w:val="18"/>
                                <w:szCs w:val="18"/>
                                <w:rPrChange w:id="4328" w:author="Maino Vieytes, Christian (NIH/NIA/IRP) [F]" w:date="2023-11-15T16:27:00Z">
                                  <w:rPr>
                                    <w:rFonts w:ascii="Times New Roman" w:hAnsi="Times New Roman" w:cs="Times New Roman"/>
                                    <w:sz w:val="20"/>
                                    <w:szCs w:val="20"/>
                                  </w:rPr>
                                </w:rPrChange>
                              </w:rPr>
                            </w:pPr>
                            <w:ins w:id="4329" w:author="Maino Vieytes, Christian (NIH/NIA/IRP) [F]" w:date="2023-11-15T16:26:00Z">
                              <w:r w:rsidRPr="002B4FE9">
                                <w:rPr>
                                  <w:rFonts w:ascii="Times New Roman" w:hAnsi="Times New Roman" w:cs="Times New Roman"/>
                                  <w:color w:val="000000"/>
                                  <w:sz w:val="18"/>
                                  <w:szCs w:val="18"/>
                                  <w:rPrChange w:id="4330" w:author="Maino Vieytes, Christian (NIH/NIA/IRP) [F]" w:date="2023-11-15T16:27:00Z">
                                    <w:rPr>
                                      <w:rFonts w:ascii="Calibri" w:hAnsi="Calibri" w:cs="Calibri"/>
                                      <w:color w:val="000000"/>
                                    </w:rPr>
                                  </w:rPrChange>
                                </w:rPr>
                                <w:t>0.56 (0.31-1.02)</w:t>
                              </w:r>
                            </w:ins>
                            <w:del w:id="4331" w:author="Maino Vieytes, Christian (NIH/NIA/IRP) [F]" w:date="2023-11-15T15:54:00Z">
                              <w:r w:rsidRPr="002B4FE9" w:rsidDel="00A12FDA">
                                <w:rPr>
                                  <w:rFonts w:ascii="Times New Roman" w:hAnsi="Times New Roman" w:cs="Times New Roman"/>
                                  <w:color w:val="000000"/>
                                  <w:sz w:val="18"/>
                                  <w:szCs w:val="18"/>
                                  <w:rPrChange w:id="4332" w:author="Maino Vieytes, Christian (NIH/NIA/IRP) [F]" w:date="2023-11-15T16:27:00Z">
                                    <w:rPr>
                                      <w:rFonts w:ascii="Times New Roman" w:hAnsi="Times New Roman" w:cs="Times New Roman"/>
                                      <w:color w:val="000000"/>
                                      <w:sz w:val="20"/>
                                      <w:szCs w:val="20"/>
                                    </w:rPr>
                                  </w:rPrChange>
                                </w:rPr>
                                <w:delText>0.63 (0.41-0.96)*</w:delText>
                              </w:r>
                            </w:del>
                          </w:p>
                        </w:tc>
                        <w:tc>
                          <w:tcPr>
                            <w:tcW w:w="1196" w:type="dxa"/>
                            <w:noWrap/>
                            <w:vAlign w:val="center"/>
                            <w:tcPrChange w:id="4333" w:author="Maino Vieytes, Christian (NIH/NIA/IRP) [F]" w:date="2023-11-15T16:27:00Z">
                              <w:tcPr>
                                <w:tcW w:w="1116" w:type="dxa"/>
                                <w:gridSpan w:val="3"/>
                                <w:noWrap/>
                                <w:vAlign w:val="bottom"/>
                              </w:tcPr>
                            </w:tcPrChange>
                          </w:tcPr>
                          <w:p w14:paraId="598672DA" w14:textId="49364A0C" w:rsidR="002B4FE9" w:rsidRPr="002B4FE9" w:rsidRDefault="002B4FE9" w:rsidP="002B4FE9">
                            <w:pPr>
                              <w:jc w:val="center"/>
                              <w:rPr>
                                <w:rFonts w:ascii="Times New Roman" w:hAnsi="Times New Roman" w:cs="Times New Roman"/>
                                <w:sz w:val="18"/>
                                <w:szCs w:val="18"/>
                                <w:rPrChange w:id="4334" w:author="Maino Vieytes, Christian (NIH/NIA/IRP) [F]" w:date="2023-11-15T16:27:00Z">
                                  <w:rPr>
                                    <w:rFonts w:ascii="Times New Roman" w:hAnsi="Times New Roman" w:cs="Times New Roman"/>
                                    <w:sz w:val="20"/>
                                    <w:szCs w:val="20"/>
                                  </w:rPr>
                                </w:rPrChange>
                              </w:rPr>
                            </w:pPr>
                            <w:ins w:id="4335" w:author="Maino Vieytes, Christian (NIH/NIA/IRP) [F]" w:date="2023-11-15T16:26:00Z">
                              <w:r w:rsidRPr="002B4FE9">
                                <w:rPr>
                                  <w:rFonts w:ascii="Times New Roman" w:hAnsi="Times New Roman" w:cs="Times New Roman"/>
                                  <w:color w:val="000000"/>
                                  <w:sz w:val="18"/>
                                  <w:szCs w:val="18"/>
                                  <w:rPrChange w:id="4336" w:author="Maino Vieytes, Christian (NIH/NIA/IRP) [F]" w:date="2023-11-15T16:27:00Z">
                                    <w:rPr>
                                      <w:rFonts w:ascii="Calibri" w:hAnsi="Calibri" w:cs="Calibri"/>
                                      <w:color w:val="000000"/>
                                    </w:rPr>
                                  </w:rPrChange>
                                </w:rPr>
                                <w:t>0.01*</w:t>
                              </w:r>
                            </w:ins>
                            <w:del w:id="4337" w:author="Maino Vieytes, Christian (NIH/NIA/IRP) [F]" w:date="2023-11-15T15:54:00Z">
                              <w:r w:rsidRPr="002B4FE9" w:rsidDel="00A12FDA">
                                <w:rPr>
                                  <w:rFonts w:ascii="Times New Roman" w:hAnsi="Times New Roman" w:cs="Times New Roman"/>
                                  <w:color w:val="000000"/>
                                  <w:sz w:val="18"/>
                                  <w:szCs w:val="18"/>
                                  <w:rPrChange w:id="4338" w:author="Maino Vieytes, Christian (NIH/NIA/IRP) [F]" w:date="2023-11-15T16:27:00Z">
                                    <w:rPr>
                                      <w:rFonts w:ascii="Times New Roman" w:hAnsi="Times New Roman" w:cs="Times New Roman"/>
                                      <w:color w:val="000000"/>
                                      <w:sz w:val="20"/>
                                      <w:szCs w:val="20"/>
                                    </w:rPr>
                                  </w:rPrChange>
                                </w:rPr>
                                <w:delText>&lt; 0.01**</w:delText>
                              </w:r>
                            </w:del>
                          </w:p>
                        </w:tc>
                        <w:tc>
                          <w:tcPr>
                            <w:tcW w:w="1622" w:type="dxa"/>
                            <w:noWrap/>
                            <w:vAlign w:val="center"/>
                            <w:tcPrChange w:id="4339" w:author="Maino Vieytes, Christian (NIH/NIA/IRP) [F]" w:date="2023-11-15T16:27:00Z">
                              <w:tcPr>
                                <w:tcW w:w="1622" w:type="dxa"/>
                                <w:gridSpan w:val="3"/>
                                <w:noWrap/>
                                <w:vAlign w:val="bottom"/>
                              </w:tcPr>
                            </w:tcPrChange>
                          </w:tcPr>
                          <w:p w14:paraId="15F100DF" w14:textId="62699CE7" w:rsidR="002B4FE9" w:rsidRPr="002B4FE9" w:rsidRDefault="002B4FE9" w:rsidP="002B4FE9">
                            <w:pPr>
                              <w:jc w:val="center"/>
                              <w:rPr>
                                <w:rFonts w:ascii="Times New Roman" w:hAnsi="Times New Roman" w:cs="Times New Roman"/>
                                <w:sz w:val="18"/>
                                <w:szCs w:val="18"/>
                                <w:rPrChange w:id="4340" w:author="Maino Vieytes, Christian (NIH/NIA/IRP) [F]" w:date="2023-11-15T16:27:00Z">
                                  <w:rPr>
                                    <w:rFonts w:ascii="Times New Roman" w:hAnsi="Times New Roman" w:cs="Times New Roman"/>
                                    <w:sz w:val="20"/>
                                    <w:szCs w:val="20"/>
                                  </w:rPr>
                                </w:rPrChange>
                              </w:rPr>
                            </w:pPr>
                            <w:ins w:id="4341" w:author="Maino Vieytes, Christian (NIH/NIA/IRP) [F]" w:date="2023-11-15T16:26:00Z">
                              <w:r w:rsidRPr="002B4FE9">
                                <w:rPr>
                                  <w:rFonts w:ascii="Times New Roman" w:hAnsi="Times New Roman" w:cs="Times New Roman"/>
                                  <w:color w:val="000000"/>
                                  <w:sz w:val="18"/>
                                  <w:szCs w:val="18"/>
                                  <w:rPrChange w:id="4342" w:author="Maino Vieytes, Christian (NIH/NIA/IRP) [F]" w:date="2023-11-15T16:27:00Z">
                                    <w:rPr>
                                      <w:rFonts w:ascii="Calibri" w:hAnsi="Calibri" w:cs="Calibri"/>
                                      <w:color w:val="000000"/>
                                    </w:rPr>
                                  </w:rPrChange>
                                </w:rPr>
                                <w:t>0.85 (0.72-1.00)</w:t>
                              </w:r>
                            </w:ins>
                            <w:del w:id="4343" w:author="Maino Vieytes, Christian (NIH/NIA/IRP) [F]" w:date="2023-11-15T15:54:00Z">
                              <w:r w:rsidRPr="002B4FE9" w:rsidDel="00A12FDA">
                                <w:rPr>
                                  <w:rFonts w:ascii="Times New Roman" w:hAnsi="Times New Roman" w:cs="Times New Roman"/>
                                  <w:color w:val="000000"/>
                                  <w:sz w:val="18"/>
                                  <w:szCs w:val="18"/>
                                  <w:rPrChange w:id="4344" w:author="Maino Vieytes, Christian (NIH/NIA/IRP) [F]" w:date="2023-11-15T16:27:00Z">
                                    <w:rPr>
                                      <w:rFonts w:ascii="Times New Roman" w:hAnsi="Times New Roman" w:cs="Times New Roman"/>
                                      <w:color w:val="000000"/>
                                      <w:sz w:val="20"/>
                                      <w:szCs w:val="20"/>
                                    </w:rPr>
                                  </w:rPrChange>
                                </w:rPr>
                                <w:delText>0.88 (0.78-0.99)*</w:delText>
                              </w:r>
                            </w:del>
                          </w:p>
                        </w:tc>
                        <w:tc>
                          <w:tcPr>
                            <w:tcW w:w="1310" w:type="dxa"/>
                            <w:noWrap/>
                            <w:vAlign w:val="center"/>
                            <w:tcPrChange w:id="4345" w:author="Maino Vieytes, Christian (NIH/NIA/IRP) [F]" w:date="2023-11-15T16:27:00Z">
                              <w:tcPr>
                                <w:tcW w:w="1310" w:type="dxa"/>
                                <w:gridSpan w:val="5"/>
                                <w:noWrap/>
                                <w:vAlign w:val="bottom"/>
                              </w:tcPr>
                            </w:tcPrChange>
                          </w:tcPr>
                          <w:p w14:paraId="59BB1F29" w14:textId="2D6ADEA0" w:rsidR="002B4FE9" w:rsidRPr="002B4FE9" w:rsidRDefault="002B4FE9" w:rsidP="002B4FE9">
                            <w:pPr>
                              <w:jc w:val="center"/>
                              <w:rPr>
                                <w:rFonts w:ascii="Times New Roman" w:hAnsi="Times New Roman" w:cs="Times New Roman"/>
                                <w:color w:val="000000"/>
                                <w:sz w:val="18"/>
                                <w:szCs w:val="18"/>
                                <w:rPrChange w:id="4346" w:author="Maino Vieytes, Christian (NIH/NIA/IRP) [F]" w:date="2023-11-15T16:27:00Z">
                                  <w:rPr>
                                    <w:rFonts w:ascii="Times New Roman" w:hAnsi="Times New Roman" w:cs="Times New Roman"/>
                                    <w:color w:val="000000"/>
                                    <w:sz w:val="20"/>
                                    <w:szCs w:val="20"/>
                                  </w:rPr>
                                </w:rPrChange>
                              </w:rPr>
                            </w:pPr>
                            <w:ins w:id="4347" w:author="Maino Vieytes, Christian (NIH/NIA/IRP) [F]" w:date="2023-11-15T16:26:00Z">
                              <w:r w:rsidRPr="002B4FE9">
                                <w:rPr>
                                  <w:rFonts w:ascii="Times New Roman" w:hAnsi="Times New Roman" w:cs="Times New Roman"/>
                                  <w:color w:val="000000"/>
                                  <w:sz w:val="18"/>
                                  <w:szCs w:val="18"/>
                                  <w:rPrChange w:id="4348" w:author="Maino Vieytes, Christian (NIH/NIA/IRP) [F]" w:date="2023-11-15T16:27:00Z">
                                    <w:rPr>
                                      <w:rFonts w:ascii="Calibri" w:hAnsi="Calibri" w:cs="Calibri"/>
                                      <w:color w:val="000000"/>
                                    </w:rPr>
                                  </w:rPrChange>
                                </w:rPr>
                                <w:t>0.27</w:t>
                              </w:r>
                            </w:ins>
                            <w:del w:id="4349" w:author="Maino Vieytes, Christian (NIH/NIA/IRP) [F]" w:date="2023-11-15T15:54:00Z">
                              <w:r w:rsidRPr="002B4FE9" w:rsidDel="00A12FDA">
                                <w:rPr>
                                  <w:rFonts w:ascii="Times New Roman" w:hAnsi="Times New Roman" w:cs="Times New Roman"/>
                                  <w:color w:val="000000"/>
                                  <w:sz w:val="18"/>
                                  <w:szCs w:val="18"/>
                                  <w:rPrChange w:id="4350" w:author="Maino Vieytes, Christian (NIH/NIA/IRP) [F]" w:date="2023-11-15T16:27:00Z">
                                    <w:rPr>
                                      <w:rFonts w:ascii="Times New Roman" w:hAnsi="Times New Roman" w:cs="Times New Roman"/>
                                      <w:color w:val="000000"/>
                                      <w:sz w:val="20"/>
                                      <w:szCs w:val="20"/>
                                    </w:rPr>
                                  </w:rPrChange>
                                </w:rPr>
                                <w:delText>0.09</w:delText>
                              </w:r>
                            </w:del>
                          </w:p>
                        </w:tc>
                      </w:tr>
                      <w:tr w:rsidR="008E210F" w:rsidRPr="008A6C8D" w14:paraId="615C4DDD" w14:textId="77777777" w:rsidTr="002B4FE9">
                        <w:trPr>
                          <w:trHeight w:val="320"/>
                          <w:trPrChange w:id="4351" w:author="Maino Vieytes, Christian (NIH/NIA/IRP) [F]" w:date="2023-11-15T16:23:00Z">
                            <w:trPr>
                              <w:gridAfter w:val="0"/>
                              <w:trHeight w:val="320"/>
                            </w:trPr>
                          </w:trPrChange>
                        </w:trPr>
                        <w:tc>
                          <w:tcPr>
                            <w:tcW w:w="15091" w:type="dxa"/>
                            <w:gridSpan w:val="10"/>
                            <w:noWrap/>
                            <w:vAlign w:val="center"/>
                            <w:tcPrChange w:id="4352" w:author="Maino Vieytes, Christian (NIH/NIA/IRP) [F]" w:date="2023-11-15T16:23:00Z">
                              <w:tcPr>
                                <w:tcW w:w="14395" w:type="dxa"/>
                                <w:gridSpan w:val="23"/>
                                <w:noWrap/>
                                <w:vAlign w:val="center"/>
                              </w:tcPr>
                            </w:tcPrChange>
                          </w:tcPr>
                          <w:p w14:paraId="7FFE7F08" w14:textId="77777777" w:rsidR="008E210F" w:rsidRPr="008A6C8D" w:rsidRDefault="008E210F" w:rsidP="00D9498C">
                            <w:pPr>
                              <w:rPr>
                                <w:rFonts w:ascii="Times New Roman" w:hAnsi="Times New Roman" w:cs="Times New Roman"/>
                                <w:i/>
                                <w:iCs/>
                                <w:sz w:val="18"/>
                                <w:szCs w:val="18"/>
                                <w:rPrChange w:id="4353" w:author="Maino Vieytes, Christian (NIH/NIA/IRP) [F]" w:date="2023-11-15T15:57:00Z">
                                  <w:rPr>
                                    <w:rFonts w:ascii="Times New Roman" w:hAnsi="Times New Roman" w:cs="Times New Roman"/>
                                    <w:i/>
                                    <w:iCs/>
                                    <w:sz w:val="20"/>
                                    <w:szCs w:val="20"/>
                                  </w:rPr>
                                </w:rPrChange>
                              </w:rPr>
                            </w:pPr>
                            <w:r w:rsidRPr="008A6C8D">
                              <w:rPr>
                                <w:rFonts w:ascii="Times New Roman" w:hAnsi="Times New Roman" w:cs="Times New Roman"/>
                                <w:i/>
                                <w:iCs/>
                                <w:sz w:val="18"/>
                                <w:szCs w:val="18"/>
                                <w:rPrChange w:id="4354" w:author="Maino Vieytes, Christian (NIH/NIA/IRP) [F]" w:date="2023-11-15T15:57:00Z">
                                  <w:rPr>
                                    <w:rFonts w:ascii="Times New Roman" w:hAnsi="Times New Roman" w:cs="Times New Roman"/>
                                    <w:i/>
                                    <w:iCs/>
                                    <w:sz w:val="20"/>
                                    <w:szCs w:val="20"/>
                                  </w:rPr>
                                </w:rPrChange>
                              </w:rPr>
                              <w:t>Cancer-Specific Mortality</w:t>
                            </w:r>
                          </w:p>
                        </w:tc>
                      </w:tr>
                      <w:tr w:rsidR="002B4FE9" w:rsidRPr="008A6C8D" w14:paraId="6E4C8180" w14:textId="77777777" w:rsidTr="002B4FE9">
                        <w:trPr>
                          <w:trHeight w:val="320"/>
                          <w:trPrChange w:id="4355" w:author="Maino Vieytes, Christian (NIH/NIA/IRP) [F]" w:date="2023-11-15T16:29:00Z">
                            <w:trPr>
                              <w:gridAfter w:val="0"/>
                              <w:trHeight w:val="320"/>
                            </w:trPr>
                          </w:trPrChange>
                        </w:trPr>
                        <w:tc>
                          <w:tcPr>
                            <w:tcW w:w="2317" w:type="dxa"/>
                            <w:noWrap/>
                            <w:vAlign w:val="center"/>
                            <w:hideMark/>
                            <w:tcPrChange w:id="4356" w:author="Maino Vieytes, Christian (NIH/NIA/IRP) [F]" w:date="2023-11-15T16:29:00Z">
                              <w:tcPr>
                                <w:tcW w:w="2317" w:type="dxa"/>
                                <w:noWrap/>
                                <w:vAlign w:val="center"/>
                                <w:hideMark/>
                              </w:tcPr>
                            </w:tcPrChange>
                          </w:tcPr>
                          <w:p w14:paraId="2D241025" w14:textId="77777777" w:rsidR="002B4FE9" w:rsidRPr="008A6C8D" w:rsidRDefault="002B4FE9" w:rsidP="002B4FE9">
                            <w:pPr>
                              <w:rPr>
                                <w:rFonts w:ascii="Times New Roman" w:hAnsi="Times New Roman" w:cs="Times New Roman"/>
                                <w:sz w:val="18"/>
                                <w:szCs w:val="18"/>
                                <w:rPrChange w:id="4357"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4358" w:author="Maino Vieytes, Christian (NIH/NIA/IRP) [F]" w:date="2023-11-15T15:57:00Z">
                                  <w:rPr>
                                    <w:rFonts w:ascii="Times New Roman" w:hAnsi="Times New Roman" w:cs="Times New Roman"/>
                                    <w:sz w:val="20"/>
                                    <w:szCs w:val="20"/>
                                  </w:rPr>
                                </w:rPrChange>
                              </w:rPr>
                              <w:t>Food Insecurity (FI)</w:t>
                            </w:r>
                            <w:r w:rsidRPr="008A6C8D">
                              <w:rPr>
                                <w:rFonts w:ascii="Times New Roman" w:hAnsi="Times New Roman" w:cs="Times New Roman"/>
                                <w:b/>
                                <w:bCs/>
                                <w:sz w:val="18"/>
                                <w:szCs w:val="18"/>
                                <w:vertAlign w:val="superscript"/>
                                <w:lang w:bidi="en-US"/>
                                <w:rPrChange w:id="4359"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4360" w:author="Maino Vieytes, Christian (NIH/NIA/IRP) [F]" w:date="2023-11-15T16:29:00Z">
                              <w:tcPr>
                                <w:tcW w:w="720" w:type="dxa"/>
                                <w:gridSpan w:val="2"/>
                                <w:noWrap/>
                                <w:vAlign w:val="center"/>
                                <w:hideMark/>
                              </w:tcPr>
                            </w:tcPrChange>
                          </w:tcPr>
                          <w:p w14:paraId="5B8C34C1" w14:textId="250F01D6" w:rsidR="002B4FE9" w:rsidRPr="008A6C8D" w:rsidRDefault="002B4FE9" w:rsidP="002B4FE9">
                            <w:pPr>
                              <w:jc w:val="center"/>
                              <w:rPr>
                                <w:rFonts w:ascii="Times New Roman" w:hAnsi="Times New Roman" w:cs="Times New Roman"/>
                                <w:sz w:val="18"/>
                                <w:szCs w:val="18"/>
                                <w:rPrChange w:id="4361" w:author="Maino Vieytes, Christian (NIH/NIA/IRP) [F]" w:date="2023-11-15T15:57:00Z">
                                  <w:rPr>
                                    <w:rFonts w:ascii="Times New Roman" w:hAnsi="Times New Roman" w:cs="Times New Roman"/>
                                    <w:sz w:val="20"/>
                                    <w:szCs w:val="20"/>
                                  </w:rPr>
                                </w:rPrChange>
                              </w:rPr>
                            </w:pPr>
                            <w:ins w:id="4362" w:author="Maino Vieytes, Christian (NIH/NIA/IRP) [F]" w:date="2023-11-15T15:57:00Z">
                              <w:r w:rsidRPr="008A6C8D">
                                <w:rPr>
                                  <w:rFonts w:ascii="Times New Roman" w:hAnsi="Times New Roman" w:cs="Times New Roman"/>
                                  <w:color w:val="000000"/>
                                  <w:sz w:val="18"/>
                                  <w:szCs w:val="18"/>
                                  <w:rPrChange w:id="4363" w:author="Maino Vieytes, Christian (NIH/NIA/IRP) [F]" w:date="2023-11-15T15:57:00Z">
                                    <w:rPr>
                                      <w:rFonts w:ascii="Calibri" w:hAnsi="Calibri" w:cs="Calibri"/>
                                      <w:color w:val="000000"/>
                                    </w:rPr>
                                  </w:rPrChange>
                                </w:rPr>
                                <w:t>1246</w:t>
                              </w:r>
                            </w:ins>
                            <w:del w:id="4364" w:author="Maino Vieytes, Christian (NIH/NIA/IRP) [F]" w:date="2023-11-15T15:57:00Z">
                              <w:r w:rsidRPr="008A6C8D" w:rsidDel="0055657D">
                                <w:rPr>
                                  <w:rFonts w:ascii="Times New Roman" w:hAnsi="Times New Roman" w:cs="Times New Roman"/>
                                  <w:sz w:val="18"/>
                                  <w:szCs w:val="18"/>
                                  <w:rPrChange w:id="4365"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4366" w:author="Maino Vieytes, Christian (NIH/NIA/IRP) [F]" w:date="2023-11-15T16:29:00Z">
                              <w:tcPr>
                                <w:tcW w:w="720" w:type="dxa"/>
                                <w:gridSpan w:val="2"/>
                                <w:noWrap/>
                                <w:vAlign w:val="center"/>
                                <w:hideMark/>
                              </w:tcPr>
                            </w:tcPrChange>
                          </w:tcPr>
                          <w:p w14:paraId="2CD0BDBC" w14:textId="0F76DDD7" w:rsidR="002B4FE9" w:rsidRPr="008A6C8D" w:rsidRDefault="002B4FE9" w:rsidP="002B4FE9">
                            <w:pPr>
                              <w:jc w:val="center"/>
                              <w:rPr>
                                <w:rFonts w:ascii="Times New Roman" w:hAnsi="Times New Roman" w:cs="Times New Roman"/>
                                <w:sz w:val="18"/>
                                <w:szCs w:val="18"/>
                                <w:rPrChange w:id="4367" w:author="Maino Vieytes, Christian (NIH/NIA/IRP) [F]" w:date="2023-11-15T15:57:00Z">
                                  <w:rPr>
                                    <w:rFonts w:ascii="Times New Roman" w:hAnsi="Times New Roman" w:cs="Times New Roman"/>
                                    <w:sz w:val="20"/>
                                    <w:szCs w:val="20"/>
                                  </w:rPr>
                                </w:rPrChange>
                              </w:rPr>
                            </w:pPr>
                            <w:ins w:id="4368" w:author="Maino Vieytes, Christian (NIH/NIA/IRP) [F]" w:date="2023-11-15T15:57:00Z">
                              <w:r w:rsidRPr="008A6C8D">
                                <w:rPr>
                                  <w:rFonts w:ascii="Times New Roman" w:hAnsi="Times New Roman" w:cs="Times New Roman"/>
                                  <w:color w:val="000000"/>
                                  <w:sz w:val="18"/>
                                  <w:szCs w:val="18"/>
                                  <w:rPrChange w:id="4369" w:author="Maino Vieytes, Christian (NIH/NIA/IRP) [F]" w:date="2023-11-15T15:57:00Z">
                                    <w:rPr>
                                      <w:rFonts w:ascii="Calibri" w:hAnsi="Calibri" w:cs="Calibri"/>
                                      <w:color w:val="000000"/>
                                    </w:rPr>
                                  </w:rPrChange>
                                </w:rPr>
                                <w:t>1.00</w:t>
                              </w:r>
                            </w:ins>
                            <w:del w:id="4370" w:author="Maino Vieytes, Christian (NIH/NIA/IRP) [F]" w:date="2023-11-15T15:57:00Z">
                              <w:r w:rsidRPr="008A6C8D" w:rsidDel="0055657D">
                                <w:rPr>
                                  <w:rFonts w:ascii="Times New Roman" w:hAnsi="Times New Roman" w:cs="Times New Roman"/>
                                  <w:sz w:val="18"/>
                                  <w:szCs w:val="18"/>
                                  <w:rPrChange w:id="4371"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4372" w:author="Maino Vieytes, Christian (NIH/NIA/IRP) [F]" w:date="2023-11-15T16:29:00Z">
                              <w:tcPr>
                                <w:tcW w:w="1616" w:type="dxa"/>
                                <w:gridSpan w:val="2"/>
                                <w:noWrap/>
                                <w:vAlign w:val="center"/>
                                <w:hideMark/>
                              </w:tcPr>
                            </w:tcPrChange>
                          </w:tcPr>
                          <w:p w14:paraId="5F0BA52B" w14:textId="3F7D8FD2" w:rsidR="002B4FE9" w:rsidRPr="002B4FE9" w:rsidRDefault="002B4FE9" w:rsidP="002B4FE9">
                            <w:pPr>
                              <w:jc w:val="center"/>
                              <w:rPr>
                                <w:rFonts w:ascii="Times New Roman" w:hAnsi="Times New Roman" w:cs="Times New Roman"/>
                                <w:sz w:val="18"/>
                                <w:szCs w:val="18"/>
                                <w:rPrChange w:id="4373" w:author="Maino Vieytes, Christian (NIH/NIA/IRP) [F]" w:date="2023-11-15T16:29:00Z">
                                  <w:rPr>
                                    <w:rFonts w:ascii="Times New Roman" w:hAnsi="Times New Roman" w:cs="Times New Roman"/>
                                    <w:sz w:val="20"/>
                                    <w:szCs w:val="20"/>
                                  </w:rPr>
                                </w:rPrChange>
                              </w:rPr>
                            </w:pPr>
                            <w:ins w:id="4374" w:author="Maino Vieytes, Christian (NIH/NIA/IRP) [F]" w:date="2023-11-15T16:28:00Z">
                              <w:r w:rsidRPr="002B4FE9">
                                <w:rPr>
                                  <w:rFonts w:ascii="Times New Roman" w:hAnsi="Times New Roman" w:cs="Times New Roman"/>
                                  <w:color w:val="000000"/>
                                  <w:sz w:val="18"/>
                                  <w:szCs w:val="18"/>
                                  <w:rPrChange w:id="4375" w:author="Maino Vieytes, Christian (NIH/NIA/IRP) [F]" w:date="2023-11-15T16:29:00Z">
                                    <w:rPr>
                                      <w:rFonts w:ascii="Calibri" w:hAnsi="Calibri" w:cs="Calibri"/>
                                      <w:color w:val="000000"/>
                                    </w:rPr>
                                  </w:rPrChange>
                                </w:rPr>
                                <w:t>0.58 (0.28-1.22)</w:t>
                              </w:r>
                            </w:ins>
                            <w:del w:id="4376" w:author="Maino Vieytes, Christian (NIH/NIA/IRP) [F]" w:date="2023-11-15T15:57:00Z">
                              <w:r w:rsidRPr="002B4FE9" w:rsidDel="0055657D">
                                <w:rPr>
                                  <w:rFonts w:ascii="Times New Roman" w:hAnsi="Times New Roman" w:cs="Times New Roman"/>
                                  <w:sz w:val="18"/>
                                  <w:szCs w:val="18"/>
                                  <w:rPrChange w:id="4377" w:author="Maino Vieytes, Christian (NIH/NIA/IRP) [F]" w:date="2023-11-15T16:29:00Z">
                                    <w:rPr>
                                      <w:rFonts w:ascii="Times New Roman" w:hAnsi="Times New Roman" w:cs="Times New Roman"/>
                                      <w:sz w:val="20"/>
                                      <w:szCs w:val="20"/>
                                    </w:rPr>
                                  </w:rPrChange>
                                </w:rPr>
                                <w:delText>0.83 (0.50-1.37)</w:delText>
                              </w:r>
                            </w:del>
                          </w:p>
                        </w:tc>
                        <w:tc>
                          <w:tcPr>
                            <w:tcW w:w="1716" w:type="dxa"/>
                            <w:noWrap/>
                            <w:vAlign w:val="center"/>
                            <w:hideMark/>
                            <w:tcPrChange w:id="4378" w:author="Maino Vieytes, Christian (NIH/NIA/IRP) [F]" w:date="2023-11-15T16:29:00Z">
                              <w:tcPr>
                                <w:tcW w:w="1716" w:type="dxa"/>
                                <w:gridSpan w:val="2"/>
                                <w:noWrap/>
                                <w:vAlign w:val="center"/>
                                <w:hideMark/>
                              </w:tcPr>
                            </w:tcPrChange>
                          </w:tcPr>
                          <w:p w14:paraId="5CCC5496" w14:textId="485B0FE0" w:rsidR="002B4FE9" w:rsidRPr="002B4FE9" w:rsidRDefault="002B4FE9" w:rsidP="002B4FE9">
                            <w:pPr>
                              <w:jc w:val="center"/>
                              <w:rPr>
                                <w:rFonts w:ascii="Times New Roman" w:hAnsi="Times New Roman" w:cs="Times New Roman"/>
                                <w:sz w:val="18"/>
                                <w:szCs w:val="18"/>
                                <w:rPrChange w:id="4379" w:author="Maino Vieytes, Christian (NIH/NIA/IRP) [F]" w:date="2023-11-15T16:29:00Z">
                                  <w:rPr>
                                    <w:rFonts w:ascii="Times New Roman" w:hAnsi="Times New Roman" w:cs="Times New Roman"/>
                                    <w:sz w:val="20"/>
                                    <w:szCs w:val="20"/>
                                  </w:rPr>
                                </w:rPrChange>
                              </w:rPr>
                            </w:pPr>
                            <w:ins w:id="4380" w:author="Maino Vieytes, Christian (NIH/NIA/IRP) [F]" w:date="2023-11-15T16:28:00Z">
                              <w:r w:rsidRPr="002B4FE9">
                                <w:rPr>
                                  <w:rFonts w:ascii="Times New Roman" w:hAnsi="Times New Roman" w:cs="Times New Roman"/>
                                  <w:color w:val="000000"/>
                                  <w:sz w:val="18"/>
                                  <w:szCs w:val="18"/>
                                  <w:rPrChange w:id="4381" w:author="Maino Vieytes, Christian (NIH/NIA/IRP) [F]" w:date="2023-11-15T16:29:00Z">
                                    <w:rPr>
                                      <w:rFonts w:ascii="Calibri" w:hAnsi="Calibri" w:cs="Calibri"/>
                                      <w:color w:val="000000"/>
                                    </w:rPr>
                                  </w:rPrChange>
                                </w:rPr>
                                <w:t>0.87 (0.47-1.64)</w:t>
                              </w:r>
                            </w:ins>
                            <w:del w:id="4382" w:author="Maino Vieytes, Christian (NIH/NIA/IRP) [F]" w:date="2023-11-15T15:57:00Z">
                              <w:r w:rsidRPr="002B4FE9" w:rsidDel="0055657D">
                                <w:rPr>
                                  <w:rFonts w:ascii="Times New Roman" w:hAnsi="Times New Roman" w:cs="Times New Roman"/>
                                  <w:sz w:val="18"/>
                                  <w:szCs w:val="18"/>
                                  <w:rPrChange w:id="4383" w:author="Maino Vieytes, Christian (NIH/NIA/IRP) [F]" w:date="2023-11-15T16:29:00Z">
                                    <w:rPr>
                                      <w:rFonts w:ascii="Times New Roman" w:hAnsi="Times New Roman" w:cs="Times New Roman"/>
                                      <w:sz w:val="20"/>
                                      <w:szCs w:val="20"/>
                                    </w:rPr>
                                  </w:rPrChange>
                                </w:rPr>
                                <w:delText>0.93 (0.58-1.49)</w:delText>
                              </w:r>
                            </w:del>
                          </w:p>
                        </w:tc>
                        <w:tc>
                          <w:tcPr>
                            <w:tcW w:w="1716" w:type="dxa"/>
                            <w:noWrap/>
                            <w:vAlign w:val="center"/>
                            <w:hideMark/>
                            <w:tcPrChange w:id="4384" w:author="Maino Vieytes, Christian (NIH/NIA/IRP) [F]" w:date="2023-11-15T16:29:00Z">
                              <w:tcPr>
                                <w:tcW w:w="1716" w:type="dxa"/>
                                <w:gridSpan w:val="2"/>
                                <w:noWrap/>
                                <w:vAlign w:val="center"/>
                                <w:hideMark/>
                              </w:tcPr>
                            </w:tcPrChange>
                          </w:tcPr>
                          <w:p w14:paraId="25D5E2E6" w14:textId="186BA0E8" w:rsidR="002B4FE9" w:rsidRPr="002B4FE9" w:rsidRDefault="002B4FE9" w:rsidP="002B4FE9">
                            <w:pPr>
                              <w:jc w:val="center"/>
                              <w:rPr>
                                <w:rFonts w:ascii="Times New Roman" w:hAnsi="Times New Roman" w:cs="Times New Roman"/>
                                <w:sz w:val="18"/>
                                <w:szCs w:val="18"/>
                                <w:rPrChange w:id="4385" w:author="Maino Vieytes, Christian (NIH/NIA/IRP) [F]" w:date="2023-11-15T16:29:00Z">
                                  <w:rPr>
                                    <w:rFonts w:ascii="Times New Roman" w:hAnsi="Times New Roman" w:cs="Times New Roman"/>
                                    <w:sz w:val="20"/>
                                    <w:szCs w:val="20"/>
                                  </w:rPr>
                                </w:rPrChange>
                              </w:rPr>
                            </w:pPr>
                            <w:ins w:id="4386" w:author="Maino Vieytes, Christian (NIH/NIA/IRP) [F]" w:date="2023-11-15T16:28:00Z">
                              <w:r w:rsidRPr="002B4FE9">
                                <w:rPr>
                                  <w:rFonts w:ascii="Times New Roman" w:hAnsi="Times New Roman" w:cs="Times New Roman"/>
                                  <w:color w:val="000000"/>
                                  <w:sz w:val="18"/>
                                  <w:szCs w:val="18"/>
                                  <w:rPrChange w:id="4387" w:author="Maino Vieytes, Christian (NIH/NIA/IRP) [F]" w:date="2023-11-15T16:29:00Z">
                                    <w:rPr>
                                      <w:rFonts w:ascii="Calibri" w:hAnsi="Calibri" w:cs="Calibri"/>
                                      <w:color w:val="000000"/>
                                    </w:rPr>
                                  </w:rPrChange>
                                </w:rPr>
                                <w:t>0.97 (0.43-2.15)</w:t>
                              </w:r>
                            </w:ins>
                            <w:del w:id="4388" w:author="Maino Vieytes, Christian (NIH/NIA/IRP) [F]" w:date="2023-11-15T15:57:00Z">
                              <w:r w:rsidRPr="002B4FE9" w:rsidDel="0055657D">
                                <w:rPr>
                                  <w:rFonts w:ascii="Times New Roman" w:hAnsi="Times New Roman" w:cs="Times New Roman"/>
                                  <w:sz w:val="18"/>
                                  <w:szCs w:val="18"/>
                                  <w:rPrChange w:id="4389" w:author="Maino Vieytes, Christian (NIH/NIA/IRP) [F]" w:date="2023-11-15T16:29:00Z">
                                    <w:rPr>
                                      <w:rFonts w:ascii="Times New Roman" w:hAnsi="Times New Roman" w:cs="Times New Roman"/>
                                      <w:sz w:val="20"/>
                                      <w:szCs w:val="20"/>
                                    </w:rPr>
                                  </w:rPrChange>
                                </w:rPr>
                                <w:delText>0.93 (0.55-1.58)</w:delText>
                              </w:r>
                            </w:del>
                          </w:p>
                        </w:tc>
                        <w:tc>
                          <w:tcPr>
                            <w:tcW w:w="1816" w:type="dxa"/>
                            <w:noWrap/>
                            <w:vAlign w:val="center"/>
                            <w:hideMark/>
                            <w:tcPrChange w:id="4390" w:author="Maino Vieytes, Christian (NIH/NIA/IRP) [F]" w:date="2023-11-15T16:29:00Z">
                              <w:tcPr>
                                <w:tcW w:w="1816" w:type="dxa"/>
                                <w:gridSpan w:val="2"/>
                                <w:noWrap/>
                                <w:vAlign w:val="center"/>
                                <w:hideMark/>
                              </w:tcPr>
                            </w:tcPrChange>
                          </w:tcPr>
                          <w:p w14:paraId="196E5452" w14:textId="0A9E490A" w:rsidR="002B4FE9" w:rsidRPr="002B4FE9" w:rsidRDefault="002B4FE9" w:rsidP="002B4FE9">
                            <w:pPr>
                              <w:jc w:val="center"/>
                              <w:rPr>
                                <w:rFonts w:ascii="Times New Roman" w:hAnsi="Times New Roman" w:cs="Times New Roman"/>
                                <w:sz w:val="18"/>
                                <w:szCs w:val="18"/>
                                <w:rPrChange w:id="4391" w:author="Maino Vieytes, Christian (NIH/NIA/IRP) [F]" w:date="2023-11-15T16:29:00Z">
                                  <w:rPr>
                                    <w:rFonts w:ascii="Times New Roman" w:hAnsi="Times New Roman" w:cs="Times New Roman"/>
                                    <w:sz w:val="20"/>
                                    <w:szCs w:val="20"/>
                                  </w:rPr>
                                </w:rPrChange>
                              </w:rPr>
                            </w:pPr>
                            <w:ins w:id="4392" w:author="Maino Vieytes, Christian (NIH/NIA/IRP) [F]" w:date="2023-11-15T16:28:00Z">
                              <w:r w:rsidRPr="002B4FE9">
                                <w:rPr>
                                  <w:rFonts w:ascii="Times New Roman" w:hAnsi="Times New Roman" w:cs="Times New Roman"/>
                                  <w:color w:val="000000"/>
                                  <w:sz w:val="18"/>
                                  <w:szCs w:val="18"/>
                                  <w:rPrChange w:id="4393" w:author="Maino Vieytes, Christian (NIH/NIA/IRP) [F]" w:date="2023-11-15T16:29:00Z">
                                    <w:rPr>
                                      <w:rFonts w:ascii="Calibri" w:hAnsi="Calibri" w:cs="Calibri"/>
                                      <w:color w:val="000000"/>
                                    </w:rPr>
                                  </w:rPrChange>
                                </w:rPr>
                                <w:t>1.92 (0.93-3.96)</w:t>
                              </w:r>
                            </w:ins>
                            <w:del w:id="4394" w:author="Maino Vieytes, Christian (NIH/NIA/IRP) [F]" w:date="2023-11-15T15:57:00Z">
                              <w:r w:rsidRPr="002B4FE9" w:rsidDel="0055657D">
                                <w:rPr>
                                  <w:rFonts w:ascii="Times New Roman" w:hAnsi="Times New Roman" w:cs="Times New Roman"/>
                                  <w:sz w:val="18"/>
                                  <w:szCs w:val="18"/>
                                  <w:rPrChange w:id="4395" w:author="Maino Vieytes, Christian (NIH/NIA/IRP) [F]" w:date="2023-11-15T16:29:00Z">
                                    <w:rPr>
                                      <w:rFonts w:ascii="Times New Roman" w:hAnsi="Times New Roman" w:cs="Times New Roman"/>
                                      <w:sz w:val="20"/>
                                      <w:szCs w:val="20"/>
                                    </w:rPr>
                                  </w:rPrChange>
                                </w:rPr>
                                <w:delText>1.49 (0.87-2.57)</w:delText>
                              </w:r>
                            </w:del>
                          </w:p>
                        </w:tc>
                        <w:tc>
                          <w:tcPr>
                            <w:tcW w:w="1196" w:type="dxa"/>
                            <w:noWrap/>
                            <w:vAlign w:val="center"/>
                            <w:hideMark/>
                            <w:tcPrChange w:id="4396" w:author="Maino Vieytes, Christian (NIH/NIA/IRP) [F]" w:date="2023-11-15T16:29:00Z">
                              <w:tcPr>
                                <w:tcW w:w="1000" w:type="dxa"/>
                                <w:gridSpan w:val="2"/>
                                <w:noWrap/>
                                <w:vAlign w:val="center"/>
                                <w:hideMark/>
                              </w:tcPr>
                            </w:tcPrChange>
                          </w:tcPr>
                          <w:p w14:paraId="38A57B32" w14:textId="31CA34EF" w:rsidR="002B4FE9" w:rsidRPr="002B4FE9" w:rsidRDefault="002B4FE9" w:rsidP="002B4FE9">
                            <w:pPr>
                              <w:jc w:val="center"/>
                              <w:rPr>
                                <w:rFonts w:ascii="Times New Roman" w:hAnsi="Times New Roman" w:cs="Times New Roman"/>
                                <w:sz w:val="18"/>
                                <w:szCs w:val="18"/>
                                <w:rPrChange w:id="4397" w:author="Maino Vieytes, Christian (NIH/NIA/IRP) [F]" w:date="2023-11-15T16:29:00Z">
                                  <w:rPr>
                                    <w:rFonts w:ascii="Times New Roman" w:hAnsi="Times New Roman" w:cs="Times New Roman"/>
                                    <w:sz w:val="20"/>
                                    <w:szCs w:val="20"/>
                                  </w:rPr>
                                </w:rPrChange>
                              </w:rPr>
                            </w:pPr>
                            <w:ins w:id="4398" w:author="Maino Vieytes, Christian (NIH/NIA/IRP) [F]" w:date="2023-11-15T16:28:00Z">
                              <w:r w:rsidRPr="002B4FE9">
                                <w:rPr>
                                  <w:rFonts w:ascii="Times New Roman" w:hAnsi="Times New Roman" w:cs="Times New Roman"/>
                                  <w:color w:val="000000"/>
                                  <w:sz w:val="18"/>
                                  <w:szCs w:val="18"/>
                                  <w:rPrChange w:id="4399" w:author="Maino Vieytes, Christian (NIH/NIA/IRP) [F]" w:date="2023-11-15T16:29:00Z">
                                    <w:rPr>
                                      <w:rFonts w:ascii="Calibri" w:hAnsi="Calibri" w:cs="Calibri"/>
                                      <w:color w:val="000000"/>
                                    </w:rPr>
                                  </w:rPrChange>
                                </w:rPr>
                                <w:t>0.16</w:t>
                              </w:r>
                            </w:ins>
                            <w:del w:id="4400" w:author="Maino Vieytes, Christian (NIH/NIA/IRP) [F]" w:date="2023-11-15T15:57:00Z">
                              <w:r w:rsidRPr="002B4FE9" w:rsidDel="0055657D">
                                <w:rPr>
                                  <w:rFonts w:ascii="Times New Roman" w:hAnsi="Times New Roman" w:cs="Times New Roman"/>
                                  <w:sz w:val="18"/>
                                  <w:szCs w:val="18"/>
                                  <w:rPrChange w:id="4401" w:author="Maino Vieytes, Christian (NIH/NIA/IRP) [F]" w:date="2023-11-15T16:29:00Z">
                                    <w:rPr>
                                      <w:rFonts w:ascii="Times New Roman" w:hAnsi="Times New Roman" w:cs="Times New Roman"/>
                                      <w:sz w:val="20"/>
                                      <w:szCs w:val="20"/>
                                    </w:rPr>
                                  </w:rPrChange>
                                </w:rPr>
                                <w:delText>0.13</w:delText>
                              </w:r>
                            </w:del>
                          </w:p>
                        </w:tc>
                        <w:tc>
                          <w:tcPr>
                            <w:tcW w:w="1622" w:type="dxa"/>
                            <w:noWrap/>
                            <w:vAlign w:val="center"/>
                            <w:hideMark/>
                            <w:tcPrChange w:id="4402" w:author="Maino Vieytes, Christian (NIH/NIA/IRP) [F]" w:date="2023-11-15T16:29:00Z">
                              <w:tcPr>
                                <w:tcW w:w="1816" w:type="dxa"/>
                                <w:gridSpan w:val="5"/>
                                <w:noWrap/>
                                <w:vAlign w:val="center"/>
                                <w:hideMark/>
                              </w:tcPr>
                            </w:tcPrChange>
                          </w:tcPr>
                          <w:p w14:paraId="3F7409DA" w14:textId="6039ECCF" w:rsidR="002B4FE9" w:rsidRPr="002B4FE9" w:rsidRDefault="002B4FE9" w:rsidP="002B4FE9">
                            <w:pPr>
                              <w:jc w:val="center"/>
                              <w:rPr>
                                <w:rFonts w:ascii="Times New Roman" w:hAnsi="Times New Roman" w:cs="Times New Roman"/>
                                <w:sz w:val="18"/>
                                <w:szCs w:val="18"/>
                                <w:rPrChange w:id="4403" w:author="Maino Vieytes, Christian (NIH/NIA/IRP) [F]" w:date="2023-11-15T16:29:00Z">
                                  <w:rPr>
                                    <w:rFonts w:ascii="Times New Roman" w:hAnsi="Times New Roman" w:cs="Times New Roman"/>
                                    <w:sz w:val="20"/>
                                    <w:szCs w:val="20"/>
                                  </w:rPr>
                                </w:rPrChange>
                              </w:rPr>
                            </w:pPr>
                            <w:ins w:id="4404" w:author="Maino Vieytes, Christian (NIH/NIA/IRP) [F]" w:date="2023-11-15T16:28:00Z">
                              <w:r w:rsidRPr="002B4FE9">
                                <w:rPr>
                                  <w:rFonts w:ascii="Times New Roman" w:hAnsi="Times New Roman" w:cs="Times New Roman"/>
                                  <w:color w:val="000000"/>
                                  <w:sz w:val="18"/>
                                  <w:szCs w:val="18"/>
                                  <w:rPrChange w:id="4405" w:author="Maino Vieytes, Christian (NIH/NIA/IRP) [F]" w:date="2023-11-15T16:29:00Z">
                                    <w:rPr>
                                      <w:rFonts w:ascii="Calibri" w:hAnsi="Calibri" w:cs="Calibri"/>
                                      <w:color w:val="000000"/>
                                    </w:rPr>
                                  </w:rPrChange>
                                </w:rPr>
                                <w:t>1.24 (0.90-1.72)</w:t>
                              </w:r>
                            </w:ins>
                            <w:del w:id="4406" w:author="Maino Vieytes, Christian (NIH/NIA/IRP) [F]" w:date="2023-11-15T15:57:00Z">
                              <w:r w:rsidRPr="002B4FE9" w:rsidDel="0055657D">
                                <w:rPr>
                                  <w:rFonts w:ascii="Times New Roman" w:hAnsi="Times New Roman" w:cs="Times New Roman"/>
                                  <w:sz w:val="18"/>
                                  <w:szCs w:val="18"/>
                                  <w:rPrChange w:id="4407" w:author="Maino Vieytes, Christian (NIH/NIA/IRP) [F]" w:date="2023-11-15T16:29:00Z">
                                    <w:rPr>
                                      <w:rFonts w:ascii="Times New Roman" w:hAnsi="Times New Roman" w:cs="Times New Roman"/>
                                      <w:sz w:val="20"/>
                                      <w:szCs w:val="20"/>
                                    </w:rPr>
                                  </w:rPrChange>
                                </w:rPr>
                                <w:delText>1.23 (0.99-1.51)</w:delText>
                              </w:r>
                            </w:del>
                          </w:p>
                        </w:tc>
                        <w:tc>
                          <w:tcPr>
                            <w:tcW w:w="1310" w:type="dxa"/>
                            <w:noWrap/>
                            <w:vAlign w:val="center"/>
                            <w:hideMark/>
                            <w:tcPrChange w:id="4408" w:author="Maino Vieytes, Christian (NIH/NIA/IRP) [F]" w:date="2023-11-15T16:29:00Z">
                              <w:tcPr>
                                <w:tcW w:w="958" w:type="dxa"/>
                                <w:gridSpan w:val="3"/>
                                <w:noWrap/>
                                <w:vAlign w:val="center"/>
                                <w:hideMark/>
                              </w:tcPr>
                            </w:tcPrChange>
                          </w:tcPr>
                          <w:p w14:paraId="61AABE1E" w14:textId="64584313" w:rsidR="002B4FE9" w:rsidRPr="002B4FE9" w:rsidRDefault="002B4FE9" w:rsidP="002B4FE9">
                            <w:pPr>
                              <w:jc w:val="center"/>
                              <w:rPr>
                                <w:rFonts w:ascii="Times New Roman" w:hAnsi="Times New Roman" w:cs="Times New Roman"/>
                                <w:sz w:val="18"/>
                                <w:szCs w:val="18"/>
                                <w:rPrChange w:id="4409" w:author="Maino Vieytes, Christian (NIH/NIA/IRP) [F]" w:date="2023-11-15T16:29:00Z">
                                  <w:rPr>
                                    <w:rFonts w:ascii="Times New Roman" w:hAnsi="Times New Roman" w:cs="Times New Roman"/>
                                    <w:sz w:val="20"/>
                                    <w:szCs w:val="20"/>
                                  </w:rPr>
                                </w:rPrChange>
                              </w:rPr>
                            </w:pPr>
                            <w:ins w:id="4410" w:author="Maino Vieytes, Christian (NIH/NIA/IRP) [F]" w:date="2023-11-15T16:28:00Z">
                              <w:r w:rsidRPr="002B4FE9">
                                <w:rPr>
                                  <w:rFonts w:ascii="Times New Roman" w:hAnsi="Times New Roman" w:cs="Times New Roman"/>
                                  <w:color w:val="000000"/>
                                  <w:sz w:val="18"/>
                                  <w:szCs w:val="18"/>
                                  <w:rPrChange w:id="4411" w:author="Maino Vieytes, Christian (NIH/NIA/IRP) [F]" w:date="2023-11-15T16:29:00Z">
                                    <w:rPr>
                                      <w:rFonts w:ascii="Calibri" w:hAnsi="Calibri" w:cs="Calibri"/>
                                      <w:color w:val="000000"/>
                                    </w:rPr>
                                  </w:rPrChange>
                                </w:rPr>
                                <w:t>0.39</w:t>
                              </w:r>
                            </w:ins>
                            <w:del w:id="4412" w:author="Maino Vieytes, Christian (NIH/NIA/IRP) [F]" w:date="2023-11-15T15:57:00Z">
                              <w:r w:rsidRPr="002B4FE9" w:rsidDel="0055657D">
                                <w:rPr>
                                  <w:rFonts w:ascii="Times New Roman" w:hAnsi="Times New Roman" w:cs="Times New Roman"/>
                                  <w:color w:val="000000"/>
                                  <w:sz w:val="18"/>
                                  <w:szCs w:val="18"/>
                                  <w:rPrChange w:id="4413" w:author="Maino Vieytes, Christian (NIH/NIA/IRP) [F]" w:date="2023-11-15T16:29:00Z">
                                    <w:rPr>
                                      <w:rFonts w:ascii="Times New Roman" w:hAnsi="Times New Roman" w:cs="Times New Roman"/>
                                      <w:color w:val="000000"/>
                                      <w:sz w:val="20"/>
                                      <w:szCs w:val="20"/>
                                    </w:rPr>
                                  </w:rPrChange>
                                </w:rPr>
                                <w:delText>0.75</w:delText>
                              </w:r>
                            </w:del>
                          </w:p>
                        </w:tc>
                      </w:tr>
                      <w:tr w:rsidR="002B4FE9" w:rsidRPr="002B4FE9" w:rsidDel="002B4FE9" w14:paraId="7F5F0809" w14:textId="77777777" w:rsidTr="002B4FE9">
                        <w:tblPrEx>
                          <w:tblPrExChange w:id="4414" w:author="Maino Vieytes, Christian (NIH/NIA/IRP) [F]" w:date="2023-11-15T16:29:00Z">
                            <w:tblPrEx>
                              <w:tblW w:w="15091" w:type="dxa"/>
                            </w:tblPrEx>
                          </w:tblPrExChange>
                        </w:tblPrEx>
                        <w:trPr>
                          <w:trHeight w:val="320"/>
                          <w:del w:id="4415" w:author="Maino Vieytes, Christian (NIH/NIA/IRP) [F]" w:date="2023-11-15T16:27:00Z"/>
                          <w:trPrChange w:id="4416" w:author="Maino Vieytes, Christian (NIH/NIA/IRP) [F]" w:date="2023-11-15T16:29:00Z">
                            <w:trPr>
                              <w:trHeight w:val="320"/>
                            </w:trPr>
                          </w:trPrChange>
                        </w:trPr>
                        <w:tc>
                          <w:tcPr>
                            <w:tcW w:w="2317" w:type="dxa"/>
                            <w:noWrap/>
                            <w:vAlign w:val="center"/>
                            <w:hideMark/>
                            <w:tcPrChange w:id="4417" w:author="Maino Vieytes, Christian (NIH/NIA/IRP) [F]" w:date="2023-11-15T16:29:00Z">
                              <w:tcPr>
                                <w:tcW w:w="2317" w:type="dxa"/>
                                <w:noWrap/>
                                <w:vAlign w:val="center"/>
                                <w:hideMark/>
                              </w:tcPr>
                            </w:tcPrChange>
                          </w:tcPr>
                          <w:p w14:paraId="08110E54" w14:textId="3A59B12C" w:rsidR="002B4FE9" w:rsidRPr="008A6C8D" w:rsidDel="002B4FE9" w:rsidRDefault="002B4FE9" w:rsidP="002B4FE9">
                            <w:pPr>
                              <w:rPr>
                                <w:del w:id="4418" w:author="Maino Vieytes, Christian (NIH/NIA/IRP) [F]" w:date="2023-11-15T16:27:00Z"/>
                                <w:rFonts w:ascii="Times New Roman" w:hAnsi="Times New Roman" w:cs="Times New Roman"/>
                                <w:sz w:val="18"/>
                                <w:szCs w:val="18"/>
                                <w:rPrChange w:id="4419" w:author="Maino Vieytes, Christian (NIH/NIA/IRP) [F]" w:date="2023-11-15T15:57:00Z">
                                  <w:rPr>
                                    <w:del w:id="4420" w:author="Maino Vieytes, Christian (NIH/NIA/IRP) [F]" w:date="2023-11-15T16:27:00Z"/>
                                    <w:rFonts w:ascii="Times New Roman" w:hAnsi="Times New Roman" w:cs="Times New Roman"/>
                                    <w:sz w:val="20"/>
                                    <w:szCs w:val="20"/>
                                  </w:rPr>
                                </w:rPrChange>
                              </w:rPr>
                            </w:pPr>
                            <w:del w:id="4421" w:author="Maino Vieytes, Christian (NIH/NIA/IRP) [F]" w:date="2023-11-15T16:27:00Z">
                              <w:r w:rsidRPr="008A6C8D" w:rsidDel="002B4FE9">
                                <w:rPr>
                                  <w:rFonts w:ascii="Times New Roman" w:hAnsi="Times New Roman" w:cs="Times New Roman"/>
                                  <w:sz w:val="18"/>
                                  <w:szCs w:val="18"/>
                                  <w:rPrChange w:id="4422" w:author="Maino Vieytes, Christian (NIH/NIA/IRP) [F]" w:date="2023-11-15T15:57:00Z">
                                    <w:rPr>
                                      <w:rFonts w:ascii="Times New Roman" w:hAnsi="Times New Roman" w:cs="Times New Roman"/>
                                      <w:sz w:val="20"/>
                                      <w:szCs w:val="20"/>
                                    </w:rPr>
                                  </w:rPrChange>
                                </w:rPr>
                                <w:delText>Age</w:delText>
                              </w:r>
                              <w:r w:rsidRPr="008A6C8D" w:rsidDel="002B4FE9">
                                <w:rPr>
                                  <w:rFonts w:ascii="Times New Roman" w:hAnsi="Times New Roman" w:cs="Times New Roman"/>
                                  <w:b/>
                                  <w:bCs/>
                                  <w:sz w:val="18"/>
                                  <w:szCs w:val="18"/>
                                  <w:vertAlign w:val="superscript"/>
                                  <w:lang w:bidi="en-US"/>
                                  <w:rPrChange w:id="4423"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4424" w:author="Maino Vieytes, Christian (NIH/NIA/IRP) [F]" w:date="2023-11-15T16:29:00Z">
                              <w:tcPr>
                                <w:tcW w:w="936" w:type="dxa"/>
                                <w:gridSpan w:val="2"/>
                                <w:noWrap/>
                                <w:vAlign w:val="center"/>
                                <w:hideMark/>
                              </w:tcPr>
                            </w:tcPrChange>
                          </w:tcPr>
                          <w:p w14:paraId="115F658A" w14:textId="6A57FF1E" w:rsidR="002B4FE9" w:rsidRPr="008A6C8D" w:rsidDel="002B4FE9" w:rsidRDefault="002B4FE9" w:rsidP="002B4FE9">
                            <w:pPr>
                              <w:jc w:val="center"/>
                              <w:rPr>
                                <w:del w:id="4425" w:author="Maino Vieytes, Christian (NIH/NIA/IRP) [F]" w:date="2023-11-15T16:27:00Z"/>
                                <w:rFonts w:ascii="Times New Roman" w:hAnsi="Times New Roman" w:cs="Times New Roman"/>
                                <w:sz w:val="18"/>
                                <w:szCs w:val="18"/>
                                <w:rPrChange w:id="4426" w:author="Maino Vieytes, Christian (NIH/NIA/IRP) [F]" w:date="2023-11-15T15:57:00Z">
                                  <w:rPr>
                                    <w:del w:id="4427" w:author="Maino Vieytes, Christian (NIH/NIA/IRP) [F]" w:date="2023-11-15T16:27:00Z"/>
                                    <w:rFonts w:ascii="Times New Roman" w:hAnsi="Times New Roman" w:cs="Times New Roman"/>
                                    <w:sz w:val="20"/>
                                    <w:szCs w:val="20"/>
                                  </w:rPr>
                                </w:rPrChange>
                              </w:rPr>
                            </w:pPr>
                            <w:del w:id="4428" w:author="Maino Vieytes, Christian (NIH/NIA/IRP) [F]" w:date="2023-11-15T15:57:00Z">
                              <w:r w:rsidRPr="008A6C8D" w:rsidDel="0055657D">
                                <w:rPr>
                                  <w:rFonts w:ascii="Times New Roman" w:hAnsi="Times New Roman" w:cs="Times New Roman"/>
                                  <w:sz w:val="18"/>
                                  <w:szCs w:val="18"/>
                                  <w:rPrChange w:id="4429"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4430" w:author="Maino Vieytes, Christian (NIH/NIA/IRP) [F]" w:date="2023-11-15T16:29:00Z">
                              <w:tcPr>
                                <w:tcW w:w="846" w:type="dxa"/>
                                <w:gridSpan w:val="2"/>
                                <w:noWrap/>
                                <w:vAlign w:val="center"/>
                                <w:hideMark/>
                              </w:tcPr>
                            </w:tcPrChange>
                          </w:tcPr>
                          <w:p w14:paraId="13C71B61" w14:textId="3C8F7FEF" w:rsidR="002B4FE9" w:rsidRPr="008A6C8D" w:rsidDel="002B4FE9" w:rsidRDefault="002B4FE9" w:rsidP="002B4FE9">
                            <w:pPr>
                              <w:jc w:val="center"/>
                              <w:rPr>
                                <w:del w:id="4431" w:author="Maino Vieytes, Christian (NIH/NIA/IRP) [F]" w:date="2023-11-15T16:27:00Z"/>
                                <w:rFonts w:ascii="Times New Roman" w:hAnsi="Times New Roman" w:cs="Times New Roman"/>
                                <w:sz w:val="18"/>
                                <w:szCs w:val="18"/>
                                <w:rPrChange w:id="4432" w:author="Maino Vieytes, Christian (NIH/NIA/IRP) [F]" w:date="2023-11-15T15:57:00Z">
                                  <w:rPr>
                                    <w:del w:id="4433" w:author="Maino Vieytes, Christian (NIH/NIA/IRP) [F]" w:date="2023-11-15T16:27:00Z"/>
                                    <w:rFonts w:ascii="Times New Roman" w:hAnsi="Times New Roman" w:cs="Times New Roman"/>
                                    <w:sz w:val="20"/>
                                    <w:szCs w:val="20"/>
                                  </w:rPr>
                                </w:rPrChange>
                              </w:rPr>
                            </w:pPr>
                            <w:del w:id="4434" w:author="Maino Vieytes, Christian (NIH/NIA/IRP) [F]" w:date="2023-11-15T15:57:00Z">
                              <w:r w:rsidRPr="008A6C8D" w:rsidDel="0055657D">
                                <w:rPr>
                                  <w:rFonts w:ascii="Times New Roman" w:hAnsi="Times New Roman" w:cs="Times New Roman"/>
                                  <w:sz w:val="18"/>
                                  <w:szCs w:val="18"/>
                                  <w:rPrChange w:id="4435"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4436" w:author="Maino Vieytes, Christian (NIH/NIA/IRP) [F]" w:date="2023-11-15T16:29:00Z">
                              <w:tcPr>
                                <w:tcW w:w="1616" w:type="dxa"/>
                                <w:gridSpan w:val="2"/>
                                <w:noWrap/>
                                <w:vAlign w:val="bottom"/>
                                <w:hideMark/>
                              </w:tcPr>
                            </w:tcPrChange>
                          </w:tcPr>
                          <w:p w14:paraId="58720D36" w14:textId="29122504" w:rsidR="002B4FE9" w:rsidRPr="002B4FE9" w:rsidDel="002B4FE9" w:rsidRDefault="002B4FE9" w:rsidP="00555C35">
                            <w:pPr>
                              <w:jc w:val="center"/>
                              <w:rPr>
                                <w:del w:id="4437" w:author="Maino Vieytes, Christian (NIH/NIA/IRP) [F]" w:date="2023-11-15T16:27:00Z"/>
                                <w:rFonts w:ascii="Times New Roman" w:hAnsi="Times New Roman" w:cs="Times New Roman"/>
                                <w:sz w:val="18"/>
                                <w:szCs w:val="18"/>
                                <w:rPrChange w:id="4438" w:author="Maino Vieytes, Christian (NIH/NIA/IRP) [F]" w:date="2023-11-15T16:29:00Z">
                                  <w:rPr>
                                    <w:del w:id="4439" w:author="Maino Vieytes, Christian (NIH/NIA/IRP) [F]" w:date="2023-11-15T16:27:00Z"/>
                                    <w:rFonts w:ascii="Times New Roman" w:hAnsi="Times New Roman" w:cs="Times New Roman"/>
                                    <w:sz w:val="20"/>
                                    <w:szCs w:val="20"/>
                                  </w:rPr>
                                </w:rPrChange>
                              </w:rPr>
                            </w:pPr>
                            <w:ins w:id="4440" w:author="Maino Vieytes, Christian (NIH/NIA/IRP) [F]" w:date="2023-11-15T16:28:00Z">
                              <w:r w:rsidRPr="002B4FE9">
                                <w:rPr>
                                  <w:rFonts w:ascii="Times New Roman" w:hAnsi="Times New Roman" w:cs="Times New Roman"/>
                                  <w:color w:val="000000"/>
                                  <w:sz w:val="18"/>
                                  <w:szCs w:val="18"/>
                                  <w:rPrChange w:id="4441" w:author="Maino Vieytes, Christian (NIH/NIA/IRP) [F]" w:date="2023-11-15T16:29:00Z">
                                    <w:rPr>
                                      <w:rFonts w:ascii="Calibri" w:hAnsi="Calibri" w:cs="Calibri"/>
                                      <w:color w:val="000000"/>
                                    </w:rPr>
                                  </w:rPrChange>
                                </w:rPr>
                                <w:t>0.61 (0.29-1.29)</w:t>
                              </w:r>
                            </w:ins>
                            <w:del w:id="4442" w:author="Maino Vieytes, Christian (NIH/NIA/IRP) [F]" w:date="2023-11-15T15:57:00Z">
                              <w:r w:rsidRPr="002B4FE9" w:rsidDel="0055657D">
                                <w:rPr>
                                  <w:rFonts w:ascii="Times New Roman" w:hAnsi="Times New Roman" w:cs="Times New Roman"/>
                                  <w:sz w:val="18"/>
                                  <w:szCs w:val="18"/>
                                  <w:rPrChange w:id="4443" w:author="Maino Vieytes, Christian (NIH/NIA/IRP) [F]" w:date="2023-11-15T16:29:00Z">
                                    <w:rPr>
                                      <w:rFonts w:ascii="Times New Roman" w:hAnsi="Times New Roman" w:cs="Times New Roman"/>
                                      <w:sz w:val="20"/>
                                      <w:szCs w:val="20"/>
                                    </w:rPr>
                                  </w:rPrChange>
                                </w:rPr>
                                <w:delText>0.64 (0.37-1.11)</w:delText>
                              </w:r>
                            </w:del>
                          </w:p>
                        </w:tc>
                        <w:tc>
                          <w:tcPr>
                            <w:tcW w:w="1716" w:type="dxa"/>
                            <w:noWrap/>
                            <w:vAlign w:val="center"/>
                            <w:hideMark/>
                            <w:tcPrChange w:id="4444" w:author="Maino Vieytes, Christian (NIH/NIA/IRP) [F]" w:date="2023-11-15T16:29:00Z">
                              <w:tcPr>
                                <w:tcW w:w="1716" w:type="dxa"/>
                                <w:gridSpan w:val="2"/>
                                <w:noWrap/>
                                <w:vAlign w:val="bottom"/>
                                <w:hideMark/>
                              </w:tcPr>
                            </w:tcPrChange>
                          </w:tcPr>
                          <w:p w14:paraId="2A71BA91" w14:textId="3822E09F" w:rsidR="002B4FE9" w:rsidRPr="002B4FE9" w:rsidDel="002B4FE9" w:rsidRDefault="002B4FE9" w:rsidP="00555C35">
                            <w:pPr>
                              <w:jc w:val="center"/>
                              <w:rPr>
                                <w:del w:id="4445" w:author="Maino Vieytes, Christian (NIH/NIA/IRP) [F]" w:date="2023-11-15T16:27:00Z"/>
                                <w:rFonts w:ascii="Times New Roman" w:hAnsi="Times New Roman" w:cs="Times New Roman"/>
                                <w:sz w:val="18"/>
                                <w:szCs w:val="18"/>
                                <w:rPrChange w:id="4446" w:author="Maino Vieytes, Christian (NIH/NIA/IRP) [F]" w:date="2023-11-15T16:29:00Z">
                                  <w:rPr>
                                    <w:del w:id="4447" w:author="Maino Vieytes, Christian (NIH/NIA/IRP) [F]" w:date="2023-11-15T16:27:00Z"/>
                                    <w:rFonts w:ascii="Times New Roman" w:hAnsi="Times New Roman" w:cs="Times New Roman"/>
                                    <w:sz w:val="20"/>
                                    <w:szCs w:val="20"/>
                                  </w:rPr>
                                </w:rPrChange>
                              </w:rPr>
                            </w:pPr>
                            <w:ins w:id="4448" w:author="Maino Vieytes, Christian (NIH/NIA/IRP) [F]" w:date="2023-11-15T16:28:00Z">
                              <w:r w:rsidRPr="002B4FE9">
                                <w:rPr>
                                  <w:rFonts w:ascii="Times New Roman" w:hAnsi="Times New Roman" w:cs="Times New Roman"/>
                                  <w:color w:val="000000"/>
                                  <w:sz w:val="18"/>
                                  <w:szCs w:val="18"/>
                                  <w:rPrChange w:id="4449" w:author="Maino Vieytes, Christian (NIH/NIA/IRP) [F]" w:date="2023-11-15T16:29:00Z">
                                    <w:rPr>
                                      <w:rFonts w:ascii="Calibri" w:hAnsi="Calibri" w:cs="Calibri"/>
                                      <w:color w:val="000000"/>
                                    </w:rPr>
                                  </w:rPrChange>
                                </w:rPr>
                                <w:t>0.78 (0.36-1.70)</w:t>
                              </w:r>
                            </w:ins>
                            <w:del w:id="4450" w:author="Maino Vieytes, Christian (NIH/NIA/IRP) [F]" w:date="2023-11-15T15:57:00Z">
                              <w:r w:rsidRPr="002B4FE9" w:rsidDel="0055657D">
                                <w:rPr>
                                  <w:rFonts w:ascii="Times New Roman" w:hAnsi="Times New Roman" w:cs="Times New Roman"/>
                                  <w:sz w:val="18"/>
                                  <w:szCs w:val="18"/>
                                  <w:rPrChange w:id="4451" w:author="Maino Vieytes, Christian (NIH/NIA/IRP) [F]" w:date="2023-11-15T16:29:00Z">
                                    <w:rPr>
                                      <w:rFonts w:ascii="Times New Roman" w:hAnsi="Times New Roman" w:cs="Times New Roman"/>
                                      <w:sz w:val="20"/>
                                      <w:szCs w:val="20"/>
                                    </w:rPr>
                                  </w:rPrChange>
                                </w:rPr>
                                <w:delText>0.69 (0.36-1.29)</w:delText>
                              </w:r>
                            </w:del>
                          </w:p>
                        </w:tc>
                        <w:tc>
                          <w:tcPr>
                            <w:tcW w:w="1716" w:type="dxa"/>
                            <w:noWrap/>
                            <w:vAlign w:val="center"/>
                            <w:hideMark/>
                            <w:tcPrChange w:id="4452" w:author="Maino Vieytes, Christian (NIH/NIA/IRP) [F]" w:date="2023-11-15T16:29:00Z">
                              <w:tcPr>
                                <w:tcW w:w="1716" w:type="dxa"/>
                                <w:gridSpan w:val="2"/>
                                <w:noWrap/>
                                <w:vAlign w:val="bottom"/>
                                <w:hideMark/>
                              </w:tcPr>
                            </w:tcPrChange>
                          </w:tcPr>
                          <w:p w14:paraId="680F205E" w14:textId="2D100942" w:rsidR="002B4FE9" w:rsidRPr="002B4FE9" w:rsidDel="002B4FE9" w:rsidRDefault="002B4FE9" w:rsidP="00555C35">
                            <w:pPr>
                              <w:jc w:val="center"/>
                              <w:rPr>
                                <w:del w:id="4453" w:author="Maino Vieytes, Christian (NIH/NIA/IRP) [F]" w:date="2023-11-15T16:27:00Z"/>
                                <w:rFonts w:ascii="Times New Roman" w:hAnsi="Times New Roman" w:cs="Times New Roman"/>
                                <w:sz w:val="18"/>
                                <w:szCs w:val="18"/>
                                <w:rPrChange w:id="4454" w:author="Maino Vieytes, Christian (NIH/NIA/IRP) [F]" w:date="2023-11-15T16:29:00Z">
                                  <w:rPr>
                                    <w:del w:id="4455" w:author="Maino Vieytes, Christian (NIH/NIA/IRP) [F]" w:date="2023-11-15T16:27:00Z"/>
                                    <w:rFonts w:ascii="Times New Roman" w:hAnsi="Times New Roman" w:cs="Times New Roman"/>
                                    <w:sz w:val="20"/>
                                    <w:szCs w:val="20"/>
                                  </w:rPr>
                                </w:rPrChange>
                              </w:rPr>
                            </w:pPr>
                            <w:ins w:id="4456" w:author="Maino Vieytes, Christian (NIH/NIA/IRP) [F]" w:date="2023-11-15T16:28:00Z">
                              <w:r w:rsidRPr="002B4FE9">
                                <w:rPr>
                                  <w:rFonts w:ascii="Times New Roman" w:hAnsi="Times New Roman" w:cs="Times New Roman"/>
                                  <w:color w:val="000000"/>
                                  <w:sz w:val="18"/>
                                  <w:szCs w:val="18"/>
                                  <w:rPrChange w:id="4457" w:author="Maino Vieytes, Christian (NIH/NIA/IRP) [F]" w:date="2023-11-15T16:29:00Z">
                                    <w:rPr>
                                      <w:rFonts w:ascii="Calibri" w:hAnsi="Calibri" w:cs="Calibri"/>
                                      <w:color w:val="000000"/>
                                    </w:rPr>
                                  </w:rPrChange>
                                </w:rPr>
                                <w:t>0.60 (0.27-1.34)</w:t>
                              </w:r>
                            </w:ins>
                            <w:del w:id="4458" w:author="Maino Vieytes, Christian (NIH/NIA/IRP) [F]" w:date="2023-11-15T15:57:00Z">
                              <w:r w:rsidRPr="002B4FE9" w:rsidDel="0055657D">
                                <w:rPr>
                                  <w:rFonts w:ascii="Times New Roman" w:hAnsi="Times New Roman" w:cs="Times New Roman"/>
                                  <w:sz w:val="18"/>
                                  <w:szCs w:val="18"/>
                                  <w:rPrChange w:id="4459" w:author="Maino Vieytes, Christian (NIH/NIA/IRP) [F]" w:date="2023-11-15T16:29:00Z">
                                    <w:rPr>
                                      <w:rFonts w:ascii="Times New Roman" w:hAnsi="Times New Roman" w:cs="Times New Roman"/>
                                      <w:sz w:val="20"/>
                                      <w:szCs w:val="20"/>
                                    </w:rPr>
                                  </w:rPrChange>
                                </w:rPr>
                                <w:delText>0.88 (0.53-1.47)</w:delText>
                              </w:r>
                            </w:del>
                          </w:p>
                        </w:tc>
                        <w:tc>
                          <w:tcPr>
                            <w:tcW w:w="1816" w:type="dxa"/>
                            <w:noWrap/>
                            <w:vAlign w:val="center"/>
                            <w:hideMark/>
                            <w:tcPrChange w:id="4460" w:author="Maino Vieytes, Christian (NIH/NIA/IRP) [F]" w:date="2023-11-15T16:29:00Z">
                              <w:tcPr>
                                <w:tcW w:w="1816" w:type="dxa"/>
                                <w:gridSpan w:val="2"/>
                                <w:noWrap/>
                                <w:vAlign w:val="bottom"/>
                                <w:hideMark/>
                              </w:tcPr>
                            </w:tcPrChange>
                          </w:tcPr>
                          <w:p w14:paraId="2759B23B" w14:textId="5B3FE61E" w:rsidR="002B4FE9" w:rsidRPr="002B4FE9" w:rsidDel="002B4FE9" w:rsidRDefault="002B4FE9" w:rsidP="00555C35">
                            <w:pPr>
                              <w:jc w:val="center"/>
                              <w:rPr>
                                <w:del w:id="4461" w:author="Maino Vieytes, Christian (NIH/NIA/IRP) [F]" w:date="2023-11-15T16:27:00Z"/>
                                <w:rFonts w:ascii="Times New Roman" w:hAnsi="Times New Roman" w:cs="Times New Roman"/>
                                <w:sz w:val="18"/>
                                <w:szCs w:val="18"/>
                                <w:rPrChange w:id="4462" w:author="Maino Vieytes, Christian (NIH/NIA/IRP) [F]" w:date="2023-11-15T16:29:00Z">
                                  <w:rPr>
                                    <w:del w:id="4463" w:author="Maino Vieytes, Christian (NIH/NIA/IRP) [F]" w:date="2023-11-15T16:27:00Z"/>
                                    <w:rFonts w:ascii="Times New Roman" w:hAnsi="Times New Roman" w:cs="Times New Roman"/>
                                    <w:sz w:val="20"/>
                                    <w:szCs w:val="20"/>
                                  </w:rPr>
                                </w:rPrChange>
                              </w:rPr>
                            </w:pPr>
                            <w:ins w:id="4464" w:author="Maino Vieytes, Christian (NIH/NIA/IRP) [F]" w:date="2023-11-15T16:28:00Z">
                              <w:r w:rsidRPr="002B4FE9">
                                <w:rPr>
                                  <w:rFonts w:ascii="Times New Roman" w:hAnsi="Times New Roman" w:cs="Times New Roman"/>
                                  <w:color w:val="000000"/>
                                  <w:sz w:val="18"/>
                                  <w:szCs w:val="18"/>
                                  <w:rPrChange w:id="4465" w:author="Maino Vieytes, Christian (NIH/NIA/IRP) [F]" w:date="2023-11-15T16:29:00Z">
                                    <w:rPr>
                                      <w:rFonts w:ascii="Calibri" w:hAnsi="Calibri" w:cs="Calibri"/>
                                      <w:color w:val="000000"/>
                                    </w:rPr>
                                  </w:rPrChange>
                                </w:rPr>
                                <w:t>0.20 (0.08-0.48)**</w:t>
                              </w:r>
                            </w:ins>
                            <w:del w:id="4466" w:author="Maino Vieytes, Christian (NIH/NIA/IRP) [F]" w:date="2023-11-15T15:57:00Z">
                              <w:r w:rsidRPr="002B4FE9" w:rsidDel="0055657D">
                                <w:rPr>
                                  <w:rFonts w:ascii="Times New Roman" w:hAnsi="Times New Roman" w:cs="Times New Roman"/>
                                  <w:sz w:val="18"/>
                                  <w:szCs w:val="18"/>
                                  <w:rPrChange w:id="4467" w:author="Maino Vieytes, Christian (NIH/NIA/IRP) [F]" w:date="2023-11-15T16:29:00Z">
                                    <w:rPr>
                                      <w:rFonts w:ascii="Times New Roman" w:hAnsi="Times New Roman" w:cs="Times New Roman"/>
                                      <w:sz w:val="20"/>
                                      <w:szCs w:val="20"/>
                                    </w:rPr>
                                  </w:rPrChange>
                                </w:rPr>
                                <w:delText>0.62 (0.35-1.10)</w:delText>
                              </w:r>
                            </w:del>
                          </w:p>
                        </w:tc>
                        <w:tc>
                          <w:tcPr>
                            <w:tcW w:w="1196" w:type="dxa"/>
                            <w:noWrap/>
                            <w:vAlign w:val="center"/>
                            <w:hideMark/>
                            <w:tcPrChange w:id="4468" w:author="Maino Vieytes, Christian (NIH/NIA/IRP) [F]" w:date="2023-11-15T16:29:00Z">
                              <w:tcPr>
                                <w:tcW w:w="1196" w:type="dxa"/>
                                <w:gridSpan w:val="4"/>
                                <w:noWrap/>
                                <w:vAlign w:val="bottom"/>
                                <w:hideMark/>
                              </w:tcPr>
                            </w:tcPrChange>
                          </w:tcPr>
                          <w:p w14:paraId="3717537B" w14:textId="3D6BEF21" w:rsidR="002B4FE9" w:rsidRPr="002B4FE9" w:rsidDel="002B4FE9" w:rsidRDefault="002B4FE9" w:rsidP="00555C35">
                            <w:pPr>
                              <w:jc w:val="center"/>
                              <w:rPr>
                                <w:del w:id="4469" w:author="Maino Vieytes, Christian (NIH/NIA/IRP) [F]" w:date="2023-11-15T16:27:00Z"/>
                                <w:rFonts w:ascii="Times New Roman" w:hAnsi="Times New Roman" w:cs="Times New Roman"/>
                                <w:sz w:val="18"/>
                                <w:szCs w:val="18"/>
                                <w:rPrChange w:id="4470" w:author="Maino Vieytes, Christian (NIH/NIA/IRP) [F]" w:date="2023-11-15T16:29:00Z">
                                  <w:rPr>
                                    <w:del w:id="4471" w:author="Maino Vieytes, Christian (NIH/NIA/IRP) [F]" w:date="2023-11-15T16:27:00Z"/>
                                    <w:rFonts w:ascii="Times New Roman" w:hAnsi="Times New Roman" w:cs="Times New Roman"/>
                                    <w:sz w:val="20"/>
                                    <w:szCs w:val="20"/>
                                  </w:rPr>
                                </w:rPrChange>
                              </w:rPr>
                            </w:pPr>
                            <w:ins w:id="4472" w:author="Maino Vieytes, Christian (NIH/NIA/IRP) [F]" w:date="2023-11-15T16:28:00Z">
                              <w:r w:rsidRPr="002B4FE9">
                                <w:rPr>
                                  <w:rFonts w:ascii="Times New Roman" w:hAnsi="Times New Roman" w:cs="Times New Roman"/>
                                  <w:color w:val="000000"/>
                                  <w:sz w:val="18"/>
                                  <w:szCs w:val="18"/>
                                  <w:rPrChange w:id="4473" w:author="Maino Vieytes, Christian (NIH/NIA/IRP) [F]" w:date="2023-11-15T16:29:00Z">
                                    <w:rPr>
                                      <w:rFonts w:ascii="Calibri" w:hAnsi="Calibri" w:cs="Calibri"/>
                                      <w:color w:val="000000"/>
                                    </w:rPr>
                                  </w:rPrChange>
                                </w:rPr>
                                <w:t>&lt; 0.01**</w:t>
                              </w:r>
                            </w:ins>
                            <w:del w:id="4474" w:author="Maino Vieytes, Christian (NIH/NIA/IRP) [F]" w:date="2023-11-15T15:57:00Z">
                              <w:r w:rsidRPr="002B4FE9" w:rsidDel="0055657D">
                                <w:rPr>
                                  <w:rFonts w:ascii="Times New Roman" w:hAnsi="Times New Roman" w:cs="Times New Roman"/>
                                  <w:sz w:val="18"/>
                                  <w:szCs w:val="18"/>
                                  <w:rPrChange w:id="4475" w:author="Maino Vieytes, Christian (NIH/NIA/IRP) [F]" w:date="2023-11-15T16:29:00Z">
                                    <w:rPr>
                                      <w:rFonts w:ascii="Times New Roman" w:hAnsi="Times New Roman" w:cs="Times New Roman"/>
                                      <w:sz w:val="20"/>
                                      <w:szCs w:val="20"/>
                                    </w:rPr>
                                  </w:rPrChange>
                                </w:rPr>
                                <w:delText>0.30</w:delText>
                              </w:r>
                            </w:del>
                          </w:p>
                        </w:tc>
                        <w:tc>
                          <w:tcPr>
                            <w:tcW w:w="1622" w:type="dxa"/>
                            <w:noWrap/>
                            <w:vAlign w:val="center"/>
                            <w:hideMark/>
                            <w:tcPrChange w:id="4476" w:author="Maino Vieytes, Christian (NIH/NIA/IRP) [F]" w:date="2023-11-15T16:29:00Z">
                              <w:tcPr>
                                <w:tcW w:w="1622" w:type="dxa"/>
                                <w:gridSpan w:val="4"/>
                                <w:noWrap/>
                                <w:vAlign w:val="bottom"/>
                                <w:hideMark/>
                              </w:tcPr>
                            </w:tcPrChange>
                          </w:tcPr>
                          <w:p w14:paraId="14EA6B8E" w14:textId="70C1A3D8" w:rsidR="002B4FE9" w:rsidRPr="002B4FE9" w:rsidDel="002B4FE9" w:rsidRDefault="002B4FE9" w:rsidP="00555C35">
                            <w:pPr>
                              <w:jc w:val="center"/>
                              <w:rPr>
                                <w:del w:id="4477" w:author="Maino Vieytes, Christian (NIH/NIA/IRP) [F]" w:date="2023-11-15T16:27:00Z"/>
                                <w:rFonts w:ascii="Times New Roman" w:hAnsi="Times New Roman" w:cs="Times New Roman"/>
                                <w:sz w:val="18"/>
                                <w:szCs w:val="18"/>
                                <w:rPrChange w:id="4478" w:author="Maino Vieytes, Christian (NIH/NIA/IRP) [F]" w:date="2023-11-15T16:29:00Z">
                                  <w:rPr>
                                    <w:del w:id="4479" w:author="Maino Vieytes, Christian (NIH/NIA/IRP) [F]" w:date="2023-11-15T16:27:00Z"/>
                                    <w:rFonts w:ascii="Times New Roman" w:hAnsi="Times New Roman" w:cs="Times New Roman"/>
                                    <w:sz w:val="20"/>
                                    <w:szCs w:val="20"/>
                                  </w:rPr>
                                </w:rPrChange>
                              </w:rPr>
                            </w:pPr>
                            <w:ins w:id="4480" w:author="Maino Vieytes, Christian (NIH/NIA/IRP) [F]" w:date="2023-11-15T16:28:00Z">
                              <w:r w:rsidRPr="002B4FE9">
                                <w:rPr>
                                  <w:rFonts w:ascii="Times New Roman" w:hAnsi="Times New Roman" w:cs="Times New Roman"/>
                                  <w:color w:val="000000"/>
                                  <w:sz w:val="18"/>
                                  <w:szCs w:val="18"/>
                                  <w:rPrChange w:id="4481" w:author="Maino Vieytes, Christian (NIH/NIA/IRP) [F]" w:date="2023-11-15T16:29:00Z">
                                    <w:rPr>
                                      <w:rFonts w:ascii="Calibri" w:hAnsi="Calibri" w:cs="Calibri"/>
                                      <w:color w:val="000000"/>
                                    </w:rPr>
                                  </w:rPrChange>
                                </w:rPr>
                                <w:t>0.69 (0.55-0.87)**</w:t>
                              </w:r>
                            </w:ins>
                            <w:del w:id="4482" w:author="Maino Vieytes, Christian (NIH/NIA/IRP) [F]" w:date="2023-11-15T15:57:00Z">
                              <w:r w:rsidRPr="002B4FE9" w:rsidDel="0055657D">
                                <w:rPr>
                                  <w:rFonts w:ascii="Times New Roman" w:hAnsi="Times New Roman" w:cs="Times New Roman"/>
                                  <w:sz w:val="18"/>
                                  <w:szCs w:val="18"/>
                                  <w:rPrChange w:id="4483" w:author="Maino Vieytes, Christian (NIH/NIA/IRP) [F]" w:date="2023-11-15T16:29:00Z">
                                    <w:rPr>
                                      <w:rFonts w:ascii="Times New Roman" w:hAnsi="Times New Roman" w:cs="Times New Roman"/>
                                      <w:sz w:val="20"/>
                                      <w:szCs w:val="20"/>
                                    </w:rPr>
                                  </w:rPrChange>
                                </w:rPr>
                                <w:delText>0.92 (0.76-1.11)</w:delText>
                              </w:r>
                            </w:del>
                          </w:p>
                        </w:tc>
                        <w:tc>
                          <w:tcPr>
                            <w:tcW w:w="1310" w:type="dxa"/>
                            <w:noWrap/>
                            <w:vAlign w:val="center"/>
                            <w:hideMark/>
                            <w:tcPrChange w:id="4484" w:author="Maino Vieytes, Christian (NIH/NIA/IRP) [F]" w:date="2023-11-15T16:29:00Z">
                              <w:tcPr>
                                <w:tcW w:w="1310" w:type="dxa"/>
                                <w:gridSpan w:val="4"/>
                                <w:noWrap/>
                                <w:vAlign w:val="bottom"/>
                                <w:hideMark/>
                              </w:tcPr>
                            </w:tcPrChange>
                          </w:tcPr>
                          <w:p w14:paraId="002CE036" w14:textId="4FB79406" w:rsidR="002B4FE9" w:rsidRPr="002B4FE9" w:rsidDel="002B4FE9" w:rsidRDefault="002B4FE9" w:rsidP="00555C35">
                            <w:pPr>
                              <w:jc w:val="center"/>
                              <w:rPr>
                                <w:del w:id="4485" w:author="Maino Vieytes, Christian (NIH/NIA/IRP) [F]" w:date="2023-11-15T16:27:00Z"/>
                                <w:rFonts w:ascii="Times New Roman" w:hAnsi="Times New Roman" w:cs="Times New Roman"/>
                                <w:sz w:val="18"/>
                                <w:szCs w:val="18"/>
                                <w:rPrChange w:id="4486" w:author="Maino Vieytes, Christian (NIH/NIA/IRP) [F]" w:date="2023-11-15T16:29:00Z">
                                  <w:rPr>
                                    <w:del w:id="4487" w:author="Maino Vieytes, Christian (NIH/NIA/IRP) [F]" w:date="2023-11-15T16:27:00Z"/>
                                    <w:rFonts w:ascii="Times New Roman" w:hAnsi="Times New Roman" w:cs="Times New Roman"/>
                                    <w:sz w:val="20"/>
                                    <w:szCs w:val="20"/>
                                  </w:rPr>
                                </w:rPrChange>
                              </w:rPr>
                            </w:pPr>
                            <w:ins w:id="4488" w:author="Maino Vieytes, Christian (NIH/NIA/IRP) [F]" w:date="2023-11-15T16:28:00Z">
                              <w:r w:rsidRPr="002B4FE9">
                                <w:rPr>
                                  <w:rFonts w:ascii="Times New Roman" w:hAnsi="Times New Roman" w:cs="Times New Roman"/>
                                  <w:color w:val="000000"/>
                                  <w:sz w:val="18"/>
                                  <w:szCs w:val="18"/>
                                  <w:rPrChange w:id="4489" w:author="Maino Vieytes, Christian (NIH/NIA/IRP) [F]" w:date="2023-11-15T16:29:00Z">
                                    <w:rPr>
                                      <w:rFonts w:ascii="Calibri" w:hAnsi="Calibri" w:cs="Calibri"/>
                                      <w:color w:val="000000"/>
                                    </w:rPr>
                                  </w:rPrChange>
                                </w:rPr>
                                <w:t>0.12</w:t>
                              </w:r>
                            </w:ins>
                            <w:del w:id="4490" w:author="Maino Vieytes, Christian (NIH/NIA/IRP) [F]" w:date="2023-11-15T15:57:00Z">
                              <w:r w:rsidRPr="002B4FE9" w:rsidDel="0055657D">
                                <w:rPr>
                                  <w:rFonts w:ascii="Times New Roman" w:hAnsi="Times New Roman" w:cs="Times New Roman"/>
                                  <w:color w:val="000000"/>
                                  <w:sz w:val="18"/>
                                  <w:szCs w:val="18"/>
                                  <w:rPrChange w:id="4491" w:author="Maino Vieytes, Christian (NIH/NIA/IRP) [F]" w:date="2023-11-15T16:29:00Z">
                                    <w:rPr>
                                      <w:rFonts w:ascii="Times New Roman" w:hAnsi="Times New Roman" w:cs="Times New Roman"/>
                                      <w:color w:val="000000"/>
                                      <w:sz w:val="20"/>
                                      <w:szCs w:val="20"/>
                                    </w:rPr>
                                  </w:rPrChange>
                                </w:rPr>
                                <w:delText>0.93</w:delText>
                              </w:r>
                            </w:del>
                          </w:p>
                        </w:tc>
                      </w:tr>
                      <w:tr w:rsidR="002B4FE9" w:rsidRPr="002B4FE9" w:rsidDel="002B4FE9" w14:paraId="4E3F9669" w14:textId="77777777" w:rsidTr="002B4FE9">
                        <w:tblPrEx>
                          <w:tblPrExChange w:id="4492" w:author="Maino Vieytes, Christian (NIH/NIA/IRP) [F]" w:date="2023-11-15T16:29:00Z">
                            <w:tblPrEx>
                              <w:tblW w:w="15091" w:type="dxa"/>
                            </w:tblPrEx>
                          </w:tblPrExChange>
                        </w:tblPrEx>
                        <w:trPr>
                          <w:trHeight w:val="320"/>
                          <w:del w:id="4493" w:author="Maino Vieytes, Christian (NIH/NIA/IRP) [F]" w:date="2023-11-15T16:27:00Z"/>
                          <w:trPrChange w:id="4494" w:author="Maino Vieytes, Christian (NIH/NIA/IRP) [F]" w:date="2023-11-15T16:29:00Z">
                            <w:trPr>
                              <w:trHeight w:val="320"/>
                            </w:trPr>
                          </w:trPrChange>
                        </w:trPr>
                        <w:tc>
                          <w:tcPr>
                            <w:tcW w:w="2317" w:type="dxa"/>
                            <w:noWrap/>
                            <w:vAlign w:val="center"/>
                            <w:hideMark/>
                            <w:tcPrChange w:id="4495" w:author="Maino Vieytes, Christian (NIH/NIA/IRP) [F]" w:date="2023-11-15T16:29:00Z">
                              <w:tcPr>
                                <w:tcW w:w="2317" w:type="dxa"/>
                                <w:noWrap/>
                                <w:vAlign w:val="center"/>
                                <w:hideMark/>
                              </w:tcPr>
                            </w:tcPrChange>
                          </w:tcPr>
                          <w:p w14:paraId="6A877E78" w14:textId="41E818A7" w:rsidR="002B4FE9" w:rsidRPr="008A6C8D" w:rsidDel="002B4FE9" w:rsidRDefault="002B4FE9" w:rsidP="002B4FE9">
                            <w:pPr>
                              <w:jc w:val="center"/>
                              <w:rPr>
                                <w:del w:id="4496" w:author="Maino Vieytes, Christian (NIH/NIA/IRP) [F]" w:date="2023-11-15T16:27:00Z"/>
                                <w:rFonts w:ascii="Times New Roman" w:hAnsi="Times New Roman" w:cs="Times New Roman"/>
                                <w:sz w:val="18"/>
                                <w:szCs w:val="18"/>
                                <w:rPrChange w:id="4497" w:author="Maino Vieytes, Christian (NIH/NIA/IRP) [F]" w:date="2023-11-15T15:57:00Z">
                                  <w:rPr>
                                    <w:del w:id="4498" w:author="Maino Vieytes, Christian (NIH/NIA/IRP) [F]" w:date="2023-11-15T16:27:00Z"/>
                                    <w:rFonts w:ascii="Times New Roman" w:hAnsi="Times New Roman" w:cs="Times New Roman"/>
                                    <w:sz w:val="20"/>
                                    <w:szCs w:val="20"/>
                                  </w:rPr>
                                </w:rPrChange>
                              </w:rPr>
                              <w:pPrChange w:id="4499" w:author="Maino Vieytes, Christian (NIH/NIA/IRP) [F]" w:date="2023-11-15T16:29:00Z">
                                <w:pPr/>
                              </w:pPrChange>
                            </w:pPr>
                            <w:del w:id="4500" w:author="Maino Vieytes, Christian (NIH/NIA/IRP) [F]" w:date="2023-11-15T16:27:00Z">
                              <w:r w:rsidRPr="008A6C8D" w:rsidDel="002B4FE9">
                                <w:rPr>
                                  <w:rFonts w:ascii="Times New Roman" w:hAnsi="Times New Roman" w:cs="Times New Roman"/>
                                  <w:sz w:val="18"/>
                                  <w:szCs w:val="18"/>
                                  <w:rPrChange w:id="4501" w:author="Maino Vieytes, Christian (NIH/NIA/IRP) [F]" w:date="2023-11-15T15:57:00Z">
                                    <w:rPr>
                                      <w:rFonts w:ascii="Times New Roman" w:hAnsi="Times New Roman" w:cs="Times New Roman"/>
                                      <w:sz w:val="20"/>
                                      <w:szCs w:val="20"/>
                                    </w:rPr>
                                  </w:rPrChange>
                                </w:rPr>
                                <w:delText>Household Size</w:delText>
                              </w:r>
                              <w:r w:rsidRPr="008A6C8D" w:rsidDel="002B4FE9">
                                <w:rPr>
                                  <w:rFonts w:ascii="Times New Roman" w:hAnsi="Times New Roman" w:cs="Times New Roman"/>
                                  <w:b/>
                                  <w:bCs/>
                                  <w:sz w:val="18"/>
                                  <w:szCs w:val="18"/>
                                  <w:vertAlign w:val="superscript"/>
                                  <w:lang w:bidi="en-US"/>
                                  <w:rPrChange w:id="4502"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4503" w:author="Maino Vieytes, Christian (NIH/NIA/IRP) [F]" w:date="2023-11-15T16:29:00Z">
                              <w:tcPr>
                                <w:tcW w:w="936" w:type="dxa"/>
                                <w:gridSpan w:val="2"/>
                                <w:noWrap/>
                                <w:vAlign w:val="center"/>
                                <w:hideMark/>
                              </w:tcPr>
                            </w:tcPrChange>
                          </w:tcPr>
                          <w:p w14:paraId="6B0BBCEC" w14:textId="1712D08A" w:rsidR="002B4FE9" w:rsidRPr="008A6C8D" w:rsidDel="002B4FE9" w:rsidRDefault="002B4FE9" w:rsidP="00555C35">
                            <w:pPr>
                              <w:jc w:val="center"/>
                              <w:rPr>
                                <w:del w:id="4504" w:author="Maino Vieytes, Christian (NIH/NIA/IRP) [F]" w:date="2023-11-15T16:27:00Z"/>
                                <w:rFonts w:ascii="Times New Roman" w:hAnsi="Times New Roman" w:cs="Times New Roman"/>
                                <w:sz w:val="18"/>
                                <w:szCs w:val="18"/>
                                <w:rPrChange w:id="4505" w:author="Maino Vieytes, Christian (NIH/NIA/IRP) [F]" w:date="2023-11-15T15:57:00Z">
                                  <w:rPr>
                                    <w:del w:id="4506" w:author="Maino Vieytes, Christian (NIH/NIA/IRP) [F]" w:date="2023-11-15T16:27:00Z"/>
                                    <w:rFonts w:ascii="Times New Roman" w:hAnsi="Times New Roman" w:cs="Times New Roman"/>
                                    <w:sz w:val="20"/>
                                    <w:szCs w:val="20"/>
                                  </w:rPr>
                                </w:rPrChange>
                              </w:rPr>
                            </w:pPr>
                            <w:del w:id="4507" w:author="Maino Vieytes, Christian (NIH/NIA/IRP) [F]" w:date="2023-11-15T15:57:00Z">
                              <w:r w:rsidRPr="008A6C8D" w:rsidDel="0055657D">
                                <w:rPr>
                                  <w:rFonts w:ascii="Times New Roman" w:hAnsi="Times New Roman" w:cs="Times New Roman"/>
                                  <w:sz w:val="18"/>
                                  <w:szCs w:val="18"/>
                                  <w:rPrChange w:id="4508"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4509" w:author="Maino Vieytes, Christian (NIH/NIA/IRP) [F]" w:date="2023-11-15T16:29:00Z">
                              <w:tcPr>
                                <w:tcW w:w="846" w:type="dxa"/>
                                <w:gridSpan w:val="2"/>
                                <w:noWrap/>
                                <w:vAlign w:val="center"/>
                                <w:hideMark/>
                              </w:tcPr>
                            </w:tcPrChange>
                          </w:tcPr>
                          <w:p w14:paraId="3C5BA930" w14:textId="1FC5A18C" w:rsidR="002B4FE9" w:rsidRPr="008A6C8D" w:rsidDel="002B4FE9" w:rsidRDefault="002B4FE9" w:rsidP="00555C35">
                            <w:pPr>
                              <w:jc w:val="center"/>
                              <w:rPr>
                                <w:del w:id="4510" w:author="Maino Vieytes, Christian (NIH/NIA/IRP) [F]" w:date="2023-11-15T16:27:00Z"/>
                                <w:rFonts w:ascii="Times New Roman" w:hAnsi="Times New Roman" w:cs="Times New Roman"/>
                                <w:sz w:val="18"/>
                                <w:szCs w:val="18"/>
                                <w:rPrChange w:id="4511" w:author="Maino Vieytes, Christian (NIH/NIA/IRP) [F]" w:date="2023-11-15T15:57:00Z">
                                  <w:rPr>
                                    <w:del w:id="4512" w:author="Maino Vieytes, Christian (NIH/NIA/IRP) [F]" w:date="2023-11-15T16:27:00Z"/>
                                    <w:rFonts w:ascii="Times New Roman" w:hAnsi="Times New Roman" w:cs="Times New Roman"/>
                                    <w:sz w:val="20"/>
                                    <w:szCs w:val="20"/>
                                  </w:rPr>
                                </w:rPrChange>
                              </w:rPr>
                            </w:pPr>
                            <w:del w:id="4513" w:author="Maino Vieytes, Christian (NIH/NIA/IRP) [F]" w:date="2023-11-15T15:57:00Z">
                              <w:r w:rsidRPr="008A6C8D" w:rsidDel="0055657D">
                                <w:rPr>
                                  <w:rFonts w:ascii="Times New Roman" w:hAnsi="Times New Roman" w:cs="Times New Roman"/>
                                  <w:sz w:val="18"/>
                                  <w:szCs w:val="18"/>
                                  <w:rPrChange w:id="4514"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4515" w:author="Maino Vieytes, Christian (NIH/NIA/IRP) [F]" w:date="2023-11-15T16:29:00Z">
                              <w:tcPr>
                                <w:tcW w:w="1616" w:type="dxa"/>
                                <w:gridSpan w:val="2"/>
                                <w:noWrap/>
                                <w:vAlign w:val="bottom"/>
                                <w:hideMark/>
                              </w:tcPr>
                            </w:tcPrChange>
                          </w:tcPr>
                          <w:p w14:paraId="23766F3B" w14:textId="50B67C13" w:rsidR="002B4FE9" w:rsidRPr="002B4FE9" w:rsidDel="002B4FE9" w:rsidRDefault="002B4FE9" w:rsidP="00555C35">
                            <w:pPr>
                              <w:jc w:val="center"/>
                              <w:rPr>
                                <w:del w:id="4516" w:author="Maino Vieytes, Christian (NIH/NIA/IRP) [F]" w:date="2023-11-15T16:27:00Z"/>
                                <w:rFonts w:ascii="Times New Roman" w:hAnsi="Times New Roman" w:cs="Times New Roman"/>
                                <w:sz w:val="18"/>
                                <w:szCs w:val="18"/>
                                <w:rPrChange w:id="4517" w:author="Maino Vieytes, Christian (NIH/NIA/IRP) [F]" w:date="2023-11-15T16:29:00Z">
                                  <w:rPr>
                                    <w:del w:id="4518" w:author="Maino Vieytes, Christian (NIH/NIA/IRP) [F]" w:date="2023-11-15T16:27:00Z"/>
                                    <w:rFonts w:ascii="Times New Roman" w:hAnsi="Times New Roman" w:cs="Times New Roman"/>
                                    <w:sz w:val="20"/>
                                    <w:szCs w:val="20"/>
                                  </w:rPr>
                                </w:rPrChange>
                              </w:rPr>
                            </w:pPr>
                            <w:ins w:id="4519" w:author="Maino Vieytes, Christian (NIH/NIA/IRP) [F]" w:date="2023-11-15T16:28:00Z">
                              <w:r w:rsidRPr="002B4FE9">
                                <w:rPr>
                                  <w:rFonts w:ascii="Times New Roman" w:hAnsi="Times New Roman" w:cs="Times New Roman"/>
                                  <w:color w:val="000000"/>
                                  <w:sz w:val="18"/>
                                  <w:szCs w:val="18"/>
                                  <w:rPrChange w:id="4520" w:author="Maino Vieytes, Christian (NIH/NIA/IRP) [F]" w:date="2023-11-15T16:29:00Z">
                                    <w:rPr>
                                      <w:rFonts w:ascii="Calibri" w:hAnsi="Calibri" w:cs="Calibri"/>
                                      <w:color w:val="000000"/>
                                    </w:rPr>
                                  </w:rPrChange>
                                </w:rPr>
                                <w:t>1.06 (0.40-2.77)</w:t>
                              </w:r>
                            </w:ins>
                            <w:del w:id="4521" w:author="Maino Vieytes, Christian (NIH/NIA/IRP) [F]" w:date="2023-11-15T15:57:00Z">
                              <w:r w:rsidRPr="002B4FE9" w:rsidDel="0055657D">
                                <w:rPr>
                                  <w:rFonts w:ascii="Times New Roman" w:hAnsi="Times New Roman" w:cs="Times New Roman"/>
                                  <w:sz w:val="18"/>
                                  <w:szCs w:val="18"/>
                                  <w:rPrChange w:id="4522" w:author="Maino Vieytes, Christian (NIH/NIA/IRP) [F]" w:date="2023-11-15T16:29:00Z">
                                    <w:rPr>
                                      <w:rFonts w:ascii="Times New Roman" w:hAnsi="Times New Roman" w:cs="Times New Roman"/>
                                      <w:sz w:val="20"/>
                                      <w:szCs w:val="20"/>
                                    </w:rPr>
                                  </w:rPrChange>
                                </w:rPr>
                                <w:delText>0.84 (0.49-1.43)</w:delText>
                              </w:r>
                            </w:del>
                          </w:p>
                        </w:tc>
                        <w:tc>
                          <w:tcPr>
                            <w:tcW w:w="1716" w:type="dxa"/>
                            <w:noWrap/>
                            <w:vAlign w:val="center"/>
                            <w:hideMark/>
                            <w:tcPrChange w:id="4523" w:author="Maino Vieytes, Christian (NIH/NIA/IRP) [F]" w:date="2023-11-15T16:29:00Z">
                              <w:tcPr>
                                <w:tcW w:w="1716" w:type="dxa"/>
                                <w:gridSpan w:val="2"/>
                                <w:noWrap/>
                                <w:vAlign w:val="bottom"/>
                                <w:hideMark/>
                              </w:tcPr>
                            </w:tcPrChange>
                          </w:tcPr>
                          <w:p w14:paraId="1195E747" w14:textId="03C2D333" w:rsidR="002B4FE9" w:rsidRPr="002B4FE9" w:rsidDel="002B4FE9" w:rsidRDefault="002B4FE9" w:rsidP="00555C35">
                            <w:pPr>
                              <w:jc w:val="center"/>
                              <w:rPr>
                                <w:del w:id="4524" w:author="Maino Vieytes, Christian (NIH/NIA/IRP) [F]" w:date="2023-11-15T16:27:00Z"/>
                                <w:rFonts w:ascii="Times New Roman" w:hAnsi="Times New Roman" w:cs="Times New Roman"/>
                                <w:sz w:val="18"/>
                                <w:szCs w:val="18"/>
                                <w:rPrChange w:id="4525" w:author="Maino Vieytes, Christian (NIH/NIA/IRP) [F]" w:date="2023-11-15T16:29:00Z">
                                  <w:rPr>
                                    <w:del w:id="4526" w:author="Maino Vieytes, Christian (NIH/NIA/IRP) [F]" w:date="2023-11-15T16:27:00Z"/>
                                    <w:rFonts w:ascii="Times New Roman" w:hAnsi="Times New Roman" w:cs="Times New Roman"/>
                                    <w:sz w:val="20"/>
                                    <w:szCs w:val="20"/>
                                  </w:rPr>
                                </w:rPrChange>
                              </w:rPr>
                            </w:pPr>
                            <w:ins w:id="4527" w:author="Maino Vieytes, Christian (NIH/NIA/IRP) [F]" w:date="2023-11-15T16:28:00Z">
                              <w:r w:rsidRPr="002B4FE9">
                                <w:rPr>
                                  <w:rFonts w:ascii="Times New Roman" w:hAnsi="Times New Roman" w:cs="Times New Roman"/>
                                  <w:color w:val="000000"/>
                                  <w:sz w:val="18"/>
                                  <w:szCs w:val="18"/>
                                  <w:rPrChange w:id="4528" w:author="Maino Vieytes, Christian (NIH/NIA/IRP) [F]" w:date="2023-11-15T16:29:00Z">
                                    <w:rPr>
                                      <w:rFonts w:ascii="Calibri" w:hAnsi="Calibri" w:cs="Calibri"/>
                                      <w:color w:val="000000"/>
                                    </w:rPr>
                                  </w:rPrChange>
                                </w:rPr>
                                <w:t>0.67 (0.34-1.32)</w:t>
                              </w:r>
                            </w:ins>
                            <w:del w:id="4529" w:author="Maino Vieytes, Christian (NIH/NIA/IRP) [F]" w:date="2023-11-15T15:57:00Z">
                              <w:r w:rsidRPr="002B4FE9" w:rsidDel="0055657D">
                                <w:rPr>
                                  <w:rFonts w:ascii="Times New Roman" w:hAnsi="Times New Roman" w:cs="Times New Roman"/>
                                  <w:sz w:val="18"/>
                                  <w:szCs w:val="18"/>
                                  <w:rPrChange w:id="4530" w:author="Maino Vieytes, Christian (NIH/NIA/IRP) [F]" w:date="2023-11-15T16:29:00Z">
                                    <w:rPr>
                                      <w:rFonts w:ascii="Times New Roman" w:hAnsi="Times New Roman" w:cs="Times New Roman"/>
                                      <w:sz w:val="20"/>
                                      <w:szCs w:val="20"/>
                                    </w:rPr>
                                  </w:rPrChange>
                                </w:rPr>
                                <w:delText>0.97 (0.62-1.52)</w:delText>
                              </w:r>
                            </w:del>
                          </w:p>
                        </w:tc>
                        <w:tc>
                          <w:tcPr>
                            <w:tcW w:w="1716" w:type="dxa"/>
                            <w:noWrap/>
                            <w:vAlign w:val="center"/>
                            <w:hideMark/>
                            <w:tcPrChange w:id="4531" w:author="Maino Vieytes, Christian (NIH/NIA/IRP) [F]" w:date="2023-11-15T16:29:00Z">
                              <w:tcPr>
                                <w:tcW w:w="1716" w:type="dxa"/>
                                <w:gridSpan w:val="2"/>
                                <w:noWrap/>
                                <w:vAlign w:val="bottom"/>
                                <w:hideMark/>
                              </w:tcPr>
                            </w:tcPrChange>
                          </w:tcPr>
                          <w:p w14:paraId="3ED65527" w14:textId="642D0D63" w:rsidR="002B4FE9" w:rsidRPr="002B4FE9" w:rsidDel="002B4FE9" w:rsidRDefault="002B4FE9" w:rsidP="00555C35">
                            <w:pPr>
                              <w:jc w:val="center"/>
                              <w:rPr>
                                <w:del w:id="4532" w:author="Maino Vieytes, Christian (NIH/NIA/IRP) [F]" w:date="2023-11-15T16:27:00Z"/>
                                <w:rFonts w:ascii="Times New Roman" w:hAnsi="Times New Roman" w:cs="Times New Roman"/>
                                <w:sz w:val="18"/>
                                <w:szCs w:val="18"/>
                                <w:rPrChange w:id="4533" w:author="Maino Vieytes, Christian (NIH/NIA/IRP) [F]" w:date="2023-11-15T16:29:00Z">
                                  <w:rPr>
                                    <w:del w:id="4534" w:author="Maino Vieytes, Christian (NIH/NIA/IRP) [F]" w:date="2023-11-15T16:27:00Z"/>
                                    <w:rFonts w:ascii="Times New Roman" w:hAnsi="Times New Roman" w:cs="Times New Roman"/>
                                    <w:sz w:val="20"/>
                                    <w:szCs w:val="20"/>
                                  </w:rPr>
                                </w:rPrChange>
                              </w:rPr>
                            </w:pPr>
                            <w:ins w:id="4535" w:author="Maino Vieytes, Christian (NIH/NIA/IRP) [F]" w:date="2023-11-15T16:28:00Z">
                              <w:r w:rsidRPr="002B4FE9">
                                <w:rPr>
                                  <w:rFonts w:ascii="Times New Roman" w:hAnsi="Times New Roman" w:cs="Times New Roman"/>
                                  <w:color w:val="000000"/>
                                  <w:sz w:val="18"/>
                                  <w:szCs w:val="18"/>
                                  <w:rPrChange w:id="4536" w:author="Maino Vieytes, Christian (NIH/NIA/IRP) [F]" w:date="2023-11-15T16:29:00Z">
                                    <w:rPr>
                                      <w:rFonts w:ascii="Calibri" w:hAnsi="Calibri" w:cs="Calibri"/>
                                      <w:color w:val="000000"/>
                                    </w:rPr>
                                  </w:rPrChange>
                                </w:rPr>
                                <w:t>1.21 (0.68-2.15)</w:t>
                              </w:r>
                            </w:ins>
                            <w:del w:id="4537" w:author="Maino Vieytes, Christian (NIH/NIA/IRP) [F]" w:date="2023-11-15T15:57:00Z">
                              <w:r w:rsidRPr="002B4FE9" w:rsidDel="0055657D">
                                <w:rPr>
                                  <w:rFonts w:ascii="Times New Roman" w:hAnsi="Times New Roman" w:cs="Times New Roman"/>
                                  <w:sz w:val="18"/>
                                  <w:szCs w:val="18"/>
                                  <w:rPrChange w:id="4538" w:author="Maino Vieytes, Christian (NIH/NIA/IRP) [F]" w:date="2023-11-15T16:29:00Z">
                                    <w:rPr>
                                      <w:rFonts w:ascii="Times New Roman" w:hAnsi="Times New Roman" w:cs="Times New Roman"/>
                                      <w:sz w:val="20"/>
                                      <w:szCs w:val="20"/>
                                    </w:rPr>
                                  </w:rPrChange>
                                </w:rPr>
                                <w:delText>0.76 (0.48-1.20)</w:delText>
                              </w:r>
                            </w:del>
                          </w:p>
                        </w:tc>
                        <w:tc>
                          <w:tcPr>
                            <w:tcW w:w="1816" w:type="dxa"/>
                            <w:noWrap/>
                            <w:vAlign w:val="center"/>
                            <w:hideMark/>
                            <w:tcPrChange w:id="4539" w:author="Maino Vieytes, Christian (NIH/NIA/IRP) [F]" w:date="2023-11-15T16:29:00Z">
                              <w:tcPr>
                                <w:tcW w:w="1816" w:type="dxa"/>
                                <w:gridSpan w:val="2"/>
                                <w:noWrap/>
                                <w:vAlign w:val="bottom"/>
                                <w:hideMark/>
                              </w:tcPr>
                            </w:tcPrChange>
                          </w:tcPr>
                          <w:p w14:paraId="3F8D8226" w14:textId="2F678235" w:rsidR="002B4FE9" w:rsidRPr="002B4FE9" w:rsidDel="002B4FE9" w:rsidRDefault="002B4FE9" w:rsidP="00555C35">
                            <w:pPr>
                              <w:jc w:val="center"/>
                              <w:rPr>
                                <w:del w:id="4540" w:author="Maino Vieytes, Christian (NIH/NIA/IRP) [F]" w:date="2023-11-15T16:27:00Z"/>
                                <w:rFonts w:ascii="Times New Roman" w:hAnsi="Times New Roman" w:cs="Times New Roman"/>
                                <w:sz w:val="18"/>
                                <w:szCs w:val="18"/>
                                <w:rPrChange w:id="4541" w:author="Maino Vieytes, Christian (NIH/NIA/IRP) [F]" w:date="2023-11-15T16:29:00Z">
                                  <w:rPr>
                                    <w:del w:id="4542" w:author="Maino Vieytes, Christian (NIH/NIA/IRP) [F]" w:date="2023-11-15T16:27:00Z"/>
                                    <w:rFonts w:ascii="Times New Roman" w:hAnsi="Times New Roman" w:cs="Times New Roman"/>
                                    <w:sz w:val="20"/>
                                    <w:szCs w:val="20"/>
                                  </w:rPr>
                                </w:rPrChange>
                              </w:rPr>
                            </w:pPr>
                            <w:ins w:id="4543" w:author="Maino Vieytes, Christian (NIH/NIA/IRP) [F]" w:date="2023-11-15T16:28:00Z">
                              <w:r w:rsidRPr="002B4FE9">
                                <w:rPr>
                                  <w:rFonts w:ascii="Times New Roman" w:hAnsi="Times New Roman" w:cs="Times New Roman"/>
                                  <w:color w:val="000000"/>
                                  <w:sz w:val="18"/>
                                  <w:szCs w:val="18"/>
                                  <w:rPrChange w:id="4544" w:author="Maino Vieytes, Christian (NIH/NIA/IRP) [F]" w:date="2023-11-15T16:29:00Z">
                                    <w:rPr>
                                      <w:rFonts w:ascii="Calibri" w:hAnsi="Calibri" w:cs="Calibri"/>
                                      <w:color w:val="000000"/>
                                    </w:rPr>
                                  </w:rPrChange>
                                </w:rPr>
                                <w:t>0.96 (0.49-1.87)</w:t>
                              </w:r>
                            </w:ins>
                            <w:del w:id="4545" w:author="Maino Vieytes, Christian (NIH/NIA/IRP) [F]" w:date="2023-11-15T15:57:00Z">
                              <w:r w:rsidRPr="002B4FE9" w:rsidDel="0055657D">
                                <w:rPr>
                                  <w:rFonts w:ascii="Times New Roman" w:hAnsi="Times New Roman" w:cs="Times New Roman"/>
                                  <w:sz w:val="18"/>
                                  <w:szCs w:val="18"/>
                                  <w:rPrChange w:id="4546" w:author="Maino Vieytes, Christian (NIH/NIA/IRP) [F]" w:date="2023-11-15T16:29:00Z">
                                    <w:rPr>
                                      <w:rFonts w:ascii="Times New Roman" w:hAnsi="Times New Roman" w:cs="Times New Roman"/>
                                      <w:sz w:val="20"/>
                                      <w:szCs w:val="20"/>
                                    </w:rPr>
                                  </w:rPrChange>
                                </w:rPr>
                                <w:delText>1.00 (0.53-1.91)</w:delText>
                              </w:r>
                            </w:del>
                          </w:p>
                        </w:tc>
                        <w:tc>
                          <w:tcPr>
                            <w:tcW w:w="1196" w:type="dxa"/>
                            <w:noWrap/>
                            <w:vAlign w:val="center"/>
                            <w:hideMark/>
                            <w:tcPrChange w:id="4547" w:author="Maino Vieytes, Christian (NIH/NIA/IRP) [F]" w:date="2023-11-15T16:29:00Z">
                              <w:tcPr>
                                <w:tcW w:w="1196" w:type="dxa"/>
                                <w:gridSpan w:val="4"/>
                                <w:noWrap/>
                                <w:vAlign w:val="bottom"/>
                                <w:hideMark/>
                              </w:tcPr>
                            </w:tcPrChange>
                          </w:tcPr>
                          <w:p w14:paraId="32C6C27F" w14:textId="30FAECAB" w:rsidR="002B4FE9" w:rsidRPr="002B4FE9" w:rsidDel="002B4FE9" w:rsidRDefault="002B4FE9" w:rsidP="00555C35">
                            <w:pPr>
                              <w:jc w:val="center"/>
                              <w:rPr>
                                <w:del w:id="4548" w:author="Maino Vieytes, Christian (NIH/NIA/IRP) [F]" w:date="2023-11-15T16:27:00Z"/>
                                <w:rFonts w:ascii="Times New Roman" w:hAnsi="Times New Roman" w:cs="Times New Roman"/>
                                <w:sz w:val="18"/>
                                <w:szCs w:val="18"/>
                                <w:rPrChange w:id="4549" w:author="Maino Vieytes, Christian (NIH/NIA/IRP) [F]" w:date="2023-11-15T16:29:00Z">
                                  <w:rPr>
                                    <w:del w:id="4550" w:author="Maino Vieytes, Christian (NIH/NIA/IRP) [F]" w:date="2023-11-15T16:27:00Z"/>
                                    <w:rFonts w:ascii="Times New Roman" w:hAnsi="Times New Roman" w:cs="Times New Roman"/>
                                    <w:sz w:val="20"/>
                                    <w:szCs w:val="20"/>
                                  </w:rPr>
                                </w:rPrChange>
                              </w:rPr>
                            </w:pPr>
                            <w:ins w:id="4551" w:author="Maino Vieytes, Christian (NIH/NIA/IRP) [F]" w:date="2023-11-15T16:28:00Z">
                              <w:r w:rsidRPr="002B4FE9">
                                <w:rPr>
                                  <w:rFonts w:ascii="Times New Roman" w:hAnsi="Times New Roman" w:cs="Times New Roman"/>
                                  <w:color w:val="000000"/>
                                  <w:sz w:val="18"/>
                                  <w:szCs w:val="18"/>
                                  <w:rPrChange w:id="4552" w:author="Maino Vieytes, Christian (NIH/NIA/IRP) [F]" w:date="2023-11-15T16:29:00Z">
                                    <w:rPr>
                                      <w:rFonts w:ascii="Calibri" w:hAnsi="Calibri" w:cs="Calibri"/>
                                      <w:color w:val="000000"/>
                                    </w:rPr>
                                  </w:rPrChange>
                                </w:rPr>
                                <w:t>0.95</w:t>
                              </w:r>
                            </w:ins>
                            <w:del w:id="4553" w:author="Maino Vieytes, Christian (NIH/NIA/IRP) [F]" w:date="2023-11-15T15:57:00Z">
                              <w:r w:rsidRPr="002B4FE9" w:rsidDel="0055657D">
                                <w:rPr>
                                  <w:rFonts w:ascii="Times New Roman" w:hAnsi="Times New Roman" w:cs="Times New Roman"/>
                                  <w:sz w:val="18"/>
                                  <w:szCs w:val="18"/>
                                  <w:rPrChange w:id="4554" w:author="Maino Vieytes, Christian (NIH/NIA/IRP) [F]" w:date="2023-11-15T16:29:00Z">
                                    <w:rPr>
                                      <w:rFonts w:ascii="Times New Roman" w:hAnsi="Times New Roman" w:cs="Times New Roman"/>
                                      <w:sz w:val="20"/>
                                      <w:szCs w:val="20"/>
                                    </w:rPr>
                                  </w:rPrChange>
                                </w:rPr>
                                <w:delText>0.89</w:delText>
                              </w:r>
                            </w:del>
                          </w:p>
                        </w:tc>
                        <w:tc>
                          <w:tcPr>
                            <w:tcW w:w="1622" w:type="dxa"/>
                            <w:noWrap/>
                            <w:vAlign w:val="center"/>
                            <w:hideMark/>
                            <w:tcPrChange w:id="4555" w:author="Maino Vieytes, Christian (NIH/NIA/IRP) [F]" w:date="2023-11-15T16:29:00Z">
                              <w:tcPr>
                                <w:tcW w:w="1622" w:type="dxa"/>
                                <w:gridSpan w:val="4"/>
                                <w:noWrap/>
                                <w:vAlign w:val="bottom"/>
                                <w:hideMark/>
                              </w:tcPr>
                            </w:tcPrChange>
                          </w:tcPr>
                          <w:p w14:paraId="0E20620C" w14:textId="2556258E" w:rsidR="002B4FE9" w:rsidRPr="002B4FE9" w:rsidDel="002B4FE9" w:rsidRDefault="002B4FE9" w:rsidP="00555C35">
                            <w:pPr>
                              <w:jc w:val="center"/>
                              <w:rPr>
                                <w:del w:id="4556" w:author="Maino Vieytes, Christian (NIH/NIA/IRP) [F]" w:date="2023-11-15T16:27:00Z"/>
                                <w:rFonts w:ascii="Times New Roman" w:hAnsi="Times New Roman" w:cs="Times New Roman"/>
                                <w:sz w:val="18"/>
                                <w:szCs w:val="18"/>
                                <w:rPrChange w:id="4557" w:author="Maino Vieytes, Christian (NIH/NIA/IRP) [F]" w:date="2023-11-15T16:29:00Z">
                                  <w:rPr>
                                    <w:del w:id="4558" w:author="Maino Vieytes, Christian (NIH/NIA/IRP) [F]" w:date="2023-11-15T16:27:00Z"/>
                                    <w:rFonts w:ascii="Times New Roman" w:hAnsi="Times New Roman" w:cs="Times New Roman"/>
                                    <w:sz w:val="20"/>
                                    <w:szCs w:val="20"/>
                                  </w:rPr>
                                </w:rPrChange>
                              </w:rPr>
                            </w:pPr>
                            <w:ins w:id="4559" w:author="Maino Vieytes, Christian (NIH/NIA/IRP) [F]" w:date="2023-11-15T16:28:00Z">
                              <w:r w:rsidRPr="002B4FE9">
                                <w:rPr>
                                  <w:rFonts w:ascii="Times New Roman" w:hAnsi="Times New Roman" w:cs="Times New Roman"/>
                                  <w:color w:val="000000"/>
                                  <w:sz w:val="18"/>
                                  <w:szCs w:val="18"/>
                                  <w:rPrChange w:id="4560" w:author="Maino Vieytes, Christian (NIH/NIA/IRP) [F]" w:date="2023-11-15T16:29:00Z">
                                    <w:rPr>
                                      <w:rFonts w:ascii="Calibri" w:hAnsi="Calibri" w:cs="Calibri"/>
                                      <w:color w:val="000000"/>
                                    </w:rPr>
                                  </w:rPrChange>
                                </w:rPr>
                                <w:t>1.05 (0.85-1.31)</w:t>
                              </w:r>
                            </w:ins>
                            <w:del w:id="4561" w:author="Maino Vieytes, Christian (NIH/NIA/IRP) [F]" w:date="2023-11-15T15:57:00Z">
                              <w:r w:rsidRPr="002B4FE9" w:rsidDel="0055657D">
                                <w:rPr>
                                  <w:rFonts w:ascii="Times New Roman" w:hAnsi="Times New Roman" w:cs="Times New Roman"/>
                                  <w:sz w:val="18"/>
                                  <w:szCs w:val="18"/>
                                  <w:rPrChange w:id="4562" w:author="Maino Vieytes, Christian (NIH/NIA/IRP) [F]" w:date="2023-11-15T16:29:00Z">
                                    <w:rPr>
                                      <w:rFonts w:ascii="Times New Roman" w:hAnsi="Times New Roman" w:cs="Times New Roman"/>
                                      <w:sz w:val="20"/>
                                      <w:szCs w:val="20"/>
                                    </w:rPr>
                                  </w:rPrChange>
                                </w:rPr>
                                <w:delText>1.04 (0.86-1.26)</w:delText>
                              </w:r>
                            </w:del>
                          </w:p>
                        </w:tc>
                        <w:tc>
                          <w:tcPr>
                            <w:tcW w:w="1310" w:type="dxa"/>
                            <w:noWrap/>
                            <w:vAlign w:val="center"/>
                            <w:hideMark/>
                            <w:tcPrChange w:id="4563" w:author="Maino Vieytes, Christian (NIH/NIA/IRP) [F]" w:date="2023-11-15T16:29:00Z">
                              <w:tcPr>
                                <w:tcW w:w="1310" w:type="dxa"/>
                                <w:gridSpan w:val="4"/>
                                <w:noWrap/>
                                <w:vAlign w:val="bottom"/>
                                <w:hideMark/>
                              </w:tcPr>
                            </w:tcPrChange>
                          </w:tcPr>
                          <w:p w14:paraId="0B5E2D05" w14:textId="74EB6C5C" w:rsidR="002B4FE9" w:rsidRPr="002B4FE9" w:rsidDel="002B4FE9" w:rsidRDefault="002B4FE9" w:rsidP="00555C35">
                            <w:pPr>
                              <w:jc w:val="center"/>
                              <w:rPr>
                                <w:del w:id="4564" w:author="Maino Vieytes, Christian (NIH/NIA/IRP) [F]" w:date="2023-11-15T16:27:00Z"/>
                                <w:rFonts w:ascii="Times New Roman" w:hAnsi="Times New Roman" w:cs="Times New Roman"/>
                                <w:sz w:val="18"/>
                                <w:szCs w:val="18"/>
                                <w:rPrChange w:id="4565" w:author="Maino Vieytes, Christian (NIH/NIA/IRP) [F]" w:date="2023-11-15T16:29:00Z">
                                  <w:rPr>
                                    <w:del w:id="4566" w:author="Maino Vieytes, Christian (NIH/NIA/IRP) [F]" w:date="2023-11-15T16:27:00Z"/>
                                    <w:rFonts w:ascii="Times New Roman" w:hAnsi="Times New Roman" w:cs="Times New Roman"/>
                                    <w:sz w:val="20"/>
                                    <w:szCs w:val="20"/>
                                  </w:rPr>
                                </w:rPrChange>
                              </w:rPr>
                            </w:pPr>
                            <w:ins w:id="4567" w:author="Maino Vieytes, Christian (NIH/NIA/IRP) [F]" w:date="2023-11-15T16:28:00Z">
                              <w:r w:rsidRPr="002B4FE9">
                                <w:rPr>
                                  <w:rFonts w:ascii="Times New Roman" w:hAnsi="Times New Roman" w:cs="Times New Roman"/>
                                  <w:color w:val="000000"/>
                                  <w:sz w:val="18"/>
                                  <w:szCs w:val="18"/>
                                  <w:rPrChange w:id="4568" w:author="Maino Vieytes, Christian (NIH/NIA/IRP) [F]" w:date="2023-11-15T16:29:00Z">
                                    <w:rPr>
                                      <w:rFonts w:ascii="Calibri" w:hAnsi="Calibri" w:cs="Calibri"/>
                                      <w:color w:val="000000"/>
                                    </w:rPr>
                                  </w:rPrChange>
                                </w:rPr>
                                <w:t>0.73</w:t>
                              </w:r>
                            </w:ins>
                            <w:del w:id="4569" w:author="Maino Vieytes, Christian (NIH/NIA/IRP) [F]" w:date="2023-11-15T15:57:00Z">
                              <w:r w:rsidRPr="002B4FE9" w:rsidDel="0055657D">
                                <w:rPr>
                                  <w:rFonts w:ascii="Times New Roman" w:hAnsi="Times New Roman" w:cs="Times New Roman"/>
                                  <w:color w:val="000000"/>
                                  <w:sz w:val="18"/>
                                  <w:szCs w:val="18"/>
                                  <w:rPrChange w:id="4570" w:author="Maino Vieytes, Christian (NIH/NIA/IRP) [F]" w:date="2023-11-15T16:29:00Z">
                                    <w:rPr>
                                      <w:rFonts w:ascii="Times New Roman" w:hAnsi="Times New Roman" w:cs="Times New Roman"/>
                                      <w:color w:val="000000"/>
                                      <w:sz w:val="20"/>
                                      <w:szCs w:val="20"/>
                                    </w:rPr>
                                  </w:rPrChange>
                                </w:rPr>
                                <w:delText>0.63</w:delText>
                              </w:r>
                            </w:del>
                          </w:p>
                        </w:tc>
                      </w:tr>
                      <w:tr w:rsidR="002B4FE9" w:rsidRPr="002B4FE9" w:rsidDel="002B4FE9" w14:paraId="644BDA9C" w14:textId="77777777" w:rsidTr="002B4FE9">
                        <w:tblPrEx>
                          <w:tblPrExChange w:id="4571" w:author="Maino Vieytes, Christian (NIH/NIA/IRP) [F]" w:date="2023-11-15T16:29:00Z">
                            <w:tblPrEx>
                              <w:tblW w:w="15091" w:type="dxa"/>
                            </w:tblPrEx>
                          </w:tblPrExChange>
                        </w:tblPrEx>
                        <w:trPr>
                          <w:trHeight w:val="320"/>
                          <w:del w:id="4572" w:author="Maino Vieytes, Christian (NIH/NIA/IRP) [F]" w:date="2023-11-15T16:27:00Z"/>
                          <w:trPrChange w:id="4573" w:author="Maino Vieytes, Christian (NIH/NIA/IRP) [F]" w:date="2023-11-15T16:29:00Z">
                            <w:trPr>
                              <w:trHeight w:val="320"/>
                            </w:trPr>
                          </w:trPrChange>
                        </w:trPr>
                        <w:tc>
                          <w:tcPr>
                            <w:tcW w:w="2317" w:type="dxa"/>
                            <w:noWrap/>
                            <w:vAlign w:val="center"/>
                            <w:hideMark/>
                            <w:tcPrChange w:id="4574" w:author="Maino Vieytes, Christian (NIH/NIA/IRP) [F]" w:date="2023-11-15T16:29:00Z">
                              <w:tcPr>
                                <w:tcW w:w="2317" w:type="dxa"/>
                                <w:noWrap/>
                                <w:vAlign w:val="center"/>
                                <w:hideMark/>
                              </w:tcPr>
                            </w:tcPrChange>
                          </w:tcPr>
                          <w:p w14:paraId="76DDB7E7" w14:textId="29B9C539" w:rsidR="002B4FE9" w:rsidRPr="008A6C8D" w:rsidDel="002B4FE9" w:rsidRDefault="002B4FE9" w:rsidP="002B4FE9">
                            <w:pPr>
                              <w:jc w:val="center"/>
                              <w:rPr>
                                <w:del w:id="4575" w:author="Maino Vieytes, Christian (NIH/NIA/IRP) [F]" w:date="2023-11-15T16:27:00Z"/>
                                <w:rFonts w:ascii="Times New Roman" w:hAnsi="Times New Roman" w:cs="Times New Roman"/>
                                <w:sz w:val="18"/>
                                <w:szCs w:val="18"/>
                                <w:rPrChange w:id="4576" w:author="Maino Vieytes, Christian (NIH/NIA/IRP) [F]" w:date="2023-11-15T15:57:00Z">
                                  <w:rPr>
                                    <w:del w:id="4577" w:author="Maino Vieytes, Christian (NIH/NIA/IRP) [F]" w:date="2023-11-15T16:27:00Z"/>
                                    <w:rFonts w:ascii="Times New Roman" w:hAnsi="Times New Roman" w:cs="Times New Roman"/>
                                    <w:sz w:val="20"/>
                                    <w:szCs w:val="20"/>
                                  </w:rPr>
                                </w:rPrChange>
                              </w:rPr>
                              <w:pPrChange w:id="4578" w:author="Maino Vieytes, Christian (NIH/NIA/IRP) [F]" w:date="2023-11-15T16:29:00Z">
                                <w:pPr/>
                              </w:pPrChange>
                            </w:pPr>
                            <w:del w:id="4579" w:author="Maino Vieytes, Christian (NIH/NIA/IRP) [F]" w:date="2023-11-15T16:27:00Z">
                              <w:r w:rsidRPr="008A6C8D" w:rsidDel="002B4FE9">
                                <w:rPr>
                                  <w:rFonts w:ascii="Times New Roman" w:hAnsi="Times New Roman" w:cs="Times New Roman"/>
                                  <w:sz w:val="18"/>
                                  <w:szCs w:val="18"/>
                                  <w:rPrChange w:id="4580" w:author="Maino Vieytes, Christian (NIH/NIA/IRP) [F]" w:date="2023-11-15T15:57:00Z">
                                    <w:rPr>
                                      <w:rFonts w:ascii="Times New Roman" w:hAnsi="Times New Roman" w:cs="Times New Roman"/>
                                      <w:sz w:val="20"/>
                                      <w:szCs w:val="20"/>
                                    </w:rPr>
                                  </w:rPrChange>
                                </w:rPr>
                                <w:delText>Food Assistance (SNAP)</w:delText>
                              </w:r>
                              <w:r w:rsidRPr="008A6C8D" w:rsidDel="002B4FE9">
                                <w:rPr>
                                  <w:rFonts w:ascii="Times New Roman" w:hAnsi="Times New Roman" w:cs="Times New Roman"/>
                                  <w:b/>
                                  <w:bCs/>
                                  <w:sz w:val="18"/>
                                  <w:szCs w:val="18"/>
                                  <w:vertAlign w:val="superscript"/>
                                  <w:lang w:bidi="en-US"/>
                                  <w:rPrChange w:id="4581"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4582" w:author="Maino Vieytes, Christian (NIH/NIA/IRP) [F]" w:date="2023-11-15T16:29:00Z">
                              <w:tcPr>
                                <w:tcW w:w="936" w:type="dxa"/>
                                <w:gridSpan w:val="2"/>
                                <w:noWrap/>
                                <w:vAlign w:val="center"/>
                                <w:hideMark/>
                              </w:tcPr>
                            </w:tcPrChange>
                          </w:tcPr>
                          <w:p w14:paraId="32E520B0" w14:textId="7F573835" w:rsidR="002B4FE9" w:rsidRPr="008A6C8D" w:rsidDel="002B4FE9" w:rsidRDefault="002B4FE9" w:rsidP="00555C35">
                            <w:pPr>
                              <w:jc w:val="center"/>
                              <w:rPr>
                                <w:del w:id="4583" w:author="Maino Vieytes, Christian (NIH/NIA/IRP) [F]" w:date="2023-11-15T16:27:00Z"/>
                                <w:rFonts w:ascii="Times New Roman" w:hAnsi="Times New Roman" w:cs="Times New Roman"/>
                                <w:sz w:val="18"/>
                                <w:szCs w:val="18"/>
                                <w:rPrChange w:id="4584" w:author="Maino Vieytes, Christian (NIH/NIA/IRP) [F]" w:date="2023-11-15T15:57:00Z">
                                  <w:rPr>
                                    <w:del w:id="4585" w:author="Maino Vieytes, Christian (NIH/NIA/IRP) [F]" w:date="2023-11-15T16:27:00Z"/>
                                    <w:rFonts w:ascii="Times New Roman" w:hAnsi="Times New Roman" w:cs="Times New Roman"/>
                                    <w:sz w:val="20"/>
                                    <w:szCs w:val="20"/>
                                  </w:rPr>
                                </w:rPrChange>
                              </w:rPr>
                            </w:pPr>
                            <w:del w:id="4586" w:author="Maino Vieytes, Christian (NIH/NIA/IRP) [F]" w:date="2023-11-15T15:57:00Z">
                              <w:r w:rsidRPr="008A6C8D" w:rsidDel="0055657D">
                                <w:rPr>
                                  <w:rFonts w:ascii="Times New Roman" w:hAnsi="Times New Roman" w:cs="Times New Roman"/>
                                  <w:sz w:val="18"/>
                                  <w:szCs w:val="18"/>
                                  <w:rPrChange w:id="4587"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4588" w:author="Maino Vieytes, Christian (NIH/NIA/IRP) [F]" w:date="2023-11-15T16:29:00Z">
                              <w:tcPr>
                                <w:tcW w:w="846" w:type="dxa"/>
                                <w:gridSpan w:val="2"/>
                                <w:noWrap/>
                                <w:vAlign w:val="center"/>
                                <w:hideMark/>
                              </w:tcPr>
                            </w:tcPrChange>
                          </w:tcPr>
                          <w:p w14:paraId="1B23DEE0" w14:textId="3217047F" w:rsidR="002B4FE9" w:rsidRPr="008A6C8D" w:rsidDel="002B4FE9" w:rsidRDefault="002B4FE9" w:rsidP="00555C35">
                            <w:pPr>
                              <w:jc w:val="center"/>
                              <w:rPr>
                                <w:del w:id="4589" w:author="Maino Vieytes, Christian (NIH/NIA/IRP) [F]" w:date="2023-11-15T16:27:00Z"/>
                                <w:rFonts w:ascii="Times New Roman" w:hAnsi="Times New Roman" w:cs="Times New Roman"/>
                                <w:sz w:val="18"/>
                                <w:szCs w:val="18"/>
                                <w:rPrChange w:id="4590" w:author="Maino Vieytes, Christian (NIH/NIA/IRP) [F]" w:date="2023-11-15T15:57:00Z">
                                  <w:rPr>
                                    <w:del w:id="4591" w:author="Maino Vieytes, Christian (NIH/NIA/IRP) [F]" w:date="2023-11-15T16:27:00Z"/>
                                    <w:rFonts w:ascii="Times New Roman" w:hAnsi="Times New Roman" w:cs="Times New Roman"/>
                                    <w:sz w:val="20"/>
                                    <w:szCs w:val="20"/>
                                  </w:rPr>
                                </w:rPrChange>
                              </w:rPr>
                            </w:pPr>
                            <w:del w:id="4592" w:author="Maino Vieytes, Christian (NIH/NIA/IRP) [F]" w:date="2023-11-15T15:57:00Z">
                              <w:r w:rsidRPr="008A6C8D" w:rsidDel="0055657D">
                                <w:rPr>
                                  <w:rFonts w:ascii="Times New Roman" w:hAnsi="Times New Roman" w:cs="Times New Roman"/>
                                  <w:sz w:val="18"/>
                                  <w:szCs w:val="18"/>
                                  <w:rPrChange w:id="4593"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4594" w:author="Maino Vieytes, Christian (NIH/NIA/IRP) [F]" w:date="2023-11-15T16:29:00Z">
                              <w:tcPr>
                                <w:tcW w:w="1616" w:type="dxa"/>
                                <w:gridSpan w:val="2"/>
                                <w:noWrap/>
                                <w:vAlign w:val="bottom"/>
                                <w:hideMark/>
                              </w:tcPr>
                            </w:tcPrChange>
                          </w:tcPr>
                          <w:p w14:paraId="4A29F02C" w14:textId="06A8F2F9" w:rsidR="002B4FE9" w:rsidRPr="002B4FE9" w:rsidDel="002B4FE9" w:rsidRDefault="002B4FE9" w:rsidP="00555C35">
                            <w:pPr>
                              <w:jc w:val="center"/>
                              <w:rPr>
                                <w:del w:id="4595" w:author="Maino Vieytes, Christian (NIH/NIA/IRP) [F]" w:date="2023-11-15T16:27:00Z"/>
                                <w:rFonts w:ascii="Times New Roman" w:hAnsi="Times New Roman" w:cs="Times New Roman"/>
                                <w:sz w:val="18"/>
                                <w:szCs w:val="18"/>
                                <w:rPrChange w:id="4596" w:author="Maino Vieytes, Christian (NIH/NIA/IRP) [F]" w:date="2023-11-15T16:29:00Z">
                                  <w:rPr>
                                    <w:del w:id="4597" w:author="Maino Vieytes, Christian (NIH/NIA/IRP) [F]" w:date="2023-11-15T16:27:00Z"/>
                                    <w:rFonts w:ascii="Times New Roman" w:hAnsi="Times New Roman" w:cs="Times New Roman"/>
                                    <w:sz w:val="20"/>
                                    <w:szCs w:val="20"/>
                                  </w:rPr>
                                </w:rPrChange>
                              </w:rPr>
                            </w:pPr>
                            <w:ins w:id="4598" w:author="Maino Vieytes, Christian (NIH/NIA/IRP) [F]" w:date="2023-11-15T16:28:00Z">
                              <w:r w:rsidRPr="002B4FE9">
                                <w:rPr>
                                  <w:rFonts w:ascii="Times New Roman" w:hAnsi="Times New Roman" w:cs="Times New Roman"/>
                                  <w:color w:val="000000"/>
                                  <w:sz w:val="18"/>
                                  <w:szCs w:val="18"/>
                                  <w:rPrChange w:id="4599" w:author="Maino Vieytes, Christian (NIH/NIA/IRP) [F]" w:date="2023-11-15T16:29:00Z">
                                    <w:rPr>
                                      <w:rFonts w:ascii="Calibri" w:hAnsi="Calibri" w:cs="Calibri"/>
                                      <w:color w:val="000000"/>
                                    </w:rPr>
                                  </w:rPrChange>
                                </w:rPr>
                                <w:t>1.23 (0.49-3.05)</w:t>
                              </w:r>
                            </w:ins>
                            <w:del w:id="4600" w:author="Maino Vieytes, Christian (NIH/NIA/IRP) [F]" w:date="2023-11-15T15:57:00Z">
                              <w:r w:rsidRPr="002B4FE9" w:rsidDel="0055657D">
                                <w:rPr>
                                  <w:rFonts w:ascii="Times New Roman" w:hAnsi="Times New Roman" w:cs="Times New Roman"/>
                                  <w:sz w:val="18"/>
                                  <w:szCs w:val="18"/>
                                  <w:rPrChange w:id="4601" w:author="Maino Vieytes, Christian (NIH/NIA/IRP) [F]" w:date="2023-11-15T16:29:00Z">
                                    <w:rPr>
                                      <w:rFonts w:ascii="Times New Roman" w:hAnsi="Times New Roman" w:cs="Times New Roman"/>
                                      <w:sz w:val="20"/>
                                      <w:szCs w:val="20"/>
                                    </w:rPr>
                                  </w:rPrChange>
                                </w:rPr>
                                <w:delText>0.87 (0.57-1.34)</w:delText>
                              </w:r>
                            </w:del>
                          </w:p>
                        </w:tc>
                        <w:tc>
                          <w:tcPr>
                            <w:tcW w:w="1716" w:type="dxa"/>
                            <w:noWrap/>
                            <w:vAlign w:val="center"/>
                            <w:hideMark/>
                            <w:tcPrChange w:id="4602" w:author="Maino Vieytes, Christian (NIH/NIA/IRP) [F]" w:date="2023-11-15T16:29:00Z">
                              <w:tcPr>
                                <w:tcW w:w="1716" w:type="dxa"/>
                                <w:gridSpan w:val="2"/>
                                <w:noWrap/>
                                <w:vAlign w:val="bottom"/>
                                <w:hideMark/>
                              </w:tcPr>
                            </w:tcPrChange>
                          </w:tcPr>
                          <w:p w14:paraId="45EF95AF" w14:textId="1A7DDD27" w:rsidR="002B4FE9" w:rsidRPr="002B4FE9" w:rsidDel="002B4FE9" w:rsidRDefault="002B4FE9" w:rsidP="00555C35">
                            <w:pPr>
                              <w:jc w:val="center"/>
                              <w:rPr>
                                <w:del w:id="4603" w:author="Maino Vieytes, Christian (NIH/NIA/IRP) [F]" w:date="2023-11-15T16:27:00Z"/>
                                <w:rFonts w:ascii="Times New Roman" w:hAnsi="Times New Roman" w:cs="Times New Roman"/>
                                <w:sz w:val="18"/>
                                <w:szCs w:val="18"/>
                                <w:rPrChange w:id="4604" w:author="Maino Vieytes, Christian (NIH/NIA/IRP) [F]" w:date="2023-11-15T16:29:00Z">
                                  <w:rPr>
                                    <w:del w:id="4605" w:author="Maino Vieytes, Christian (NIH/NIA/IRP) [F]" w:date="2023-11-15T16:27:00Z"/>
                                    <w:rFonts w:ascii="Times New Roman" w:hAnsi="Times New Roman" w:cs="Times New Roman"/>
                                    <w:sz w:val="20"/>
                                    <w:szCs w:val="20"/>
                                  </w:rPr>
                                </w:rPrChange>
                              </w:rPr>
                            </w:pPr>
                            <w:ins w:id="4606" w:author="Maino Vieytes, Christian (NIH/NIA/IRP) [F]" w:date="2023-11-15T16:28:00Z">
                              <w:r w:rsidRPr="002B4FE9">
                                <w:rPr>
                                  <w:rFonts w:ascii="Times New Roman" w:hAnsi="Times New Roman" w:cs="Times New Roman"/>
                                  <w:color w:val="000000"/>
                                  <w:sz w:val="18"/>
                                  <w:szCs w:val="18"/>
                                  <w:rPrChange w:id="4607" w:author="Maino Vieytes, Christian (NIH/NIA/IRP) [F]" w:date="2023-11-15T16:29:00Z">
                                    <w:rPr>
                                      <w:rFonts w:ascii="Calibri" w:hAnsi="Calibri" w:cs="Calibri"/>
                                      <w:color w:val="000000"/>
                                    </w:rPr>
                                  </w:rPrChange>
                                </w:rPr>
                                <w:t>0.62 (0.29-1.29)</w:t>
                              </w:r>
                            </w:ins>
                            <w:del w:id="4608" w:author="Maino Vieytes, Christian (NIH/NIA/IRP) [F]" w:date="2023-11-15T15:57:00Z">
                              <w:r w:rsidRPr="002B4FE9" w:rsidDel="0055657D">
                                <w:rPr>
                                  <w:rFonts w:ascii="Times New Roman" w:hAnsi="Times New Roman" w:cs="Times New Roman"/>
                                  <w:sz w:val="18"/>
                                  <w:szCs w:val="18"/>
                                  <w:rPrChange w:id="4609" w:author="Maino Vieytes, Christian (NIH/NIA/IRP) [F]" w:date="2023-11-15T16:29:00Z">
                                    <w:rPr>
                                      <w:rFonts w:ascii="Times New Roman" w:hAnsi="Times New Roman" w:cs="Times New Roman"/>
                                      <w:sz w:val="20"/>
                                      <w:szCs w:val="20"/>
                                    </w:rPr>
                                  </w:rPrChange>
                                </w:rPr>
                                <w:delText>0.98 (0.63-1.51)</w:delText>
                              </w:r>
                            </w:del>
                          </w:p>
                        </w:tc>
                        <w:tc>
                          <w:tcPr>
                            <w:tcW w:w="1716" w:type="dxa"/>
                            <w:noWrap/>
                            <w:vAlign w:val="center"/>
                            <w:hideMark/>
                            <w:tcPrChange w:id="4610" w:author="Maino Vieytes, Christian (NIH/NIA/IRP) [F]" w:date="2023-11-15T16:29:00Z">
                              <w:tcPr>
                                <w:tcW w:w="1716" w:type="dxa"/>
                                <w:gridSpan w:val="2"/>
                                <w:noWrap/>
                                <w:vAlign w:val="bottom"/>
                                <w:hideMark/>
                              </w:tcPr>
                            </w:tcPrChange>
                          </w:tcPr>
                          <w:p w14:paraId="134E4247" w14:textId="6999D876" w:rsidR="002B4FE9" w:rsidRPr="002B4FE9" w:rsidDel="002B4FE9" w:rsidRDefault="002B4FE9" w:rsidP="00555C35">
                            <w:pPr>
                              <w:jc w:val="center"/>
                              <w:rPr>
                                <w:del w:id="4611" w:author="Maino Vieytes, Christian (NIH/NIA/IRP) [F]" w:date="2023-11-15T16:27:00Z"/>
                                <w:rFonts w:ascii="Times New Roman" w:hAnsi="Times New Roman" w:cs="Times New Roman"/>
                                <w:sz w:val="18"/>
                                <w:szCs w:val="18"/>
                                <w:rPrChange w:id="4612" w:author="Maino Vieytes, Christian (NIH/NIA/IRP) [F]" w:date="2023-11-15T16:29:00Z">
                                  <w:rPr>
                                    <w:del w:id="4613" w:author="Maino Vieytes, Christian (NIH/NIA/IRP) [F]" w:date="2023-11-15T16:27:00Z"/>
                                    <w:rFonts w:ascii="Times New Roman" w:hAnsi="Times New Roman" w:cs="Times New Roman"/>
                                    <w:sz w:val="20"/>
                                    <w:szCs w:val="20"/>
                                  </w:rPr>
                                </w:rPrChange>
                              </w:rPr>
                            </w:pPr>
                            <w:ins w:id="4614" w:author="Maino Vieytes, Christian (NIH/NIA/IRP) [F]" w:date="2023-11-15T16:28:00Z">
                              <w:r w:rsidRPr="002B4FE9">
                                <w:rPr>
                                  <w:rFonts w:ascii="Times New Roman" w:hAnsi="Times New Roman" w:cs="Times New Roman"/>
                                  <w:color w:val="000000"/>
                                  <w:sz w:val="18"/>
                                  <w:szCs w:val="18"/>
                                  <w:rPrChange w:id="4615" w:author="Maino Vieytes, Christian (NIH/NIA/IRP) [F]" w:date="2023-11-15T16:29:00Z">
                                    <w:rPr>
                                      <w:rFonts w:ascii="Calibri" w:hAnsi="Calibri" w:cs="Calibri"/>
                                      <w:color w:val="000000"/>
                                    </w:rPr>
                                  </w:rPrChange>
                                </w:rPr>
                                <w:t>0.85 (0.45-1.63)</w:t>
                              </w:r>
                            </w:ins>
                            <w:del w:id="4616" w:author="Maino Vieytes, Christian (NIH/NIA/IRP) [F]" w:date="2023-11-15T15:57:00Z">
                              <w:r w:rsidRPr="002B4FE9" w:rsidDel="0055657D">
                                <w:rPr>
                                  <w:rFonts w:ascii="Times New Roman" w:hAnsi="Times New Roman" w:cs="Times New Roman"/>
                                  <w:sz w:val="18"/>
                                  <w:szCs w:val="18"/>
                                  <w:rPrChange w:id="4617" w:author="Maino Vieytes, Christian (NIH/NIA/IRP) [F]" w:date="2023-11-15T16:29:00Z">
                                    <w:rPr>
                                      <w:rFonts w:ascii="Times New Roman" w:hAnsi="Times New Roman" w:cs="Times New Roman"/>
                                      <w:sz w:val="20"/>
                                      <w:szCs w:val="20"/>
                                    </w:rPr>
                                  </w:rPrChange>
                                </w:rPr>
                                <w:delText>1.02 (0.60-1.71)</w:delText>
                              </w:r>
                            </w:del>
                          </w:p>
                        </w:tc>
                        <w:tc>
                          <w:tcPr>
                            <w:tcW w:w="1816" w:type="dxa"/>
                            <w:noWrap/>
                            <w:vAlign w:val="center"/>
                            <w:hideMark/>
                            <w:tcPrChange w:id="4618" w:author="Maino Vieytes, Christian (NIH/NIA/IRP) [F]" w:date="2023-11-15T16:29:00Z">
                              <w:tcPr>
                                <w:tcW w:w="1816" w:type="dxa"/>
                                <w:gridSpan w:val="2"/>
                                <w:noWrap/>
                                <w:vAlign w:val="bottom"/>
                                <w:hideMark/>
                              </w:tcPr>
                            </w:tcPrChange>
                          </w:tcPr>
                          <w:p w14:paraId="3C516041" w14:textId="4E122904" w:rsidR="002B4FE9" w:rsidRPr="002B4FE9" w:rsidDel="002B4FE9" w:rsidRDefault="002B4FE9" w:rsidP="00555C35">
                            <w:pPr>
                              <w:jc w:val="center"/>
                              <w:rPr>
                                <w:del w:id="4619" w:author="Maino Vieytes, Christian (NIH/NIA/IRP) [F]" w:date="2023-11-15T16:27:00Z"/>
                                <w:rFonts w:ascii="Times New Roman" w:hAnsi="Times New Roman" w:cs="Times New Roman"/>
                                <w:sz w:val="18"/>
                                <w:szCs w:val="18"/>
                                <w:rPrChange w:id="4620" w:author="Maino Vieytes, Christian (NIH/NIA/IRP) [F]" w:date="2023-11-15T16:29:00Z">
                                  <w:rPr>
                                    <w:del w:id="4621" w:author="Maino Vieytes, Christian (NIH/NIA/IRP) [F]" w:date="2023-11-15T16:27:00Z"/>
                                    <w:rFonts w:ascii="Times New Roman" w:hAnsi="Times New Roman" w:cs="Times New Roman"/>
                                    <w:sz w:val="20"/>
                                    <w:szCs w:val="20"/>
                                  </w:rPr>
                                </w:rPrChange>
                              </w:rPr>
                            </w:pPr>
                            <w:ins w:id="4622" w:author="Maino Vieytes, Christian (NIH/NIA/IRP) [F]" w:date="2023-11-15T16:28:00Z">
                              <w:r w:rsidRPr="002B4FE9">
                                <w:rPr>
                                  <w:rFonts w:ascii="Times New Roman" w:hAnsi="Times New Roman" w:cs="Times New Roman"/>
                                  <w:color w:val="000000"/>
                                  <w:sz w:val="18"/>
                                  <w:szCs w:val="18"/>
                                  <w:rPrChange w:id="4623" w:author="Maino Vieytes, Christian (NIH/NIA/IRP) [F]" w:date="2023-11-15T16:29:00Z">
                                    <w:rPr>
                                      <w:rFonts w:ascii="Calibri" w:hAnsi="Calibri" w:cs="Calibri"/>
                                      <w:color w:val="000000"/>
                                    </w:rPr>
                                  </w:rPrChange>
                                </w:rPr>
                                <w:t>0.38 (0.18-0.78)**</w:t>
                              </w:r>
                            </w:ins>
                            <w:del w:id="4624" w:author="Maino Vieytes, Christian (NIH/NIA/IRP) [F]" w:date="2023-11-15T15:57:00Z">
                              <w:r w:rsidRPr="002B4FE9" w:rsidDel="0055657D">
                                <w:rPr>
                                  <w:rFonts w:ascii="Times New Roman" w:hAnsi="Times New Roman" w:cs="Times New Roman"/>
                                  <w:sz w:val="18"/>
                                  <w:szCs w:val="18"/>
                                  <w:rPrChange w:id="4625" w:author="Maino Vieytes, Christian (NIH/NIA/IRP) [F]" w:date="2023-11-15T16:29:00Z">
                                    <w:rPr>
                                      <w:rFonts w:ascii="Times New Roman" w:hAnsi="Times New Roman" w:cs="Times New Roman"/>
                                      <w:sz w:val="20"/>
                                      <w:szCs w:val="20"/>
                                    </w:rPr>
                                  </w:rPrChange>
                                </w:rPr>
                                <w:delText>1.80 (0.92-3.51)</w:delText>
                              </w:r>
                            </w:del>
                          </w:p>
                        </w:tc>
                        <w:tc>
                          <w:tcPr>
                            <w:tcW w:w="1196" w:type="dxa"/>
                            <w:noWrap/>
                            <w:vAlign w:val="center"/>
                            <w:hideMark/>
                            <w:tcPrChange w:id="4626" w:author="Maino Vieytes, Christian (NIH/NIA/IRP) [F]" w:date="2023-11-15T16:29:00Z">
                              <w:tcPr>
                                <w:tcW w:w="1196" w:type="dxa"/>
                                <w:gridSpan w:val="4"/>
                                <w:noWrap/>
                                <w:vAlign w:val="bottom"/>
                                <w:hideMark/>
                              </w:tcPr>
                            </w:tcPrChange>
                          </w:tcPr>
                          <w:p w14:paraId="18E67BE0" w14:textId="29BC6BDA" w:rsidR="002B4FE9" w:rsidRPr="002B4FE9" w:rsidDel="002B4FE9" w:rsidRDefault="002B4FE9" w:rsidP="00555C35">
                            <w:pPr>
                              <w:jc w:val="center"/>
                              <w:rPr>
                                <w:del w:id="4627" w:author="Maino Vieytes, Christian (NIH/NIA/IRP) [F]" w:date="2023-11-15T16:27:00Z"/>
                                <w:rFonts w:ascii="Times New Roman" w:hAnsi="Times New Roman" w:cs="Times New Roman"/>
                                <w:sz w:val="18"/>
                                <w:szCs w:val="18"/>
                                <w:rPrChange w:id="4628" w:author="Maino Vieytes, Christian (NIH/NIA/IRP) [F]" w:date="2023-11-15T16:29:00Z">
                                  <w:rPr>
                                    <w:del w:id="4629" w:author="Maino Vieytes, Christian (NIH/NIA/IRP) [F]" w:date="2023-11-15T16:27:00Z"/>
                                    <w:rFonts w:ascii="Times New Roman" w:hAnsi="Times New Roman" w:cs="Times New Roman"/>
                                    <w:sz w:val="20"/>
                                    <w:szCs w:val="20"/>
                                  </w:rPr>
                                </w:rPrChange>
                              </w:rPr>
                            </w:pPr>
                            <w:ins w:id="4630" w:author="Maino Vieytes, Christian (NIH/NIA/IRP) [F]" w:date="2023-11-15T16:28:00Z">
                              <w:r w:rsidRPr="002B4FE9">
                                <w:rPr>
                                  <w:rFonts w:ascii="Times New Roman" w:hAnsi="Times New Roman" w:cs="Times New Roman"/>
                                  <w:color w:val="000000"/>
                                  <w:sz w:val="18"/>
                                  <w:szCs w:val="18"/>
                                  <w:rPrChange w:id="4631" w:author="Maino Vieytes, Christian (NIH/NIA/IRP) [F]" w:date="2023-11-15T16:29:00Z">
                                    <w:rPr>
                                      <w:rFonts w:ascii="Calibri" w:hAnsi="Calibri" w:cs="Calibri"/>
                                      <w:color w:val="000000"/>
                                    </w:rPr>
                                  </w:rPrChange>
                                </w:rPr>
                                <w:t>&lt; 0.01**</w:t>
                              </w:r>
                            </w:ins>
                            <w:del w:id="4632" w:author="Maino Vieytes, Christian (NIH/NIA/IRP) [F]" w:date="2023-11-15T15:57:00Z">
                              <w:r w:rsidRPr="002B4FE9" w:rsidDel="0055657D">
                                <w:rPr>
                                  <w:rFonts w:ascii="Times New Roman" w:hAnsi="Times New Roman" w:cs="Times New Roman"/>
                                  <w:sz w:val="18"/>
                                  <w:szCs w:val="18"/>
                                  <w:rPrChange w:id="4633" w:author="Maino Vieytes, Christian (NIH/NIA/IRP) [F]" w:date="2023-11-15T16:29:00Z">
                                    <w:rPr>
                                      <w:rFonts w:ascii="Times New Roman" w:hAnsi="Times New Roman" w:cs="Times New Roman"/>
                                      <w:sz w:val="20"/>
                                      <w:szCs w:val="20"/>
                                    </w:rPr>
                                  </w:rPrChange>
                                </w:rPr>
                                <w:delText>0.12</w:delText>
                              </w:r>
                            </w:del>
                          </w:p>
                        </w:tc>
                        <w:tc>
                          <w:tcPr>
                            <w:tcW w:w="1622" w:type="dxa"/>
                            <w:noWrap/>
                            <w:vAlign w:val="center"/>
                            <w:hideMark/>
                            <w:tcPrChange w:id="4634" w:author="Maino Vieytes, Christian (NIH/NIA/IRP) [F]" w:date="2023-11-15T16:29:00Z">
                              <w:tcPr>
                                <w:tcW w:w="1622" w:type="dxa"/>
                                <w:gridSpan w:val="4"/>
                                <w:noWrap/>
                                <w:vAlign w:val="bottom"/>
                                <w:hideMark/>
                              </w:tcPr>
                            </w:tcPrChange>
                          </w:tcPr>
                          <w:p w14:paraId="5D2B072E" w14:textId="3C82452A" w:rsidR="002B4FE9" w:rsidRPr="002B4FE9" w:rsidDel="002B4FE9" w:rsidRDefault="002B4FE9" w:rsidP="00555C35">
                            <w:pPr>
                              <w:jc w:val="center"/>
                              <w:rPr>
                                <w:del w:id="4635" w:author="Maino Vieytes, Christian (NIH/NIA/IRP) [F]" w:date="2023-11-15T16:27:00Z"/>
                                <w:rFonts w:ascii="Times New Roman" w:hAnsi="Times New Roman" w:cs="Times New Roman"/>
                                <w:sz w:val="18"/>
                                <w:szCs w:val="18"/>
                                <w:rPrChange w:id="4636" w:author="Maino Vieytes, Christian (NIH/NIA/IRP) [F]" w:date="2023-11-15T16:29:00Z">
                                  <w:rPr>
                                    <w:del w:id="4637" w:author="Maino Vieytes, Christian (NIH/NIA/IRP) [F]" w:date="2023-11-15T16:27:00Z"/>
                                    <w:rFonts w:ascii="Times New Roman" w:hAnsi="Times New Roman" w:cs="Times New Roman"/>
                                    <w:sz w:val="20"/>
                                    <w:szCs w:val="20"/>
                                  </w:rPr>
                                </w:rPrChange>
                              </w:rPr>
                            </w:pPr>
                            <w:ins w:id="4638" w:author="Maino Vieytes, Christian (NIH/NIA/IRP) [F]" w:date="2023-11-15T16:28:00Z">
                              <w:r w:rsidRPr="002B4FE9">
                                <w:rPr>
                                  <w:rFonts w:ascii="Times New Roman" w:hAnsi="Times New Roman" w:cs="Times New Roman"/>
                                  <w:color w:val="000000"/>
                                  <w:sz w:val="18"/>
                                  <w:szCs w:val="18"/>
                                  <w:rPrChange w:id="4639" w:author="Maino Vieytes, Christian (NIH/NIA/IRP) [F]" w:date="2023-11-15T16:29:00Z">
                                    <w:rPr>
                                      <w:rFonts w:ascii="Calibri" w:hAnsi="Calibri" w:cs="Calibri"/>
                                      <w:color w:val="000000"/>
                                    </w:rPr>
                                  </w:rPrChange>
                                </w:rPr>
                                <w:t>0.76 (0.63-0.93)**</w:t>
                              </w:r>
                            </w:ins>
                            <w:del w:id="4640" w:author="Maino Vieytes, Christian (NIH/NIA/IRP) [F]" w:date="2023-11-15T15:57:00Z">
                              <w:r w:rsidRPr="002B4FE9" w:rsidDel="0055657D">
                                <w:rPr>
                                  <w:rFonts w:ascii="Times New Roman" w:hAnsi="Times New Roman" w:cs="Times New Roman"/>
                                  <w:sz w:val="18"/>
                                  <w:szCs w:val="18"/>
                                  <w:rPrChange w:id="4641" w:author="Maino Vieytes, Christian (NIH/NIA/IRP) [F]" w:date="2023-11-15T16:29:00Z">
                                    <w:rPr>
                                      <w:rFonts w:ascii="Times New Roman" w:hAnsi="Times New Roman" w:cs="Times New Roman"/>
                                      <w:sz w:val="20"/>
                                      <w:szCs w:val="20"/>
                                    </w:rPr>
                                  </w:rPrChange>
                                </w:rPr>
                                <w:delText>1.17 (0.92-1.48)</w:delText>
                              </w:r>
                            </w:del>
                          </w:p>
                        </w:tc>
                        <w:tc>
                          <w:tcPr>
                            <w:tcW w:w="1310" w:type="dxa"/>
                            <w:noWrap/>
                            <w:vAlign w:val="center"/>
                            <w:hideMark/>
                            <w:tcPrChange w:id="4642" w:author="Maino Vieytes, Christian (NIH/NIA/IRP) [F]" w:date="2023-11-15T16:29:00Z">
                              <w:tcPr>
                                <w:tcW w:w="1310" w:type="dxa"/>
                                <w:gridSpan w:val="4"/>
                                <w:noWrap/>
                                <w:vAlign w:val="bottom"/>
                                <w:hideMark/>
                              </w:tcPr>
                            </w:tcPrChange>
                          </w:tcPr>
                          <w:p w14:paraId="56BF6280" w14:textId="6CA43439" w:rsidR="002B4FE9" w:rsidRPr="002B4FE9" w:rsidDel="002B4FE9" w:rsidRDefault="002B4FE9" w:rsidP="00555C35">
                            <w:pPr>
                              <w:jc w:val="center"/>
                              <w:rPr>
                                <w:del w:id="4643" w:author="Maino Vieytes, Christian (NIH/NIA/IRP) [F]" w:date="2023-11-15T16:27:00Z"/>
                                <w:rFonts w:ascii="Times New Roman" w:hAnsi="Times New Roman" w:cs="Times New Roman"/>
                                <w:sz w:val="18"/>
                                <w:szCs w:val="18"/>
                                <w:rPrChange w:id="4644" w:author="Maino Vieytes, Christian (NIH/NIA/IRP) [F]" w:date="2023-11-15T16:29:00Z">
                                  <w:rPr>
                                    <w:del w:id="4645" w:author="Maino Vieytes, Christian (NIH/NIA/IRP) [F]" w:date="2023-11-15T16:27:00Z"/>
                                    <w:rFonts w:ascii="Times New Roman" w:hAnsi="Times New Roman" w:cs="Times New Roman"/>
                                    <w:sz w:val="20"/>
                                    <w:szCs w:val="20"/>
                                  </w:rPr>
                                </w:rPrChange>
                              </w:rPr>
                            </w:pPr>
                            <w:ins w:id="4646" w:author="Maino Vieytes, Christian (NIH/NIA/IRP) [F]" w:date="2023-11-15T16:28:00Z">
                              <w:r w:rsidRPr="002B4FE9">
                                <w:rPr>
                                  <w:rFonts w:ascii="Times New Roman" w:hAnsi="Times New Roman" w:cs="Times New Roman"/>
                                  <w:color w:val="000000"/>
                                  <w:sz w:val="18"/>
                                  <w:szCs w:val="18"/>
                                  <w:rPrChange w:id="4647" w:author="Maino Vieytes, Christian (NIH/NIA/IRP) [F]" w:date="2023-11-15T16:29:00Z">
                                    <w:rPr>
                                      <w:rFonts w:ascii="Calibri" w:hAnsi="Calibri" w:cs="Calibri"/>
                                      <w:color w:val="000000"/>
                                    </w:rPr>
                                  </w:rPrChange>
                                </w:rPr>
                                <w:t>0.42</w:t>
                              </w:r>
                            </w:ins>
                            <w:del w:id="4648" w:author="Maino Vieytes, Christian (NIH/NIA/IRP) [F]" w:date="2023-11-15T15:57:00Z">
                              <w:r w:rsidRPr="002B4FE9" w:rsidDel="0055657D">
                                <w:rPr>
                                  <w:rFonts w:ascii="Times New Roman" w:hAnsi="Times New Roman" w:cs="Times New Roman"/>
                                  <w:color w:val="000000"/>
                                  <w:sz w:val="18"/>
                                  <w:szCs w:val="18"/>
                                  <w:rPrChange w:id="4649" w:author="Maino Vieytes, Christian (NIH/NIA/IRP) [F]" w:date="2023-11-15T16:29:00Z">
                                    <w:rPr>
                                      <w:rFonts w:ascii="Times New Roman" w:hAnsi="Times New Roman" w:cs="Times New Roman"/>
                                      <w:color w:val="000000"/>
                                      <w:sz w:val="20"/>
                                      <w:szCs w:val="20"/>
                                    </w:rPr>
                                  </w:rPrChange>
                                </w:rPr>
                                <w:delText>0.38</w:delText>
                              </w:r>
                            </w:del>
                          </w:p>
                        </w:tc>
                      </w:tr>
                      <w:tr w:rsidR="002B4FE9" w:rsidRPr="008A6C8D" w14:paraId="755CC76A" w14:textId="77777777" w:rsidTr="002B4FE9">
                        <w:trPr>
                          <w:trHeight w:val="320"/>
                          <w:trPrChange w:id="4650" w:author="Maino Vieytes, Christian (NIH/NIA/IRP) [F]" w:date="2023-11-15T16:29:00Z">
                            <w:trPr>
                              <w:gridAfter w:val="0"/>
                              <w:trHeight w:val="320"/>
                            </w:trPr>
                          </w:trPrChange>
                        </w:trPr>
                        <w:tc>
                          <w:tcPr>
                            <w:tcW w:w="2317" w:type="dxa"/>
                            <w:noWrap/>
                            <w:vAlign w:val="center"/>
                            <w:hideMark/>
                            <w:tcPrChange w:id="4651" w:author="Maino Vieytes, Christian (NIH/NIA/IRP) [F]" w:date="2023-11-15T16:29:00Z">
                              <w:tcPr>
                                <w:tcW w:w="2317" w:type="dxa"/>
                                <w:noWrap/>
                                <w:vAlign w:val="center"/>
                                <w:hideMark/>
                              </w:tcPr>
                            </w:tcPrChange>
                          </w:tcPr>
                          <w:p w14:paraId="3E1D232C" w14:textId="77777777" w:rsidR="002B4FE9" w:rsidRPr="008A6C8D" w:rsidRDefault="002B4FE9" w:rsidP="000F274E">
                            <w:pPr>
                              <w:rPr>
                                <w:rFonts w:ascii="Times New Roman" w:hAnsi="Times New Roman" w:cs="Times New Roman"/>
                                <w:sz w:val="18"/>
                                <w:szCs w:val="18"/>
                                <w:rPrChange w:id="4652"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4653" w:author="Maino Vieytes, Christian (NIH/NIA/IRP) [F]" w:date="2023-11-15T15:57:00Z">
                                  <w:rPr>
                                    <w:rFonts w:ascii="Times New Roman" w:hAnsi="Times New Roman" w:cs="Times New Roman"/>
                                    <w:sz w:val="20"/>
                                    <w:szCs w:val="20"/>
                                  </w:rPr>
                                </w:rPrChange>
                              </w:rPr>
                              <w:t>Prudent #1</w:t>
                            </w:r>
                            <w:r w:rsidRPr="008A6C8D">
                              <w:rPr>
                                <w:rFonts w:ascii="Times New Roman" w:hAnsi="Times New Roman" w:cs="Times New Roman"/>
                                <w:b/>
                                <w:bCs/>
                                <w:sz w:val="18"/>
                                <w:szCs w:val="18"/>
                                <w:vertAlign w:val="superscript"/>
                                <w:lang w:bidi="en-US"/>
                                <w:rPrChange w:id="4654"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4655" w:author="Maino Vieytes, Christian (NIH/NIA/IRP) [F]" w:date="2023-11-15T16:29:00Z">
                              <w:tcPr>
                                <w:tcW w:w="720" w:type="dxa"/>
                                <w:gridSpan w:val="2"/>
                                <w:noWrap/>
                                <w:vAlign w:val="center"/>
                                <w:hideMark/>
                              </w:tcPr>
                            </w:tcPrChange>
                          </w:tcPr>
                          <w:p w14:paraId="7EDB26DF" w14:textId="61035782" w:rsidR="002B4FE9" w:rsidRPr="008A6C8D" w:rsidRDefault="002B4FE9" w:rsidP="002B4FE9">
                            <w:pPr>
                              <w:jc w:val="center"/>
                              <w:rPr>
                                <w:rFonts w:ascii="Times New Roman" w:hAnsi="Times New Roman" w:cs="Times New Roman"/>
                                <w:sz w:val="18"/>
                                <w:szCs w:val="18"/>
                                <w:rPrChange w:id="4656" w:author="Maino Vieytes, Christian (NIH/NIA/IRP) [F]" w:date="2023-11-15T15:57:00Z">
                                  <w:rPr>
                                    <w:rFonts w:ascii="Times New Roman" w:hAnsi="Times New Roman" w:cs="Times New Roman"/>
                                    <w:sz w:val="20"/>
                                    <w:szCs w:val="20"/>
                                  </w:rPr>
                                </w:rPrChange>
                              </w:rPr>
                            </w:pPr>
                            <w:ins w:id="4657" w:author="Maino Vieytes, Christian (NIH/NIA/IRP) [F]" w:date="2023-11-15T15:57:00Z">
                              <w:r w:rsidRPr="008A6C8D">
                                <w:rPr>
                                  <w:rFonts w:ascii="Times New Roman" w:hAnsi="Times New Roman" w:cs="Times New Roman"/>
                                  <w:color w:val="000000"/>
                                  <w:sz w:val="18"/>
                                  <w:szCs w:val="18"/>
                                  <w:rPrChange w:id="4658" w:author="Maino Vieytes, Christian (NIH/NIA/IRP) [F]" w:date="2023-11-15T15:57:00Z">
                                    <w:rPr>
                                      <w:rFonts w:ascii="Calibri" w:hAnsi="Calibri" w:cs="Calibri"/>
                                      <w:color w:val="000000"/>
                                    </w:rPr>
                                  </w:rPrChange>
                                </w:rPr>
                                <w:t>1246</w:t>
                              </w:r>
                            </w:ins>
                            <w:del w:id="4659" w:author="Maino Vieytes, Christian (NIH/NIA/IRP) [F]" w:date="2023-11-15T15:57:00Z">
                              <w:r w:rsidRPr="008A6C8D" w:rsidDel="0055657D">
                                <w:rPr>
                                  <w:rFonts w:ascii="Times New Roman" w:hAnsi="Times New Roman" w:cs="Times New Roman"/>
                                  <w:sz w:val="18"/>
                                  <w:szCs w:val="18"/>
                                  <w:rPrChange w:id="4660"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4661" w:author="Maino Vieytes, Christian (NIH/NIA/IRP) [F]" w:date="2023-11-15T16:29:00Z">
                              <w:tcPr>
                                <w:tcW w:w="720" w:type="dxa"/>
                                <w:gridSpan w:val="2"/>
                                <w:noWrap/>
                                <w:vAlign w:val="center"/>
                                <w:hideMark/>
                              </w:tcPr>
                            </w:tcPrChange>
                          </w:tcPr>
                          <w:p w14:paraId="386F3BB0" w14:textId="4FF2DA94" w:rsidR="002B4FE9" w:rsidRPr="008A6C8D" w:rsidRDefault="002B4FE9" w:rsidP="002B4FE9">
                            <w:pPr>
                              <w:jc w:val="center"/>
                              <w:rPr>
                                <w:rFonts w:ascii="Times New Roman" w:hAnsi="Times New Roman" w:cs="Times New Roman"/>
                                <w:sz w:val="18"/>
                                <w:szCs w:val="18"/>
                                <w:rPrChange w:id="4662" w:author="Maino Vieytes, Christian (NIH/NIA/IRP) [F]" w:date="2023-11-15T15:57:00Z">
                                  <w:rPr>
                                    <w:rFonts w:ascii="Times New Roman" w:hAnsi="Times New Roman" w:cs="Times New Roman"/>
                                    <w:sz w:val="20"/>
                                    <w:szCs w:val="20"/>
                                  </w:rPr>
                                </w:rPrChange>
                              </w:rPr>
                            </w:pPr>
                            <w:ins w:id="4663" w:author="Maino Vieytes, Christian (NIH/NIA/IRP) [F]" w:date="2023-11-15T15:57:00Z">
                              <w:r w:rsidRPr="008A6C8D">
                                <w:rPr>
                                  <w:rFonts w:ascii="Times New Roman" w:hAnsi="Times New Roman" w:cs="Times New Roman"/>
                                  <w:color w:val="000000"/>
                                  <w:sz w:val="18"/>
                                  <w:szCs w:val="18"/>
                                  <w:rPrChange w:id="4664" w:author="Maino Vieytes, Christian (NIH/NIA/IRP) [F]" w:date="2023-11-15T15:57:00Z">
                                    <w:rPr>
                                      <w:rFonts w:ascii="Calibri" w:hAnsi="Calibri" w:cs="Calibri"/>
                                      <w:color w:val="000000"/>
                                    </w:rPr>
                                  </w:rPrChange>
                                </w:rPr>
                                <w:t>1.00</w:t>
                              </w:r>
                            </w:ins>
                            <w:del w:id="4665" w:author="Maino Vieytes, Christian (NIH/NIA/IRP) [F]" w:date="2023-11-15T15:57:00Z">
                              <w:r w:rsidRPr="008A6C8D" w:rsidDel="0055657D">
                                <w:rPr>
                                  <w:rFonts w:ascii="Times New Roman" w:hAnsi="Times New Roman" w:cs="Times New Roman"/>
                                  <w:sz w:val="18"/>
                                  <w:szCs w:val="18"/>
                                  <w:rPrChange w:id="4666"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4667" w:author="Maino Vieytes, Christian (NIH/NIA/IRP) [F]" w:date="2023-11-15T16:29:00Z">
                              <w:tcPr>
                                <w:tcW w:w="1616" w:type="dxa"/>
                                <w:gridSpan w:val="2"/>
                                <w:noWrap/>
                                <w:vAlign w:val="center"/>
                                <w:hideMark/>
                              </w:tcPr>
                            </w:tcPrChange>
                          </w:tcPr>
                          <w:p w14:paraId="1E51A063" w14:textId="69B62CE2" w:rsidR="002B4FE9" w:rsidRPr="002B4FE9" w:rsidRDefault="002B4FE9" w:rsidP="002B4FE9">
                            <w:pPr>
                              <w:jc w:val="center"/>
                              <w:rPr>
                                <w:rFonts w:ascii="Times New Roman" w:hAnsi="Times New Roman" w:cs="Times New Roman"/>
                                <w:sz w:val="18"/>
                                <w:szCs w:val="18"/>
                                <w:rPrChange w:id="4668" w:author="Maino Vieytes, Christian (NIH/NIA/IRP) [F]" w:date="2023-11-15T16:29:00Z">
                                  <w:rPr>
                                    <w:rFonts w:ascii="Times New Roman" w:hAnsi="Times New Roman" w:cs="Times New Roman"/>
                                    <w:sz w:val="20"/>
                                    <w:szCs w:val="20"/>
                                  </w:rPr>
                                </w:rPrChange>
                              </w:rPr>
                            </w:pPr>
                            <w:ins w:id="4669" w:author="Maino Vieytes, Christian (NIH/NIA/IRP) [F]" w:date="2023-11-15T16:28:00Z">
                              <w:r w:rsidRPr="002B4FE9">
                                <w:rPr>
                                  <w:rFonts w:ascii="Times New Roman" w:hAnsi="Times New Roman" w:cs="Times New Roman"/>
                                  <w:color w:val="000000"/>
                                  <w:sz w:val="18"/>
                                  <w:szCs w:val="18"/>
                                  <w:rPrChange w:id="4670" w:author="Maino Vieytes, Christian (NIH/NIA/IRP) [F]" w:date="2023-11-15T16:29:00Z">
                                    <w:rPr>
                                      <w:rFonts w:ascii="Calibri" w:hAnsi="Calibri" w:cs="Calibri"/>
                                      <w:color w:val="000000"/>
                                    </w:rPr>
                                  </w:rPrChange>
                                </w:rPr>
                                <w:t>0.61 (0.29-1.29)</w:t>
                              </w:r>
                            </w:ins>
                            <w:del w:id="4671" w:author="Maino Vieytes, Christian (NIH/NIA/IRP) [F]" w:date="2023-11-15T15:57:00Z">
                              <w:r w:rsidRPr="002B4FE9" w:rsidDel="0055657D">
                                <w:rPr>
                                  <w:rFonts w:ascii="Times New Roman" w:hAnsi="Times New Roman" w:cs="Times New Roman"/>
                                  <w:sz w:val="18"/>
                                  <w:szCs w:val="18"/>
                                  <w:rPrChange w:id="4672" w:author="Maino Vieytes, Christian (NIH/NIA/IRP) [F]" w:date="2023-11-15T16:29:00Z">
                                    <w:rPr>
                                      <w:rFonts w:ascii="Times New Roman" w:hAnsi="Times New Roman" w:cs="Times New Roman"/>
                                      <w:sz w:val="20"/>
                                      <w:szCs w:val="20"/>
                                    </w:rPr>
                                  </w:rPrChange>
                                </w:rPr>
                                <w:delText>0.86 (0.52-1.44)</w:delText>
                              </w:r>
                            </w:del>
                          </w:p>
                        </w:tc>
                        <w:tc>
                          <w:tcPr>
                            <w:tcW w:w="1716" w:type="dxa"/>
                            <w:noWrap/>
                            <w:vAlign w:val="center"/>
                            <w:hideMark/>
                            <w:tcPrChange w:id="4673" w:author="Maino Vieytes, Christian (NIH/NIA/IRP) [F]" w:date="2023-11-15T16:29:00Z">
                              <w:tcPr>
                                <w:tcW w:w="1716" w:type="dxa"/>
                                <w:gridSpan w:val="2"/>
                                <w:noWrap/>
                                <w:vAlign w:val="center"/>
                                <w:hideMark/>
                              </w:tcPr>
                            </w:tcPrChange>
                          </w:tcPr>
                          <w:p w14:paraId="3C82BA73" w14:textId="3D7BCEDA" w:rsidR="002B4FE9" w:rsidRPr="002B4FE9" w:rsidRDefault="002B4FE9" w:rsidP="002B4FE9">
                            <w:pPr>
                              <w:jc w:val="center"/>
                              <w:rPr>
                                <w:rFonts w:ascii="Times New Roman" w:hAnsi="Times New Roman" w:cs="Times New Roman"/>
                                <w:sz w:val="18"/>
                                <w:szCs w:val="18"/>
                                <w:rPrChange w:id="4674" w:author="Maino Vieytes, Christian (NIH/NIA/IRP) [F]" w:date="2023-11-15T16:29:00Z">
                                  <w:rPr>
                                    <w:rFonts w:ascii="Times New Roman" w:hAnsi="Times New Roman" w:cs="Times New Roman"/>
                                    <w:sz w:val="20"/>
                                    <w:szCs w:val="20"/>
                                  </w:rPr>
                                </w:rPrChange>
                              </w:rPr>
                            </w:pPr>
                            <w:ins w:id="4675" w:author="Maino Vieytes, Christian (NIH/NIA/IRP) [F]" w:date="2023-11-15T16:28:00Z">
                              <w:r w:rsidRPr="002B4FE9">
                                <w:rPr>
                                  <w:rFonts w:ascii="Times New Roman" w:hAnsi="Times New Roman" w:cs="Times New Roman"/>
                                  <w:color w:val="000000"/>
                                  <w:sz w:val="18"/>
                                  <w:szCs w:val="18"/>
                                  <w:rPrChange w:id="4676" w:author="Maino Vieytes, Christian (NIH/NIA/IRP) [F]" w:date="2023-11-15T16:29:00Z">
                                    <w:rPr>
                                      <w:rFonts w:ascii="Calibri" w:hAnsi="Calibri" w:cs="Calibri"/>
                                      <w:color w:val="000000"/>
                                    </w:rPr>
                                  </w:rPrChange>
                                </w:rPr>
                                <w:t>0.78 (0.36-1.70)</w:t>
                              </w:r>
                            </w:ins>
                            <w:del w:id="4677" w:author="Maino Vieytes, Christian (NIH/NIA/IRP) [F]" w:date="2023-11-15T15:57:00Z">
                              <w:r w:rsidRPr="002B4FE9" w:rsidDel="0055657D">
                                <w:rPr>
                                  <w:rFonts w:ascii="Times New Roman" w:hAnsi="Times New Roman" w:cs="Times New Roman"/>
                                  <w:sz w:val="18"/>
                                  <w:szCs w:val="18"/>
                                  <w:rPrChange w:id="4678" w:author="Maino Vieytes, Christian (NIH/NIA/IRP) [F]" w:date="2023-11-15T16:29:00Z">
                                    <w:rPr>
                                      <w:rFonts w:ascii="Times New Roman" w:hAnsi="Times New Roman" w:cs="Times New Roman"/>
                                      <w:sz w:val="20"/>
                                      <w:szCs w:val="20"/>
                                    </w:rPr>
                                  </w:rPrChange>
                                </w:rPr>
                                <w:delText>0.91 (0.56-1.48)</w:delText>
                              </w:r>
                            </w:del>
                          </w:p>
                        </w:tc>
                        <w:tc>
                          <w:tcPr>
                            <w:tcW w:w="1716" w:type="dxa"/>
                            <w:noWrap/>
                            <w:vAlign w:val="center"/>
                            <w:hideMark/>
                            <w:tcPrChange w:id="4679" w:author="Maino Vieytes, Christian (NIH/NIA/IRP) [F]" w:date="2023-11-15T16:29:00Z">
                              <w:tcPr>
                                <w:tcW w:w="1716" w:type="dxa"/>
                                <w:gridSpan w:val="2"/>
                                <w:noWrap/>
                                <w:vAlign w:val="center"/>
                                <w:hideMark/>
                              </w:tcPr>
                            </w:tcPrChange>
                          </w:tcPr>
                          <w:p w14:paraId="7E37A85D" w14:textId="1AD9E2DE" w:rsidR="002B4FE9" w:rsidRPr="002B4FE9" w:rsidRDefault="002B4FE9" w:rsidP="002B4FE9">
                            <w:pPr>
                              <w:jc w:val="center"/>
                              <w:rPr>
                                <w:rFonts w:ascii="Times New Roman" w:hAnsi="Times New Roman" w:cs="Times New Roman"/>
                                <w:sz w:val="18"/>
                                <w:szCs w:val="18"/>
                                <w:rPrChange w:id="4680" w:author="Maino Vieytes, Christian (NIH/NIA/IRP) [F]" w:date="2023-11-15T16:29:00Z">
                                  <w:rPr>
                                    <w:rFonts w:ascii="Times New Roman" w:hAnsi="Times New Roman" w:cs="Times New Roman"/>
                                    <w:sz w:val="20"/>
                                    <w:szCs w:val="20"/>
                                  </w:rPr>
                                </w:rPrChange>
                              </w:rPr>
                            </w:pPr>
                            <w:ins w:id="4681" w:author="Maino Vieytes, Christian (NIH/NIA/IRP) [F]" w:date="2023-11-15T16:28:00Z">
                              <w:r w:rsidRPr="002B4FE9">
                                <w:rPr>
                                  <w:rFonts w:ascii="Times New Roman" w:hAnsi="Times New Roman" w:cs="Times New Roman"/>
                                  <w:color w:val="000000"/>
                                  <w:sz w:val="18"/>
                                  <w:szCs w:val="18"/>
                                  <w:rPrChange w:id="4682" w:author="Maino Vieytes, Christian (NIH/NIA/IRP) [F]" w:date="2023-11-15T16:29:00Z">
                                    <w:rPr>
                                      <w:rFonts w:ascii="Calibri" w:hAnsi="Calibri" w:cs="Calibri"/>
                                      <w:color w:val="000000"/>
                                    </w:rPr>
                                  </w:rPrChange>
                                </w:rPr>
                                <w:t>0.60 (0.27-1.34)</w:t>
                              </w:r>
                            </w:ins>
                            <w:del w:id="4683" w:author="Maino Vieytes, Christian (NIH/NIA/IRP) [F]" w:date="2023-11-15T15:57:00Z">
                              <w:r w:rsidRPr="002B4FE9" w:rsidDel="0055657D">
                                <w:rPr>
                                  <w:rFonts w:ascii="Times New Roman" w:hAnsi="Times New Roman" w:cs="Times New Roman"/>
                                  <w:sz w:val="18"/>
                                  <w:szCs w:val="18"/>
                                  <w:rPrChange w:id="4684" w:author="Maino Vieytes, Christian (NIH/NIA/IRP) [F]" w:date="2023-11-15T16:29:00Z">
                                    <w:rPr>
                                      <w:rFonts w:ascii="Times New Roman" w:hAnsi="Times New Roman" w:cs="Times New Roman"/>
                                      <w:sz w:val="20"/>
                                      <w:szCs w:val="20"/>
                                    </w:rPr>
                                  </w:rPrChange>
                                </w:rPr>
                                <w:delText>0.54 (0.29-0.98)*</w:delText>
                              </w:r>
                            </w:del>
                          </w:p>
                        </w:tc>
                        <w:tc>
                          <w:tcPr>
                            <w:tcW w:w="1816" w:type="dxa"/>
                            <w:noWrap/>
                            <w:vAlign w:val="center"/>
                            <w:hideMark/>
                            <w:tcPrChange w:id="4685" w:author="Maino Vieytes, Christian (NIH/NIA/IRP) [F]" w:date="2023-11-15T16:29:00Z">
                              <w:tcPr>
                                <w:tcW w:w="1816" w:type="dxa"/>
                                <w:gridSpan w:val="2"/>
                                <w:noWrap/>
                                <w:vAlign w:val="center"/>
                                <w:hideMark/>
                              </w:tcPr>
                            </w:tcPrChange>
                          </w:tcPr>
                          <w:p w14:paraId="3842E8C7" w14:textId="5ECE6CC9" w:rsidR="002B4FE9" w:rsidRPr="002B4FE9" w:rsidRDefault="002B4FE9" w:rsidP="002B4FE9">
                            <w:pPr>
                              <w:jc w:val="center"/>
                              <w:rPr>
                                <w:rFonts w:ascii="Times New Roman" w:hAnsi="Times New Roman" w:cs="Times New Roman"/>
                                <w:sz w:val="18"/>
                                <w:szCs w:val="18"/>
                                <w:rPrChange w:id="4686" w:author="Maino Vieytes, Christian (NIH/NIA/IRP) [F]" w:date="2023-11-15T16:29:00Z">
                                  <w:rPr>
                                    <w:rFonts w:ascii="Times New Roman" w:hAnsi="Times New Roman" w:cs="Times New Roman"/>
                                    <w:sz w:val="20"/>
                                    <w:szCs w:val="20"/>
                                  </w:rPr>
                                </w:rPrChange>
                              </w:rPr>
                            </w:pPr>
                            <w:ins w:id="4687" w:author="Maino Vieytes, Christian (NIH/NIA/IRP) [F]" w:date="2023-11-15T16:28:00Z">
                              <w:r w:rsidRPr="002B4FE9">
                                <w:rPr>
                                  <w:rFonts w:ascii="Times New Roman" w:hAnsi="Times New Roman" w:cs="Times New Roman"/>
                                  <w:color w:val="000000"/>
                                  <w:sz w:val="18"/>
                                  <w:szCs w:val="18"/>
                                  <w:rPrChange w:id="4688" w:author="Maino Vieytes, Christian (NIH/NIA/IRP) [F]" w:date="2023-11-15T16:29:00Z">
                                    <w:rPr>
                                      <w:rFonts w:ascii="Calibri" w:hAnsi="Calibri" w:cs="Calibri"/>
                                      <w:color w:val="000000"/>
                                    </w:rPr>
                                  </w:rPrChange>
                                </w:rPr>
                                <w:t>0.20 (0.08-0.48)**</w:t>
                              </w:r>
                            </w:ins>
                            <w:del w:id="4689" w:author="Maino Vieytes, Christian (NIH/NIA/IRP) [F]" w:date="2023-11-15T15:57:00Z">
                              <w:r w:rsidRPr="002B4FE9" w:rsidDel="0055657D">
                                <w:rPr>
                                  <w:rFonts w:ascii="Times New Roman" w:hAnsi="Times New Roman" w:cs="Times New Roman"/>
                                  <w:sz w:val="18"/>
                                  <w:szCs w:val="18"/>
                                  <w:rPrChange w:id="4690" w:author="Maino Vieytes, Christian (NIH/NIA/IRP) [F]" w:date="2023-11-15T16:29:00Z">
                                    <w:rPr>
                                      <w:rFonts w:ascii="Times New Roman" w:hAnsi="Times New Roman" w:cs="Times New Roman"/>
                                      <w:sz w:val="20"/>
                                      <w:szCs w:val="20"/>
                                    </w:rPr>
                                  </w:rPrChange>
                                </w:rPr>
                                <w:delText>0.71 (0.41-1.25)</w:delText>
                              </w:r>
                            </w:del>
                          </w:p>
                        </w:tc>
                        <w:tc>
                          <w:tcPr>
                            <w:tcW w:w="1196" w:type="dxa"/>
                            <w:noWrap/>
                            <w:vAlign w:val="center"/>
                            <w:hideMark/>
                            <w:tcPrChange w:id="4691" w:author="Maino Vieytes, Christian (NIH/NIA/IRP) [F]" w:date="2023-11-15T16:29:00Z">
                              <w:tcPr>
                                <w:tcW w:w="1000" w:type="dxa"/>
                                <w:gridSpan w:val="2"/>
                                <w:noWrap/>
                                <w:vAlign w:val="center"/>
                                <w:hideMark/>
                              </w:tcPr>
                            </w:tcPrChange>
                          </w:tcPr>
                          <w:p w14:paraId="79E8F0D5" w14:textId="4437CFCB" w:rsidR="002B4FE9" w:rsidRPr="002B4FE9" w:rsidRDefault="002B4FE9" w:rsidP="002B4FE9">
                            <w:pPr>
                              <w:jc w:val="center"/>
                              <w:rPr>
                                <w:rFonts w:ascii="Times New Roman" w:hAnsi="Times New Roman" w:cs="Times New Roman"/>
                                <w:sz w:val="18"/>
                                <w:szCs w:val="18"/>
                                <w:rPrChange w:id="4692" w:author="Maino Vieytes, Christian (NIH/NIA/IRP) [F]" w:date="2023-11-15T16:29:00Z">
                                  <w:rPr>
                                    <w:rFonts w:ascii="Times New Roman" w:hAnsi="Times New Roman" w:cs="Times New Roman"/>
                                    <w:sz w:val="20"/>
                                    <w:szCs w:val="20"/>
                                  </w:rPr>
                                </w:rPrChange>
                              </w:rPr>
                            </w:pPr>
                            <w:ins w:id="4693" w:author="Maino Vieytes, Christian (NIH/NIA/IRP) [F]" w:date="2023-11-15T16:28:00Z">
                              <w:r w:rsidRPr="002B4FE9">
                                <w:rPr>
                                  <w:rFonts w:ascii="Times New Roman" w:hAnsi="Times New Roman" w:cs="Times New Roman"/>
                                  <w:color w:val="000000"/>
                                  <w:sz w:val="18"/>
                                  <w:szCs w:val="18"/>
                                  <w:rPrChange w:id="4694" w:author="Maino Vieytes, Christian (NIH/NIA/IRP) [F]" w:date="2023-11-15T16:29:00Z">
                                    <w:rPr>
                                      <w:rFonts w:ascii="Calibri" w:hAnsi="Calibri" w:cs="Calibri"/>
                                      <w:color w:val="000000"/>
                                    </w:rPr>
                                  </w:rPrChange>
                                </w:rPr>
                                <w:t>&lt; 0.01**</w:t>
                              </w:r>
                            </w:ins>
                            <w:del w:id="4695" w:author="Maino Vieytes, Christian (NIH/NIA/IRP) [F]" w:date="2023-11-15T15:57:00Z">
                              <w:r w:rsidRPr="002B4FE9" w:rsidDel="0055657D">
                                <w:rPr>
                                  <w:rFonts w:ascii="Times New Roman" w:hAnsi="Times New Roman" w:cs="Times New Roman"/>
                                  <w:sz w:val="18"/>
                                  <w:szCs w:val="18"/>
                                  <w:rPrChange w:id="4696" w:author="Maino Vieytes, Christian (NIH/NIA/IRP) [F]" w:date="2023-11-15T16:29:00Z">
                                    <w:rPr>
                                      <w:rFonts w:ascii="Times New Roman" w:hAnsi="Times New Roman" w:cs="Times New Roman"/>
                                      <w:sz w:val="20"/>
                                      <w:szCs w:val="20"/>
                                    </w:rPr>
                                  </w:rPrChange>
                                </w:rPr>
                                <w:delText>0.12</w:delText>
                              </w:r>
                            </w:del>
                          </w:p>
                        </w:tc>
                        <w:tc>
                          <w:tcPr>
                            <w:tcW w:w="1622" w:type="dxa"/>
                            <w:noWrap/>
                            <w:vAlign w:val="center"/>
                            <w:hideMark/>
                            <w:tcPrChange w:id="4697" w:author="Maino Vieytes, Christian (NIH/NIA/IRP) [F]" w:date="2023-11-15T16:29:00Z">
                              <w:tcPr>
                                <w:tcW w:w="1816" w:type="dxa"/>
                                <w:gridSpan w:val="5"/>
                                <w:noWrap/>
                                <w:vAlign w:val="center"/>
                                <w:hideMark/>
                              </w:tcPr>
                            </w:tcPrChange>
                          </w:tcPr>
                          <w:p w14:paraId="786C13B6" w14:textId="19ACD074" w:rsidR="002B4FE9" w:rsidRPr="002B4FE9" w:rsidRDefault="002B4FE9" w:rsidP="002B4FE9">
                            <w:pPr>
                              <w:jc w:val="center"/>
                              <w:rPr>
                                <w:rFonts w:ascii="Times New Roman" w:hAnsi="Times New Roman" w:cs="Times New Roman"/>
                                <w:sz w:val="18"/>
                                <w:szCs w:val="18"/>
                                <w:rPrChange w:id="4698" w:author="Maino Vieytes, Christian (NIH/NIA/IRP) [F]" w:date="2023-11-15T16:29:00Z">
                                  <w:rPr>
                                    <w:rFonts w:ascii="Times New Roman" w:hAnsi="Times New Roman" w:cs="Times New Roman"/>
                                    <w:sz w:val="20"/>
                                    <w:szCs w:val="20"/>
                                  </w:rPr>
                                </w:rPrChange>
                              </w:rPr>
                            </w:pPr>
                            <w:ins w:id="4699" w:author="Maino Vieytes, Christian (NIH/NIA/IRP) [F]" w:date="2023-11-15T16:28:00Z">
                              <w:r w:rsidRPr="002B4FE9">
                                <w:rPr>
                                  <w:rFonts w:ascii="Times New Roman" w:hAnsi="Times New Roman" w:cs="Times New Roman"/>
                                  <w:color w:val="000000"/>
                                  <w:sz w:val="18"/>
                                  <w:szCs w:val="18"/>
                                  <w:rPrChange w:id="4700" w:author="Maino Vieytes, Christian (NIH/NIA/IRP) [F]" w:date="2023-11-15T16:29:00Z">
                                    <w:rPr>
                                      <w:rFonts w:ascii="Calibri" w:hAnsi="Calibri" w:cs="Calibri"/>
                                      <w:color w:val="000000"/>
                                    </w:rPr>
                                  </w:rPrChange>
                                </w:rPr>
                                <w:t>0.69 (0.55-0.87)**</w:t>
                              </w:r>
                            </w:ins>
                            <w:del w:id="4701" w:author="Maino Vieytes, Christian (NIH/NIA/IRP) [F]" w:date="2023-11-15T15:57:00Z">
                              <w:r w:rsidRPr="002B4FE9" w:rsidDel="0055657D">
                                <w:rPr>
                                  <w:rFonts w:ascii="Times New Roman" w:hAnsi="Times New Roman" w:cs="Times New Roman"/>
                                  <w:sz w:val="18"/>
                                  <w:szCs w:val="18"/>
                                  <w:rPrChange w:id="4702" w:author="Maino Vieytes, Christian (NIH/NIA/IRP) [F]" w:date="2023-11-15T16:29:00Z">
                                    <w:rPr>
                                      <w:rFonts w:ascii="Times New Roman" w:hAnsi="Times New Roman" w:cs="Times New Roman"/>
                                      <w:sz w:val="20"/>
                                      <w:szCs w:val="20"/>
                                    </w:rPr>
                                  </w:rPrChange>
                                </w:rPr>
                                <w:delText>0.83 (0.70-0.98)*</w:delText>
                              </w:r>
                            </w:del>
                          </w:p>
                        </w:tc>
                        <w:tc>
                          <w:tcPr>
                            <w:tcW w:w="1310" w:type="dxa"/>
                            <w:noWrap/>
                            <w:vAlign w:val="center"/>
                            <w:hideMark/>
                            <w:tcPrChange w:id="4703" w:author="Maino Vieytes, Christian (NIH/NIA/IRP) [F]" w:date="2023-11-15T16:29:00Z">
                              <w:tcPr>
                                <w:tcW w:w="958" w:type="dxa"/>
                                <w:gridSpan w:val="3"/>
                                <w:noWrap/>
                                <w:vAlign w:val="center"/>
                                <w:hideMark/>
                              </w:tcPr>
                            </w:tcPrChange>
                          </w:tcPr>
                          <w:p w14:paraId="653D2261" w14:textId="5B8C0344" w:rsidR="002B4FE9" w:rsidRPr="002B4FE9" w:rsidRDefault="002B4FE9" w:rsidP="002B4FE9">
                            <w:pPr>
                              <w:jc w:val="center"/>
                              <w:rPr>
                                <w:rFonts w:ascii="Times New Roman" w:hAnsi="Times New Roman" w:cs="Times New Roman"/>
                                <w:sz w:val="18"/>
                                <w:szCs w:val="18"/>
                                <w:rPrChange w:id="4704" w:author="Maino Vieytes, Christian (NIH/NIA/IRP) [F]" w:date="2023-11-15T16:29:00Z">
                                  <w:rPr>
                                    <w:rFonts w:ascii="Times New Roman" w:hAnsi="Times New Roman" w:cs="Times New Roman"/>
                                    <w:sz w:val="20"/>
                                    <w:szCs w:val="20"/>
                                  </w:rPr>
                                </w:rPrChange>
                              </w:rPr>
                            </w:pPr>
                            <w:ins w:id="4705" w:author="Maino Vieytes, Christian (NIH/NIA/IRP) [F]" w:date="2023-11-15T16:28:00Z">
                              <w:r w:rsidRPr="002B4FE9">
                                <w:rPr>
                                  <w:rFonts w:ascii="Times New Roman" w:hAnsi="Times New Roman" w:cs="Times New Roman"/>
                                  <w:color w:val="000000"/>
                                  <w:sz w:val="18"/>
                                  <w:szCs w:val="18"/>
                                  <w:rPrChange w:id="4706" w:author="Maino Vieytes, Christian (NIH/NIA/IRP) [F]" w:date="2023-11-15T16:29:00Z">
                                    <w:rPr>
                                      <w:rFonts w:ascii="Calibri" w:hAnsi="Calibri" w:cs="Calibri"/>
                                      <w:color w:val="000000"/>
                                    </w:rPr>
                                  </w:rPrChange>
                                </w:rPr>
                                <w:t>0.12</w:t>
                              </w:r>
                            </w:ins>
                            <w:del w:id="4707" w:author="Maino Vieytes, Christian (NIH/NIA/IRP) [F]" w:date="2023-11-15T15:57:00Z">
                              <w:r w:rsidRPr="002B4FE9" w:rsidDel="0055657D">
                                <w:rPr>
                                  <w:rFonts w:ascii="Times New Roman" w:hAnsi="Times New Roman" w:cs="Times New Roman"/>
                                  <w:color w:val="000000"/>
                                  <w:sz w:val="18"/>
                                  <w:szCs w:val="18"/>
                                  <w:rPrChange w:id="4708" w:author="Maino Vieytes, Christian (NIH/NIA/IRP) [F]" w:date="2023-11-15T16:29:00Z">
                                    <w:rPr>
                                      <w:rFonts w:ascii="Times New Roman" w:hAnsi="Times New Roman" w:cs="Times New Roman"/>
                                      <w:color w:val="000000"/>
                                      <w:sz w:val="20"/>
                                      <w:szCs w:val="20"/>
                                    </w:rPr>
                                  </w:rPrChange>
                                </w:rPr>
                                <w:delText>0.57</w:delText>
                              </w:r>
                            </w:del>
                          </w:p>
                        </w:tc>
                      </w:tr>
                      <w:tr w:rsidR="002B4FE9" w:rsidRPr="008A6C8D" w14:paraId="7181011F" w14:textId="77777777" w:rsidTr="002B4FE9">
                        <w:trPr>
                          <w:trHeight w:val="320"/>
                          <w:trPrChange w:id="4709" w:author="Maino Vieytes, Christian (NIH/NIA/IRP) [F]" w:date="2023-11-15T16:29:00Z">
                            <w:trPr>
                              <w:gridAfter w:val="0"/>
                              <w:trHeight w:val="320"/>
                            </w:trPr>
                          </w:trPrChange>
                        </w:trPr>
                        <w:tc>
                          <w:tcPr>
                            <w:tcW w:w="2317" w:type="dxa"/>
                            <w:noWrap/>
                            <w:vAlign w:val="center"/>
                            <w:hideMark/>
                            <w:tcPrChange w:id="4710" w:author="Maino Vieytes, Christian (NIH/NIA/IRP) [F]" w:date="2023-11-15T16:29:00Z">
                              <w:tcPr>
                                <w:tcW w:w="2317" w:type="dxa"/>
                                <w:noWrap/>
                                <w:vAlign w:val="center"/>
                                <w:hideMark/>
                              </w:tcPr>
                            </w:tcPrChange>
                          </w:tcPr>
                          <w:p w14:paraId="035B2818" w14:textId="77777777" w:rsidR="002B4FE9" w:rsidRPr="008A6C8D" w:rsidRDefault="002B4FE9" w:rsidP="002B4FE9">
                            <w:pPr>
                              <w:rPr>
                                <w:rFonts w:ascii="Times New Roman" w:hAnsi="Times New Roman" w:cs="Times New Roman"/>
                                <w:sz w:val="18"/>
                                <w:szCs w:val="18"/>
                                <w:rPrChange w:id="4711"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4712" w:author="Maino Vieytes, Christian (NIH/NIA/IRP) [F]" w:date="2023-11-15T15:57:00Z">
                                  <w:rPr>
                                    <w:rFonts w:ascii="Times New Roman" w:hAnsi="Times New Roman" w:cs="Times New Roman"/>
                                    <w:sz w:val="20"/>
                                    <w:szCs w:val="20"/>
                                  </w:rPr>
                                </w:rPrChange>
                              </w:rPr>
                              <w:t>Prudent #2</w:t>
                            </w:r>
                            <w:r w:rsidRPr="008A6C8D">
                              <w:rPr>
                                <w:rFonts w:ascii="Times New Roman" w:hAnsi="Times New Roman" w:cs="Times New Roman"/>
                                <w:b/>
                                <w:bCs/>
                                <w:sz w:val="18"/>
                                <w:szCs w:val="18"/>
                                <w:vertAlign w:val="superscript"/>
                                <w:lang w:bidi="en-US"/>
                                <w:rPrChange w:id="4713"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4714" w:author="Maino Vieytes, Christian (NIH/NIA/IRP) [F]" w:date="2023-11-15T16:29:00Z">
                              <w:tcPr>
                                <w:tcW w:w="720" w:type="dxa"/>
                                <w:gridSpan w:val="2"/>
                                <w:noWrap/>
                                <w:vAlign w:val="center"/>
                                <w:hideMark/>
                              </w:tcPr>
                            </w:tcPrChange>
                          </w:tcPr>
                          <w:p w14:paraId="5B1DDA7D" w14:textId="53B2C9F1" w:rsidR="002B4FE9" w:rsidRPr="008A6C8D" w:rsidRDefault="002B4FE9" w:rsidP="002B4FE9">
                            <w:pPr>
                              <w:jc w:val="center"/>
                              <w:rPr>
                                <w:rFonts w:ascii="Times New Roman" w:hAnsi="Times New Roman" w:cs="Times New Roman"/>
                                <w:sz w:val="18"/>
                                <w:szCs w:val="18"/>
                                <w:rPrChange w:id="4715" w:author="Maino Vieytes, Christian (NIH/NIA/IRP) [F]" w:date="2023-11-15T15:57:00Z">
                                  <w:rPr>
                                    <w:rFonts w:ascii="Times New Roman" w:hAnsi="Times New Roman" w:cs="Times New Roman"/>
                                    <w:sz w:val="20"/>
                                    <w:szCs w:val="20"/>
                                  </w:rPr>
                                </w:rPrChange>
                              </w:rPr>
                            </w:pPr>
                            <w:ins w:id="4716" w:author="Maino Vieytes, Christian (NIH/NIA/IRP) [F]" w:date="2023-11-15T15:57:00Z">
                              <w:r w:rsidRPr="008A6C8D">
                                <w:rPr>
                                  <w:rFonts w:ascii="Times New Roman" w:hAnsi="Times New Roman" w:cs="Times New Roman"/>
                                  <w:color w:val="000000"/>
                                  <w:sz w:val="18"/>
                                  <w:szCs w:val="18"/>
                                  <w:rPrChange w:id="4717" w:author="Maino Vieytes, Christian (NIH/NIA/IRP) [F]" w:date="2023-11-15T15:57:00Z">
                                    <w:rPr>
                                      <w:rFonts w:ascii="Calibri" w:hAnsi="Calibri" w:cs="Calibri"/>
                                      <w:color w:val="000000"/>
                                    </w:rPr>
                                  </w:rPrChange>
                                </w:rPr>
                                <w:t>1246</w:t>
                              </w:r>
                            </w:ins>
                            <w:del w:id="4718" w:author="Maino Vieytes, Christian (NIH/NIA/IRP) [F]" w:date="2023-11-15T15:57:00Z">
                              <w:r w:rsidRPr="008A6C8D" w:rsidDel="0055657D">
                                <w:rPr>
                                  <w:rFonts w:ascii="Times New Roman" w:hAnsi="Times New Roman" w:cs="Times New Roman"/>
                                  <w:sz w:val="18"/>
                                  <w:szCs w:val="18"/>
                                  <w:rPrChange w:id="4719"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4720" w:author="Maino Vieytes, Christian (NIH/NIA/IRP) [F]" w:date="2023-11-15T16:29:00Z">
                              <w:tcPr>
                                <w:tcW w:w="720" w:type="dxa"/>
                                <w:gridSpan w:val="2"/>
                                <w:noWrap/>
                                <w:vAlign w:val="center"/>
                                <w:hideMark/>
                              </w:tcPr>
                            </w:tcPrChange>
                          </w:tcPr>
                          <w:p w14:paraId="2353C8F9" w14:textId="6BED0A2A" w:rsidR="002B4FE9" w:rsidRPr="008A6C8D" w:rsidRDefault="002B4FE9" w:rsidP="002B4FE9">
                            <w:pPr>
                              <w:jc w:val="center"/>
                              <w:rPr>
                                <w:rFonts w:ascii="Times New Roman" w:hAnsi="Times New Roman" w:cs="Times New Roman"/>
                                <w:sz w:val="18"/>
                                <w:szCs w:val="18"/>
                                <w:rPrChange w:id="4721" w:author="Maino Vieytes, Christian (NIH/NIA/IRP) [F]" w:date="2023-11-15T15:57:00Z">
                                  <w:rPr>
                                    <w:rFonts w:ascii="Times New Roman" w:hAnsi="Times New Roman" w:cs="Times New Roman"/>
                                    <w:sz w:val="20"/>
                                    <w:szCs w:val="20"/>
                                  </w:rPr>
                                </w:rPrChange>
                              </w:rPr>
                            </w:pPr>
                            <w:ins w:id="4722" w:author="Maino Vieytes, Christian (NIH/NIA/IRP) [F]" w:date="2023-11-15T15:57:00Z">
                              <w:r w:rsidRPr="008A6C8D">
                                <w:rPr>
                                  <w:rFonts w:ascii="Times New Roman" w:hAnsi="Times New Roman" w:cs="Times New Roman"/>
                                  <w:color w:val="000000"/>
                                  <w:sz w:val="18"/>
                                  <w:szCs w:val="18"/>
                                  <w:rPrChange w:id="4723" w:author="Maino Vieytes, Christian (NIH/NIA/IRP) [F]" w:date="2023-11-15T15:57:00Z">
                                    <w:rPr>
                                      <w:rFonts w:ascii="Calibri" w:hAnsi="Calibri" w:cs="Calibri"/>
                                      <w:color w:val="000000"/>
                                    </w:rPr>
                                  </w:rPrChange>
                                </w:rPr>
                                <w:t>1.00</w:t>
                              </w:r>
                            </w:ins>
                            <w:del w:id="4724" w:author="Maino Vieytes, Christian (NIH/NIA/IRP) [F]" w:date="2023-11-15T15:57:00Z">
                              <w:r w:rsidRPr="008A6C8D" w:rsidDel="0055657D">
                                <w:rPr>
                                  <w:rFonts w:ascii="Times New Roman" w:hAnsi="Times New Roman" w:cs="Times New Roman"/>
                                  <w:sz w:val="18"/>
                                  <w:szCs w:val="18"/>
                                  <w:rPrChange w:id="4725"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4726" w:author="Maino Vieytes, Christian (NIH/NIA/IRP) [F]" w:date="2023-11-15T16:29:00Z">
                              <w:tcPr>
                                <w:tcW w:w="1616" w:type="dxa"/>
                                <w:gridSpan w:val="2"/>
                                <w:noWrap/>
                                <w:vAlign w:val="center"/>
                                <w:hideMark/>
                              </w:tcPr>
                            </w:tcPrChange>
                          </w:tcPr>
                          <w:p w14:paraId="6051D0F2" w14:textId="5C29EBC2" w:rsidR="002B4FE9" w:rsidRPr="002B4FE9" w:rsidRDefault="002B4FE9" w:rsidP="002B4FE9">
                            <w:pPr>
                              <w:jc w:val="center"/>
                              <w:rPr>
                                <w:rFonts w:ascii="Times New Roman" w:hAnsi="Times New Roman" w:cs="Times New Roman"/>
                                <w:sz w:val="18"/>
                                <w:szCs w:val="18"/>
                                <w:rPrChange w:id="4727" w:author="Maino Vieytes, Christian (NIH/NIA/IRP) [F]" w:date="2023-11-15T16:29:00Z">
                                  <w:rPr>
                                    <w:rFonts w:ascii="Times New Roman" w:hAnsi="Times New Roman" w:cs="Times New Roman"/>
                                    <w:sz w:val="20"/>
                                    <w:szCs w:val="20"/>
                                  </w:rPr>
                                </w:rPrChange>
                              </w:rPr>
                            </w:pPr>
                            <w:ins w:id="4728" w:author="Maino Vieytes, Christian (NIH/NIA/IRP) [F]" w:date="2023-11-15T16:28:00Z">
                              <w:r w:rsidRPr="002B4FE9">
                                <w:rPr>
                                  <w:rFonts w:ascii="Times New Roman" w:hAnsi="Times New Roman" w:cs="Times New Roman"/>
                                  <w:color w:val="000000"/>
                                  <w:sz w:val="18"/>
                                  <w:szCs w:val="18"/>
                                  <w:rPrChange w:id="4729" w:author="Maino Vieytes, Christian (NIH/NIA/IRP) [F]" w:date="2023-11-15T16:29:00Z">
                                    <w:rPr>
                                      <w:rFonts w:ascii="Calibri" w:hAnsi="Calibri" w:cs="Calibri"/>
                                      <w:color w:val="000000"/>
                                    </w:rPr>
                                  </w:rPrChange>
                                </w:rPr>
                                <w:t>1.06 (0.40-2.77)</w:t>
                              </w:r>
                            </w:ins>
                            <w:del w:id="4730" w:author="Maino Vieytes, Christian (NIH/NIA/IRP) [F]" w:date="2023-11-15T15:57:00Z">
                              <w:r w:rsidRPr="002B4FE9" w:rsidDel="0055657D">
                                <w:rPr>
                                  <w:rFonts w:ascii="Times New Roman" w:hAnsi="Times New Roman" w:cs="Times New Roman"/>
                                  <w:sz w:val="18"/>
                                  <w:szCs w:val="18"/>
                                  <w:rPrChange w:id="4731" w:author="Maino Vieytes, Christian (NIH/NIA/IRP) [F]" w:date="2023-11-15T16:29:00Z">
                                    <w:rPr>
                                      <w:rFonts w:ascii="Times New Roman" w:hAnsi="Times New Roman" w:cs="Times New Roman"/>
                                      <w:sz w:val="20"/>
                                      <w:szCs w:val="20"/>
                                    </w:rPr>
                                  </w:rPrChange>
                                </w:rPr>
                                <w:delText>1.38 (0.75-2.52)</w:delText>
                              </w:r>
                            </w:del>
                          </w:p>
                        </w:tc>
                        <w:tc>
                          <w:tcPr>
                            <w:tcW w:w="1716" w:type="dxa"/>
                            <w:noWrap/>
                            <w:vAlign w:val="center"/>
                            <w:hideMark/>
                            <w:tcPrChange w:id="4732" w:author="Maino Vieytes, Christian (NIH/NIA/IRP) [F]" w:date="2023-11-15T16:29:00Z">
                              <w:tcPr>
                                <w:tcW w:w="1716" w:type="dxa"/>
                                <w:gridSpan w:val="2"/>
                                <w:noWrap/>
                                <w:vAlign w:val="center"/>
                                <w:hideMark/>
                              </w:tcPr>
                            </w:tcPrChange>
                          </w:tcPr>
                          <w:p w14:paraId="3DC9C19C" w14:textId="59E63004" w:rsidR="002B4FE9" w:rsidRPr="002B4FE9" w:rsidRDefault="002B4FE9" w:rsidP="002B4FE9">
                            <w:pPr>
                              <w:jc w:val="center"/>
                              <w:rPr>
                                <w:rFonts w:ascii="Times New Roman" w:hAnsi="Times New Roman" w:cs="Times New Roman"/>
                                <w:sz w:val="18"/>
                                <w:szCs w:val="18"/>
                                <w:rPrChange w:id="4733" w:author="Maino Vieytes, Christian (NIH/NIA/IRP) [F]" w:date="2023-11-15T16:29:00Z">
                                  <w:rPr>
                                    <w:rFonts w:ascii="Times New Roman" w:hAnsi="Times New Roman" w:cs="Times New Roman"/>
                                    <w:sz w:val="20"/>
                                    <w:szCs w:val="20"/>
                                  </w:rPr>
                                </w:rPrChange>
                              </w:rPr>
                            </w:pPr>
                            <w:ins w:id="4734" w:author="Maino Vieytes, Christian (NIH/NIA/IRP) [F]" w:date="2023-11-15T16:28:00Z">
                              <w:r w:rsidRPr="002B4FE9">
                                <w:rPr>
                                  <w:rFonts w:ascii="Times New Roman" w:hAnsi="Times New Roman" w:cs="Times New Roman"/>
                                  <w:color w:val="000000"/>
                                  <w:sz w:val="18"/>
                                  <w:szCs w:val="18"/>
                                  <w:rPrChange w:id="4735" w:author="Maino Vieytes, Christian (NIH/NIA/IRP) [F]" w:date="2023-11-15T16:29:00Z">
                                    <w:rPr>
                                      <w:rFonts w:ascii="Calibri" w:hAnsi="Calibri" w:cs="Calibri"/>
                                      <w:color w:val="000000"/>
                                    </w:rPr>
                                  </w:rPrChange>
                                </w:rPr>
                                <w:t>0.67 (0.34-1.32)</w:t>
                              </w:r>
                            </w:ins>
                            <w:del w:id="4736" w:author="Maino Vieytes, Christian (NIH/NIA/IRP) [F]" w:date="2023-11-15T15:57:00Z">
                              <w:r w:rsidRPr="002B4FE9" w:rsidDel="0055657D">
                                <w:rPr>
                                  <w:rFonts w:ascii="Times New Roman" w:hAnsi="Times New Roman" w:cs="Times New Roman"/>
                                  <w:sz w:val="18"/>
                                  <w:szCs w:val="18"/>
                                  <w:rPrChange w:id="4737" w:author="Maino Vieytes, Christian (NIH/NIA/IRP) [F]" w:date="2023-11-15T16:29:00Z">
                                    <w:rPr>
                                      <w:rFonts w:ascii="Times New Roman" w:hAnsi="Times New Roman" w:cs="Times New Roman"/>
                                      <w:sz w:val="20"/>
                                      <w:szCs w:val="20"/>
                                    </w:rPr>
                                  </w:rPrChange>
                                </w:rPr>
                                <w:delText>1.01 (0.55-1.86)</w:delText>
                              </w:r>
                            </w:del>
                          </w:p>
                        </w:tc>
                        <w:tc>
                          <w:tcPr>
                            <w:tcW w:w="1716" w:type="dxa"/>
                            <w:noWrap/>
                            <w:vAlign w:val="center"/>
                            <w:hideMark/>
                            <w:tcPrChange w:id="4738" w:author="Maino Vieytes, Christian (NIH/NIA/IRP) [F]" w:date="2023-11-15T16:29:00Z">
                              <w:tcPr>
                                <w:tcW w:w="1716" w:type="dxa"/>
                                <w:gridSpan w:val="2"/>
                                <w:noWrap/>
                                <w:vAlign w:val="center"/>
                                <w:hideMark/>
                              </w:tcPr>
                            </w:tcPrChange>
                          </w:tcPr>
                          <w:p w14:paraId="00155485" w14:textId="455264C1" w:rsidR="002B4FE9" w:rsidRPr="002B4FE9" w:rsidRDefault="002B4FE9" w:rsidP="002B4FE9">
                            <w:pPr>
                              <w:jc w:val="center"/>
                              <w:rPr>
                                <w:rFonts w:ascii="Times New Roman" w:hAnsi="Times New Roman" w:cs="Times New Roman"/>
                                <w:sz w:val="18"/>
                                <w:szCs w:val="18"/>
                                <w:rPrChange w:id="4739" w:author="Maino Vieytes, Christian (NIH/NIA/IRP) [F]" w:date="2023-11-15T16:29:00Z">
                                  <w:rPr>
                                    <w:rFonts w:ascii="Times New Roman" w:hAnsi="Times New Roman" w:cs="Times New Roman"/>
                                    <w:sz w:val="20"/>
                                    <w:szCs w:val="20"/>
                                  </w:rPr>
                                </w:rPrChange>
                              </w:rPr>
                            </w:pPr>
                            <w:ins w:id="4740" w:author="Maino Vieytes, Christian (NIH/NIA/IRP) [F]" w:date="2023-11-15T16:28:00Z">
                              <w:r w:rsidRPr="002B4FE9">
                                <w:rPr>
                                  <w:rFonts w:ascii="Times New Roman" w:hAnsi="Times New Roman" w:cs="Times New Roman"/>
                                  <w:color w:val="000000"/>
                                  <w:sz w:val="18"/>
                                  <w:szCs w:val="18"/>
                                  <w:rPrChange w:id="4741" w:author="Maino Vieytes, Christian (NIH/NIA/IRP) [F]" w:date="2023-11-15T16:29:00Z">
                                    <w:rPr>
                                      <w:rFonts w:ascii="Calibri" w:hAnsi="Calibri" w:cs="Calibri"/>
                                      <w:color w:val="000000"/>
                                    </w:rPr>
                                  </w:rPrChange>
                                </w:rPr>
                                <w:t>1.21 (0.68-2.15)</w:t>
                              </w:r>
                            </w:ins>
                            <w:del w:id="4742" w:author="Maino Vieytes, Christian (NIH/NIA/IRP) [F]" w:date="2023-11-15T15:57:00Z">
                              <w:r w:rsidRPr="002B4FE9" w:rsidDel="0055657D">
                                <w:rPr>
                                  <w:rFonts w:ascii="Times New Roman" w:hAnsi="Times New Roman" w:cs="Times New Roman"/>
                                  <w:sz w:val="18"/>
                                  <w:szCs w:val="18"/>
                                  <w:rPrChange w:id="4743" w:author="Maino Vieytes, Christian (NIH/NIA/IRP) [F]" w:date="2023-11-15T16:29:00Z">
                                    <w:rPr>
                                      <w:rFonts w:ascii="Times New Roman" w:hAnsi="Times New Roman" w:cs="Times New Roman"/>
                                      <w:sz w:val="20"/>
                                      <w:szCs w:val="20"/>
                                    </w:rPr>
                                  </w:rPrChange>
                                </w:rPr>
                                <w:delText>0.68 (0.35-1.35)</w:delText>
                              </w:r>
                            </w:del>
                          </w:p>
                        </w:tc>
                        <w:tc>
                          <w:tcPr>
                            <w:tcW w:w="1816" w:type="dxa"/>
                            <w:noWrap/>
                            <w:vAlign w:val="center"/>
                            <w:hideMark/>
                            <w:tcPrChange w:id="4744" w:author="Maino Vieytes, Christian (NIH/NIA/IRP) [F]" w:date="2023-11-15T16:29:00Z">
                              <w:tcPr>
                                <w:tcW w:w="1816" w:type="dxa"/>
                                <w:gridSpan w:val="2"/>
                                <w:noWrap/>
                                <w:vAlign w:val="center"/>
                                <w:hideMark/>
                              </w:tcPr>
                            </w:tcPrChange>
                          </w:tcPr>
                          <w:p w14:paraId="4D58136F" w14:textId="0A42F5C4" w:rsidR="002B4FE9" w:rsidRPr="002B4FE9" w:rsidRDefault="002B4FE9" w:rsidP="002B4FE9">
                            <w:pPr>
                              <w:jc w:val="center"/>
                              <w:rPr>
                                <w:rFonts w:ascii="Times New Roman" w:hAnsi="Times New Roman" w:cs="Times New Roman"/>
                                <w:sz w:val="18"/>
                                <w:szCs w:val="18"/>
                                <w:rPrChange w:id="4745" w:author="Maino Vieytes, Christian (NIH/NIA/IRP) [F]" w:date="2023-11-15T16:29:00Z">
                                  <w:rPr>
                                    <w:rFonts w:ascii="Times New Roman" w:hAnsi="Times New Roman" w:cs="Times New Roman"/>
                                    <w:sz w:val="20"/>
                                    <w:szCs w:val="20"/>
                                  </w:rPr>
                                </w:rPrChange>
                              </w:rPr>
                            </w:pPr>
                            <w:ins w:id="4746" w:author="Maino Vieytes, Christian (NIH/NIA/IRP) [F]" w:date="2023-11-15T16:28:00Z">
                              <w:r w:rsidRPr="002B4FE9">
                                <w:rPr>
                                  <w:rFonts w:ascii="Times New Roman" w:hAnsi="Times New Roman" w:cs="Times New Roman"/>
                                  <w:color w:val="000000"/>
                                  <w:sz w:val="18"/>
                                  <w:szCs w:val="18"/>
                                  <w:rPrChange w:id="4747" w:author="Maino Vieytes, Christian (NIH/NIA/IRP) [F]" w:date="2023-11-15T16:29:00Z">
                                    <w:rPr>
                                      <w:rFonts w:ascii="Calibri" w:hAnsi="Calibri" w:cs="Calibri"/>
                                      <w:color w:val="000000"/>
                                    </w:rPr>
                                  </w:rPrChange>
                                </w:rPr>
                                <w:t>0.96 (0.49-1.87)</w:t>
                              </w:r>
                            </w:ins>
                            <w:del w:id="4748" w:author="Maino Vieytes, Christian (NIH/NIA/IRP) [F]" w:date="2023-11-15T15:57:00Z">
                              <w:r w:rsidRPr="002B4FE9" w:rsidDel="0055657D">
                                <w:rPr>
                                  <w:rFonts w:ascii="Times New Roman" w:hAnsi="Times New Roman" w:cs="Times New Roman"/>
                                  <w:sz w:val="18"/>
                                  <w:szCs w:val="18"/>
                                  <w:rPrChange w:id="4749" w:author="Maino Vieytes, Christian (NIH/NIA/IRP) [F]" w:date="2023-11-15T16:29:00Z">
                                    <w:rPr>
                                      <w:rFonts w:ascii="Times New Roman" w:hAnsi="Times New Roman" w:cs="Times New Roman"/>
                                      <w:sz w:val="20"/>
                                      <w:szCs w:val="20"/>
                                    </w:rPr>
                                  </w:rPrChange>
                                </w:rPr>
                                <w:delText>1.03 (0.54-1.96)</w:delText>
                              </w:r>
                            </w:del>
                          </w:p>
                        </w:tc>
                        <w:tc>
                          <w:tcPr>
                            <w:tcW w:w="1196" w:type="dxa"/>
                            <w:noWrap/>
                            <w:vAlign w:val="center"/>
                            <w:hideMark/>
                            <w:tcPrChange w:id="4750" w:author="Maino Vieytes, Christian (NIH/NIA/IRP) [F]" w:date="2023-11-15T16:29:00Z">
                              <w:tcPr>
                                <w:tcW w:w="1000" w:type="dxa"/>
                                <w:gridSpan w:val="2"/>
                                <w:noWrap/>
                                <w:vAlign w:val="center"/>
                                <w:hideMark/>
                              </w:tcPr>
                            </w:tcPrChange>
                          </w:tcPr>
                          <w:p w14:paraId="46EE6E1B" w14:textId="7ED41FCC" w:rsidR="002B4FE9" w:rsidRPr="002B4FE9" w:rsidRDefault="002B4FE9" w:rsidP="002B4FE9">
                            <w:pPr>
                              <w:jc w:val="center"/>
                              <w:rPr>
                                <w:rFonts w:ascii="Times New Roman" w:hAnsi="Times New Roman" w:cs="Times New Roman"/>
                                <w:sz w:val="18"/>
                                <w:szCs w:val="18"/>
                                <w:rPrChange w:id="4751" w:author="Maino Vieytes, Christian (NIH/NIA/IRP) [F]" w:date="2023-11-15T16:29:00Z">
                                  <w:rPr>
                                    <w:rFonts w:ascii="Times New Roman" w:hAnsi="Times New Roman" w:cs="Times New Roman"/>
                                    <w:sz w:val="20"/>
                                    <w:szCs w:val="20"/>
                                  </w:rPr>
                                </w:rPrChange>
                              </w:rPr>
                            </w:pPr>
                            <w:ins w:id="4752" w:author="Maino Vieytes, Christian (NIH/NIA/IRP) [F]" w:date="2023-11-15T16:28:00Z">
                              <w:r w:rsidRPr="002B4FE9">
                                <w:rPr>
                                  <w:rFonts w:ascii="Times New Roman" w:hAnsi="Times New Roman" w:cs="Times New Roman"/>
                                  <w:color w:val="000000"/>
                                  <w:sz w:val="18"/>
                                  <w:szCs w:val="18"/>
                                  <w:rPrChange w:id="4753" w:author="Maino Vieytes, Christian (NIH/NIA/IRP) [F]" w:date="2023-11-15T16:29:00Z">
                                    <w:rPr>
                                      <w:rFonts w:ascii="Calibri" w:hAnsi="Calibri" w:cs="Calibri"/>
                                      <w:color w:val="000000"/>
                                    </w:rPr>
                                  </w:rPrChange>
                                </w:rPr>
                                <w:t>0.95</w:t>
                              </w:r>
                            </w:ins>
                            <w:del w:id="4754" w:author="Maino Vieytes, Christian (NIH/NIA/IRP) [F]" w:date="2023-11-15T15:57:00Z">
                              <w:r w:rsidRPr="002B4FE9" w:rsidDel="0055657D">
                                <w:rPr>
                                  <w:rFonts w:ascii="Times New Roman" w:hAnsi="Times New Roman" w:cs="Times New Roman"/>
                                  <w:sz w:val="18"/>
                                  <w:szCs w:val="18"/>
                                  <w:rPrChange w:id="4755" w:author="Maino Vieytes, Christian (NIH/NIA/IRP) [F]" w:date="2023-11-15T16:29:00Z">
                                    <w:rPr>
                                      <w:rFonts w:ascii="Times New Roman" w:hAnsi="Times New Roman" w:cs="Times New Roman"/>
                                      <w:sz w:val="20"/>
                                      <w:szCs w:val="20"/>
                                    </w:rPr>
                                  </w:rPrChange>
                                </w:rPr>
                                <w:delText>0.49</w:delText>
                              </w:r>
                            </w:del>
                          </w:p>
                        </w:tc>
                        <w:tc>
                          <w:tcPr>
                            <w:tcW w:w="1622" w:type="dxa"/>
                            <w:noWrap/>
                            <w:vAlign w:val="center"/>
                            <w:hideMark/>
                            <w:tcPrChange w:id="4756" w:author="Maino Vieytes, Christian (NIH/NIA/IRP) [F]" w:date="2023-11-15T16:29:00Z">
                              <w:tcPr>
                                <w:tcW w:w="1816" w:type="dxa"/>
                                <w:gridSpan w:val="5"/>
                                <w:noWrap/>
                                <w:vAlign w:val="center"/>
                                <w:hideMark/>
                              </w:tcPr>
                            </w:tcPrChange>
                          </w:tcPr>
                          <w:p w14:paraId="4402CEAF" w14:textId="3F564ED9" w:rsidR="002B4FE9" w:rsidRPr="002B4FE9" w:rsidRDefault="002B4FE9" w:rsidP="002B4FE9">
                            <w:pPr>
                              <w:jc w:val="center"/>
                              <w:rPr>
                                <w:rFonts w:ascii="Times New Roman" w:hAnsi="Times New Roman" w:cs="Times New Roman"/>
                                <w:sz w:val="18"/>
                                <w:szCs w:val="18"/>
                                <w:rPrChange w:id="4757" w:author="Maino Vieytes, Christian (NIH/NIA/IRP) [F]" w:date="2023-11-15T16:29:00Z">
                                  <w:rPr>
                                    <w:rFonts w:ascii="Times New Roman" w:hAnsi="Times New Roman" w:cs="Times New Roman"/>
                                    <w:sz w:val="20"/>
                                    <w:szCs w:val="20"/>
                                  </w:rPr>
                                </w:rPrChange>
                              </w:rPr>
                            </w:pPr>
                            <w:ins w:id="4758" w:author="Maino Vieytes, Christian (NIH/NIA/IRP) [F]" w:date="2023-11-15T16:28:00Z">
                              <w:r w:rsidRPr="002B4FE9">
                                <w:rPr>
                                  <w:rFonts w:ascii="Times New Roman" w:hAnsi="Times New Roman" w:cs="Times New Roman"/>
                                  <w:color w:val="000000"/>
                                  <w:sz w:val="18"/>
                                  <w:szCs w:val="18"/>
                                  <w:rPrChange w:id="4759" w:author="Maino Vieytes, Christian (NIH/NIA/IRP) [F]" w:date="2023-11-15T16:29:00Z">
                                    <w:rPr>
                                      <w:rFonts w:ascii="Calibri" w:hAnsi="Calibri" w:cs="Calibri"/>
                                      <w:color w:val="000000"/>
                                    </w:rPr>
                                  </w:rPrChange>
                                </w:rPr>
                                <w:t>1.05 (0.85-1.31)</w:t>
                              </w:r>
                            </w:ins>
                            <w:del w:id="4760" w:author="Maino Vieytes, Christian (NIH/NIA/IRP) [F]" w:date="2023-11-15T15:57:00Z">
                              <w:r w:rsidRPr="002B4FE9" w:rsidDel="0055657D">
                                <w:rPr>
                                  <w:rFonts w:ascii="Times New Roman" w:hAnsi="Times New Roman" w:cs="Times New Roman"/>
                                  <w:sz w:val="18"/>
                                  <w:szCs w:val="18"/>
                                  <w:rPrChange w:id="4761" w:author="Maino Vieytes, Christian (NIH/NIA/IRP) [F]" w:date="2023-11-15T16:29:00Z">
                                    <w:rPr>
                                      <w:rFonts w:ascii="Times New Roman" w:hAnsi="Times New Roman" w:cs="Times New Roman"/>
                                      <w:sz w:val="20"/>
                                      <w:szCs w:val="20"/>
                                    </w:rPr>
                                  </w:rPrChange>
                                </w:rPr>
                                <w:delText>0.99 (0.82-1.21)</w:delText>
                              </w:r>
                            </w:del>
                          </w:p>
                        </w:tc>
                        <w:tc>
                          <w:tcPr>
                            <w:tcW w:w="1310" w:type="dxa"/>
                            <w:noWrap/>
                            <w:vAlign w:val="center"/>
                            <w:hideMark/>
                            <w:tcPrChange w:id="4762" w:author="Maino Vieytes, Christian (NIH/NIA/IRP) [F]" w:date="2023-11-15T16:29:00Z">
                              <w:tcPr>
                                <w:tcW w:w="958" w:type="dxa"/>
                                <w:gridSpan w:val="3"/>
                                <w:noWrap/>
                                <w:vAlign w:val="center"/>
                                <w:hideMark/>
                              </w:tcPr>
                            </w:tcPrChange>
                          </w:tcPr>
                          <w:p w14:paraId="3ABFF75A" w14:textId="5AA71F63" w:rsidR="002B4FE9" w:rsidRPr="002B4FE9" w:rsidRDefault="002B4FE9" w:rsidP="002B4FE9">
                            <w:pPr>
                              <w:jc w:val="center"/>
                              <w:rPr>
                                <w:rFonts w:ascii="Times New Roman" w:hAnsi="Times New Roman" w:cs="Times New Roman"/>
                                <w:sz w:val="18"/>
                                <w:szCs w:val="18"/>
                                <w:rPrChange w:id="4763" w:author="Maino Vieytes, Christian (NIH/NIA/IRP) [F]" w:date="2023-11-15T16:29:00Z">
                                  <w:rPr>
                                    <w:rFonts w:ascii="Times New Roman" w:hAnsi="Times New Roman" w:cs="Times New Roman"/>
                                    <w:sz w:val="20"/>
                                    <w:szCs w:val="20"/>
                                  </w:rPr>
                                </w:rPrChange>
                              </w:rPr>
                            </w:pPr>
                            <w:ins w:id="4764" w:author="Maino Vieytes, Christian (NIH/NIA/IRP) [F]" w:date="2023-11-15T16:28:00Z">
                              <w:r w:rsidRPr="002B4FE9">
                                <w:rPr>
                                  <w:rFonts w:ascii="Times New Roman" w:hAnsi="Times New Roman" w:cs="Times New Roman"/>
                                  <w:color w:val="000000"/>
                                  <w:sz w:val="18"/>
                                  <w:szCs w:val="18"/>
                                  <w:rPrChange w:id="4765" w:author="Maino Vieytes, Christian (NIH/NIA/IRP) [F]" w:date="2023-11-15T16:29:00Z">
                                    <w:rPr>
                                      <w:rFonts w:ascii="Calibri" w:hAnsi="Calibri" w:cs="Calibri"/>
                                      <w:color w:val="000000"/>
                                    </w:rPr>
                                  </w:rPrChange>
                                </w:rPr>
                                <w:t>0.73</w:t>
                              </w:r>
                            </w:ins>
                            <w:del w:id="4766" w:author="Maino Vieytes, Christian (NIH/NIA/IRP) [F]" w:date="2023-11-15T15:57:00Z">
                              <w:r w:rsidRPr="002B4FE9" w:rsidDel="0055657D">
                                <w:rPr>
                                  <w:rFonts w:ascii="Times New Roman" w:hAnsi="Times New Roman" w:cs="Times New Roman"/>
                                  <w:color w:val="000000"/>
                                  <w:sz w:val="18"/>
                                  <w:szCs w:val="18"/>
                                  <w:rPrChange w:id="4767" w:author="Maino Vieytes, Christian (NIH/NIA/IRP) [F]" w:date="2023-11-15T16:29:00Z">
                                    <w:rPr>
                                      <w:rFonts w:ascii="Times New Roman" w:hAnsi="Times New Roman" w:cs="Times New Roman"/>
                                      <w:color w:val="000000"/>
                                      <w:sz w:val="20"/>
                                      <w:szCs w:val="20"/>
                                    </w:rPr>
                                  </w:rPrChange>
                                </w:rPr>
                                <w:delText>0.49</w:delText>
                              </w:r>
                            </w:del>
                          </w:p>
                        </w:tc>
                      </w:tr>
                      <w:tr w:rsidR="002B4FE9" w:rsidRPr="008A6C8D" w14:paraId="7C4658F1" w14:textId="77777777" w:rsidTr="002B4FE9">
                        <w:trPr>
                          <w:trHeight w:val="320"/>
                          <w:trPrChange w:id="4768" w:author="Maino Vieytes, Christian (NIH/NIA/IRP) [F]" w:date="2023-11-15T16:29:00Z">
                            <w:trPr>
                              <w:gridAfter w:val="0"/>
                              <w:trHeight w:val="320"/>
                            </w:trPr>
                          </w:trPrChange>
                        </w:trPr>
                        <w:tc>
                          <w:tcPr>
                            <w:tcW w:w="2317" w:type="dxa"/>
                            <w:noWrap/>
                            <w:vAlign w:val="center"/>
                            <w:tcPrChange w:id="4769" w:author="Maino Vieytes, Christian (NIH/NIA/IRP) [F]" w:date="2023-11-15T16:29:00Z">
                              <w:tcPr>
                                <w:tcW w:w="2317" w:type="dxa"/>
                                <w:noWrap/>
                                <w:vAlign w:val="center"/>
                              </w:tcPr>
                            </w:tcPrChange>
                          </w:tcPr>
                          <w:p w14:paraId="7D1502C3" w14:textId="77777777" w:rsidR="002B4FE9" w:rsidRPr="008A6C8D" w:rsidRDefault="002B4FE9" w:rsidP="002B4FE9">
                            <w:pPr>
                              <w:rPr>
                                <w:rFonts w:ascii="Times New Roman" w:hAnsi="Times New Roman" w:cs="Times New Roman"/>
                                <w:sz w:val="18"/>
                                <w:szCs w:val="18"/>
                                <w:rPrChange w:id="4770"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4771" w:author="Maino Vieytes, Christian (NIH/NIA/IRP) [F]" w:date="2023-11-15T15:57:00Z">
                                  <w:rPr>
                                    <w:rFonts w:ascii="Times New Roman" w:hAnsi="Times New Roman" w:cs="Times New Roman"/>
                                    <w:sz w:val="20"/>
                                    <w:szCs w:val="20"/>
                                  </w:rPr>
                                </w:rPrChange>
                              </w:rPr>
                              <w:t>HEI-2015</w:t>
                            </w:r>
                            <w:r w:rsidRPr="008A6C8D">
                              <w:rPr>
                                <w:rFonts w:ascii="Times New Roman" w:hAnsi="Times New Roman" w:cs="Times New Roman"/>
                                <w:sz w:val="18"/>
                                <w:szCs w:val="18"/>
                                <w:vertAlign w:val="superscript"/>
                                <w:rPrChange w:id="4772" w:author="Maino Vieytes, Christian (NIH/NIA/IRP) [F]" w:date="2023-11-15T15:57:00Z">
                                  <w:rPr>
                                    <w:rFonts w:ascii="Times New Roman" w:hAnsi="Times New Roman" w:cs="Times New Roman"/>
                                    <w:sz w:val="20"/>
                                    <w:szCs w:val="20"/>
                                    <w:vertAlign w:val="superscript"/>
                                  </w:rPr>
                                </w:rPrChange>
                              </w:rPr>
                              <w:t>e</w:t>
                            </w:r>
                          </w:p>
                        </w:tc>
                        <w:tc>
                          <w:tcPr>
                            <w:tcW w:w="936" w:type="dxa"/>
                            <w:noWrap/>
                            <w:vAlign w:val="center"/>
                            <w:tcPrChange w:id="4773" w:author="Maino Vieytes, Christian (NIH/NIA/IRP) [F]" w:date="2023-11-15T16:29:00Z">
                              <w:tcPr>
                                <w:tcW w:w="720" w:type="dxa"/>
                                <w:gridSpan w:val="2"/>
                                <w:noWrap/>
                                <w:vAlign w:val="center"/>
                              </w:tcPr>
                            </w:tcPrChange>
                          </w:tcPr>
                          <w:p w14:paraId="2A17E076" w14:textId="7AEF3C8D" w:rsidR="002B4FE9" w:rsidRPr="008A6C8D" w:rsidRDefault="002B4FE9" w:rsidP="002B4FE9">
                            <w:pPr>
                              <w:jc w:val="center"/>
                              <w:rPr>
                                <w:rFonts w:ascii="Times New Roman" w:hAnsi="Times New Roman" w:cs="Times New Roman"/>
                                <w:sz w:val="18"/>
                                <w:szCs w:val="18"/>
                                <w:rPrChange w:id="4774" w:author="Maino Vieytes, Christian (NIH/NIA/IRP) [F]" w:date="2023-11-15T15:57:00Z">
                                  <w:rPr>
                                    <w:rFonts w:ascii="Times New Roman" w:hAnsi="Times New Roman" w:cs="Times New Roman"/>
                                    <w:sz w:val="20"/>
                                    <w:szCs w:val="20"/>
                                  </w:rPr>
                                </w:rPrChange>
                              </w:rPr>
                            </w:pPr>
                            <w:ins w:id="4775" w:author="Maino Vieytes, Christian (NIH/NIA/IRP) [F]" w:date="2023-11-15T15:57:00Z">
                              <w:r w:rsidRPr="008A6C8D">
                                <w:rPr>
                                  <w:rFonts w:ascii="Times New Roman" w:hAnsi="Times New Roman" w:cs="Times New Roman"/>
                                  <w:color w:val="000000"/>
                                  <w:sz w:val="18"/>
                                  <w:szCs w:val="18"/>
                                  <w:rPrChange w:id="4776" w:author="Maino Vieytes, Christian (NIH/NIA/IRP) [F]" w:date="2023-11-15T15:57:00Z">
                                    <w:rPr>
                                      <w:rFonts w:ascii="Calibri" w:hAnsi="Calibri" w:cs="Calibri"/>
                                      <w:color w:val="000000"/>
                                    </w:rPr>
                                  </w:rPrChange>
                                </w:rPr>
                                <w:t>1246</w:t>
                              </w:r>
                            </w:ins>
                            <w:del w:id="4777" w:author="Maino Vieytes, Christian (NIH/NIA/IRP) [F]" w:date="2023-11-15T15:57:00Z">
                              <w:r w:rsidRPr="008A6C8D" w:rsidDel="0055657D">
                                <w:rPr>
                                  <w:rFonts w:ascii="Times New Roman" w:hAnsi="Times New Roman" w:cs="Times New Roman"/>
                                  <w:color w:val="000000"/>
                                  <w:sz w:val="18"/>
                                  <w:szCs w:val="18"/>
                                  <w:rPrChange w:id="4778" w:author="Maino Vieytes, Christian (NIH/NIA/IRP) [F]" w:date="2023-11-15T15:57:00Z">
                                    <w:rPr>
                                      <w:rFonts w:ascii="Times New Roman" w:hAnsi="Times New Roman" w:cs="Times New Roman"/>
                                      <w:color w:val="000000"/>
                                      <w:sz w:val="20"/>
                                      <w:szCs w:val="20"/>
                                    </w:rPr>
                                  </w:rPrChange>
                                </w:rPr>
                                <w:delText>2493</w:delText>
                              </w:r>
                            </w:del>
                          </w:p>
                        </w:tc>
                        <w:tc>
                          <w:tcPr>
                            <w:tcW w:w="846" w:type="dxa"/>
                            <w:noWrap/>
                            <w:vAlign w:val="center"/>
                            <w:tcPrChange w:id="4779" w:author="Maino Vieytes, Christian (NIH/NIA/IRP) [F]" w:date="2023-11-15T16:29:00Z">
                              <w:tcPr>
                                <w:tcW w:w="720" w:type="dxa"/>
                                <w:gridSpan w:val="2"/>
                                <w:noWrap/>
                                <w:vAlign w:val="center"/>
                              </w:tcPr>
                            </w:tcPrChange>
                          </w:tcPr>
                          <w:p w14:paraId="710ADED0" w14:textId="7206AF45" w:rsidR="002B4FE9" w:rsidRPr="008A6C8D" w:rsidRDefault="002B4FE9" w:rsidP="002B4FE9">
                            <w:pPr>
                              <w:jc w:val="center"/>
                              <w:rPr>
                                <w:rFonts w:ascii="Times New Roman" w:hAnsi="Times New Roman" w:cs="Times New Roman"/>
                                <w:sz w:val="18"/>
                                <w:szCs w:val="18"/>
                                <w:rPrChange w:id="4780" w:author="Maino Vieytes, Christian (NIH/NIA/IRP) [F]" w:date="2023-11-15T15:57:00Z">
                                  <w:rPr>
                                    <w:rFonts w:ascii="Times New Roman" w:hAnsi="Times New Roman" w:cs="Times New Roman"/>
                                    <w:sz w:val="20"/>
                                    <w:szCs w:val="20"/>
                                  </w:rPr>
                                </w:rPrChange>
                              </w:rPr>
                            </w:pPr>
                            <w:ins w:id="4781" w:author="Maino Vieytes, Christian (NIH/NIA/IRP) [F]" w:date="2023-11-15T15:57:00Z">
                              <w:r w:rsidRPr="008A6C8D">
                                <w:rPr>
                                  <w:rFonts w:ascii="Times New Roman" w:hAnsi="Times New Roman" w:cs="Times New Roman"/>
                                  <w:color w:val="000000"/>
                                  <w:sz w:val="18"/>
                                  <w:szCs w:val="18"/>
                                  <w:rPrChange w:id="4782" w:author="Maino Vieytes, Christian (NIH/NIA/IRP) [F]" w:date="2023-11-15T15:57:00Z">
                                    <w:rPr>
                                      <w:rFonts w:ascii="Calibri" w:hAnsi="Calibri" w:cs="Calibri"/>
                                      <w:color w:val="000000"/>
                                    </w:rPr>
                                  </w:rPrChange>
                                </w:rPr>
                                <w:t>1.00</w:t>
                              </w:r>
                            </w:ins>
                            <w:del w:id="4783" w:author="Maino Vieytes, Christian (NIH/NIA/IRP) [F]" w:date="2023-11-15T15:57:00Z">
                              <w:r w:rsidRPr="008A6C8D" w:rsidDel="0055657D">
                                <w:rPr>
                                  <w:rFonts w:ascii="Times New Roman" w:hAnsi="Times New Roman" w:cs="Times New Roman"/>
                                  <w:color w:val="000000"/>
                                  <w:sz w:val="18"/>
                                  <w:szCs w:val="18"/>
                                  <w:rPrChange w:id="4784" w:author="Maino Vieytes, Christian (NIH/NIA/IRP) [F]" w:date="2023-11-15T15:57:00Z">
                                    <w:rPr>
                                      <w:rFonts w:ascii="Times New Roman" w:hAnsi="Times New Roman" w:cs="Times New Roman"/>
                                      <w:color w:val="000000"/>
                                      <w:sz w:val="20"/>
                                      <w:szCs w:val="20"/>
                                    </w:rPr>
                                  </w:rPrChange>
                                </w:rPr>
                                <w:delText>1.00</w:delText>
                              </w:r>
                            </w:del>
                          </w:p>
                        </w:tc>
                        <w:tc>
                          <w:tcPr>
                            <w:tcW w:w="1616" w:type="dxa"/>
                            <w:noWrap/>
                            <w:vAlign w:val="center"/>
                            <w:tcPrChange w:id="4785" w:author="Maino Vieytes, Christian (NIH/NIA/IRP) [F]" w:date="2023-11-15T16:29:00Z">
                              <w:tcPr>
                                <w:tcW w:w="1616" w:type="dxa"/>
                                <w:gridSpan w:val="2"/>
                                <w:noWrap/>
                                <w:vAlign w:val="center"/>
                              </w:tcPr>
                            </w:tcPrChange>
                          </w:tcPr>
                          <w:p w14:paraId="4912CA7F" w14:textId="44312DC3" w:rsidR="002B4FE9" w:rsidRPr="002B4FE9" w:rsidRDefault="002B4FE9" w:rsidP="002B4FE9">
                            <w:pPr>
                              <w:jc w:val="center"/>
                              <w:rPr>
                                <w:rFonts w:ascii="Times New Roman" w:hAnsi="Times New Roman" w:cs="Times New Roman"/>
                                <w:sz w:val="18"/>
                                <w:szCs w:val="18"/>
                                <w:rPrChange w:id="4786" w:author="Maino Vieytes, Christian (NIH/NIA/IRP) [F]" w:date="2023-11-15T16:29:00Z">
                                  <w:rPr>
                                    <w:rFonts w:ascii="Times New Roman" w:hAnsi="Times New Roman" w:cs="Times New Roman"/>
                                    <w:sz w:val="20"/>
                                    <w:szCs w:val="20"/>
                                  </w:rPr>
                                </w:rPrChange>
                              </w:rPr>
                            </w:pPr>
                            <w:ins w:id="4787" w:author="Maino Vieytes, Christian (NIH/NIA/IRP) [F]" w:date="2023-11-15T16:28:00Z">
                              <w:r w:rsidRPr="002B4FE9">
                                <w:rPr>
                                  <w:rFonts w:ascii="Times New Roman" w:hAnsi="Times New Roman" w:cs="Times New Roman"/>
                                  <w:color w:val="000000"/>
                                  <w:sz w:val="18"/>
                                  <w:szCs w:val="18"/>
                                  <w:rPrChange w:id="4788" w:author="Maino Vieytes, Christian (NIH/NIA/IRP) [F]" w:date="2023-11-15T16:29:00Z">
                                    <w:rPr>
                                      <w:rFonts w:ascii="Calibri" w:hAnsi="Calibri" w:cs="Calibri"/>
                                      <w:color w:val="000000"/>
                                    </w:rPr>
                                  </w:rPrChange>
                                </w:rPr>
                                <w:t>1.23 (0.49-3.05)</w:t>
                              </w:r>
                            </w:ins>
                            <w:del w:id="4789" w:author="Maino Vieytes, Christian (NIH/NIA/IRP) [F]" w:date="2023-11-15T15:57:00Z">
                              <w:r w:rsidRPr="002B4FE9" w:rsidDel="0055657D">
                                <w:rPr>
                                  <w:rFonts w:ascii="Times New Roman" w:hAnsi="Times New Roman" w:cs="Times New Roman"/>
                                  <w:color w:val="000000"/>
                                  <w:sz w:val="18"/>
                                  <w:szCs w:val="18"/>
                                  <w:rPrChange w:id="4790" w:author="Maino Vieytes, Christian (NIH/NIA/IRP) [F]" w:date="2023-11-15T16:29:00Z">
                                    <w:rPr>
                                      <w:rFonts w:ascii="Times New Roman" w:hAnsi="Times New Roman" w:cs="Times New Roman"/>
                                      <w:color w:val="000000"/>
                                      <w:sz w:val="20"/>
                                      <w:szCs w:val="20"/>
                                    </w:rPr>
                                  </w:rPrChange>
                                </w:rPr>
                                <w:delText>0.75 (0.40-1.37)</w:delText>
                              </w:r>
                            </w:del>
                          </w:p>
                        </w:tc>
                        <w:tc>
                          <w:tcPr>
                            <w:tcW w:w="1716" w:type="dxa"/>
                            <w:noWrap/>
                            <w:vAlign w:val="center"/>
                            <w:tcPrChange w:id="4791" w:author="Maino Vieytes, Christian (NIH/NIA/IRP) [F]" w:date="2023-11-15T16:29:00Z">
                              <w:tcPr>
                                <w:tcW w:w="1716" w:type="dxa"/>
                                <w:gridSpan w:val="2"/>
                                <w:noWrap/>
                                <w:vAlign w:val="center"/>
                              </w:tcPr>
                            </w:tcPrChange>
                          </w:tcPr>
                          <w:p w14:paraId="70EF4A6B" w14:textId="22E84FC8" w:rsidR="002B4FE9" w:rsidRPr="002B4FE9" w:rsidRDefault="002B4FE9" w:rsidP="002B4FE9">
                            <w:pPr>
                              <w:jc w:val="center"/>
                              <w:rPr>
                                <w:rFonts w:ascii="Times New Roman" w:hAnsi="Times New Roman" w:cs="Times New Roman"/>
                                <w:sz w:val="18"/>
                                <w:szCs w:val="18"/>
                                <w:rPrChange w:id="4792" w:author="Maino Vieytes, Christian (NIH/NIA/IRP) [F]" w:date="2023-11-15T16:29:00Z">
                                  <w:rPr>
                                    <w:rFonts w:ascii="Times New Roman" w:hAnsi="Times New Roman" w:cs="Times New Roman"/>
                                    <w:sz w:val="20"/>
                                    <w:szCs w:val="20"/>
                                  </w:rPr>
                                </w:rPrChange>
                              </w:rPr>
                            </w:pPr>
                            <w:ins w:id="4793" w:author="Maino Vieytes, Christian (NIH/NIA/IRP) [F]" w:date="2023-11-15T16:28:00Z">
                              <w:r w:rsidRPr="002B4FE9">
                                <w:rPr>
                                  <w:rFonts w:ascii="Times New Roman" w:hAnsi="Times New Roman" w:cs="Times New Roman"/>
                                  <w:color w:val="000000"/>
                                  <w:sz w:val="18"/>
                                  <w:szCs w:val="18"/>
                                  <w:rPrChange w:id="4794" w:author="Maino Vieytes, Christian (NIH/NIA/IRP) [F]" w:date="2023-11-15T16:29:00Z">
                                    <w:rPr>
                                      <w:rFonts w:ascii="Calibri" w:hAnsi="Calibri" w:cs="Calibri"/>
                                      <w:color w:val="000000"/>
                                    </w:rPr>
                                  </w:rPrChange>
                                </w:rPr>
                                <w:t>0.62 (0.29-1.29)</w:t>
                              </w:r>
                            </w:ins>
                            <w:del w:id="4795" w:author="Maino Vieytes, Christian (NIH/NIA/IRP) [F]" w:date="2023-11-15T15:57:00Z">
                              <w:r w:rsidRPr="002B4FE9" w:rsidDel="0055657D">
                                <w:rPr>
                                  <w:rFonts w:ascii="Times New Roman" w:hAnsi="Times New Roman" w:cs="Times New Roman"/>
                                  <w:color w:val="000000"/>
                                  <w:sz w:val="18"/>
                                  <w:szCs w:val="18"/>
                                  <w:rPrChange w:id="4796" w:author="Maino Vieytes, Christian (NIH/NIA/IRP) [F]" w:date="2023-11-15T16:29:00Z">
                                    <w:rPr>
                                      <w:rFonts w:ascii="Times New Roman" w:hAnsi="Times New Roman" w:cs="Times New Roman"/>
                                      <w:color w:val="000000"/>
                                      <w:sz w:val="20"/>
                                      <w:szCs w:val="20"/>
                                    </w:rPr>
                                  </w:rPrChange>
                                </w:rPr>
                                <w:delText>0.51 (0.26-1.01)</w:delText>
                              </w:r>
                            </w:del>
                          </w:p>
                        </w:tc>
                        <w:tc>
                          <w:tcPr>
                            <w:tcW w:w="1716" w:type="dxa"/>
                            <w:noWrap/>
                            <w:vAlign w:val="center"/>
                            <w:tcPrChange w:id="4797" w:author="Maino Vieytes, Christian (NIH/NIA/IRP) [F]" w:date="2023-11-15T16:29:00Z">
                              <w:tcPr>
                                <w:tcW w:w="1716" w:type="dxa"/>
                                <w:gridSpan w:val="2"/>
                                <w:noWrap/>
                                <w:vAlign w:val="center"/>
                              </w:tcPr>
                            </w:tcPrChange>
                          </w:tcPr>
                          <w:p w14:paraId="2706D45F" w14:textId="2FD57358" w:rsidR="002B4FE9" w:rsidRPr="002B4FE9" w:rsidRDefault="002B4FE9" w:rsidP="002B4FE9">
                            <w:pPr>
                              <w:jc w:val="center"/>
                              <w:rPr>
                                <w:rFonts w:ascii="Times New Roman" w:hAnsi="Times New Roman" w:cs="Times New Roman"/>
                                <w:sz w:val="18"/>
                                <w:szCs w:val="18"/>
                                <w:rPrChange w:id="4798" w:author="Maino Vieytes, Christian (NIH/NIA/IRP) [F]" w:date="2023-11-15T16:29:00Z">
                                  <w:rPr>
                                    <w:rFonts w:ascii="Times New Roman" w:hAnsi="Times New Roman" w:cs="Times New Roman"/>
                                    <w:sz w:val="20"/>
                                    <w:szCs w:val="20"/>
                                  </w:rPr>
                                </w:rPrChange>
                              </w:rPr>
                            </w:pPr>
                            <w:ins w:id="4799" w:author="Maino Vieytes, Christian (NIH/NIA/IRP) [F]" w:date="2023-11-15T16:28:00Z">
                              <w:r w:rsidRPr="002B4FE9">
                                <w:rPr>
                                  <w:rFonts w:ascii="Times New Roman" w:hAnsi="Times New Roman" w:cs="Times New Roman"/>
                                  <w:color w:val="000000"/>
                                  <w:sz w:val="18"/>
                                  <w:szCs w:val="18"/>
                                  <w:rPrChange w:id="4800" w:author="Maino Vieytes, Christian (NIH/NIA/IRP) [F]" w:date="2023-11-15T16:29:00Z">
                                    <w:rPr>
                                      <w:rFonts w:ascii="Calibri" w:hAnsi="Calibri" w:cs="Calibri"/>
                                      <w:color w:val="000000"/>
                                    </w:rPr>
                                  </w:rPrChange>
                                </w:rPr>
                                <w:t>0.85 (0.45-1.63)</w:t>
                              </w:r>
                            </w:ins>
                            <w:del w:id="4801" w:author="Maino Vieytes, Christian (NIH/NIA/IRP) [F]" w:date="2023-11-15T15:57:00Z">
                              <w:r w:rsidRPr="002B4FE9" w:rsidDel="0055657D">
                                <w:rPr>
                                  <w:rFonts w:ascii="Times New Roman" w:hAnsi="Times New Roman" w:cs="Times New Roman"/>
                                  <w:color w:val="000000"/>
                                  <w:sz w:val="18"/>
                                  <w:szCs w:val="18"/>
                                  <w:rPrChange w:id="4802" w:author="Maino Vieytes, Christian (NIH/NIA/IRP) [F]" w:date="2023-11-15T16:29:00Z">
                                    <w:rPr>
                                      <w:rFonts w:ascii="Times New Roman" w:hAnsi="Times New Roman" w:cs="Times New Roman"/>
                                      <w:color w:val="000000"/>
                                      <w:sz w:val="20"/>
                                      <w:szCs w:val="20"/>
                                    </w:rPr>
                                  </w:rPrChange>
                                </w:rPr>
                                <w:delText>0.71 (0.44-1.16)</w:delText>
                              </w:r>
                            </w:del>
                          </w:p>
                        </w:tc>
                        <w:tc>
                          <w:tcPr>
                            <w:tcW w:w="1816" w:type="dxa"/>
                            <w:noWrap/>
                            <w:vAlign w:val="center"/>
                            <w:tcPrChange w:id="4803" w:author="Maino Vieytes, Christian (NIH/NIA/IRP) [F]" w:date="2023-11-15T16:29:00Z">
                              <w:tcPr>
                                <w:tcW w:w="1816" w:type="dxa"/>
                                <w:gridSpan w:val="2"/>
                                <w:noWrap/>
                                <w:vAlign w:val="center"/>
                              </w:tcPr>
                            </w:tcPrChange>
                          </w:tcPr>
                          <w:p w14:paraId="4C0E10C2" w14:textId="42E861B3" w:rsidR="002B4FE9" w:rsidRPr="002B4FE9" w:rsidRDefault="002B4FE9" w:rsidP="002B4FE9">
                            <w:pPr>
                              <w:jc w:val="center"/>
                              <w:rPr>
                                <w:rFonts w:ascii="Times New Roman" w:hAnsi="Times New Roman" w:cs="Times New Roman"/>
                                <w:sz w:val="18"/>
                                <w:szCs w:val="18"/>
                                <w:rPrChange w:id="4804" w:author="Maino Vieytes, Christian (NIH/NIA/IRP) [F]" w:date="2023-11-15T16:29:00Z">
                                  <w:rPr>
                                    <w:rFonts w:ascii="Times New Roman" w:hAnsi="Times New Roman" w:cs="Times New Roman"/>
                                    <w:sz w:val="20"/>
                                    <w:szCs w:val="20"/>
                                  </w:rPr>
                                </w:rPrChange>
                              </w:rPr>
                            </w:pPr>
                            <w:ins w:id="4805" w:author="Maino Vieytes, Christian (NIH/NIA/IRP) [F]" w:date="2023-11-15T16:28:00Z">
                              <w:r w:rsidRPr="002B4FE9">
                                <w:rPr>
                                  <w:rFonts w:ascii="Times New Roman" w:hAnsi="Times New Roman" w:cs="Times New Roman"/>
                                  <w:color w:val="000000"/>
                                  <w:sz w:val="18"/>
                                  <w:szCs w:val="18"/>
                                  <w:rPrChange w:id="4806" w:author="Maino Vieytes, Christian (NIH/NIA/IRP) [F]" w:date="2023-11-15T16:29:00Z">
                                    <w:rPr>
                                      <w:rFonts w:ascii="Calibri" w:hAnsi="Calibri" w:cs="Calibri"/>
                                      <w:color w:val="000000"/>
                                    </w:rPr>
                                  </w:rPrChange>
                                </w:rPr>
                                <w:t>0.38 (0.18-0.78)**</w:t>
                              </w:r>
                            </w:ins>
                            <w:del w:id="4807" w:author="Maino Vieytes, Christian (NIH/NIA/IRP) [F]" w:date="2023-11-15T15:57:00Z">
                              <w:r w:rsidRPr="002B4FE9" w:rsidDel="0055657D">
                                <w:rPr>
                                  <w:rFonts w:ascii="Times New Roman" w:hAnsi="Times New Roman" w:cs="Times New Roman"/>
                                  <w:color w:val="000000"/>
                                  <w:sz w:val="18"/>
                                  <w:szCs w:val="18"/>
                                  <w:rPrChange w:id="4808" w:author="Maino Vieytes, Christian (NIH/NIA/IRP) [F]" w:date="2023-11-15T16:29:00Z">
                                    <w:rPr>
                                      <w:rFonts w:ascii="Times New Roman" w:hAnsi="Times New Roman" w:cs="Times New Roman"/>
                                      <w:color w:val="000000"/>
                                      <w:sz w:val="20"/>
                                      <w:szCs w:val="20"/>
                                    </w:rPr>
                                  </w:rPrChange>
                                </w:rPr>
                                <w:delText>0.50 (0.29-0.88)*</w:delText>
                              </w:r>
                            </w:del>
                          </w:p>
                        </w:tc>
                        <w:tc>
                          <w:tcPr>
                            <w:tcW w:w="1196" w:type="dxa"/>
                            <w:noWrap/>
                            <w:vAlign w:val="center"/>
                            <w:tcPrChange w:id="4809" w:author="Maino Vieytes, Christian (NIH/NIA/IRP) [F]" w:date="2023-11-15T16:29:00Z">
                              <w:tcPr>
                                <w:tcW w:w="1000" w:type="dxa"/>
                                <w:gridSpan w:val="2"/>
                                <w:noWrap/>
                                <w:vAlign w:val="center"/>
                              </w:tcPr>
                            </w:tcPrChange>
                          </w:tcPr>
                          <w:p w14:paraId="52A5D0EC" w14:textId="516A8FC1" w:rsidR="002B4FE9" w:rsidRPr="002B4FE9" w:rsidRDefault="002B4FE9" w:rsidP="002B4FE9">
                            <w:pPr>
                              <w:jc w:val="center"/>
                              <w:rPr>
                                <w:rFonts w:ascii="Times New Roman" w:hAnsi="Times New Roman" w:cs="Times New Roman"/>
                                <w:sz w:val="18"/>
                                <w:szCs w:val="18"/>
                                <w:rPrChange w:id="4810" w:author="Maino Vieytes, Christian (NIH/NIA/IRP) [F]" w:date="2023-11-15T16:29:00Z">
                                  <w:rPr>
                                    <w:rFonts w:ascii="Times New Roman" w:hAnsi="Times New Roman" w:cs="Times New Roman"/>
                                    <w:sz w:val="20"/>
                                    <w:szCs w:val="20"/>
                                  </w:rPr>
                                </w:rPrChange>
                              </w:rPr>
                            </w:pPr>
                            <w:ins w:id="4811" w:author="Maino Vieytes, Christian (NIH/NIA/IRP) [F]" w:date="2023-11-15T16:28:00Z">
                              <w:r w:rsidRPr="002B4FE9">
                                <w:rPr>
                                  <w:rFonts w:ascii="Times New Roman" w:hAnsi="Times New Roman" w:cs="Times New Roman"/>
                                  <w:color w:val="000000"/>
                                  <w:sz w:val="18"/>
                                  <w:szCs w:val="18"/>
                                  <w:rPrChange w:id="4812" w:author="Maino Vieytes, Christian (NIH/NIA/IRP) [F]" w:date="2023-11-15T16:29:00Z">
                                    <w:rPr>
                                      <w:rFonts w:ascii="Calibri" w:hAnsi="Calibri" w:cs="Calibri"/>
                                      <w:color w:val="000000"/>
                                    </w:rPr>
                                  </w:rPrChange>
                                </w:rPr>
                                <w:t>&lt; 0.01**</w:t>
                              </w:r>
                            </w:ins>
                            <w:del w:id="4813" w:author="Maino Vieytes, Christian (NIH/NIA/IRP) [F]" w:date="2023-11-15T15:57:00Z">
                              <w:r w:rsidRPr="002B4FE9" w:rsidDel="0055657D">
                                <w:rPr>
                                  <w:rFonts w:ascii="Times New Roman" w:hAnsi="Times New Roman" w:cs="Times New Roman"/>
                                  <w:color w:val="000000"/>
                                  <w:sz w:val="18"/>
                                  <w:szCs w:val="18"/>
                                  <w:rPrChange w:id="4814" w:author="Maino Vieytes, Christian (NIH/NIA/IRP) [F]" w:date="2023-11-15T16:29:00Z">
                                    <w:rPr>
                                      <w:rFonts w:ascii="Times New Roman" w:hAnsi="Times New Roman" w:cs="Times New Roman"/>
                                      <w:color w:val="000000"/>
                                      <w:sz w:val="20"/>
                                      <w:szCs w:val="20"/>
                                    </w:rPr>
                                  </w:rPrChange>
                                </w:rPr>
                                <w:delText>0.02*</w:delText>
                              </w:r>
                            </w:del>
                          </w:p>
                        </w:tc>
                        <w:tc>
                          <w:tcPr>
                            <w:tcW w:w="1622" w:type="dxa"/>
                            <w:noWrap/>
                            <w:vAlign w:val="center"/>
                            <w:tcPrChange w:id="4815" w:author="Maino Vieytes, Christian (NIH/NIA/IRP) [F]" w:date="2023-11-15T16:29:00Z">
                              <w:tcPr>
                                <w:tcW w:w="1816" w:type="dxa"/>
                                <w:gridSpan w:val="5"/>
                                <w:noWrap/>
                                <w:vAlign w:val="center"/>
                              </w:tcPr>
                            </w:tcPrChange>
                          </w:tcPr>
                          <w:p w14:paraId="3E4CBD89" w14:textId="0C1EA2A5" w:rsidR="002B4FE9" w:rsidRPr="002B4FE9" w:rsidRDefault="002B4FE9" w:rsidP="002B4FE9">
                            <w:pPr>
                              <w:jc w:val="center"/>
                              <w:rPr>
                                <w:rFonts w:ascii="Times New Roman" w:hAnsi="Times New Roman" w:cs="Times New Roman"/>
                                <w:sz w:val="18"/>
                                <w:szCs w:val="18"/>
                                <w:rPrChange w:id="4816" w:author="Maino Vieytes, Christian (NIH/NIA/IRP) [F]" w:date="2023-11-15T16:29:00Z">
                                  <w:rPr>
                                    <w:rFonts w:ascii="Times New Roman" w:hAnsi="Times New Roman" w:cs="Times New Roman"/>
                                    <w:sz w:val="20"/>
                                    <w:szCs w:val="20"/>
                                  </w:rPr>
                                </w:rPrChange>
                              </w:rPr>
                            </w:pPr>
                            <w:ins w:id="4817" w:author="Maino Vieytes, Christian (NIH/NIA/IRP) [F]" w:date="2023-11-15T16:28:00Z">
                              <w:r w:rsidRPr="002B4FE9">
                                <w:rPr>
                                  <w:rFonts w:ascii="Times New Roman" w:hAnsi="Times New Roman" w:cs="Times New Roman"/>
                                  <w:color w:val="000000"/>
                                  <w:sz w:val="18"/>
                                  <w:szCs w:val="18"/>
                                  <w:rPrChange w:id="4818" w:author="Maino Vieytes, Christian (NIH/NIA/IRP) [F]" w:date="2023-11-15T16:29:00Z">
                                    <w:rPr>
                                      <w:rFonts w:ascii="Calibri" w:hAnsi="Calibri" w:cs="Calibri"/>
                                      <w:color w:val="000000"/>
                                    </w:rPr>
                                  </w:rPrChange>
                                </w:rPr>
                                <w:t>0.76 (0.63-0.93)**</w:t>
                              </w:r>
                            </w:ins>
                            <w:del w:id="4819" w:author="Maino Vieytes, Christian (NIH/NIA/IRP) [F]" w:date="2023-11-15T15:57:00Z">
                              <w:r w:rsidRPr="002B4FE9" w:rsidDel="0055657D">
                                <w:rPr>
                                  <w:rFonts w:ascii="Times New Roman" w:hAnsi="Times New Roman" w:cs="Times New Roman"/>
                                  <w:color w:val="000000"/>
                                  <w:sz w:val="18"/>
                                  <w:szCs w:val="18"/>
                                  <w:rPrChange w:id="4820" w:author="Maino Vieytes, Christian (NIH/NIA/IRP) [F]" w:date="2023-11-15T16:29:00Z">
                                    <w:rPr>
                                      <w:rFonts w:ascii="Times New Roman" w:hAnsi="Times New Roman" w:cs="Times New Roman"/>
                                      <w:color w:val="000000"/>
                                      <w:sz w:val="20"/>
                                      <w:szCs w:val="20"/>
                                    </w:rPr>
                                  </w:rPrChange>
                                </w:rPr>
                                <w:delText>0.87 (0.75-1.01)</w:delText>
                              </w:r>
                            </w:del>
                          </w:p>
                        </w:tc>
                        <w:tc>
                          <w:tcPr>
                            <w:tcW w:w="1310" w:type="dxa"/>
                            <w:noWrap/>
                            <w:vAlign w:val="center"/>
                            <w:tcPrChange w:id="4821" w:author="Maino Vieytes, Christian (NIH/NIA/IRP) [F]" w:date="2023-11-15T16:29:00Z">
                              <w:tcPr>
                                <w:tcW w:w="958" w:type="dxa"/>
                                <w:gridSpan w:val="3"/>
                                <w:noWrap/>
                                <w:vAlign w:val="center"/>
                              </w:tcPr>
                            </w:tcPrChange>
                          </w:tcPr>
                          <w:p w14:paraId="210FF568" w14:textId="04BBAEDC" w:rsidR="002B4FE9" w:rsidRPr="002B4FE9" w:rsidRDefault="002B4FE9" w:rsidP="002B4FE9">
                            <w:pPr>
                              <w:jc w:val="center"/>
                              <w:rPr>
                                <w:rFonts w:ascii="Times New Roman" w:hAnsi="Times New Roman" w:cs="Times New Roman"/>
                                <w:color w:val="000000"/>
                                <w:sz w:val="18"/>
                                <w:szCs w:val="18"/>
                                <w:rPrChange w:id="4822" w:author="Maino Vieytes, Christian (NIH/NIA/IRP) [F]" w:date="2023-11-15T16:29:00Z">
                                  <w:rPr>
                                    <w:rFonts w:ascii="Times New Roman" w:hAnsi="Times New Roman" w:cs="Times New Roman"/>
                                    <w:color w:val="000000"/>
                                    <w:sz w:val="20"/>
                                    <w:szCs w:val="20"/>
                                  </w:rPr>
                                </w:rPrChange>
                              </w:rPr>
                            </w:pPr>
                            <w:ins w:id="4823" w:author="Maino Vieytes, Christian (NIH/NIA/IRP) [F]" w:date="2023-11-15T16:28:00Z">
                              <w:r w:rsidRPr="002B4FE9">
                                <w:rPr>
                                  <w:rFonts w:ascii="Times New Roman" w:hAnsi="Times New Roman" w:cs="Times New Roman"/>
                                  <w:color w:val="000000"/>
                                  <w:sz w:val="18"/>
                                  <w:szCs w:val="18"/>
                                  <w:rPrChange w:id="4824" w:author="Maino Vieytes, Christian (NIH/NIA/IRP) [F]" w:date="2023-11-15T16:29:00Z">
                                    <w:rPr>
                                      <w:rFonts w:ascii="Calibri" w:hAnsi="Calibri" w:cs="Calibri"/>
                                      <w:color w:val="000000"/>
                                    </w:rPr>
                                  </w:rPrChange>
                                </w:rPr>
                                <w:t>0.42</w:t>
                              </w:r>
                            </w:ins>
                            <w:del w:id="4825" w:author="Maino Vieytes, Christian (NIH/NIA/IRP) [F]" w:date="2023-11-15T15:57:00Z">
                              <w:r w:rsidRPr="002B4FE9" w:rsidDel="0055657D">
                                <w:rPr>
                                  <w:rFonts w:ascii="Times New Roman" w:hAnsi="Times New Roman" w:cs="Times New Roman"/>
                                  <w:color w:val="000000"/>
                                  <w:sz w:val="18"/>
                                  <w:szCs w:val="18"/>
                                  <w:rPrChange w:id="4826" w:author="Maino Vieytes, Christian (NIH/NIA/IRP) [F]" w:date="2023-11-15T16:29:00Z">
                                    <w:rPr>
                                      <w:rFonts w:ascii="Times New Roman" w:hAnsi="Times New Roman" w:cs="Times New Roman"/>
                                      <w:color w:val="000000"/>
                                      <w:sz w:val="20"/>
                                      <w:szCs w:val="20"/>
                                    </w:rPr>
                                  </w:rPrChange>
                                </w:rPr>
                                <w:delText>0.42</w:delText>
                              </w:r>
                            </w:del>
                          </w:p>
                        </w:tc>
                      </w:tr>
                      <w:tr w:rsidR="008E210F" w:rsidRPr="008A6C8D" w:rsidDel="001F5A7E" w14:paraId="6CFEA743" w14:textId="60557E7D" w:rsidTr="002B4FE9">
                        <w:trPr>
                          <w:trHeight w:val="320"/>
                          <w:del w:id="4827" w:author="Maino Vieytes, Christian (NIH/NIA/IRP) [F]" w:date="2023-11-15T09:29:00Z"/>
                          <w:trPrChange w:id="4828" w:author="Maino Vieytes, Christian (NIH/NIA/IRP) [F]" w:date="2023-11-15T16:23:00Z">
                            <w:trPr>
                              <w:gridAfter w:val="0"/>
                              <w:trHeight w:val="320"/>
                            </w:trPr>
                          </w:trPrChange>
                        </w:trPr>
                        <w:tc>
                          <w:tcPr>
                            <w:tcW w:w="15091" w:type="dxa"/>
                            <w:gridSpan w:val="10"/>
                            <w:noWrap/>
                            <w:vAlign w:val="center"/>
                            <w:tcPrChange w:id="4829" w:author="Maino Vieytes, Christian (NIH/NIA/IRP) [F]" w:date="2023-11-15T16:23:00Z">
                              <w:tcPr>
                                <w:tcW w:w="14395" w:type="dxa"/>
                                <w:gridSpan w:val="23"/>
                                <w:noWrap/>
                                <w:vAlign w:val="center"/>
                              </w:tcPr>
                            </w:tcPrChange>
                          </w:tcPr>
                          <w:p w14:paraId="31CEFE4D" w14:textId="174F82B1" w:rsidR="008E210F" w:rsidRPr="008A6C8D" w:rsidDel="001F5A7E" w:rsidRDefault="008E210F" w:rsidP="00D9498C">
                            <w:pPr>
                              <w:rPr>
                                <w:del w:id="4830" w:author="Maino Vieytes, Christian (NIH/NIA/IRP) [F]" w:date="2023-11-15T09:29:00Z"/>
                                <w:rFonts w:ascii="Times New Roman" w:hAnsi="Times New Roman" w:cs="Times New Roman"/>
                                <w:i/>
                                <w:iCs/>
                                <w:sz w:val="18"/>
                                <w:szCs w:val="18"/>
                                <w:rPrChange w:id="4831" w:author="Maino Vieytes, Christian (NIH/NIA/IRP) [F]" w:date="2023-11-15T15:57:00Z">
                                  <w:rPr>
                                    <w:del w:id="4832" w:author="Maino Vieytes, Christian (NIH/NIA/IRP) [F]" w:date="2023-11-15T09:29:00Z"/>
                                    <w:rFonts w:ascii="Times New Roman" w:hAnsi="Times New Roman" w:cs="Times New Roman"/>
                                    <w:i/>
                                    <w:iCs/>
                                    <w:sz w:val="20"/>
                                    <w:szCs w:val="20"/>
                                  </w:rPr>
                                </w:rPrChange>
                              </w:rPr>
                            </w:pPr>
                            <w:del w:id="4833" w:author="Maino Vieytes, Christian (NIH/NIA/IRP) [F]" w:date="2023-11-15T09:29:00Z">
                              <w:r w:rsidRPr="008A6C8D" w:rsidDel="001F5A7E">
                                <w:rPr>
                                  <w:rFonts w:ascii="Times New Roman" w:hAnsi="Times New Roman" w:cs="Times New Roman"/>
                                  <w:i/>
                                  <w:iCs/>
                                  <w:sz w:val="18"/>
                                  <w:szCs w:val="18"/>
                                  <w:rPrChange w:id="4834" w:author="Maino Vieytes, Christian (NIH/NIA/IRP) [F]" w:date="2023-11-15T15:57:00Z">
                                    <w:rPr>
                                      <w:rFonts w:ascii="Times New Roman" w:hAnsi="Times New Roman" w:cs="Times New Roman"/>
                                      <w:i/>
                                      <w:iCs/>
                                      <w:sz w:val="20"/>
                                      <w:szCs w:val="20"/>
                                    </w:rPr>
                                  </w:rPrChange>
                                </w:rPr>
                                <w:delText>Cardiovascular Disease Mortality</w:delText>
                              </w:r>
                            </w:del>
                          </w:p>
                        </w:tc>
                      </w:tr>
                      <w:tr w:rsidR="008E210F" w:rsidRPr="008A6C8D" w:rsidDel="001F5A7E" w14:paraId="5DDFF327" w14:textId="4053A144" w:rsidTr="002B4FE9">
                        <w:trPr>
                          <w:trHeight w:val="320"/>
                          <w:del w:id="4835" w:author="Maino Vieytes, Christian (NIH/NIA/IRP) [F]" w:date="2023-11-15T09:29:00Z"/>
                          <w:trPrChange w:id="4836" w:author="Maino Vieytes, Christian (NIH/NIA/IRP) [F]" w:date="2023-11-15T16:23:00Z">
                            <w:trPr>
                              <w:gridAfter w:val="0"/>
                              <w:trHeight w:val="320"/>
                            </w:trPr>
                          </w:trPrChange>
                        </w:trPr>
                        <w:tc>
                          <w:tcPr>
                            <w:tcW w:w="2317" w:type="dxa"/>
                            <w:noWrap/>
                            <w:vAlign w:val="center"/>
                            <w:hideMark/>
                            <w:tcPrChange w:id="4837" w:author="Maino Vieytes, Christian (NIH/NIA/IRP) [F]" w:date="2023-11-15T16:23:00Z">
                              <w:tcPr>
                                <w:tcW w:w="2317" w:type="dxa"/>
                                <w:noWrap/>
                                <w:vAlign w:val="center"/>
                                <w:hideMark/>
                              </w:tcPr>
                            </w:tcPrChange>
                          </w:tcPr>
                          <w:p w14:paraId="0063A6A3" w14:textId="5FE53301" w:rsidR="008E210F" w:rsidRPr="008A6C8D" w:rsidDel="001F5A7E" w:rsidRDefault="008E210F" w:rsidP="006153D4">
                            <w:pPr>
                              <w:rPr>
                                <w:del w:id="4838" w:author="Maino Vieytes, Christian (NIH/NIA/IRP) [F]" w:date="2023-11-15T09:29:00Z"/>
                                <w:rFonts w:ascii="Times New Roman" w:hAnsi="Times New Roman" w:cs="Times New Roman"/>
                                <w:sz w:val="18"/>
                                <w:szCs w:val="18"/>
                                <w:rPrChange w:id="4839" w:author="Maino Vieytes, Christian (NIH/NIA/IRP) [F]" w:date="2023-11-15T15:57:00Z">
                                  <w:rPr>
                                    <w:del w:id="4840" w:author="Maino Vieytes, Christian (NIH/NIA/IRP) [F]" w:date="2023-11-15T09:29:00Z"/>
                                    <w:rFonts w:ascii="Times New Roman" w:hAnsi="Times New Roman" w:cs="Times New Roman"/>
                                    <w:sz w:val="20"/>
                                    <w:szCs w:val="20"/>
                                  </w:rPr>
                                </w:rPrChange>
                              </w:rPr>
                            </w:pPr>
                            <w:del w:id="4841" w:author="Maino Vieytes, Christian (NIH/NIA/IRP) [F]" w:date="2023-11-15T09:29:00Z">
                              <w:r w:rsidRPr="008A6C8D" w:rsidDel="001F5A7E">
                                <w:rPr>
                                  <w:rFonts w:ascii="Times New Roman" w:hAnsi="Times New Roman" w:cs="Times New Roman"/>
                                  <w:sz w:val="18"/>
                                  <w:szCs w:val="18"/>
                                  <w:rPrChange w:id="4842" w:author="Maino Vieytes, Christian (NIH/NIA/IRP) [F]" w:date="2023-11-15T15:57:00Z">
                                    <w:rPr>
                                      <w:rFonts w:ascii="Times New Roman" w:hAnsi="Times New Roman" w:cs="Times New Roman"/>
                                      <w:sz w:val="20"/>
                                      <w:szCs w:val="20"/>
                                    </w:rPr>
                                  </w:rPrChange>
                                </w:rPr>
                                <w:delText>Food Insecurity (FI)</w:delText>
                              </w:r>
                              <w:r w:rsidRPr="008A6C8D" w:rsidDel="001F5A7E">
                                <w:rPr>
                                  <w:rFonts w:ascii="Times New Roman" w:hAnsi="Times New Roman" w:cs="Times New Roman"/>
                                  <w:b/>
                                  <w:bCs/>
                                  <w:sz w:val="18"/>
                                  <w:szCs w:val="18"/>
                                  <w:vertAlign w:val="superscript"/>
                                  <w:lang w:bidi="en-US"/>
                                  <w:rPrChange w:id="4843"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4844" w:author="Maino Vieytes, Christian (NIH/NIA/IRP) [F]" w:date="2023-11-15T16:23:00Z">
                              <w:tcPr>
                                <w:tcW w:w="720" w:type="dxa"/>
                                <w:gridSpan w:val="2"/>
                                <w:noWrap/>
                                <w:vAlign w:val="center"/>
                                <w:hideMark/>
                              </w:tcPr>
                            </w:tcPrChange>
                          </w:tcPr>
                          <w:p w14:paraId="09FC60E8" w14:textId="6B7DC6A8" w:rsidR="008E210F" w:rsidRPr="008A6C8D" w:rsidDel="001F5A7E" w:rsidRDefault="008E210F" w:rsidP="006153D4">
                            <w:pPr>
                              <w:jc w:val="center"/>
                              <w:rPr>
                                <w:del w:id="4845" w:author="Maino Vieytes, Christian (NIH/NIA/IRP) [F]" w:date="2023-11-15T09:29:00Z"/>
                                <w:rFonts w:ascii="Times New Roman" w:hAnsi="Times New Roman" w:cs="Times New Roman"/>
                                <w:sz w:val="18"/>
                                <w:szCs w:val="18"/>
                                <w:rPrChange w:id="4846" w:author="Maino Vieytes, Christian (NIH/NIA/IRP) [F]" w:date="2023-11-15T15:57:00Z">
                                  <w:rPr>
                                    <w:del w:id="4847" w:author="Maino Vieytes, Christian (NIH/NIA/IRP) [F]" w:date="2023-11-15T09:29:00Z"/>
                                    <w:rFonts w:ascii="Times New Roman" w:hAnsi="Times New Roman" w:cs="Times New Roman"/>
                                    <w:sz w:val="20"/>
                                    <w:szCs w:val="20"/>
                                  </w:rPr>
                                </w:rPrChange>
                              </w:rPr>
                            </w:pPr>
                            <w:del w:id="4848" w:author="Maino Vieytes, Christian (NIH/NIA/IRP) [F]" w:date="2023-11-15T09:29:00Z">
                              <w:r w:rsidRPr="008A6C8D" w:rsidDel="001F5A7E">
                                <w:rPr>
                                  <w:rFonts w:ascii="Times New Roman" w:hAnsi="Times New Roman" w:cs="Times New Roman"/>
                                  <w:sz w:val="18"/>
                                  <w:szCs w:val="18"/>
                                  <w:rPrChange w:id="4849"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4850" w:author="Maino Vieytes, Christian (NIH/NIA/IRP) [F]" w:date="2023-11-15T16:23:00Z">
                              <w:tcPr>
                                <w:tcW w:w="720" w:type="dxa"/>
                                <w:gridSpan w:val="2"/>
                                <w:noWrap/>
                                <w:vAlign w:val="center"/>
                                <w:hideMark/>
                              </w:tcPr>
                            </w:tcPrChange>
                          </w:tcPr>
                          <w:p w14:paraId="321E65C5" w14:textId="192F90FC" w:rsidR="008E210F" w:rsidRPr="008A6C8D" w:rsidDel="001F5A7E" w:rsidRDefault="008E210F" w:rsidP="006153D4">
                            <w:pPr>
                              <w:jc w:val="center"/>
                              <w:rPr>
                                <w:del w:id="4851" w:author="Maino Vieytes, Christian (NIH/NIA/IRP) [F]" w:date="2023-11-15T09:29:00Z"/>
                                <w:rFonts w:ascii="Times New Roman" w:hAnsi="Times New Roman" w:cs="Times New Roman"/>
                                <w:sz w:val="18"/>
                                <w:szCs w:val="18"/>
                                <w:rPrChange w:id="4852" w:author="Maino Vieytes, Christian (NIH/NIA/IRP) [F]" w:date="2023-11-15T15:57:00Z">
                                  <w:rPr>
                                    <w:del w:id="4853" w:author="Maino Vieytes, Christian (NIH/NIA/IRP) [F]" w:date="2023-11-15T09:29:00Z"/>
                                    <w:rFonts w:ascii="Times New Roman" w:hAnsi="Times New Roman" w:cs="Times New Roman"/>
                                    <w:sz w:val="20"/>
                                    <w:szCs w:val="20"/>
                                  </w:rPr>
                                </w:rPrChange>
                              </w:rPr>
                            </w:pPr>
                            <w:del w:id="4854" w:author="Maino Vieytes, Christian (NIH/NIA/IRP) [F]" w:date="2023-11-15T09:29:00Z">
                              <w:r w:rsidRPr="008A6C8D" w:rsidDel="001F5A7E">
                                <w:rPr>
                                  <w:rFonts w:ascii="Times New Roman" w:hAnsi="Times New Roman" w:cs="Times New Roman"/>
                                  <w:sz w:val="18"/>
                                  <w:szCs w:val="18"/>
                                  <w:rPrChange w:id="4855"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4856" w:author="Maino Vieytes, Christian (NIH/NIA/IRP) [F]" w:date="2023-11-15T16:23:00Z">
                              <w:tcPr>
                                <w:tcW w:w="1616" w:type="dxa"/>
                                <w:gridSpan w:val="2"/>
                                <w:noWrap/>
                                <w:vAlign w:val="center"/>
                                <w:hideMark/>
                              </w:tcPr>
                            </w:tcPrChange>
                          </w:tcPr>
                          <w:p w14:paraId="53331557" w14:textId="4E13DE95" w:rsidR="008E210F" w:rsidRPr="008A6C8D" w:rsidDel="001F5A7E" w:rsidRDefault="008E210F" w:rsidP="006153D4">
                            <w:pPr>
                              <w:jc w:val="center"/>
                              <w:rPr>
                                <w:del w:id="4857" w:author="Maino Vieytes, Christian (NIH/NIA/IRP) [F]" w:date="2023-11-15T09:29:00Z"/>
                                <w:rFonts w:ascii="Times New Roman" w:hAnsi="Times New Roman" w:cs="Times New Roman"/>
                                <w:sz w:val="18"/>
                                <w:szCs w:val="18"/>
                                <w:rPrChange w:id="4858" w:author="Maino Vieytes, Christian (NIH/NIA/IRP) [F]" w:date="2023-11-15T15:57:00Z">
                                  <w:rPr>
                                    <w:del w:id="4859" w:author="Maino Vieytes, Christian (NIH/NIA/IRP) [F]" w:date="2023-11-15T09:29:00Z"/>
                                    <w:rFonts w:ascii="Times New Roman" w:hAnsi="Times New Roman" w:cs="Times New Roman"/>
                                    <w:sz w:val="20"/>
                                    <w:szCs w:val="20"/>
                                  </w:rPr>
                                </w:rPrChange>
                              </w:rPr>
                            </w:pPr>
                            <w:del w:id="4860" w:author="Maino Vieytes, Christian (NIH/NIA/IRP) [F]" w:date="2023-11-15T09:29:00Z">
                              <w:r w:rsidRPr="008A6C8D" w:rsidDel="001F5A7E">
                                <w:rPr>
                                  <w:rFonts w:ascii="Times New Roman" w:hAnsi="Times New Roman" w:cs="Times New Roman"/>
                                  <w:sz w:val="18"/>
                                  <w:szCs w:val="18"/>
                                  <w:rPrChange w:id="4861" w:author="Maino Vieytes, Christian (NIH/NIA/IRP) [F]" w:date="2023-11-15T15:57:00Z">
                                    <w:rPr>
                                      <w:rFonts w:ascii="Times New Roman" w:hAnsi="Times New Roman" w:cs="Times New Roman"/>
                                      <w:sz w:val="20"/>
                                      <w:szCs w:val="20"/>
                                    </w:rPr>
                                  </w:rPrChange>
                                </w:rPr>
                                <w:delText>0.84 (0.41-1.72)</w:delText>
                              </w:r>
                            </w:del>
                          </w:p>
                        </w:tc>
                        <w:tc>
                          <w:tcPr>
                            <w:tcW w:w="1716" w:type="dxa"/>
                            <w:noWrap/>
                            <w:vAlign w:val="center"/>
                            <w:hideMark/>
                            <w:tcPrChange w:id="4862" w:author="Maino Vieytes, Christian (NIH/NIA/IRP) [F]" w:date="2023-11-15T16:23:00Z">
                              <w:tcPr>
                                <w:tcW w:w="1716" w:type="dxa"/>
                                <w:gridSpan w:val="2"/>
                                <w:noWrap/>
                                <w:vAlign w:val="center"/>
                                <w:hideMark/>
                              </w:tcPr>
                            </w:tcPrChange>
                          </w:tcPr>
                          <w:p w14:paraId="69C692F1" w14:textId="4CB32568" w:rsidR="008E210F" w:rsidRPr="008A6C8D" w:rsidDel="001F5A7E" w:rsidRDefault="008E210F" w:rsidP="006153D4">
                            <w:pPr>
                              <w:jc w:val="center"/>
                              <w:rPr>
                                <w:del w:id="4863" w:author="Maino Vieytes, Christian (NIH/NIA/IRP) [F]" w:date="2023-11-15T09:29:00Z"/>
                                <w:rFonts w:ascii="Times New Roman" w:hAnsi="Times New Roman" w:cs="Times New Roman"/>
                                <w:sz w:val="18"/>
                                <w:szCs w:val="18"/>
                                <w:rPrChange w:id="4864" w:author="Maino Vieytes, Christian (NIH/NIA/IRP) [F]" w:date="2023-11-15T15:57:00Z">
                                  <w:rPr>
                                    <w:del w:id="4865" w:author="Maino Vieytes, Christian (NIH/NIA/IRP) [F]" w:date="2023-11-15T09:29:00Z"/>
                                    <w:rFonts w:ascii="Times New Roman" w:hAnsi="Times New Roman" w:cs="Times New Roman"/>
                                    <w:sz w:val="20"/>
                                    <w:szCs w:val="20"/>
                                  </w:rPr>
                                </w:rPrChange>
                              </w:rPr>
                            </w:pPr>
                            <w:del w:id="4866" w:author="Maino Vieytes, Christian (NIH/NIA/IRP) [F]" w:date="2023-11-15T09:29:00Z">
                              <w:r w:rsidRPr="008A6C8D" w:rsidDel="001F5A7E">
                                <w:rPr>
                                  <w:rFonts w:ascii="Times New Roman" w:hAnsi="Times New Roman" w:cs="Times New Roman"/>
                                  <w:sz w:val="18"/>
                                  <w:szCs w:val="18"/>
                                  <w:rPrChange w:id="4867" w:author="Maino Vieytes, Christian (NIH/NIA/IRP) [F]" w:date="2023-11-15T15:57:00Z">
                                    <w:rPr>
                                      <w:rFonts w:ascii="Times New Roman" w:hAnsi="Times New Roman" w:cs="Times New Roman"/>
                                      <w:sz w:val="20"/>
                                      <w:szCs w:val="20"/>
                                    </w:rPr>
                                  </w:rPrChange>
                                </w:rPr>
                                <w:delText>1.08 (0.53-2.20)</w:delText>
                              </w:r>
                            </w:del>
                          </w:p>
                        </w:tc>
                        <w:tc>
                          <w:tcPr>
                            <w:tcW w:w="1716" w:type="dxa"/>
                            <w:noWrap/>
                            <w:vAlign w:val="center"/>
                            <w:hideMark/>
                            <w:tcPrChange w:id="4868" w:author="Maino Vieytes, Christian (NIH/NIA/IRP) [F]" w:date="2023-11-15T16:23:00Z">
                              <w:tcPr>
                                <w:tcW w:w="1716" w:type="dxa"/>
                                <w:gridSpan w:val="2"/>
                                <w:noWrap/>
                                <w:vAlign w:val="center"/>
                                <w:hideMark/>
                              </w:tcPr>
                            </w:tcPrChange>
                          </w:tcPr>
                          <w:p w14:paraId="0200121A" w14:textId="46671D58" w:rsidR="008E210F" w:rsidRPr="008A6C8D" w:rsidDel="001F5A7E" w:rsidRDefault="008E210F" w:rsidP="006153D4">
                            <w:pPr>
                              <w:jc w:val="center"/>
                              <w:rPr>
                                <w:del w:id="4869" w:author="Maino Vieytes, Christian (NIH/NIA/IRP) [F]" w:date="2023-11-15T09:29:00Z"/>
                                <w:rFonts w:ascii="Times New Roman" w:hAnsi="Times New Roman" w:cs="Times New Roman"/>
                                <w:sz w:val="18"/>
                                <w:szCs w:val="18"/>
                                <w:rPrChange w:id="4870" w:author="Maino Vieytes, Christian (NIH/NIA/IRP) [F]" w:date="2023-11-15T15:57:00Z">
                                  <w:rPr>
                                    <w:del w:id="4871" w:author="Maino Vieytes, Christian (NIH/NIA/IRP) [F]" w:date="2023-11-15T09:29:00Z"/>
                                    <w:rFonts w:ascii="Times New Roman" w:hAnsi="Times New Roman" w:cs="Times New Roman"/>
                                    <w:sz w:val="20"/>
                                    <w:szCs w:val="20"/>
                                  </w:rPr>
                                </w:rPrChange>
                              </w:rPr>
                            </w:pPr>
                            <w:del w:id="4872" w:author="Maino Vieytes, Christian (NIH/NIA/IRP) [F]" w:date="2023-11-15T09:29:00Z">
                              <w:r w:rsidRPr="008A6C8D" w:rsidDel="001F5A7E">
                                <w:rPr>
                                  <w:rFonts w:ascii="Times New Roman" w:hAnsi="Times New Roman" w:cs="Times New Roman"/>
                                  <w:sz w:val="18"/>
                                  <w:szCs w:val="18"/>
                                  <w:rPrChange w:id="4873" w:author="Maino Vieytes, Christian (NIH/NIA/IRP) [F]" w:date="2023-11-15T15:57:00Z">
                                    <w:rPr>
                                      <w:rFonts w:ascii="Times New Roman" w:hAnsi="Times New Roman" w:cs="Times New Roman"/>
                                      <w:sz w:val="20"/>
                                      <w:szCs w:val="20"/>
                                    </w:rPr>
                                  </w:rPrChange>
                                </w:rPr>
                                <w:delText>1.33 (0.65-2.74)</w:delText>
                              </w:r>
                            </w:del>
                          </w:p>
                        </w:tc>
                        <w:tc>
                          <w:tcPr>
                            <w:tcW w:w="1816" w:type="dxa"/>
                            <w:noWrap/>
                            <w:vAlign w:val="center"/>
                            <w:hideMark/>
                            <w:tcPrChange w:id="4874" w:author="Maino Vieytes, Christian (NIH/NIA/IRP) [F]" w:date="2023-11-15T16:23:00Z">
                              <w:tcPr>
                                <w:tcW w:w="1816" w:type="dxa"/>
                                <w:gridSpan w:val="2"/>
                                <w:noWrap/>
                                <w:vAlign w:val="center"/>
                                <w:hideMark/>
                              </w:tcPr>
                            </w:tcPrChange>
                          </w:tcPr>
                          <w:p w14:paraId="57C32E29" w14:textId="5989F590" w:rsidR="008E210F" w:rsidRPr="008A6C8D" w:rsidDel="001F5A7E" w:rsidRDefault="008E210F" w:rsidP="006153D4">
                            <w:pPr>
                              <w:jc w:val="center"/>
                              <w:rPr>
                                <w:del w:id="4875" w:author="Maino Vieytes, Christian (NIH/NIA/IRP) [F]" w:date="2023-11-15T09:29:00Z"/>
                                <w:rFonts w:ascii="Times New Roman" w:hAnsi="Times New Roman" w:cs="Times New Roman"/>
                                <w:sz w:val="18"/>
                                <w:szCs w:val="18"/>
                                <w:rPrChange w:id="4876" w:author="Maino Vieytes, Christian (NIH/NIA/IRP) [F]" w:date="2023-11-15T15:57:00Z">
                                  <w:rPr>
                                    <w:del w:id="4877" w:author="Maino Vieytes, Christian (NIH/NIA/IRP) [F]" w:date="2023-11-15T09:29:00Z"/>
                                    <w:rFonts w:ascii="Times New Roman" w:hAnsi="Times New Roman" w:cs="Times New Roman"/>
                                    <w:sz w:val="20"/>
                                    <w:szCs w:val="20"/>
                                  </w:rPr>
                                </w:rPrChange>
                              </w:rPr>
                            </w:pPr>
                            <w:del w:id="4878" w:author="Maino Vieytes, Christian (NIH/NIA/IRP) [F]" w:date="2023-11-15T09:29:00Z">
                              <w:r w:rsidRPr="008A6C8D" w:rsidDel="001F5A7E">
                                <w:rPr>
                                  <w:rFonts w:ascii="Times New Roman" w:hAnsi="Times New Roman" w:cs="Times New Roman"/>
                                  <w:sz w:val="18"/>
                                  <w:szCs w:val="18"/>
                                  <w:rPrChange w:id="4879" w:author="Maino Vieytes, Christian (NIH/NIA/IRP) [F]" w:date="2023-11-15T15:57:00Z">
                                    <w:rPr>
                                      <w:rFonts w:ascii="Times New Roman" w:hAnsi="Times New Roman" w:cs="Times New Roman"/>
                                      <w:sz w:val="20"/>
                                      <w:szCs w:val="20"/>
                                    </w:rPr>
                                  </w:rPrChange>
                                </w:rPr>
                                <w:delText>1.05 (0.47-2.37)</w:delText>
                              </w:r>
                            </w:del>
                          </w:p>
                        </w:tc>
                        <w:tc>
                          <w:tcPr>
                            <w:tcW w:w="1196" w:type="dxa"/>
                            <w:noWrap/>
                            <w:vAlign w:val="center"/>
                            <w:hideMark/>
                            <w:tcPrChange w:id="4880" w:author="Maino Vieytes, Christian (NIH/NIA/IRP) [F]" w:date="2023-11-15T16:23:00Z">
                              <w:tcPr>
                                <w:tcW w:w="1000" w:type="dxa"/>
                                <w:gridSpan w:val="2"/>
                                <w:noWrap/>
                                <w:vAlign w:val="center"/>
                                <w:hideMark/>
                              </w:tcPr>
                            </w:tcPrChange>
                          </w:tcPr>
                          <w:p w14:paraId="75CEB602" w14:textId="062370F2" w:rsidR="008E210F" w:rsidRPr="008A6C8D" w:rsidDel="001F5A7E" w:rsidRDefault="008E210F" w:rsidP="006153D4">
                            <w:pPr>
                              <w:jc w:val="center"/>
                              <w:rPr>
                                <w:del w:id="4881" w:author="Maino Vieytes, Christian (NIH/NIA/IRP) [F]" w:date="2023-11-15T09:29:00Z"/>
                                <w:rFonts w:ascii="Times New Roman" w:hAnsi="Times New Roman" w:cs="Times New Roman"/>
                                <w:sz w:val="18"/>
                                <w:szCs w:val="18"/>
                                <w:rPrChange w:id="4882" w:author="Maino Vieytes, Christian (NIH/NIA/IRP) [F]" w:date="2023-11-15T15:57:00Z">
                                  <w:rPr>
                                    <w:del w:id="4883" w:author="Maino Vieytes, Christian (NIH/NIA/IRP) [F]" w:date="2023-11-15T09:29:00Z"/>
                                    <w:rFonts w:ascii="Times New Roman" w:hAnsi="Times New Roman" w:cs="Times New Roman"/>
                                    <w:sz w:val="20"/>
                                    <w:szCs w:val="20"/>
                                  </w:rPr>
                                </w:rPrChange>
                              </w:rPr>
                            </w:pPr>
                            <w:del w:id="4884" w:author="Maino Vieytes, Christian (NIH/NIA/IRP) [F]" w:date="2023-11-15T09:29:00Z">
                              <w:r w:rsidRPr="008A6C8D" w:rsidDel="001F5A7E">
                                <w:rPr>
                                  <w:rFonts w:ascii="Times New Roman" w:hAnsi="Times New Roman" w:cs="Times New Roman"/>
                                  <w:sz w:val="18"/>
                                  <w:szCs w:val="18"/>
                                  <w:rPrChange w:id="4885" w:author="Maino Vieytes, Christian (NIH/NIA/IRP) [F]" w:date="2023-11-15T15:57:00Z">
                                    <w:rPr>
                                      <w:rFonts w:ascii="Times New Roman" w:hAnsi="Times New Roman" w:cs="Times New Roman"/>
                                      <w:sz w:val="20"/>
                                      <w:szCs w:val="20"/>
                                    </w:rPr>
                                  </w:rPrChange>
                                </w:rPr>
                                <w:delText>0.51</w:delText>
                              </w:r>
                            </w:del>
                          </w:p>
                        </w:tc>
                        <w:tc>
                          <w:tcPr>
                            <w:tcW w:w="1622" w:type="dxa"/>
                            <w:noWrap/>
                            <w:vAlign w:val="center"/>
                            <w:hideMark/>
                            <w:tcPrChange w:id="4886" w:author="Maino Vieytes, Christian (NIH/NIA/IRP) [F]" w:date="2023-11-15T16:23:00Z">
                              <w:tcPr>
                                <w:tcW w:w="1816" w:type="dxa"/>
                                <w:gridSpan w:val="5"/>
                                <w:noWrap/>
                                <w:vAlign w:val="center"/>
                                <w:hideMark/>
                              </w:tcPr>
                            </w:tcPrChange>
                          </w:tcPr>
                          <w:p w14:paraId="162956C7" w14:textId="4CADB204" w:rsidR="008E210F" w:rsidRPr="008A6C8D" w:rsidDel="001F5A7E" w:rsidRDefault="008E210F" w:rsidP="006153D4">
                            <w:pPr>
                              <w:jc w:val="center"/>
                              <w:rPr>
                                <w:del w:id="4887" w:author="Maino Vieytes, Christian (NIH/NIA/IRP) [F]" w:date="2023-11-15T09:29:00Z"/>
                                <w:rFonts w:ascii="Times New Roman" w:hAnsi="Times New Roman" w:cs="Times New Roman"/>
                                <w:sz w:val="18"/>
                                <w:szCs w:val="18"/>
                                <w:rPrChange w:id="4888" w:author="Maino Vieytes, Christian (NIH/NIA/IRP) [F]" w:date="2023-11-15T15:57:00Z">
                                  <w:rPr>
                                    <w:del w:id="4889" w:author="Maino Vieytes, Christian (NIH/NIA/IRP) [F]" w:date="2023-11-15T09:29:00Z"/>
                                    <w:rFonts w:ascii="Times New Roman" w:hAnsi="Times New Roman" w:cs="Times New Roman"/>
                                    <w:sz w:val="20"/>
                                    <w:szCs w:val="20"/>
                                  </w:rPr>
                                </w:rPrChange>
                              </w:rPr>
                            </w:pPr>
                            <w:del w:id="4890" w:author="Maino Vieytes, Christian (NIH/NIA/IRP) [F]" w:date="2023-11-15T09:29:00Z">
                              <w:r w:rsidRPr="008A6C8D" w:rsidDel="001F5A7E">
                                <w:rPr>
                                  <w:rFonts w:ascii="Times New Roman" w:hAnsi="Times New Roman" w:cs="Times New Roman"/>
                                  <w:sz w:val="18"/>
                                  <w:szCs w:val="18"/>
                                  <w:rPrChange w:id="4891" w:author="Maino Vieytes, Christian (NIH/NIA/IRP) [F]" w:date="2023-11-15T15:57:00Z">
                                    <w:rPr>
                                      <w:rFonts w:ascii="Times New Roman" w:hAnsi="Times New Roman" w:cs="Times New Roman"/>
                                      <w:sz w:val="20"/>
                                      <w:szCs w:val="20"/>
                                    </w:rPr>
                                  </w:rPrChange>
                                </w:rPr>
                                <w:delText>1.16 (0.89-1.50)</w:delText>
                              </w:r>
                            </w:del>
                          </w:p>
                        </w:tc>
                        <w:tc>
                          <w:tcPr>
                            <w:tcW w:w="1310" w:type="dxa"/>
                            <w:noWrap/>
                            <w:vAlign w:val="center"/>
                            <w:hideMark/>
                            <w:tcPrChange w:id="4892" w:author="Maino Vieytes, Christian (NIH/NIA/IRP) [F]" w:date="2023-11-15T16:23:00Z">
                              <w:tcPr>
                                <w:tcW w:w="958" w:type="dxa"/>
                                <w:gridSpan w:val="3"/>
                                <w:noWrap/>
                                <w:vAlign w:val="center"/>
                                <w:hideMark/>
                              </w:tcPr>
                            </w:tcPrChange>
                          </w:tcPr>
                          <w:p w14:paraId="4AF2C0EC" w14:textId="2DEB8B81" w:rsidR="008E210F" w:rsidRPr="008A6C8D" w:rsidDel="001F5A7E" w:rsidRDefault="008E210F" w:rsidP="006153D4">
                            <w:pPr>
                              <w:jc w:val="center"/>
                              <w:rPr>
                                <w:del w:id="4893" w:author="Maino Vieytes, Christian (NIH/NIA/IRP) [F]" w:date="2023-11-15T09:29:00Z"/>
                                <w:rFonts w:ascii="Times New Roman" w:hAnsi="Times New Roman" w:cs="Times New Roman"/>
                                <w:sz w:val="18"/>
                                <w:szCs w:val="18"/>
                                <w:rPrChange w:id="4894" w:author="Maino Vieytes, Christian (NIH/NIA/IRP) [F]" w:date="2023-11-15T15:57:00Z">
                                  <w:rPr>
                                    <w:del w:id="4895" w:author="Maino Vieytes, Christian (NIH/NIA/IRP) [F]" w:date="2023-11-15T09:29:00Z"/>
                                    <w:rFonts w:ascii="Times New Roman" w:hAnsi="Times New Roman" w:cs="Times New Roman"/>
                                    <w:sz w:val="20"/>
                                    <w:szCs w:val="20"/>
                                  </w:rPr>
                                </w:rPrChange>
                              </w:rPr>
                            </w:pPr>
                            <w:del w:id="4896" w:author="Maino Vieytes, Christian (NIH/NIA/IRP) [F]" w:date="2023-11-15T09:29:00Z">
                              <w:r w:rsidRPr="008A6C8D" w:rsidDel="001F5A7E">
                                <w:rPr>
                                  <w:rFonts w:ascii="Times New Roman" w:hAnsi="Times New Roman" w:cs="Times New Roman"/>
                                  <w:color w:val="000000"/>
                                  <w:sz w:val="18"/>
                                  <w:szCs w:val="18"/>
                                  <w:rPrChange w:id="4897" w:author="Maino Vieytes, Christian (NIH/NIA/IRP) [F]" w:date="2023-11-15T15:57:00Z">
                                    <w:rPr>
                                      <w:rFonts w:ascii="Times New Roman" w:hAnsi="Times New Roman" w:cs="Times New Roman"/>
                                      <w:color w:val="000000"/>
                                      <w:sz w:val="20"/>
                                      <w:szCs w:val="20"/>
                                    </w:rPr>
                                  </w:rPrChange>
                                </w:rPr>
                                <w:delText>0.77</w:delText>
                              </w:r>
                            </w:del>
                          </w:p>
                        </w:tc>
                      </w:tr>
                      <w:tr w:rsidR="008E210F" w:rsidRPr="008A6C8D" w:rsidDel="001F5A7E" w14:paraId="7FE5D6E0" w14:textId="0089CB59" w:rsidTr="002B4FE9">
                        <w:trPr>
                          <w:trHeight w:val="320"/>
                          <w:del w:id="4898" w:author="Maino Vieytes, Christian (NIH/NIA/IRP) [F]" w:date="2023-11-15T09:29:00Z"/>
                          <w:trPrChange w:id="4899" w:author="Maino Vieytes, Christian (NIH/NIA/IRP) [F]" w:date="2023-11-15T16:23:00Z">
                            <w:trPr>
                              <w:gridAfter w:val="0"/>
                              <w:trHeight w:val="320"/>
                            </w:trPr>
                          </w:trPrChange>
                        </w:trPr>
                        <w:tc>
                          <w:tcPr>
                            <w:tcW w:w="2317" w:type="dxa"/>
                            <w:noWrap/>
                            <w:vAlign w:val="center"/>
                            <w:hideMark/>
                            <w:tcPrChange w:id="4900" w:author="Maino Vieytes, Christian (NIH/NIA/IRP) [F]" w:date="2023-11-15T16:23:00Z">
                              <w:tcPr>
                                <w:tcW w:w="2317" w:type="dxa"/>
                                <w:noWrap/>
                                <w:vAlign w:val="center"/>
                                <w:hideMark/>
                              </w:tcPr>
                            </w:tcPrChange>
                          </w:tcPr>
                          <w:p w14:paraId="737FFBB4" w14:textId="6F643E74" w:rsidR="008E210F" w:rsidRPr="008A6C8D" w:rsidDel="001F5A7E" w:rsidRDefault="008E210F" w:rsidP="006153D4">
                            <w:pPr>
                              <w:rPr>
                                <w:del w:id="4901" w:author="Maino Vieytes, Christian (NIH/NIA/IRP) [F]" w:date="2023-11-15T09:29:00Z"/>
                                <w:rFonts w:ascii="Times New Roman" w:hAnsi="Times New Roman" w:cs="Times New Roman"/>
                                <w:sz w:val="18"/>
                                <w:szCs w:val="18"/>
                                <w:rPrChange w:id="4902" w:author="Maino Vieytes, Christian (NIH/NIA/IRP) [F]" w:date="2023-11-15T15:57:00Z">
                                  <w:rPr>
                                    <w:del w:id="4903" w:author="Maino Vieytes, Christian (NIH/NIA/IRP) [F]" w:date="2023-11-15T09:29:00Z"/>
                                    <w:rFonts w:ascii="Times New Roman" w:hAnsi="Times New Roman" w:cs="Times New Roman"/>
                                    <w:sz w:val="20"/>
                                    <w:szCs w:val="20"/>
                                  </w:rPr>
                                </w:rPrChange>
                              </w:rPr>
                            </w:pPr>
                            <w:del w:id="4904" w:author="Maino Vieytes, Christian (NIH/NIA/IRP) [F]" w:date="2023-11-15T09:29:00Z">
                              <w:r w:rsidRPr="008A6C8D" w:rsidDel="001F5A7E">
                                <w:rPr>
                                  <w:rFonts w:ascii="Times New Roman" w:hAnsi="Times New Roman" w:cs="Times New Roman"/>
                                  <w:sz w:val="18"/>
                                  <w:szCs w:val="18"/>
                                  <w:rPrChange w:id="4905" w:author="Maino Vieytes, Christian (NIH/NIA/IRP) [F]" w:date="2023-11-15T15:57:00Z">
                                    <w:rPr>
                                      <w:rFonts w:ascii="Times New Roman" w:hAnsi="Times New Roman" w:cs="Times New Roman"/>
                                      <w:sz w:val="20"/>
                                      <w:szCs w:val="20"/>
                                    </w:rPr>
                                  </w:rPrChange>
                                </w:rPr>
                                <w:delText>Age</w:delText>
                              </w:r>
                              <w:r w:rsidRPr="008A6C8D" w:rsidDel="001F5A7E">
                                <w:rPr>
                                  <w:rFonts w:ascii="Times New Roman" w:hAnsi="Times New Roman" w:cs="Times New Roman"/>
                                  <w:b/>
                                  <w:bCs/>
                                  <w:sz w:val="18"/>
                                  <w:szCs w:val="18"/>
                                  <w:vertAlign w:val="superscript"/>
                                  <w:lang w:bidi="en-US"/>
                                  <w:rPrChange w:id="4906"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4907" w:author="Maino Vieytes, Christian (NIH/NIA/IRP) [F]" w:date="2023-11-15T16:23:00Z">
                              <w:tcPr>
                                <w:tcW w:w="720" w:type="dxa"/>
                                <w:gridSpan w:val="2"/>
                                <w:noWrap/>
                                <w:vAlign w:val="center"/>
                                <w:hideMark/>
                              </w:tcPr>
                            </w:tcPrChange>
                          </w:tcPr>
                          <w:p w14:paraId="0FE80EBF" w14:textId="306C9241" w:rsidR="008E210F" w:rsidRPr="008A6C8D" w:rsidDel="001F5A7E" w:rsidRDefault="008E210F" w:rsidP="006153D4">
                            <w:pPr>
                              <w:jc w:val="center"/>
                              <w:rPr>
                                <w:del w:id="4908" w:author="Maino Vieytes, Christian (NIH/NIA/IRP) [F]" w:date="2023-11-15T09:29:00Z"/>
                                <w:rFonts w:ascii="Times New Roman" w:hAnsi="Times New Roman" w:cs="Times New Roman"/>
                                <w:sz w:val="18"/>
                                <w:szCs w:val="18"/>
                                <w:rPrChange w:id="4909" w:author="Maino Vieytes, Christian (NIH/NIA/IRP) [F]" w:date="2023-11-15T15:57:00Z">
                                  <w:rPr>
                                    <w:del w:id="4910" w:author="Maino Vieytes, Christian (NIH/NIA/IRP) [F]" w:date="2023-11-15T09:29:00Z"/>
                                    <w:rFonts w:ascii="Times New Roman" w:hAnsi="Times New Roman" w:cs="Times New Roman"/>
                                    <w:sz w:val="20"/>
                                    <w:szCs w:val="20"/>
                                  </w:rPr>
                                </w:rPrChange>
                              </w:rPr>
                            </w:pPr>
                            <w:del w:id="4911" w:author="Maino Vieytes, Christian (NIH/NIA/IRP) [F]" w:date="2023-11-15T09:29:00Z">
                              <w:r w:rsidRPr="008A6C8D" w:rsidDel="001F5A7E">
                                <w:rPr>
                                  <w:rFonts w:ascii="Times New Roman" w:hAnsi="Times New Roman" w:cs="Times New Roman"/>
                                  <w:sz w:val="18"/>
                                  <w:szCs w:val="18"/>
                                  <w:rPrChange w:id="4912"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4913" w:author="Maino Vieytes, Christian (NIH/NIA/IRP) [F]" w:date="2023-11-15T16:23:00Z">
                              <w:tcPr>
                                <w:tcW w:w="720" w:type="dxa"/>
                                <w:gridSpan w:val="2"/>
                                <w:noWrap/>
                                <w:vAlign w:val="center"/>
                                <w:hideMark/>
                              </w:tcPr>
                            </w:tcPrChange>
                          </w:tcPr>
                          <w:p w14:paraId="548A6D82" w14:textId="638721B2" w:rsidR="008E210F" w:rsidRPr="008A6C8D" w:rsidDel="001F5A7E" w:rsidRDefault="008E210F" w:rsidP="006153D4">
                            <w:pPr>
                              <w:jc w:val="center"/>
                              <w:rPr>
                                <w:del w:id="4914" w:author="Maino Vieytes, Christian (NIH/NIA/IRP) [F]" w:date="2023-11-15T09:29:00Z"/>
                                <w:rFonts w:ascii="Times New Roman" w:hAnsi="Times New Roman" w:cs="Times New Roman"/>
                                <w:sz w:val="18"/>
                                <w:szCs w:val="18"/>
                                <w:rPrChange w:id="4915" w:author="Maino Vieytes, Christian (NIH/NIA/IRP) [F]" w:date="2023-11-15T15:57:00Z">
                                  <w:rPr>
                                    <w:del w:id="4916" w:author="Maino Vieytes, Christian (NIH/NIA/IRP) [F]" w:date="2023-11-15T09:29:00Z"/>
                                    <w:rFonts w:ascii="Times New Roman" w:hAnsi="Times New Roman" w:cs="Times New Roman"/>
                                    <w:sz w:val="20"/>
                                    <w:szCs w:val="20"/>
                                  </w:rPr>
                                </w:rPrChange>
                              </w:rPr>
                            </w:pPr>
                            <w:del w:id="4917" w:author="Maino Vieytes, Christian (NIH/NIA/IRP) [F]" w:date="2023-11-15T09:29:00Z">
                              <w:r w:rsidRPr="008A6C8D" w:rsidDel="001F5A7E">
                                <w:rPr>
                                  <w:rFonts w:ascii="Times New Roman" w:hAnsi="Times New Roman" w:cs="Times New Roman"/>
                                  <w:sz w:val="18"/>
                                  <w:szCs w:val="18"/>
                                  <w:rPrChange w:id="4918"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4919" w:author="Maino Vieytes, Christian (NIH/NIA/IRP) [F]" w:date="2023-11-15T16:23:00Z">
                              <w:tcPr>
                                <w:tcW w:w="1616" w:type="dxa"/>
                                <w:gridSpan w:val="2"/>
                                <w:noWrap/>
                                <w:vAlign w:val="center"/>
                                <w:hideMark/>
                              </w:tcPr>
                            </w:tcPrChange>
                          </w:tcPr>
                          <w:p w14:paraId="5D97EFF0" w14:textId="613F9638" w:rsidR="008E210F" w:rsidRPr="008A6C8D" w:rsidDel="001F5A7E" w:rsidRDefault="008E210F" w:rsidP="006153D4">
                            <w:pPr>
                              <w:jc w:val="center"/>
                              <w:rPr>
                                <w:del w:id="4920" w:author="Maino Vieytes, Christian (NIH/NIA/IRP) [F]" w:date="2023-11-15T09:29:00Z"/>
                                <w:rFonts w:ascii="Times New Roman" w:hAnsi="Times New Roman" w:cs="Times New Roman"/>
                                <w:sz w:val="18"/>
                                <w:szCs w:val="18"/>
                                <w:rPrChange w:id="4921" w:author="Maino Vieytes, Christian (NIH/NIA/IRP) [F]" w:date="2023-11-15T15:57:00Z">
                                  <w:rPr>
                                    <w:del w:id="4922" w:author="Maino Vieytes, Christian (NIH/NIA/IRP) [F]" w:date="2023-11-15T09:29:00Z"/>
                                    <w:rFonts w:ascii="Times New Roman" w:hAnsi="Times New Roman" w:cs="Times New Roman"/>
                                    <w:sz w:val="20"/>
                                    <w:szCs w:val="20"/>
                                  </w:rPr>
                                </w:rPrChange>
                              </w:rPr>
                            </w:pPr>
                            <w:del w:id="4923" w:author="Maino Vieytes, Christian (NIH/NIA/IRP) [F]" w:date="2023-11-15T09:29:00Z">
                              <w:r w:rsidRPr="008A6C8D" w:rsidDel="001F5A7E">
                                <w:rPr>
                                  <w:rFonts w:ascii="Times New Roman" w:hAnsi="Times New Roman" w:cs="Times New Roman"/>
                                  <w:sz w:val="18"/>
                                  <w:szCs w:val="18"/>
                                  <w:rPrChange w:id="4924" w:author="Maino Vieytes, Christian (NIH/NIA/IRP) [F]" w:date="2023-11-15T15:57:00Z">
                                    <w:rPr>
                                      <w:rFonts w:ascii="Times New Roman" w:hAnsi="Times New Roman" w:cs="Times New Roman"/>
                                      <w:sz w:val="20"/>
                                      <w:szCs w:val="20"/>
                                    </w:rPr>
                                  </w:rPrChange>
                                </w:rPr>
                                <w:delText>1.48 (0.69-3.18)</w:delText>
                              </w:r>
                            </w:del>
                          </w:p>
                        </w:tc>
                        <w:tc>
                          <w:tcPr>
                            <w:tcW w:w="1716" w:type="dxa"/>
                            <w:noWrap/>
                            <w:vAlign w:val="center"/>
                            <w:hideMark/>
                            <w:tcPrChange w:id="4925" w:author="Maino Vieytes, Christian (NIH/NIA/IRP) [F]" w:date="2023-11-15T16:23:00Z">
                              <w:tcPr>
                                <w:tcW w:w="1716" w:type="dxa"/>
                                <w:gridSpan w:val="2"/>
                                <w:noWrap/>
                                <w:vAlign w:val="center"/>
                                <w:hideMark/>
                              </w:tcPr>
                            </w:tcPrChange>
                          </w:tcPr>
                          <w:p w14:paraId="28DCB09E" w14:textId="5192D2C3" w:rsidR="008E210F" w:rsidRPr="008A6C8D" w:rsidDel="001F5A7E" w:rsidRDefault="008E210F" w:rsidP="006153D4">
                            <w:pPr>
                              <w:jc w:val="center"/>
                              <w:rPr>
                                <w:del w:id="4926" w:author="Maino Vieytes, Christian (NIH/NIA/IRP) [F]" w:date="2023-11-15T09:29:00Z"/>
                                <w:rFonts w:ascii="Times New Roman" w:hAnsi="Times New Roman" w:cs="Times New Roman"/>
                                <w:sz w:val="18"/>
                                <w:szCs w:val="18"/>
                                <w:rPrChange w:id="4927" w:author="Maino Vieytes, Christian (NIH/NIA/IRP) [F]" w:date="2023-11-15T15:57:00Z">
                                  <w:rPr>
                                    <w:del w:id="4928" w:author="Maino Vieytes, Christian (NIH/NIA/IRP) [F]" w:date="2023-11-15T09:29:00Z"/>
                                    <w:rFonts w:ascii="Times New Roman" w:hAnsi="Times New Roman" w:cs="Times New Roman"/>
                                    <w:sz w:val="20"/>
                                    <w:szCs w:val="20"/>
                                  </w:rPr>
                                </w:rPrChange>
                              </w:rPr>
                            </w:pPr>
                            <w:del w:id="4929" w:author="Maino Vieytes, Christian (NIH/NIA/IRP) [F]" w:date="2023-11-15T09:29:00Z">
                              <w:r w:rsidRPr="008A6C8D" w:rsidDel="001F5A7E">
                                <w:rPr>
                                  <w:rFonts w:ascii="Times New Roman" w:hAnsi="Times New Roman" w:cs="Times New Roman"/>
                                  <w:sz w:val="18"/>
                                  <w:szCs w:val="18"/>
                                  <w:rPrChange w:id="4930" w:author="Maino Vieytes, Christian (NIH/NIA/IRP) [F]" w:date="2023-11-15T15:57:00Z">
                                    <w:rPr>
                                      <w:rFonts w:ascii="Times New Roman" w:hAnsi="Times New Roman" w:cs="Times New Roman"/>
                                      <w:sz w:val="20"/>
                                      <w:szCs w:val="20"/>
                                    </w:rPr>
                                  </w:rPrChange>
                                </w:rPr>
                                <w:delText>2.23 (1.01-4.92)*</w:delText>
                              </w:r>
                            </w:del>
                          </w:p>
                        </w:tc>
                        <w:tc>
                          <w:tcPr>
                            <w:tcW w:w="1716" w:type="dxa"/>
                            <w:noWrap/>
                            <w:vAlign w:val="center"/>
                            <w:hideMark/>
                            <w:tcPrChange w:id="4931" w:author="Maino Vieytes, Christian (NIH/NIA/IRP) [F]" w:date="2023-11-15T16:23:00Z">
                              <w:tcPr>
                                <w:tcW w:w="1716" w:type="dxa"/>
                                <w:gridSpan w:val="2"/>
                                <w:noWrap/>
                                <w:vAlign w:val="center"/>
                                <w:hideMark/>
                              </w:tcPr>
                            </w:tcPrChange>
                          </w:tcPr>
                          <w:p w14:paraId="35705C7D" w14:textId="55D9E2FD" w:rsidR="008E210F" w:rsidRPr="008A6C8D" w:rsidDel="001F5A7E" w:rsidRDefault="008E210F" w:rsidP="006153D4">
                            <w:pPr>
                              <w:jc w:val="center"/>
                              <w:rPr>
                                <w:del w:id="4932" w:author="Maino Vieytes, Christian (NIH/NIA/IRP) [F]" w:date="2023-11-15T09:29:00Z"/>
                                <w:rFonts w:ascii="Times New Roman" w:hAnsi="Times New Roman" w:cs="Times New Roman"/>
                                <w:sz w:val="18"/>
                                <w:szCs w:val="18"/>
                                <w:rPrChange w:id="4933" w:author="Maino Vieytes, Christian (NIH/NIA/IRP) [F]" w:date="2023-11-15T15:57:00Z">
                                  <w:rPr>
                                    <w:del w:id="4934" w:author="Maino Vieytes, Christian (NIH/NIA/IRP) [F]" w:date="2023-11-15T09:29:00Z"/>
                                    <w:rFonts w:ascii="Times New Roman" w:hAnsi="Times New Roman" w:cs="Times New Roman"/>
                                    <w:sz w:val="20"/>
                                    <w:szCs w:val="20"/>
                                  </w:rPr>
                                </w:rPrChange>
                              </w:rPr>
                            </w:pPr>
                            <w:del w:id="4935" w:author="Maino Vieytes, Christian (NIH/NIA/IRP) [F]" w:date="2023-11-15T09:29:00Z">
                              <w:r w:rsidRPr="008A6C8D" w:rsidDel="001F5A7E">
                                <w:rPr>
                                  <w:rFonts w:ascii="Times New Roman" w:hAnsi="Times New Roman" w:cs="Times New Roman"/>
                                  <w:sz w:val="18"/>
                                  <w:szCs w:val="18"/>
                                  <w:rPrChange w:id="4936" w:author="Maino Vieytes, Christian (NIH/NIA/IRP) [F]" w:date="2023-11-15T15:57:00Z">
                                    <w:rPr>
                                      <w:rFonts w:ascii="Times New Roman" w:hAnsi="Times New Roman" w:cs="Times New Roman"/>
                                      <w:sz w:val="20"/>
                                      <w:szCs w:val="20"/>
                                    </w:rPr>
                                  </w:rPrChange>
                                </w:rPr>
                                <w:delText>1.67 (0.88-3.18)</w:delText>
                              </w:r>
                            </w:del>
                          </w:p>
                        </w:tc>
                        <w:tc>
                          <w:tcPr>
                            <w:tcW w:w="1816" w:type="dxa"/>
                            <w:noWrap/>
                            <w:vAlign w:val="center"/>
                            <w:hideMark/>
                            <w:tcPrChange w:id="4937" w:author="Maino Vieytes, Christian (NIH/NIA/IRP) [F]" w:date="2023-11-15T16:23:00Z">
                              <w:tcPr>
                                <w:tcW w:w="1816" w:type="dxa"/>
                                <w:gridSpan w:val="2"/>
                                <w:noWrap/>
                                <w:vAlign w:val="center"/>
                                <w:hideMark/>
                              </w:tcPr>
                            </w:tcPrChange>
                          </w:tcPr>
                          <w:p w14:paraId="3298FF01" w14:textId="67A11E9C" w:rsidR="008E210F" w:rsidRPr="008A6C8D" w:rsidDel="001F5A7E" w:rsidRDefault="008E210F" w:rsidP="006153D4">
                            <w:pPr>
                              <w:jc w:val="center"/>
                              <w:rPr>
                                <w:del w:id="4938" w:author="Maino Vieytes, Christian (NIH/NIA/IRP) [F]" w:date="2023-11-15T09:29:00Z"/>
                                <w:rFonts w:ascii="Times New Roman" w:hAnsi="Times New Roman" w:cs="Times New Roman"/>
                                <w:sz w:val="18"/>
                                <w:szCs w:val="18"/>
                                <w:rPrChange w:id="4939" w:author="Maino Vieytes, Christian (NIH/NIA/IRP) [F]" w:date="2023-11-15T15:57:00Z">
                                  <w:rPr>
                                    <w:del w:id="4940" w:author="Maino Vieytes, Christian (NIH/NIA/IRP) [F]" w:date="2023-11-15T09:29:00Z"/>
                                    <w:rFonts w:ascii="Times New Roman" w:hAnsi="Times New Roman" w:cs="Times New Roman"/>
                                    <w:sz w:val="20"/>
                                    <w:szCs w:val="20"/>
                                  </w:rPr>
                                </w:rPrChange>
                              </w:rPr>
                            </w:pPr>
                            <w:del w:id="4941" w:author="Maino Vieytes, Christian (NIH/NIA/IRP) [F]" w:date="2023-11-15T09:29:00Z">
                              <w:r w:rsidRPr="008A6C8D" w:rsidDel="001F5A7E">
                                <w:rPr>
                                  <w:rFonts w:ascii="Times New Roman" w:hAnsi="Times New Roman" w:cs="Times New Roman"/>
                                  <w:sz w:val="18"/>
                                  <w:szCs w:val="18"/>
                                  <w:rPrChange w:id="4942" w:author="Maino Vieytes, Christian (NIH/NIA/IRP) [F]" w:date="2023-11-15T15:57:00Z">
                                    <w:rPr>
                                      <w:rFonts w:ascii="Times New Roman" w:hAnsi="Times New Roman" w:cs="Times New Roman"/>
                                      <w:sz w:val="20"/>
                                      <w:szCs w:val="20"/>
                                    </w:rPr>
                                  </w:rPrChange>
                                </w:rPr>
                                <w:delText>1.72 (0.93-3.18)</w:delText>
                              </w:r>
                            </w:del>
                          </w:p>
                        </w:tc>
                        <w:tc>
                          <w:tcPr>
                            <w:tcW w:w="1196" w:type="dxa"/>
                            <w:noWrap/>
                            <w:vAlign w:val="center"/>
                            <w:hideMark/>
                            <w:tcPrChange w:id="4943" w:author="Maino Vieytes, Christian (NIH/NIA/IRP) [F]" w:date="2023-11-15T16:23:00Z">
                              <w:tcPr>
                                <w:tcW w:w="1000" w:type="dxa"/>
                                <w:gridSpan w:val="2"/>
                                <w:noWrap/>
                                <w:vAlign w:val="center"/>
                                <w:hideMark/>
                              </w:tcPr>
                            </w:tcPrChange>
                          </w:tcPr>
                          <w:p w14:paraId="327B89CE" w14:textId="0D54F331" w:rsidR="008E210F" w:rsidRPr="008A6C8D" w:rsidDel="001F5A7E" w:rsidRDefault="008E210F" w:rsidP="006153D4">
                            <w:pPr>
                              <w:jc w:val="center"/>
                              <w:rPr>
                                <w:del w:id="4944" w:author="Maino Vieytes, Christian (NIH/NIA/IRP) [F]" w:date="2023-11-15T09:29:00Z"/>
                                <w:rFonts w:ascii="Times New Roman" w:hAnsi="Times New Roman" w:cs="Times New Roman"/>
                                <w:sz w:val="18"/>
                                <w:szCs w:val="18"/>
                                <w:rPrChange w:id="4945" w:author="Maino Vieytes, Christian (NIH/NIA/IRP) [F]" w:date="2023-11-15T15:57:00Z">
                                  <w:rPr>
                                    <w:del w:id="4946" w:author="Maino Vieytes, Christian (NIH/NIA/IRP) [F]" w:date="2023-11-15T09:29:00Z"/>
                                    <w:rFonts w:ascii="Times New Roman" w:hAnsi="Times New Roman" w:cs="Times New Roman"/>
                                    <w:sz w:val="20"/>
                                    <w:szCs w:val="20"/>
                                  </w:rPr>
                                </w:rPrChange>
                              </w:rPr>
                            </w:pPr>
                            <w:del w:id="4947" w:author="Maino Vieytes, Christian (NIH/NIA/IRP) [F]" w:date="2023-11-15T09:29:00Z">
                              <w:r w:rsidRPr="008A6C8D" w:rsidDel="001F5A7E">
                                <w:rPr>
                                  <w:rFonts w:ascii="Times New Roman" w:hAnsi="Times New Roman" w:cs="Times New Roman"/>
                                  <w:sz w:val="18"/>
                                  <w:szCs w:val="18"/>
                                  <w:rPrChange w:id="4948" w:author="Maino Vieytes, Christian (NIH/NIA/IRP) [F]" w:date="2023-11-15T15:57:00Z">
                                    <w:rPr>
                                      <w:rFonts w:ascii="Times New Roman" w:hAnsi="Times New Roman" w:cs="Times New Roman"/>
                                      <w:sz w:val="20"/>
                                      <w:szCs w:val="20"/>
                                    </w:rPr>
                                  </w:rPrChange>
                                </w:rPr>
                                <w:delText>0.22</w:delText>
                              </w:r>
                            </w:del>
                          </w:p>
                        </w:tc>
                        <w:tc>
                          <w:tcPr>
                            <w:tcW w:w="1622" w:type="dxa"/>
                            <w:noWrap/>
                            <w:vAlign w:val="center"/>
                            <w:hideMark/>
                            <w:tcPrChange w:id="4949" w:author="Maino Vieytes, Christian (NIH/NIA/IRP) [F]" w:date="2023-11-15T16:23:00Z">
                              <w:tcPr>
                                <w:tcW w:w="1816" w:type="dxa"/>
                                <w:gridSpan w:val="5"/>
                                <w:noWrap/>
                                <w:vAlign w:val="center"/>
                                <w:hideMark/>
                              </w:tcPr>
                            </w:tcPrChange>
                          </w:tcPr>
                          <w:p w14:paraId="48625F67" w14:textId="691AE871" w:rsidR="008E210F" w:rsidRPr="008A6C8D" w:rsidDel="001F5A7E" w:rsidRDefault="008E210F" w:rsidP="006153D4">
                            <w:pPr>
                              <w:jc w:val="center"/>
                              <w:rPr>
                                <w:del w:id="4950" w:author="Maino Vieytes, Christian (NIH/NIA/IRP) [F]" w:date="2023-11-15T09:29:00Z"/>
                                <w:rFonts w:ascii="Times New Roman" w:hAnsi="Times New Roman" w:cs="Times New Roman"/>
                                <w:sz w:val="18"/>
                                <w:szCs w:val="18"/>
                                <w:rPrChange w:id="4951" w:author="Maino Vieytes, Christian (NIH/NIA/IRP) [F]" w:date="2023-11-15T15:57:00Z">
                                  <w:rPr>
                                    <w:del w:id="4952" w:author="Maino Vieytes, Christian (NIH/NIA/IRP) [F]" w:date="2023-11-15T09:29:00Z"/>
                                    <w:rFonts w:ascii="Times New Roman" w:hAnsi="Times New Roman" w:cs="Times New Roman"/>
                                    <w:sz w:val="20"/>
                                    <w:szCs w:val="20"/>
                                  </w:rPr>
                                </w:rPrChange>
                              </w:rPr>
                            </w:pPr>
                            <w:del w:id="4953" w:author="Maino Vieytes, Christian (NIH/NIA/IRP) [F]" w:date="2023-11-15T09:29:00Z">
                              <w:r w:rsidRPr="008A6C8D" w:rsidDel="001F5A7E">
                                <w:rPr>
                                  <w:rFonts w:ascii="Times New Roman" w:hAnsi="Times New Roman" w:cs="Times New Roman"/>
                                  <w:sz w:val="18"/>
                                  <w:szCs w:val="18"/>
                                  <w:rPrChange w:id="4954" w:author="Maino Vieytes, Christian (NIH/NIA/IRP) [F]" w:date="2023-11-15T15:57:00Z">
                                    <w:rPr>
                                      <w:rFonts w:ascii="Times New Roman" w:hAnsi="Times New Roman" w:cs="Times New Roman"/>
                                      <w:sz w:val="20"/>
                                      <w:szCs w:val="20"/>
                                    </w:rPr>
                                  </w:rPrChange>
                                </w:rPr>
                                <w:delText>1.19 (0.98-1.43)</w:delText>
                              </w:r>
                            </w:del>
                          </w:p>
                        </w:tc>
                        <w:tc>
                          <w:tcPr>
                            <w:tcW w:w="1310" w:type="dxa"/>
                            <w:noWrap/>
                            <w:vAlign w:val="center"/>
                            <w:hideMark/>
                            <w:tcPrChange w:id="4955" w:author="Maino Vieytes, Christian (NIH/NIA/IRP) [F]" w:date="2023-11-15T16:23:00Z">
                              <w:tcPr>
                                <w:tcW w:w="958" w:type="dxa"/>
                                <w:gridSpan w:val="3"/>
                                <w:noWrap/>
                                <w:vAlign w:val="center"/>
                                <w:hideMark/>
                              </w:tcPr>
                            </w:tcPrChange>
                          </w:tcPr>
                          <w:p w14:paraId="00F2DBC5" w14:textId="61151314" w:rsidR="008E210F" w:rsidRPr="008A6C8D" w:rsidDel="001F5A7E" w:rsidRDefault="008E210F" w:rsidP="006153D4">
                            <w:pPr>
                              <w:jc w:val="center"/>
                              <w:rPr>
                                <w:del w:id="4956" w:author="Maino Vieytes, Christian (NIH/NIA/IRP) [F]" w:date="2023-11-15T09:29:00Z"/>
                                <w:rFonts w:ascii="Times New Roman" w:hAnsi="Times New Roman" w:cs="Times New Roman"/>
                                <w:sz w:val="18"/>
                                <w:szCs w:val="18"/>
                                <w:rPrChange w:id="4957" w:author="Maino Vieytes, Christian (NIH/NIA/IRP) [F]" w:date="2023-11-15T15:57:00Z">
                                  <w:rPr>
                                    <w:del w:id="4958" w:author="Maino Vieytes, Christian (NIH/NIA/IRP) [F]" w:date="2023-11-15T09:29:00Z"/>
                                    <w:rFonts w:ascii="Times New Roman" w:hAnsi="Times New Roman" w:cs="Times New Roman"/>
                                    <w:sz w:val="20"/>
                                    <w:szCs w:val="20"/>
                                  </w:rPr>
                                </w:rPrChange>
                              </w:rPr>
                            </w:pPr>
                            <w:del w:id="4959" w:author="Maino Vieytes, Christian (NIH/NIA/IRP) [F]" w:date="2023-11-15T09:29:00Z">
                              <w:r w:rsidRPr="008A6C8D" w:rsidDel="001F5A7E">
                                <w:rPr>
                                  <w:rFonts w:ascii="Times New Roman" w:hAnsi="Times New Roman" w:cs="Times New Roman"/>
                                  <w:color w:val="000000"/>
                                  <w:sz w:val="18"/>
                                  <w:szCs w:val="18"/>
                                  <w:rPrChange w:id="4960" w:author="Maino Vieytes, Christian (NIH/NIA/IRP) [F]" w:date="2023-11-15T15:57:00Z">
                                    <w:rPr>
                                      <w:rFonts w:ascii="Times New Roman" w:hAnsi="Times New Roman" w:cs="Times New Roman"/>
                                      <w:color w:val="000000"/>
                                      <w:sz w:val="20"/>
                                      <w:szCs w:val="20"/>
                                    </w:rPr>
                                  </w:rPrChange>
                                </w:rPr>
                                <w:delText>0.72</w:delText>
                              </w:r>
                            </w:del>
                          </w:p>
                        </w:tc>
                      </w:tr>
                      <w:tr w:rsidR="008E210F" w:rsidRPr="008A6C8D" w:rsidDel="001F5A7E" w14:paraId="0C464F7A" w14:textId="1005361A" w:rsidTr="002B4FE9">
                        <w:trPr>
                          <w:trHeight w:val="320"/>
                          <w:del w:id="4961" w:author="Maino Vieytes, Christian (NIH/NIA/IRP) [F]" w:date="2023-11-15T09:29:00Z"/>
                          <w:trPrChange w:id="4962" w:author="Maino Vieytes, Christian (NIH/NIA/IRP) [F]" w:date="2023-11-15T16:23:00Z">
                            <w:trPr>
                              <w:gridAfter w:val="0"/>
                              <w:trHeight w:val="320"/>
                            </w:trPr>
                          </w:trPrChange>
                        </w:trPr>
                        <w:tc>
                          <w:tcPr>
                            <w:tcW w:w="2317" w:type="dxa"/>
                            <w:noWrap/>
                            <w:vAlign w:val="center"/>
                            <w:hideMark/>
                            <w:tcPrChange w:id="4963" w:author="Maino Vieytes, Christian (NIH/NIA/IRP) [F]" w:date="2023-11-15T16:23:00Z">
                              <w:tcPr>
                                <w:tcW w:w="2317" w:type="dxa"/>
                                <w:noWrap/>
                                <w:vAlign w:val="center"/>
                                <w:hideMark/>
                              </w:tcPr>
                            </w:tcPrChange>
                          </w:tcPr>
                          <w:p w14:paraId="2F714610" w14:textId="7FEB1E01" w:rsidR="008E210F" w:rsidRPr="008A6C8D" w:rsidDel="001F5A7E" w:rsidRDefault="008E210F" w:rsidP="006153D4">
                            <w:pPr>
                              <w:rPr>
                                <w:del w:id="4964" w:author="Maino Vieytes, Christian (NIH/NIA/IRP) [F]" w:date="2023-11-15T09:29:00Z"/>
                                <w:rFonts w:ascii="Times New Roman" w:hAnsi="Times New Roman" w:cs="Times New Roman"/>
                                <w:sz w:val="18"/>
                                <w:szCs w:val="18"/>
                                <w:rPrChange w:id="4965" w:author="Maino Vieytes, Christian (NIH/NIA/IRP) [F]" w:date="2023-11-15T15:57:00Z">
                                  <w:rPr>
                                    <w:del w:id="4966" w:author="Maino Vieytes, Christian (NIH/NIA/IRP) [F]" w:date="2023-11-15T09:29:00Z"/>
                                    <w:rFonts w:ascii="Times New Roman" w:hAnsi="Times New Roman" w:cs="Times New Roman"/>
                                    <w:sz w:val="20"/>
                                    <w:szCs w:val="20"/>
                                  </w:rPr>
                                </w:rPrChange>
                              </w:rPr>
                            </w:pPr>
                            <w:del w:id="4967" w:author="Maino Vieytes, Christian (NIH/NIA/IRP) [F]" w:date="2023-11-15T09:29:00Z">
                              <w:r w:rsidRPr="008A6C8D" w:rsidDel="001F5A7E">
                                <w:rPr>
                                  <w:rFonts w:ascii="Times New Roman" w:hAnsi="Times New Roman" w:cs="Times New Roman"/>
                                  <w:sz w:val="18"/>
                                  <w:szCs w:val="18"/>
                                  <w:rPrChange w:id="4968" w:author="Maino Vieytes, Christian (NIH/NIA/IRP) [F]" w:date="2023-11-15T15:57:00Z">
                                    <w:rPr>
                                      <w:rFonts w:ascii="Times New Roman" w:hAnsi="Times New Roman" w:cs="Times New Roman"/>
                                      <w:sz w:val="20"/>
                                      <w:szCs w:val="20"/>
                                    </w:rPr>
                                  </w:rPrChange>
                                </w:rPr>
                                <w:delText>Household Size</w:delText>
                              </w:r>
                              <w:r w:rsidRPr="008A6C8D" w:rsidDel="001F5A7E">
                                <w:rPr>
                                  <w:rFonts w:ascii="Times New Roman" w:hAnsi="Times New Roman" w:cs="Times New Roman"/>
                                  <w:b/>
                                  <w:bCs/>
                                  <w:sz w:val="18"/>
                                  <w:szCs w:val="18"/>
                                  <w:vertAlign w:val="superscript"/>
                                  <w:lang w:bidi="en-US"/>
                                  <w:rPrChange w:id="4969"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4970" w:author="Maino Vieytes, Christian (NIH/NIA/IRP) [F]" w:date="2023-11-15T16:23:00Z">
                              <w:tcPr>
                                <w:tcW w:w="720" w:type="dxa"/>
                                <w:gridSpan w:val="2"/>
                                <w:noWrap/>
                                <w:vAlign w:val="center"/>
                                <w:hideMark/>
                              </w:tcPr>
                            </w:tcPrChange>
                          </w:tcPr>
                          <w:p w14:paraId="2799AE67" w14:textId="4753FF2F" w:rsidR="008E210F" w:rsidRPr="008A6C8D" w:rsidDel="001F5A7E" w:rsidRDefault="008E210F" w:rsidP="006153D4">
                            <w:pPr>
                              <w:jc w:val="center"/>
                              <w:rPr>
                                <w:del w:id="4971" w:author="Maino Vieytes, Christian (NIH/NIA/IRP) [F]" w:date="2023-11-15T09:29:00Z"/>
                                <w:rFonts w:ascii="Times New Roman" w:hAnsi="Times New Roman" w:cs="Times New Roman"/>
                                <w:sz w:val="18"/>
                                <w:szCs w:val="18"/>
                                <w:rPrChange w:id="4972" w:author="Maino Vieytes, Christian (NIH/NIA/IRP) [F]" w:date="2023-11-15T15:57:00Z">
                                  <w:rPr>
                                    <w:del w:id="4973" w:author="Maino Vieytes, Christian (NIH/NIA/IRP) [F]" w:date="2023-11-15T09:29:00Z"/>
                                    <w:rFonts w:ascii="Times New Roman" w:hAnsi="Times New Roman" w:cs="Times New Roman"/>
                                    <w:sz w:val="20"/>
                                    <w:szCs w:val="20"/>
                                  </w:rPr>
                                </w:rPrChange>
                              </w:rPr>
                            </w:pPr>
                            <w:del w:id="4974" w:author="Maino Vieytes, Christian (NIH/NIA/IRP) [F]" w:date="2023-11-15T09:29:00Z">
                              <w:r w:rsidRPr="008A6C8D" w:rsidDel="001F5A7E">
                                <w:rPr>
                                  <w:rFonts w:ascii="Times New Roman" w:hAnsi="Times New Roman" w:cs="Times New Roman"/>
                                  <w:sz w:val="18"/>
                                  <w:szCs w:val="18"/>
                                  <w:rPrChange w:id="4975"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4976" w:author="Maino Vieytes, Christian (NIH/NIA/IRP) [F]" w:date="2023-11-15T16:23:00Z">
                              <w:tcPr>
                                <w:tcW w:w="720" w:type="dxa"/>
                                <w:gridSpan w:val="2"/>
                                <w:noWrap/>
                                <w:vAlign w:val="center"/>
                                <w:hideMark/>
                              </w:tcPr>
                            </w:tcPrChange>
                          </w:tcPr>
                          <w:p w14:paraId="4DC4700C" w14:textId="2AEAE882" w:rsidR="008E210F" w:rsidRPr="008A6C8D" w:rsidDel="001F5A7E" w:rsidRDefault="008E210F" w:rsidP="006153D4">
                            <w:pPr>
                              <w:jc w:val="center"/>
                              <w:rPr>
                                <w:del w:id="4977" w:author="Maino Vieytes, Christian (NIH/NIA/IRP) [F]" w:date="2023-11-15T09:29:00Z"/>
                                <w:rFonts w:ascii="Times New Roman" w:hAnsi="Times New Roman" w:cs="Times New Roman"/>
                                <w:sz w:val="18"/>
                                <w:szCs w:val="18"/>
                                <w:rPrChange w:id="4978" w:author="Maino Vieytes, Christian (NIH/NIA/IRP) [F]" w:date="2023-11-15T15:57:00Z">
                                  <w:rPr>
                                    <w:del w:id="4979" w:author="Maino Vieytes, Christian (NIH/NIA/IRP) [F]" w:date="2023-11-15T09:29:00Z"/>
                                    <w:rFonts w:ascii="Times New Roman" w:hAnsi="Times New Roman" w:cs="Times New Roman"/>
                                    <w:sz w:val="20"/>
                                    <w:szCs w:val="20"/>
                                  </w:rPr>
                                </w:rPrChange>
                              </w:rPr>
                            </w:pPr>
                            <w:del w:id="4980" w:author="Maino Vieytes, Christian (NIH/NIA/IRP) [F]" w:date="2023-11-15T09:29:00Z">
                              <w:r w:rsidRPr="008A6C8D" w:rsidDel="001F5A7E">
                                <w:rPr>
                                  <w:rFonts w:ascii="Times New Roman" w:hAnsi="Times New Roman" w:cs="Times New Roman"/>
                                  <w:sz w:val="18"/>
                                  <w:szCs w:val="18"/>
                                  <w:rPrChange w:id="4981"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4982" w:author="Maino Vieytes, Christian (NIH/NIA/IRP) [F]" w:date="2023-11-15T16:23:00Z">
                              <w:tcPr>
                                <w:tcW w:w="1616" w:type="dxa"/>
                                <w:gridSpan w:val="2"/>
                                <w:noWrap/>
                                <w:vAlign w:val="center"/>
                                <w:hideMark/>
                              </w:tcPr>
                            </w:tcPrChange>
                          </w:tcPr>
                          <w:p w14:paraId="040B52E8" w14:textId="7863FB05" w:rsidR="008E210F" w:rsidRPr="008A6C8D" w:rsidDel="001F5A7E" w:rsidRDefault="008E210F" w:rsidP="006153D4">
                            <w:pPr>
                              <w:jc w:val="center"/>
                              <w:rPr>
                                <w:del w:id="4983" w:author="Maino Vieytes, Christian (NIH/NIA/IRP) [F]" w:date="2023-11-15T09:29:00Z"/>
                                <w:rFonts w:ascii="Times New Roman" w:hAnsi="Times New Roman" w:cs="Times New Roman"/>
                                <w:sz w:val="18"/>
                                <w:szCs w:val="18"/>
                                <w:rPrChange w:id="4984" w:author="Maino Vieytes, Christian (NIH/NIA/IRP) [F]" w:date="2023-11-15T15:57:00Z">
                                  <w:rPr>
                                    <w:del w:id="4985" w:author="Maino Vieytes, Christian (NIH/NIA/IRP) [F]" w:date="2023-11-15T09:29:00Z"/>
                                    <w:rFonts w:ascii="Times New Roman" w:hAnsi="Times New Roman" w:cs="Times New Roman"/>
                                    <w:sz w:val="20"/>
                                    <w:szCs w:val="20"/>
                                  </w:rPr>
                                </w:rPrChange>
                              </w:rPr>
                            </w:pPr>
                            <w:del w:id="4986" w:author="Maino Vieytes, Christian (NIH/NIA/IRP) [F]" w:date="2023-11-15T09:29:00Z">
                              <w:r w:rsidRPr="008A6C8D" w:rsidDel="001F5A7E">
                                <w:rPr>
                                  <w:rFonts w:ascii="Times New Roman" w:hAnsi="Times New Roman" w:cs="Times New Roman"/>
                                  <w:sz w:val="18"/>
                                  <w:szCs w:val="18"/>
                                  <w:rPrChange w:id="4987" w:author="Maino Vieytes, Christian (NIH/NIA/IRP) [F]" w:date="2023-11-15T15:57:00Z">
                                    <w:rPr>
                                      <w:rFonts w:ascii="Times New Roman" w:hAnsi="Times New Roman" w:cs="Times New Roman"/>
                                      <w:sz w:val="20"/>
                                      <w:szCs w:val="20"/>
                                    </w:rPr>
                                  </w:rPrChange>
                                </w:rPr>
                                <w:delText>1.00 (0.56-1.80)</w:delText>
                              </w:r>
                            </w:del>
                          </w:p>
                        </w:tc>
                        <w:tc>
                          <w:tcPr>
                            <w:tcW w:w="1716" w:type="dxa"/>
                            <w:noWrap/>
                            <w:vAlign w:val="center"/>
                            <w:hideMark/>
                            <w:tcPrChange w:id="4988" w:author="Maino Vieytes, Christian (NIH/NIA/IRP) [F]" w:date="2023-11-15T16:23:00Z">
                              <w:tcPr>
                                <w:tcW w:w="1716" w:type="dxa"/>
                                <w:gridSpan w:val="2"/>
                                <w:noWrap/>
                                <w:vAlign w:val="center"/>
                                <w:hideMark/>
                              </w:tcPr>
                            </w:tcPrChange>
                          </w:tcPr>
                          <w:p w14:paraId="417839E4" w14:textId="13E5B561" w:rsidR="008E210F" w:rsidRPr="008A6C8D" w:rsidDel="001F5A7E" w:rsidRDefault="008E210F" w:rsidP="006153D4">
                            <w:pPr>
                              <w:jc w:val="center"/>
                              <w:rPr>
                                <w:del w:id="4989" w:author="Maino Vieytes, Christian (NIH/NIA/IRP) [F]" w:date="2023-11-15T09:29:00Z"/>
                                <w:rFonts w:ascii="Times New Roman" w:hAnsi="Times New Roman" w:cs="Times New Roman"/>
                                <w:sz w:val="18"/>
                                <w:szCs w:val="18"/>
                                <w:rPrChange w:id="4990" w:author="Maino Vieytes, Christian (NIH/NIA/IRP) [F]" w:date="2023-11-15T15:57:00Z">
                                  <w:rPr>
                                    <w:del w:id="4991" w:author="Maino Vieytes, Christian (NIH/NIA/IRP) [F]" w:date="2023-11-15T09:29:00Z"/>
                                    <w:rFonts w:ascii="Times New Roman" w:hAnsi="Times New Roman" w:cs="Times New Roman"/>
                                    <w:sz w:val="20"/>
                                    <w:szCs w:val="20"/>
                                  </w:rPr>
                                </w:rPrChange>
                              </w:rPr>
                            </w:pPr>
                            <w:del w:id="4992" w:author="Maino Vieytes, Christian (NIH/NIA/IRP) [F]" w:date="2023-11-15T09:29:00Z">
                              <w:r w:rsidRPr="008A6C8D" w:rsidDel="001F5A7E">
                                <w:rPr>
                                  <w:rFonts w:ascii="Times New Roman" w:hAnsi="Times New Roman" w:cs="Times New Roman"/>
                                  <w:sz w:val="18"/>
                                  <w:szCs w:val="18"/>
                                  <w:rPrChange w:id="4993" w:author="Maino Vieytes, Christian (NIH/NIA/IRP) [F]" w:date="2023-11-15T15:57:00Z">
                                    <w:rPr>
                                      <w:rFonts w:ascii="Times New Roman" w:hAnsi="Times New Roman" w:cs="Times New Roman"/>
                                      <w:sz w:val="20"/>
                                      <w:szCs w:val="20"/>
                                    </w:rPr>
                                  </w:rPrChange>
                                </w:rPr>
                                <w:delText>1.73 (0.99-3.02)</w:delText>
                              </w:r>
                            </w:del>
                          </w:p>
                        </w:tc>
                        <w:tc>
                          <w:tcPr>
                            <w:tcW w:w="1716" w:type="dxa"/>
                            <w:noWrap/>
                            <w:vAlign w:val="center"/>
                            <w:hideMark/>
                            <w:tcPrChange w:id="4994" w:author="Maino Vieytes, Christian (NIH/NIA/IRP) [F]" w:date="2023-11-15T16:23:00Z">
                              <w:tcPr>
                                <w:tcW w:w="1716" w:type="dxa"/>
                                <w:gridSpan w:val="2"/>
                                <w:noWrap/>
                                <w:vAlign w:val="center"/>
                                <w:hideMark/>
                              </w:tcPr>
                            </w:tcPrChange>
                          </w:tcPr>
                          <w:p w14:paraId="3C51AEBA" w14:textId="40B77E3B" w:rsidR="008E210F" w:rsidRPr="008A6C8D" w:rsidDel="001F5A7E" w:rsidRDefault="008E210F" w:rsidP="006153D4">
                            <w:pPr>
                              <w:jc w:val="center"/>
                              <w:rPr>
                                <w:del w:id="4995" w:author="Maino Vieytes, Christian (NIH/NIA/IRP) [F]" w:date="2023-11-15T09:29:00Z"/>
                                <w:rFonts w:ascii="Times New Roman" w:hAnsi="Times New Roman" w:cs="Times New Roman"/>
                                <w:sz w:val="18"/>
                                <w:szCs w:val="18"/>
                                <w:rPrChange w:id="4996" w:author="Maino Vieytes, Christian (NIH/NIA/IRP) [F]" w:date="2023-11-15T15:57:00Z">
                                  <w:rPr>
                                    <w:del w:id="4997" w:author="Maino Vieytes, Christian (NIH/NIA/IRP) [F]" w:date="2023-11-15T09:29:00Z"/>
                                    <w:rFonts w:ascii="Times New Roman" w:hAnsi="Times New Roman" w:cs="Times New Roman"/>
                                    <w:sz w:val="20"/>
                                    <w:szCs w:val="20"/>
                                  </w:rPr>
                                </w:rPrChange>
                              </w:rPr>
                            </w:pPr>
                            <w:del w:id="4998" w:author="Maino Vieytes, Christian (NIH/NIA/IRP) [F]" w:date="2023-11-15T09:29:00Z">
                              <w:r w:rsidRPr="008A6C8D" w:rsidDel="001F5A7E">
                                <w:rPr>
                                  <w:rFonts w:ascii="Times New Roman" w:hAnsi="Times New Roman" w:cs="Times New Roman"/>
                                  <w:sz w:val="18"/>
                                  <w:szCs w:val="18"/>
                                  <w:rPrChange w:id="4999" w:author="Maino Vieytes, Christian (NIH/NIA/IRP) [F]" w:date="2023-11-15T15:57:00Z">
                                    <w:rPr>
                                      <w:rFonts w:ascii="Times New Roman" w:hAnsi="Times New Roman" w:cs="Times New Roman"/>
                                      <w:sz w:val="20"/>
                                      <w:szCs w:val="20"/>
                                    </w:rPr>
                                  </w:rPrChange>
                                </w:rPr>
                                <w:delText>1.67 (0.86-3.27)</w:delText>
                              </w:r>
                            </w:del>
                          </w:p>
                        </w:tc>
                        <w:tc>
                          <w:tcPr>
                            <w:tcW w:w="1816" w:type="dxa"/>
                            <w:noWrap/>
                            <w:vAlign w:val="center"/>
                            <w:hideMark/>
                            <w:tcPrChange w:id="5000" w:author="Maino Vieytes, Christian (NIH/NIA/IRP) [F]" w:date="2023-11-15T16:23:00Z">
                              <w:tcPr>
                                <w:tcW w:w="1816" w:type="dxa"/>
                                <w:gridSpan w:val="2"/>
                                <w:noWrap/>
                                <w:vAlign w:val="center"/>
                                <w:hideMark/>
                              </w:tcPr>
                            </w:tcPrChange>
                          </w:tcPr>
                          <w:p w14:paraId="24A8F9AD" w14:textId="71E9A608" w:rsidR="008E210F" w:rsidRPr="008A6C8D" w:rsidDel="001F5A7E" w:rsidRDefault="008E210F" w:rsidP="006153D4">
                            <w:pPr>
                              <w:jc w:val="center"/>
                              <w:rPr>
                                <w:del w:id="5001" w:author="Maino Vieytes, Christian (NIH/NIA/IRP) [F]" w:date="2023-11-15T09:29:00Z"/>
                                <w:rFonts w:ascii="Times New Roman" w:hAnsi="Times New Roman" w:cs="Times New Roman"/>
                                <w:sz w:val="18"/>
                                <w:szCs w:val="18"/>
                                <w:rPrChange w:id="5002" w:author="Maino Vieytes, Christian (NIH/NIA/IRP) [F]" w:date="2023-11-15T15:57:00Z">
                                  <w:rPr>
                                    <w:del w:id="5003" w:author="Maino Vieytes, Christian (NIH/NIA/IRP) [F]" w:date="2023-11-15T09:29:00Z"/>
                                    <w:rFonts w:ascii="Times New Roman" w:hAnsi="Times New Roman" w:cs="Times New Roman"/>
                                    <w:sz w:val="20"/>
                                    <w:szCs w:val="20"/>
                                  </w:rPr>
                                </w:rPrChange>
                              </w:rPr>
                            </w:pPr>
                            <w:del w:id="5004" w:author="Maino Vieytes, Christian (NIH/NIA/IRP) [F]" w:date="2023-11-15T09:29:00Z">
                              <w:r w:rsidRPr="008A6C8D" w:rsidDel="001F5A7E">
                                <w:rPr>
                                  <w:rFonts w:ascii="Times New Roman" w:hAnsi="Times New Roman" w:cs="Times New Roman"/>
                                  <w:sz w:val="18"/>
                                  <w:szCs w:val="18"/>
                                  <w:rPrChange w:id="5005" w:author="Maino Vieytes, Christian (NIH/NIA/IRP) [F]" w:date="2023-11-15T15:57:00Z">
                                    <w:rPr>
                                      <w:rFonts w:ascii="Times New Roman" w:hAnsi="Times New Roman" w:cs="Times New Roman"/>
                                      <w:sz w:val="20"/>
                                      <w:szCs w:val="20"/>
                                    </w:rPr>
                                  </w:rPrChange>
                                </w:rPr>
                                <w:delText>1.20 (0.60-2.41)</w:delText>
                              </w:r>
                            </w:del>
                          </w:p>
                        </w:tc>
                        <w:tc>
                          <w:tcPr>
                            <w:tcW w:w="1196" w:type="dxa"/>
                            <w:noWrap/>
                            <w:vAlign w:val="center"/>
                            <w:hideMark/>
                            <w:tcPrChange w:id="5006" w:author="Maino Vieytes, Christian (NIH/NIA/IRP) [F]" w:date="2023-11-15T16:23:00Z">
                              <w:tcPr>
                                <w:tcW w:w="1000" w:type="dxa"/>
                                <w:gridSpan w:val="2"/>
                                <w:noWrap/>
                                <w:vAlign w:val="center"/>
                                <w:hideMark/>
                              </w:tcPr>
                            </w:tcPrChange>
                          </w:tcPr>
                          <w:p w14:paraId="017F2F1A" w14:textId="55E6943E" w:rsidR="008E210F" w:rsidRPr="008A6C8D" w:rsidDel="001F5A7E" w:rsidRDefault="008E210F" w:rsidP="006153D4">
                            <w:pPr>
                              <w:jc w:val="center"/>
                              <w:rPr>
                                <w:del w:id="5007" w:author="Maino Vieytes, Christian (NIH/NIA/IRP) [F]" w:date="2023-11-15T09:29:00Z"/>
                                <w:rFonts w:ascii="Times New Roman" w:hAnsi="Times New Roman" w:cs="Times New Roman"/>
                                <w:sz w:val="18"/>
                                <w:szCs w:val="18"/>
                                <w:rPrChange w:id="5008" w:author="Maino Vieytes, Christian (NIH/NIA/IRP) [F]" w:date="2023-11-15T15:57:00Z">
                                  <w:rPr>
                                    <w:del w:id="5009" w:author="Maino Vieytes, Christian (NIH/NIA/IRP) [F]" w:date="2023-11-15T09:29:00Z"/>
                                    <w:rFonts w:ascii="Times New Roman" w:hAnsi="Times New Roman" w:cs="Times New Roman"/>
                                    <w:sz w:val="20"/>
                                    <w:szCs w:val="20"/>
                                  </w:rPr>
                                </w:rPrChange>
                              </w:rPr>
                            </w:pPr>
                            <w:del w:id="5010" w:author="Maino Vieytes, Christian (NIH/NIA/IRP) [F]" w:date="2023-11-15T09:29:00Z">
                              <w:r w:rsidRPr="008A6C8D" w:rsidDel="001F5A7E">
                                <w:rPr>
                                  <w:rFonts w:ascii="Times New Roman" w:hAnsi="Times New Roman" w:cs="Times New Roman"/>
                                  <w:sz w:val="18"/>
                                  <w:szCs w:val="18"/>
                                  <w:rPrChange w:id="5011" w:author="Maino Vieytes, Christian (NIH/NIA/IRP) [F]" w:date="2023-11-15T15:57:00Z">
                                    <w:rPr>
                                      <w:rFonts w:ascii="Times New Roman" w:hAnsi="Times New Roman" w:cs="Times New Roman"/>
                                      <w:sz w:val="20"/>
                                      <w:szCs w:val="20"/>
                                    </w:rPr>
                                  </w:rPrChange>
                                </w:rPr>
                                <w:delText>0.15</w:delText>
                              </w:r>
                            </w:del>
                          </w:p>
                        </w:tc>
                        <w:tc>
                          <w:tcPr>
                            <w:tcW w:w="1622" w:type="dxa"/>
                            <w:noWrap/>
                            <w:vAlign w:val="center"/>
                            <w:hideMark/>
                            <w:tcPrChange w:id="5012" w:author="Maino Vieytes, Christian (NIH/NIA/IRP) [F]" w:date="2023-11-15T16:23:00Z">
                              <w:tcPr>
                                <w:tcW w:w="1816" w:type="dxa"/>
                                <w:gridSpan w:val="5"/>
                                <w:noWrap/>
                                <w:vAlign w:val="center"/>
                                <w:hideMark/>
                              </w:tcPr>
                            </w:tcPrChange>
                          </w:tcPr>
                          <w:p w14:paraId="073EB657" w14:textId="587DBEE8" w:rsidR="008E210F" w:rsidRPr="008A6C8D" w:rsidDel="001F5A7E" w:rsidRDefault="008E210F" w:rsidP="006153D4">
                            <w:pPr>
                              <w:jc w:val="center"/>
                              <w:rPr>
                                <w:del w:id="5013" w:author="Maino Vieytes, Christian (NIH/NIA/IRP) [F]" w:date="2023-11-15T09:29:00Z"/>
                                <w:rFonts w:ascii="Times New Roman" w:hAnsi="Times New Roman" w:cs="Times New Roman"/>
                                <w:sz w:val="18"/>
                                <w:szCs w:val="18"/>
                                <w:rPrChange w:id="5014" w:author="Maino Vieytes, Christian (NIH/NIA/IRP) [F]" w:date="2023-11-15T15:57:00Z">
                                  <w:rPr>
                                    <w:del w:id="5015" w:author="Maino Vieytes, Christian (NIH/NIA/IRP) [F]" w:date="2023-11-15T09:29:00Z"/>
                                    <w:rFonts w:ascii="Times New Roman" w:hAnsi="Times New Roman" w:cs="Times New Roman"/>
                                    <w:sz w:val="20"/>
                                    <w:szCs w:val="20"/>
                                  </w:rPr>
                                </w:rPrChange>
                              </w:rPr>
                            </w:pPr>
                            <w:del w:id="5016" w:author="Maino Vieytes, Christian (NIH/NIA/IRP) [F]" w:date="2023-11-15T09:29:00Z">
                              <w:r w:rsidRPr="008A6C8D" w:rsidDel="001F5A7E">
                                <w:rPr>
                                  <w:rFonts w:ascii="Times New Roman" w:hAnsi="Times New Roman" w:cs="Times New Roman"/>
                                  <w:sz w:val="18"/>
                                  <w:szCs w:val="18"/>
                                  <w:rPrChange w:id="5017" w:author="Maino Vieytes, Christian (NIH/NIA/IRP) [F]" w:date="2023-11-15T15:57:00Z">
                                    <w:rPr>
                                      <w:rFonts w:ascii="Times New Roman" w:hAnsi="Times New Roman" w:cs="Times New Roman"/>
                                      <w:sz w:val="20"/>
                                      <w:szCs w:val="20"/>
                                    </w:rPr>
                                  </w:rPrChange>
                                </w:rPr>
                                <w:delText>1.13 (0.94-1.37)</w:delText>
                              </w:r>
                            </w:del>
                          </w:p>
                        </w:tc>
                        <w:tc>
                          <w:tcPr>
                            <w:tcW w:w="1310" w:type="dxa"/>
                            <w:noWrap/>
                            <w:vAlign w:val="center"/>
                            <w:hideMark/>
                            <w:tcPrChange w:id="5018" w:author="Maino Vieytes, Christian (NIH/NIA/IRP) [F]" w:date="2023-11-15T16:23:00Z">
                              <w:tcPr>
                                <w:tcW w:w="958" w:type="dxa"/>
                                <w:gridSpan w:val="3"/>
                                <w:noWrap/>
                                <w:vAlign w:val="center"/>
                                <w:hideMark/>
                              </w:tcPr>
                            </w:tcPrChange>
                          </w:tcPr>
                          <w:p w14:paraId="0BE5DC6F" w14:textId="22898021" w:rsidR="008E210F" w:rsidRPr="008A6C8D" w:rsidDel="001F5A7E" w:rsidRDefault="008E210F" w:rsidP="006153D4">
                            <w:pPr>
                              <w:jc w:val="center"/>
                              <w:rPr>
                                <w:del w:id="5019" w:author="Maino Vieytes, Christian (NIH/NIA/IRP) [F]" w:date="2023-11-15T09:29:00Z"/>
                                <w:rFonts w:ascii="Times New Roman" w:hAnsi="Times New Roman" w:cs="Times New Roman"/>
                                <w:sz w:val="18"/>
                                <w:szCs w:val="18"/>
                                <w:rPrChange w:id="5020" w:author="Maino Vieytes, Christian (NIH/NIA/IRP) [F]" w:date="2023-11-15T15:57:00Z">
                                  <w:rPr>
                                    <w:del w:id="5021" w:author="Maino Vieytes, Christian (NIH/NIA/IRP) [F]" w:date="2023-11-15T09:29:00Z"/>
                                    <w:rFonts w:ascii="Times New Roman" w:hAnsi="Times New Roman" w:cs="Times New Roman"/>
                                    <w:sz w:val="20"/>
                                    <w:szCs w:val="20"/>
                                  </w:rPr>
                                </w:rPrChange>
                              </w:rPr>
                            </w:pPr>
                            <w:del w:id="5022" w:author="Maino Vieytes, Christian (NIH/NIA/IRP) [F]" w:date="2023-11-15T09:29:00Z">
                              <w:r w:rsidRPr="008A6C8D" w:rsidDel="001F5A7E">
                                <w:rPr>
                                  <w:rFonts w:ascii="Times New Roman" w:hAnsi="Times New Roman" w:cs="Times New Roman"/>
                                  <w:color w:val="000000"/>
                                  <w:sz w:val="18"/>
                                  <w:szCs w:val="18"/>
                                  <w:rPrChange w:id="5023" w:author="Maino Vieytes, Christian (NIH/NIA/IRP) [F]" w:date="2023-11-15T15:57:00Z">
                                    <w:rPr>
                                      <w:rFonts w:ascii="Times New Roman" w:hAnsi="Times New Roman" w:cs="Times New Roman"/>
                                      <w:color w:val="000000"/>
                                      <w:sz w:val="20"/>
                                      <w:szCs w:val="20"/>
                                    </w:rPr>
                                  </w:rPrChange>
                                </w:rPr>
                                <w:delText>0.08</w:delText>
                              </w:r>
                            </w:del>
                          </w:p>
                        </w:tc>
                      </w:tr>
                      <w:tr w:rsidR="008E210F" w:rsidRPr="008A6C8D" w:rsidDel="001F5A7E" w14:paraId="7D84AE40" w14:textId="6FCBBFF0" w:rsidTr="002B4FE9">
                        <w:trPr>
                          <w:trHeight w:val="320"/>
                          <w:del w:id="5024" w:author="Maino Vieytes, Christian (NIH/NIA/IRP) [F]" w:date="2023-11-15T09:29:00Z"/>
                          <w:trPrChange w:id="5025" w:author="Maino Vieytes, Christian (NIH/NIA/IRP) [F]" w:date="2023-11-15T16:23:00Z">
                            <w:trPr>
                              <w:gridAfter w:val="0"/>
                              <w:trHeight w:val="320"/>
                            </w:trPr>
                          </w:trPrChange>
                        </w:trPr>
                        <w:tc>
                          <w:tcPr>
                            <w:tcW w:w="2317" w:type="dxa"/>
                            <w:noWrap/>
                            <w:vAlign w:val="center"/>
                            <w:hideMark/>
                            <w:tcPrChange w:id="5026" w:author="Maino Vieytes, Christian (NIH/NIA/IRP) [F]" w:date="2023-11-15T16:23:00Z">
                              <w:tcPr>
                                <w:tcW w:w="2317" w:type="dxa"/>
                                <w:noWrap/>
                                <w:vAlign w:val="center"/>
                                <w:hideMark/>
                              </w:tcPr>
                            </w:tcPrChange>
                          </w:tcPr>
                          <w:p w14:paraId="0063BF8C" w14:textId="7CCE7BEF" w:rsidR="008E210F" w:rsidRPr="008A6C8D" w:rsidDel="001F5A7E" w:rsidRDefault="008E210F" w:rsidP="006153D4">
                            <w:pPr>
                              <w:rPr>
                                <w:del w:id="5027" w:author="Maino Vieytes, Christian (NIH/NIA/IRP) [F]" w:date="2023-11-15T09:29:00Z"/>
                                <w:rFonts w:ascii="Times New Roman" w:hAnsi="Times New Roman" w:cs="Times New Roman"/>
                                <w:sz w:val="18"/>
                                <w:szCs w:val="18"/>
                                <w:rPrChange w:id="5028" w:author="Maino Vieytes, Christian (NIH/NIA/IRP) [F]" w:date="2023-11-15T15:57:00Z">
                                  <w:rPr>
                                    <w:del w:id="5029" w:author="Maino Vieytes, Christian (NIH/NIA/IRP) [F]" w:date="2023-11-15T09:29:00Z"/>
                                    <w:rFonts w:ascii="Times New Roman" w:hAnsi="Times New Roman" w:cs="Times New Roman"/>
                                    <w:sz w:val="20"/>
                                    <w:szCs w:val="20"/>
                                  </w:rPr>
                                </w:rPrChange>
                              </w:rPr>
                            </w:pPr>
                            <w:del w:id="5030" w:author="Maino Vieytes, Christian (NIH/NIA/IRP) [F]" w:date="2023-11-15T09:29:00Z">
                              <w:r w:rsidRPr="008A6C8D" w:rsidDel="001F5A7E">
                                <w:rPr>
                                  <w:rFonts w:ascii="Times New Roman" w:hAnsi="Times New Roman" w:cs="Times New Roman"/>
                                  <w:sz w:val="18"/>
                                  <w:szCs w:val="18"/>
                                  <w:rPrChange w:id="5031" w:author="Maino Vieytes, Christian (NIH/NIA/IRP) [F]" w:date="2023-11-15T15:57:00Z">
                                    <w:rPr>
                                      <w:rFonts w:ascii="Times New Roman" w:hAnsi="Times New Roman" w:cs="Times New Roman"/>
                                      <w:sz w:val="20"/>
                                      <w:szCs w:val="20"/>
                                    </w:rPr>
                                  </w:rPrChange>
                                </w:rPr>
                                <w:delText>Food Assistance (SNAP)</w:delText>
                              </w:r>
                              <w:r w:rsidRPr="008A6C8D" w:rsidDel="001F5A7E">
                                <w:rPr>
                                  <w:rFonts w:ascii="Times New Roman" w:hAnsi="Times New Roman" w:cs="Times New Roman"/>
                                  <w:b/>
                                  <w:bCs/>
                                  <w:sz w:val="18"/>
                                  <w:szCs w:val="18"/>
                                  <w:vertAlign w:val="superscript"/>
                                  <w:lang w:bidi="en-US"/>
                                  <w:rPrChange w:id="5032"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5033" w:author="Maino Vieytes, Christian (NIH/NIA/IRP) [F]" w:date="2023-11-15T16:23:00Z">
                              <w:tcPr>
                                <w:tcW w:w="720" w:type="dxa"/>
                                <w:gridSpan w:val="2"/>
                                <w:noWrap/>
                                <w:vAlign w:val="center"/>
                                <w:hideMark/>
                              </w:tcPr>
                            </w:tcPrChange>
                          </w:tcPr>
                          <w:p w14:paraId="0DB80CE1" w14:textId="70330D7A" w:rsidR="008E210F" w:rsidRPr="008A6C8D" w:rsidDel="001F5A7E" w:rsidRDefault="008E210F" w:rsidP="006153D4">
                            <w:pPr>
                              <w:jc w:val="center"/>
                              <w:rPr>
                                <w:del w:id="5034" w:author="Maino Vieytes, Christian (NIH/NIA/IRP) [F]" w:date="2023-11-15T09:29:00Z"/>
                                <w:rFonts w:ascii="Times New Roman" w:hAnsi="Times New Roman" w:cs="Times New Roman"/>
                                <w:sz w:val="18"/>
                                <w:szCs w:val="18"/>
                                <w:rPrChange w:id="5035" w:author="Maino Vieytes, Christian (NIH/NIA/IRP) [F]" w:date="2023-11-15T15:57:00Z">
                                  <w:rPr>
                                    <w:del w:id="5036" w:author="Maino Vieytes, Christian (NIH/NIA/IRP) [F]" w:date="2023-11-15T09:29:00Z"/>
                                    <w:rFonts w:ascii="Times New Roman" w:hAnsi="Times New Roman" w:cs="Times New Roman"/>
                                    <w:sz w:val="20"/>
                                    <w:szCs w:val="20"/>
                                  </w:rPr>
                                </w:rPrChange>
                              </w:rPr>
                            </w:pPr>
                            <w:del w:id="5037" w:author="Maino Vieytes, Christian (NIH/NIA/IRP) [F]" w:date="2023-11-15T09:29:00Z">
                              <w:r w:rsidRPr="008A6C8D" w:rsidDel="001F5A7E">
                                <w:rPr>
                                  <w:rFonts w:ascii="Times New Roman" w:hAnsi="Times New Roman" w:cs="Times New Roman"/>
                                  <w:sz w:val="18"/>
                                  <w:szCs w:val="18"/>
                                  <w:rPrChange w:id="5038"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5039" w:author="Maino Vieytes, Christian (NIH/NIA/IRP) [F]" w:date="2023-11-15T16:23:00Z">
                              <w:tcPr>
                                <w:tcW w:w="720" w:type="dxa"/>
                                <w:gridSpan w:val="2"/>
                                <w:noWrap/>
                                <w:vAlign w:val="center"/>
                                <w:hideMark/>
                              </w:tcPr>
                            </w:tcPrChange>
                          </w:tcPr>
                          <w:p w14:paraId="68D2D99C" w14:textId="114A57FE" w:rsidR="008E210F" w:rsidRPr="008A6C8D" w:rsidDel="001F5A7E" w:rsidRDefault="008E210F" w:rsidP="006153D4">
                            <w:pPr>
                              <w:jc w:val="center"/>
                              <w:rPr>
                                <w:del w:id="5040" w:author="Maino Vieytes, Christian (NIH/NIA/IRP) [F]" w:date="2023-11-15T09:29:00Z"/>
                                <w:rFonts w:ascii="Times New Roman" w:hAnsi="Times New Roman" w:cs="Times New Roman"/>
                                <w:sz w:val="18"/>
                                <w:szCs w:val="18"/>
                                <w:rPrChange w:id="5041" w:author="Maino Vieytes, Christian (NIH/NIA/IRP) [F]" w:date="2023-11-15T15:57:00Z">
                                  <w:rPr>
                                    <w:del w:id="5042" w:author="Maino Vieytes, Christian (NIH/NIA/IRP) [F]" w:date="2023-11-15T09:29:00Z"/>
                                    <w:rFonts w:ascii="Times New Roman" w:hAnsi="Times New Roman" w:cs="Times New Roman"/>
                                    <w:sz w:val="20"/>
                                    <w:szCs w:val="20"/>
                                  </w:rPr>
                                </w:rPrChange>
                              </w:rPr>
                            </w:pPr>
                            <w:del w:id="5043" w:author="Maino Vieytes, Christian (NIH/NIA/IRP) [F]" w:date="2023-11-15T09:29:00Z">
                              <w:r w:rsidRPr="008A6C8D" w:rsidDel="001F5A7E">
                                <w:rPr>
                                  <w:rFonts w:ascii="Times New Roman" w:hAnsi="Times New Roman" w:cs="Times New Roman"/>
                                  <w:sz w:val="18"/>
                                  <w:szCs w:val="18"/>
                                  <w:rPrChange w:id="5044"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5045" w:author="Maino Vieytes, Christian (NIH/NIA/IRP) [F]" w:date="2023-11-15T16:23:00Z">
                              <w:tcPr>
                                <w:tcW w:w="1616" w:type="dxa"/>
                                <w:gridSpan w:val="2"/>
                                <w:noWrap/>
                                <w:vAlign w:val="center"/>
                                <w:hideMark/>
                              </w:tcPr>
                            </w:tcPrChange>
                          </w:tcPr>
                          <w:p w14:paraId="7BF31944" w14:textId="627C508F" w:rsidR="008E210F" w:rsidRPr="008A6C8D" w:rsidDel="001F5A7E" w:rsidRDefault="008E210F" w:rsidP="006153D4">
                            <w:pPr>
                              <w:jc w:val="center"/>
                              <w:rPr>
                                <w:del w:id="5046" w:author="Maino Vieytes, Christian (NIH/NIA/IRP) [F]" w:date="2023-11-15T09:29:00Z"/>
                                <w:rFonts w:ascii="Times New Roman" w:hAnsi="Times New Roman" w:cs="Times New Roman"/>
                                <w:sz w:val="18"/>
                                <w:szCs w:val="18"/>
                                <w:rPrChange w:id="5047" w:author="Maino Vieytes, Christian (NIH/NIA/IRP) [F]" w:date="2023-11-15T15:57:00Z">
                                  <w:rPr>
                                    <w:del w:id="5048" w:author="Maino Vieytes, Christian (NIH/NIA/IRP) [F]" w:date="2023-11-15T09:29:00Z"/>
                                    <w:rFonts w:ascii="Times New Roman" w:hAnsi="Times New Roman" w:cs="Times New Roman"/>
                                    <w:sz w:val="20"/>
                                    <w:szCs w:val="20"/>
                                  </w:rPr>
                                </w:rPrChange>
                              </w:rPr>
                            </w:pPr>
                            <w:del w:id="5049" w:author="Maino Vieytes, Christian (NIH/NIA/IRP) [F]" w:date="2023-11-15T09:29:00Z">
                              <w:r w:rsidRPr="008A6C8D" w:rsidDel="001F5A7E">
                                <w:rPr>
                                  <w:rFonts w:ascii="Times New Roman" w:hAnsi="Times New Roman" w:cs="Times New Roman"/>
                                  <w:sz w:val="18"/>
                                  <w:szCs w:val="18"/>
                                  <w:rPrChange w:id="5050" w:author="Maino Vieytes, Christian (NIH/NIA/IRP) [F]" w:date="2023-11-15T15:57:00Z">
                                    <w:rPr>
                                      <w:rFonts w:ascii="Times New Roman" w:hAnsi="Times New Roman" w:cs="Times New Roman"/>
                                      <w:sz w:val="20"/>
                                      <w:szCs w:val="20"/>
                                    </w:rPr>
                                  </w:rPrChange>
                                </w:rPr>
                                <w:delText>1.34 (0.69-2.59)</w:delText>
                              </w:r>
                            </w:del>
                          </w:p>
                        </w:tc>
                        <w:tc>
                          <w:tcPr>
                            <w:tcW w:w="1716" w:type="dxa"/>
                            <w:noWrap/>
                            <w:vAlign w:val="center"/>
                            <w:hideMark/>
                            <w:tcPrChange w:id="5051" w:author="Maino Vieytes, Christian (NIH/NIA/IRP) [F]" w:date="2023-11-15T16:23:00Z">
                              <w:tcPr>
                                <w:tcW w:w="1716" w:type="dxa"/>
                                <w:gridSpan w:val="2"/>
                                <w:noWrap/>
                                <w:vAlign w:val="center"/>
                                <w:hideMark/>
                              </w:tcPr>
                            </w:tcPrChange>
                          </w:tcPr>
                          <w:p w14:paraId="381D4D66" w14:textId="5CF27715" w:rsidR="008E210F" w:rsidRPr="008A6C8D" w:rsidDel="001F5A7E" w:rsidRDefault="008E210F" w:rsidP="006153D4">
                            <w:pPr>
                              <w:jc w:val="center"/>
                              <w:rPr>
                                <w:del w:id="5052" w:author="Maino Vieytes, Christian (NIH/NIA/IRP) [F]" w:date="2023-11-15T09:29:00Z"/>
                                <w:rFonts w:ascii="Times New Roman" w:hAnsi="Times New Roman" w:cs="Times New Roman"/>
                                <w:sz w:val="18"/>
                                <w:szCs w:val="18"/>
                                <w:rPrChange w:id="5053" w:author="Maino Vieytes, Christian (NIH/NIA/IRP) [F]" w:date="2023-11-15T15:57:00Z">
                                  <w:rPr>
                                    <w:del w:id="5054" w:author="Maino Vieytes, Christian (NIH/NIA/IRP) [F]" w:date="2023-11-15T09:29:00Z"/>
                                    <w:rFonts w:ascii="Times New Roman" w:hAnsi="Times New Roman" w:cs="Times New Roman"/>
                                    <w:sz w:val="20"/>
                                    <w:szCs w:val="20"/>
                                  </w:rPr>
                                </w:rPrChange>
                              </w:rPr>
                            </w:pPr>
                            <w:del w:id="5055" w:author="Maino Vieytes, Christian (NIH/NIA/IRP) [F]" w:date="2023-11-15T09:29:00Z">
                              <w:r w:rsidRPr="008A6C8D" w:rsidDel="001F5A7E">
                                <w:rPr>
                                  <w:rFonts w:ascii="Times New Roman" w:hAnsi="Times New Roman" w:cs="Times New Roman"/>
                                  <w:sz w:val="18"/>
                                  <w:szCs w:val="18"/>
                                  <w:rPrChange w:id="5056" w:author="Maino Vieytes, Christian (NIH/NIA/IRP) [F]" w:date="2023-11-15T15:57:00Z">
                                    <w:rPr>
                                      <w:rFonts w:ascii="Times New Roman" w:hAnsi="Times New Roman" w:cs="Times New Roman"/>
                                      <w:sz w:val="20"/>
                                      <w:szCs w:val="20"/>
                                    </w:rPr>
                                  </w:rPrChange>
                                </w:rPr>
                                <w:delText>1.36 (0.77-2.40)</w:delText>
                              </w:r>
                            </w:del>
                          </w:p>
                        </w:tc>
                        <w:tc>
                          <w:tcPr>
                            <w:tcW w:w="1716" w:type="dxa"/>
                            <w:noWrap/>
                            <w:vAlign w:val="center"/>
                            <w:hideMark/>
                            <w:tcPrChange w:id="5057" w:author="Maino Vieytes, Christian (NIH/NIA/IRP) [F]" w:date="2023-11-15T16:23:00Z">
                              <w:tcPr>
                                <w:tcW w:w="1716" w:type="dxa"/>
                                <w:gridSpan w:val="2"/>
                                <w:noWrap/>
                                <w:vAlign w:val="center"/>
                                <w:hideMark/>
                              </w:tcPr>
                            </w:tcPrChange>
                          </w:tcPr>
                          <w:p w14:paraId="572F1A18" w14:textId="15089F03" w:rsidR="008E210F" w:rsidRPr="008A6C8D" w:rsidDel="001F5A7E" w:rsidRDefault="008E210F" w:rsidP="006153D4">
                            <w:pPr>
                              <w:jc w:val="center"/>
                              <w:rPr>
                                <w:del w:id="5058" w:author="Maino Vieytes, Christian (NIH/NIA/IRP) [F]" w:date="2023-11-15T09:29:00Z"/>
                                <w:rFonts w:ascii="Times New Roman" w:hAnsi="Times New Roman" w:cs="Times New Roman"/>
                                <w:sz w:val="18"/>
                                <w:szCs w:val="18"/>
                                <w:rPrChange w:id="5059" w:author="Maino Vieytes, Christian (NIH/NIA/IRP) [F]" w:date="2023-11-15T15:57:00Z">
                                  <w:rPr>
                                    <w:del w:id="5060" w:author="Maino Vieytes, Christian (NIH/NIA/IRP) [F]" w:date="2023-11-15T09:29:00Z"/>
                                    <w:rFonts w:ascii="Times New Roman" w:hAnsi="Times New Roman" w:cs="Times New Roman"/>
                                    <w:sz w:val="20"/>
                                    <w:szCs w:val="20"/>
                                  </w:rPr>
                                </w:rPrChange>
                              </w:rPr>
                            </w:pPr>
                            <w:del w:id="5061" w:author="Maino Vieytes, Christian (NIH/NIA/IRP) [F]" w:date="2023-11-15T09:29:00Z">
                              <w:r w:rsidRPr="008A6C8D" w:rsidDel="001F5A7E">
                                <w:rPr>
                                  <w:rFonts w:ascii="Times New Roman" w:hAnsi="Times New Roman" w:cs="Times New Roman"/>
                                  <w:sz w:val="18"/>
                                  <w:szCs w:val="18"/>
                                  <w:rPrChange w:id="5062" w:author="Maino Vieytes, Christian (NIH/NIA/IRP) [F]" w:date="2023-11-15T15:57:00Z">
                                    <w:rPr>
                                      <w:rFonts w:ascii="Times New Roman" w:hAnsi="Times New Roman" w:cs="Times New Roman"/>
                                      <w:sz w:val="20"/>
                                      <w:szCs w:val="20"/>
                                    </w:rPr>
                                  </w:rPrChange>
                                </w:rPr>
                                <w:delText>1.12 (0.62-2.03)</w:delText>
                              </w:r>
                            </w:del>
                          </w:p>
                        </w:tc>
                        <w:tc>
                          <w:tcPr>
                            <w:tcW w:w="1816" w:type="dxa"/>
                            <w:noWrap/>
                            <w:vAlign w:val="center"/>
                            <w:hideMark/>
                            <w:tcPrChange w:id="5063" w:author="Maino Vieytes, Christian (NIH/NIA/IRP) [F]" w:date="2023-11-15T16:23:00Z">
                              <w:tcPr>
                                <w:tcW w:w="1816" w:type="dxa"/>
                                <w:gridSpan w:val="2"/>
                                <w:noWrap/>
                                <w:vAlign w:val="center"/>
                                <w:hideMark/>
                              </w:tcPr>
                            </w:tcPrChange>
                          </w:tcPr>
                          <w:p w14:paraId="4508F4F8" w14:textId="6367C059" w:rsidR="008E210F" w:rsidRPr="008A6C8D" w:rsidDel="001F5A7E" w:rsidRDefault="008E210F" w:rsidP="006153D4">
                            <w:pPr>
                              <w:jc w:val="center"/>
                              <w:rPr>
                                <w:del w:id="5064" w:author="Maino Vieytes, Christian (NIH/NIA/IRP) [F]" w:date="2023-11-15T09:29:00Z"/>
                                <w:rFonts w:ascii="Times New Roman" w:hAnsi="Times New Roman" w:cs="Times New Roman"/>
                                <w:sz w:val="18"/>
                                <w:szCs w:val="18"/>
                                <w:rPrChange w:id="5065" w:author="Maino Vieytes, Christian (NIH/NIA/IRP) [F]" w:date="2023-11-15T15:57:00Z">
                                  <w:rPr>
                                    <w:del w:id="5066" w:author="Maino Vieytes, Christian (NIH/NIA/IRP) [F]" w:date="2023-11-15T09:29:00Z"/>
                                    <w:rFonts w:ascii="Times New Roman" w:hAnsi="Times New Roman" w:cs="Times New Roman"/>
                                    <w:sz w:val="20"/>
                                    <w:szCs w:val="20"/>
                                  </w:rPr>
                                </w:rPrChange>
                              </w:rPr>
                            </w:pPr>
                            <w:del w:id="5067" w:author="Maino Vieytes, Christian (NIH/NIA/IRP) [F]" w:date="2023-11-15T09:29:00Z">
                              <w:r w:rsidRPr="008A6C8D" w:rsidDel="001F5A7E">
                                <w:rPr>
                                  <w:rFonts w:ascii="Times New Roman" w:hAnsi="Times New Roman" w:cs="Times New Roman"/>
                                  <w:sz w:val="18"/>
                                  <w:szCs w:val="18"/>
                                  <w:rPrChange w:id="5068" w:author="Maino Vieytes, Christian (NIH/NIA/IRP) [F]" w:date="2023-11-15T15:57:00Z">
                                    <w:rPr>
                                      <w:rFonts w:ascii="Times New Roman" w:hAnsi="Times New Roman" w:cs="Times New Roman"/>
                                      <w:sz w:val="20"/>
                                      <w:szCs w:val="20"/>
                                    </w:rPr>
                                  </w:rPrChange>
                                </w:rPr>
                                <w:delText>2.08 (1.13-3.82)*</w:delText>
                              </w:r>
                            </w:del>
                          </w:p>
                        </w:tc>
                        <w:tc>
                          <w:tcPr>
                            <w:tcW w:w="1196" w:type="dxa"/>
                            <w:noWrap/>
                            <w:vAlign w:val="center"/>
                            <w:hideMark/>
                            <w:tcPrChange w:id="5069" w:author="Maino Vieytes, Christian (NIH/NIA/IRP) [F]" w:date="2023-11-15T16:23:00Z">
                              <w:tcPr>
                                <w:tcW w:w="1000" w:type="dxa"/>
                                <w:gridSpan w:val="2"/>
                                <w:noWrap/>
                                <w:vAlign w:val="center"/>
                                <w:hideMark/>
                              </w:tcPr>
                            </w:tcPrChange>
                          </w:tcPr>
                          <w:p w14:paraId="03AA974D" w14:textId="3E81BBE9" w:rsidR="008E210F" w:rsidRPr="008A6C8D" w:rsidDel="001F5A7E" w:rsidRDefault="008E210F" w:rsidP="006153D4">
                            <w:pPr>
                              <w:jc w:val="center"/>
                              <w:rPr>
                                <w:del w:id="5070" w:author="Maino Vieytes, Christian (NIH/NIA/IRP) [F]" w:date="2023-11-15T09:29:00Z"/>
                                <w:rFonts w:ascii="Times New Roman" w:hAnsi="Times New Roman" w:cs="Times New Roman"/>
                                <w:sz w:val="18"/>
                                <w:szCs w:val="18"/>
                                <w:rPrChange w:id="5071" w:author="Maino Vieytes, Christian (NIH/NIA/IRP) [F]" w:date="2023-11-15T15:57:00Z">
                                  <w:rPr>
                                    <w:del w:id="5072" w:author="Maino Vieytes, Christian (NIH/NIA/IRP) [F]" w:date="2023-11-15T09:29:00Z"/>
                                    <w:rFonts w:ascii="Times New Roman" w:hAnsi="Times New Roman" w:cs="Times New Roman"/>
                                    <w:sz w:val="20"/>
                                    <w:szCs w:val="20"/>
                                  </w:rPr>
                                </w:rPrChange>
                              </w:rPr>
                            </w:pPr>
                            <w:del w:id="5073" w:author="Maino Vieytes, Christian (NIH/NIA/IRP) [F]" w:date="2023-11-15T09:29:00Z">
                              <w:r w:rsidRPr="008A6C8D" w:rsidDel="001F5A7E">
                                <w:rPr>
                                  <w:rFonts w:ascii="Times New Roman" w:hAnsi="Times New Roman" w:cs="Times New Roman"/>
                                  <w:sz w:val="18"/>
                                  <w:szCs w:val="18"/>
                                  <w:rPrChange w:id="5074" w:author="Maino Vieytes, Christian (NIH/NIA/IRP) [F]" w:date="2023-11-15T15:57:00Z">
                                    <w:rPr>
                                      <w:rFonts w:ascii="Times New Roman" w:hAnsi="Times New Roman" w:cs="Times New Roman"/>
                                      <w:sz w:val="20"/>
                                      <w:szCs w:val="20"/>
                                    </w:rPr>
                                  </w:rPrChange>
                                </w:rPr>
                                <w:delText>0.12</w:delText>
                              </w:r>
                            </w:del>
                          </w:p>
                        </w:tc>
                        <w:tc>
                          <w:tcPr>
                            <w:tcW w:w="1622" w:type="dxa"/>
                            <w:noWrap/>
                            <w:vAlign w:val="center"/>
                            <w:hideMark/>
                            <w:tcPrChange w:id="5075" w:author="Maino Vieytes, Christian (NIH/NIA/IRP) [F]" w:date="2023-11-15T16:23:00Z">
                              <w:tcPr>
                                <w:tcW w:w="1816" w:type="dxa"/>
                                <w:gridSpan w:val="5"/>
                                <w:noWrap/>
                                <w:vAlign w:val="center"/>
                                <w:hideMark/>
                              </w:tcPr>
                            </w:tcPrChange>
                          </w:tcPr>
                          <w:p w14:paraId="427B2A35" w14:textId="741A5B18" w:rsidR="008E210F" w:rsidRPr="008A6C8D" w:rsidDel="001F5A7E" w:rsidRDefault="008E210F" w:rsidP="006153D4">
                            <w:pPr>
                              <w:jc w:val="center"/>
                              <w:rPr>
                                <w:del w:id="5076" w:author="Maino Vieytes, Christian (NIH/NIA/IRP) [F]" w:date="2023-11-15T09:29:00Z"/>
                                <w:rFonts w:ascii="Times New Roman" w:hAnsi="Times New Roman" w:cs="Times New Roman"/>
                                <w:sz w:val="18"/>
                                <w:szCs w:val="18"/>
                                <w:rPrChange w:id="5077" w:author="Maino Vieytes, Christian (NIH/NIA/IRP) [F]" w:date="2023-11-15T15:57:00Z">
                                  <w:rPr>
                                    <w:del w:id="5078" w:author="Maino Vieytes, Christian (NIH/NIA/IRP) [F]" w:date="2023-11-15T09:29:00Z"/>
                                    <w:rFonts w:ascii="Times New Roman" w:hAnsi="Times New Roman" w:cs="Times New Roman"/>
                                    <w:sz w:val="20"/>
                                    <w:szCs w:val="20"/>
                                  </w:rPr>
                                </w:rPrChange>
                              </w:rPr>
                            </w:pPr>
                            <w:del w:id="5079" w:author="Maino Vieytes, Christian (NIH/NIA/IRP) [F]" w:date="2023-11-15T09:29:00Z">
                              <w:r w:rsidRPr="008A6C8D" w:rsidDel="001F5A7E">
                                <w:rPr>
                                  <w:rFonts w:ascii="Times New Roman" w:hAnsi="Times New Roman" w:cs="Times New Roman"/>
                                  <w:sz w:val="18"/>
                                  <w:szCs w:val="18"/>
                                  <w:rPrChange w:id="5080" w:author="Maino Vieytes, Christian (NIH/NIA/IRP) [F]" w:date="2023-11-15T15:57:00Z">
                                    <w:rPr>
                                      <w:rFonts w:ascii="Times New Roman" w:hAnsi="Times New Roman" w:cs="Times New Roman"/>
                                      <w:sz w:val="20"/>
                                      <w:szCs w:val="20"/>
                                    </w:rPr>
                                  </w:rPrChange>
                                </w:rPr>
                                <w:delText>1.14 (0.91-1.43)</w:delText>
                              </w:r>
                            </w:del>
                          </w:p>
                        </w:tc>
                        <w:tc>
                          <w:tcPr>
                            <w:tcW w:w="1310" w:type="dxa"/>
                            <w:noWrap/>
                            <w:vAlign w:val="center"/>
                            <w:hideMark/>
                            <w:tcPrChange w:id="5081" w:author="Maino Vieytes, Christian (NIH/NIA/IRP) [F]" w:date="2023-11-15T16:23:00Z">
                              <w:tcPr>
                                <w:tcW w:w="958" w:type="dxa"/>
                                <w:gridSpan w:val="3"/>
                                <w:noWrap/>
                                <w:vAlign w:val="center"/>
                                <w:hideMark/>
                              </w:tcPr>
                            </w:tcPrChange>
                          </w:tcPr>
                          <w:p w14:paraId="0A0F06CD" w14:textId="66E4BA4B" w:rsidR="008E210F" w:rsidRPr="008A6C8D" w:rsidDel="001F5A7E" w:rsidRDefault="008E210F" w:rsidP="006153D4">
                            <w:pPr>
                              <w:jc w:val="center"/>
                              <w:rPr>
                                <w:del w:id="5082" w:author="Maino Vieytes, Christian (NIH/NIA/IRP) [F]" w:date="2023-11-15T09:29:00Z"/>
                                <w:rFonts w:ascii="Times New Roman" w:hAnsi="Times New Roman" w:cs="Times New Roman"/>
                                <w:sz w:val="18"/>
                                <w:szCs w:val="18"/>
                                <w:rPrChange w:id="5083" w:author="Maino Vieytes, Christian (NIH/NIA/IRP) [F]" w:date="2023-11-15T15:57:00Z">
                                  <w:rPr>
                                    <w:del w:id="5084" w:author="Maino Vieytes, Christian (NIH/NIA/IRP) [F]" w:date="2023-11-15T09:29:00Z"/>
                                    <w:rFonts w:ascii="Times New Roman" w:hAnsi="Times New Roman" w:cs="Times New Roman"/>
                                    <w:sz w:val="20"/>
                                    <w:szCs w:val="20"/>
                                  </w:rPr>
                                </w:rPrChange>
                              </w:rPr>
                            </w:pPr>
                            <w:del w:id="5085" w:author="Maino Vieytes, Christian (NIH/NIA/IRP) [F]" w:date="2023-11-15T09:29:00Z">
                              <w:r w:rsidRPr="008A6C8D" w:rsidDel="001F5A7E">
                                <w:rPr>
                                  <w:rFonts w:ascii="Times New Roman" w:hAnsi="Times New Roman" w:cs="Times New Roman"/>
                                  <w:color w:val="000000"/>
                                  <w:sz w:val="18"/>
                                  <w:szCs w:val="18"/>
                                  <w:rPrChange w:id="5086" w:author="Maino Vieytes, Christian (NIH/NIA/IRP) [F]" w:date="2023-11-15T15:57:00Z">
                                    <w:rPr>
                                      <w:rFonts w:ascii="Times New Roman" w:hAnsi="Times New Roman" w:cs="Times New Roman"/>
                                      <w:color w:val="000000"/>
                                      <w:sz w:val="20"/>
                                      <w:szCs w:val="20"/>
                                    </w:rPr>
                                  </w:rPrChange>
                                </w:rPr>
                                <w:delText>0.94</w:delText>
                              </w:r>
                            </w:del>
                          </w:p>
                        </w:tc>
                      </w:tr>
                      <w:tr w:rsidR="008E210F" w:rsidRPr="008A6C8D" w:rsidDel="001F5A7E" w14:paraId="0775452C" w14:textId="708A2A65" w:rsidTr="002B4FE9">
                        <w:trPr>
                          <w:trHeight w:val="320"/>
                          <w:del w:id="5087" w:author="Maino Vieytes, Christian (NIH/NIA/IRP) [F]" w:date="2023-11-15T09:29:00Z"/>
                          <w:trPrChange w:id="5088" w:author="Maino Vieytes, Christian (NIH/NIA/IRP) [F]" w:date="2023-11-15T16:23:00Z">
                            <w:trPr>
                              <w:gridAfter w:val="0"/>
                              <w:trHeight w:val="320"/>
                            </w:trPr>
                          </w:trPrChange>
                        </w:trPr>
                        <w:tc>
                          <w:tcPr>
                            <w:tcW w:w="2317" w:type="dxa"/>
                            <w:noWrap/>
                            <w:vAlign w:val="center"/>
                            <w:hideMark/>
                            <w:tcPrChange w:id="5089" w:author="Maino Vieytes, Christian (NIH/NIA/IRP) [F]" w:date="2023-11-15T16:23:00Z">
                              <w:tcPr>
                                <w:tcW w:w="2317" w:type="dxa"/>
                                <w:noWrap/>
                                <w:vAlign w:val="center"/>
                                <w:hideMark/>
                              </w:tcPr>
                            </w:tcPrChange>
                          </w:tcPr>
                          <w:p w14:paraId="661DCDE6" w14:textId="745126D1" w:rsidR="008E210F" w:rsidRPr="008A6C8D" w:rsidDel="001F5A7E" w:rsidRDefault="008E210F" w:rsidP="006153D4">
                            <w:pPr>
                              <w:rPr>
                                <w:del w:id="5090" w:author="Maino Vieytes, Christian (NIH/NIA/IRP) [F]" w:date="2023-11-15T09:29:00Z"/>
                                <w:rFonts w:ascii="Times New Roman" w:hAnsi="Times New Roman" w:cs="Times New Roman"/>
                                <w:sz w:val="18"/>
                                <w:szCs w:val="18"/>
                                <w:rPrChange w:id="5091" w:author="Maino Vieytes, Christian (NIH/NIA/IRP) [F]" w:date="2023-11-15T15:57:00Z">
                                  <w:rPr>
                                    <w:del w:id="5092" w:author="Maino Vieytes, Christian (NIH/NIA/IRP) [F]" w:date="2023-11-15T09:29:00Z"/>
                                    <w:rFonts w:ascii="Times New Roman" w:hAnsi="Times New Roman" w:cs="Times New Roman"/>
                                    <w:sz w:val="20"/>
                                    <w:szCs w:val="20"/>
                                  </w:rPr>
                                </w:rPrChange>
                              </w:rPr>
                            </w:pPr>
                            <w:del w:id="5093" w:author="Maino Vieytes, Christian (NIH/NIA/IRP) [F]" w:date="2023-11-15T09:29:00Z">
                              <w:r w:rsidRPr="008A6C8D" w:rsidDel="001F5A7E">
                                <w:rPr>
                                  <w:rFonts w:ascii="Times New Roman" w:hAnsi="Times New Roman" w:cs="Times New Roman"/>
                                  <w:sz w:val="18"/>
                                  <w:szCs w:val="18"/>
                                  <w:rPrChange w:id="5094" w:author="Maino Vieytes, Christian (NIH/NIA/IRP) [F]" w:date="2023-11-15T15:57:00Z">
                                    <w:rPr>
                                      <w:rFonts w:ascii="Times New Roman" w:hAnsi="Times New Roman" w:cs="Times New Roman"/>
                                      <w:sz w:val="20"/>
                                      <w:szCs w:val="20"/>
                                    </w:rPr>
                                  </w:rPrChange>
                                </w:rPr>
                                <w:delText>Prudent #1</w:delText>
                              </w:r>
                              <w:r w:rsidRPr="008A6C8D" w:rsidDel="001F5A7E">
                                <w:rPr>
                                  <w:rFonts w:ascii="Times New Roman" w:hAnsi="Times New Roman" w:cs="Times New Roman"/>
                                  <w:b/>
                                  <w:bCs/>
                                  <w:sz w:val="18"/>
                                  <w:szCs w:val="18"/>
                                  <w:vertAlign w:val="superscript"/>
                                  <w:lang w:bidi="en-US"/>
                                  <w:rPrChange w:id="5095"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5096" w:author="Maino Vieytes, Christian (NIH/NIA/IRP) [F]" w:date="2023-11-15T16:23:00Z">
                              <w:tcPr>
                                <w:tcW w:w="720" w:type="dxa"/>
                                <w:gridSpan w:val="2"/>
                                <w:noWrap/>
                                <w:vAlign w:val="center"/>
                                <w:hideMark/>
                              </w:tcPr>
                            </w:tcPrChange>
                          </w:tcPr>
                          <w:p w14:paraId="2070EC1D" w14:textId="2372F6E1" w:rsidR="008E210F" w:rsidRPr="008A6C8D" w:rsidDel="001F5A7E" w:rsidRDefault="008E210F" w:rsidP="006153D4">
                            <w:pPr>
                              <w:jc w:val="center"/>
                              <w:rPr>
                                <w:del w:id="5097" w:author="Maino Vieytes, Christian (NIH/NIA/IRP) [F]" w:date="2023-11-15T09:29:00Z"/>
                                <w:rFonts w:ascii="Times New Roman" w:hAnsi="Times New Roman" w:cs="Times New Roman"/>
                                <w:sz w:val="18"/>
                                <w:szCs w:val="18"/>
                                <w:rPrChange w:id="5098" w:author="Maino Vieytes, Christian (NIH/NIA/IRP) [F]" w:date="2023-11-15T15:57:00Z">
                                  <w:rPr>
                                    <w:del w:id="5099" w:author="Maino Vieytes, Christian (NIH/NIA/IRP) [F]" w:date="2023-11-15T09:29:00Z"/>
                                    <w:rFonts w:ascii="Times New Roman" w:hAnsi="Times New Roman" w:cs="Times New Roman"/>
                                    <w:sz w:val="20"/>
                                    <w:szCs w:val="20"/>
                                  </w:rPr>
                                </w:rPrChange>
                              </w:rPr>
                            </w:pPr>
                            <w:del w:id="5100" w:author="Maino Vieytes, Christian (NIH/NIA/IRP) [F]" w:date="2023-11-15T09:29:00Z">
                              <w:r w:rsidRPr="008A6C8D" w:rsidDel="001F5A7E">
                                <w:rPr>
                                  <w:rFonts w:ascii="Times New Roman" w:hAnsi="Times New Roman" w:cs="Times New Roman"/>
                                  <w:sz w:val="18"/>
                                  <w:szCs w:val="18"/>
                                  <w:rPrChange w:id="5101"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5102" w:author="Maino Vieytes, Christian (NIH/NIA/IRP) [F]" w:date="2023-11-15T16:23:00Z">
                              <w:tcPr>
                                <w:tcW w:w="720" w:type="dxa"/>
                                <w:gridSpan w:val="2"/>
                                <w:noWrap/>
                                <w:vAlign w:val="center"/>
                                <w:hideMark/>
                              </w:tcPr>
                            </w:tcPrChange>
                          </w:tcPr>
                          <w:p w14:paraId="271EDC2B" w14:textId="1E19B021" w:rsidR="008E210F" w:rsidRPr="008A6C8D" w:rsidDel="001F5A7E" w:rsidRDefault="008E210F" w:rsidP="006153D4">
                            <w:pPr>
                              <w:jc w:val="center"/>
                              <w:rPr>
                                <w:del w:id="5103" w:author="Maino Vieytes, Christian (NIH/NIA/IRP) [F]" w:date="2023-11-15T09:29:00Z"/>
                                <w:rFonts w:ascii="Times New Roman" w:hAnsi="Times New Roman" w:cs="Times New Roman"/>
                                <w:sz w:val="18"/>
                                <w:szCs w:val="18"/>
                                <w:rPrChange w:id="5104" w:author="Maino Vieytes, Christian (NIH/NIA/IRP) [F]" w:date="2023-11-15T15:57:00Z">
                                  <w:rPr>
                                    <w:del w:id="5105" w:author="Maino Vieytes, Christian (NIH/NIA/IRP) [F]" w:date="2023-11-15T09:29:00Z"/>
                                    <w:rFonts w:ascii="Times New Roman" w:hAnsi="Times New Roman" w:cs="Times New Roman"/>
                                    <w:sz w:val="20"/>
                                    <w:szCs w:val="20"/>
                                  </w:rPr>
                                </w:rPrChange>
                              </w:rPr>
                            </w:pPr>
                            <w:del w:id="5106" w:author="Maino Vieytes, Christian (NIH/NIA/IRP) [F]" w:date="2023-11-15T09:29:00Z">
                              <w:r w:rsidRPr="008A6C8D" w:rsidDel="001F5A7E">
                                <w:rPr>
                                  <w:rFonts w:ascii="Times New Roman" w:hAnsi="Times New Roman" w:cs="Times New Roman"/>
                                  <w:sz w:val="18"/>
                                  <w:szCs w:val="18"/>
                                  <w:rPrChange w:id="5107"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5108" w:author="Maino Vieytes, Christian (NIH/NIA/IRP) [F]" w:date="2023-11-15T16:23:00Z">
                              <w:tcPr>
                                <w:tcW w:w="1616" w:type="dxa"/>
                                <w:gridSpan w:val="2"/>
                                <w:noWrap/>
                                <w:vAlign w:val="center"/>
                                <w:hideMark/>
                              </w:tcPr>
                            </w:tcPrChange>
                          </w:tcPr>
                          <w:p w14:paraId="65F129F9" w14:textId="797118C5" w:rsidR="008E210F" w:rsidRPr="008A6C8D" w:rsidDel="001F5A7E" w:rsidRDefault="008E210F" w:rsidP="006153D4">
                            <w:pPr>
                              <w:jc w:val="center"/>
                              <w:rPr>
                                <w:del w:id="5109" w:author="Maino Vieytes, Christian (NIH/NIA/IRP) [F]" w:date="2023-11-15T09:29:00Z"/>
                                <w:rFonts w:ascii="Times New Roman" w:hAnsi="Times New Roman" w:cs="Times New Roman"/>
                                <w:sz w:val="18"/>
                                <w:szCs w:val="18"/>
                                <w:rPrChange w:id="5110" w:author="Maino Vieytes, Christian (NIH/NIA/IRP) [F]" w:date="2023-11-15T15:57:00Z">
                                  <w:rPr>
                                    <w:del w:id="5111" w:author="Maino Vieytes, Christian (NIH/NIA/IRP) [F]" w:date="2023-11-15T09:29:00Z"/>
                                    <w:rFonts w:ascii="Times New Roman" w:hAnsi="Times New Roman" w:cs="Times New Roman"/>
                                    <w:sz w:val="20"/>
                                    <w:szCs w:val="20"/>
                                  </w:rPr>
                                </w:rPrChange>
                              </w:rPr>
                            </w:pPr>
                            <w:del w:id="5112" w:author="Maino Vieytes, Christian (NIH/NIA/IRP) [F]" w:date="2023-11-15T09:29:00Z">
                              <w:r w:rsidRPr="008A6C8D" w:rsidDel="001F5A7E">
                                <w:rPr>
                                  <w:rFonts w:ascii="Times New Roman" w:hAnsi="Times New Roman" w:cs="Times New Roman"/>
                                  <w:sz w:val="18"/>
                                  <w:szCs w:val="18"/>
                                  <w:rPrChange w:id="5113" w:author="Maino Vieytes, Christian (NIH/NIA/IRP) [F]" w:date="2023-11-15T15:57:00Z">
                                    <w:rPr>
                                      <w:rFonts w:ascii="Times New Roman" w:hAnsi="Times New Roman" w:cs="Times New Roman"/>
                                      <w:sz w:val="20"/>
                                      <w:szCs w:val="20"/>
                                    </w:rPr>
                                  </w:rPrChange>
                                </w:rPr>
                                <w:delText>1.12 (0.60-2.08)</w:delText>
                              </w:r>
                            </w:del>
                          </w:p>
                        </w:tc>
                        <w:tc>
                          <w:tcPr>
                            <w:tcW w:w="1716" w:type="dxa"/>
                            <w:noWrap/>
                            <w:vAlign w:val="center"/>
                            <w:hideMark/>
                            <w:tcPrChange w:id="5114" w:author="Maino Vieytes, Christian (NIH/NIA/IRP) [F]" w:date="2023-11-15T16:23:00Z">
                              <w:tcPr>
                                <w:tcW w:w="1716" w:type="dxa"/>
                                <w:gridSpan w:val="2"/>
                                <w:noWrap/>
                                <w:vAlign w:val="center"/>
                                <w:hideMark/>
                              </w:tcPr>
                            </w:tcPrChange>
                          </w:tcPr>
                          <w:p w14:paraId="6FE412D1" w14:textId="0688C6CD" w:rsidR="008E210F" w:rsidRPr="008A6C8D" w:rsidDel="001F5A7E" w:rsidRDefault="008E210F" w:rsidP="006153D4">
                            <w:pPr>
                              <w:jc w:val="center"/>
                              <w:rPr>
                                <w:del w:id="5115" w:author="Maino Vieytes, Christian (NIH/NIA/IRP) [F]" w:date="2023-11-15T09:29:00Z"/>
                                <w:rFonts w:ascii="Times New Roman" w:hAnsi="Times New Roman" w:cs="Times New Roman"/>
                                <w:sz w:val="18"/>
                                <w:szCs w:val="18"/>
                                <w:rPrChange w:id="5116" w:author="Maino Vieytes, Christian (NIH/NIA/IRP) [F]" w:date="2023-11-15T15:57:00Z">
                                  <w:rPr>
                                    <w:del w:id="5117" w:author="Maino Vieytes, Christian (NIH/NIA/IRP) [F]" w:date="2023-11-15T09:29:00Z"/>
                                    <w:rFonts w:ascii="Times New Roman" w:hAnsi="Times New Roman" w:cs="Times New Roman"/>
                                    <w:sz w:val="20"/>
                                    <w:szCs w:val="20"/>
                                  </w:rPr>
                                </w:rPrChange>
                              </w:rPr>
                            </w:pPr>
                            <w:del w:id="5118" w:author="Maino Vieytes, Christian (NIH/NIA/IRP) [F]" w:date="2023-11-15T09:29:00Z">
                              <w:r w:rsidRPr="008A6C8D" w:rsidDel="001F5A7E">
                                <w:rPr>
                                  <w:rFonts w:ascii="Times New Roman" w:hAnsi="Times New Roman" w:cs="Times New Roman"/>
                                  <w:sz w:val="18"/>
                                  <w:szCs w:val="18"/>
                                  <w:rPrChange w:id="5119" w:author="Maino Vieytes, Christian (NIH/NIA/IRP) [F]" w:date="2023-11-15T15:57:00Z">
                                    <w:rPr>
                                      <w:rFonts w:ascii="Times New Roman" w:hAnsi="Times New Roman" w:cs="Times New Roman"/>
                                      <w:sz w:val="20"/>
                                      <w:szCs w:val="20"/>
                                    </w:rPr>
                                  </w:rPrChange>
                                </w:rPr>
                                <w:delText>0.86 (0.40-1.83)</w:delText>
                              </w:r>
                            </w:del>
                          </w:p>
                        </w:tc>
                        <w:tc>
                          <w:tcPr>
                            <w:tcW w:w="1716" w:type="dxa"/>
                            <w:noWrap/>
                            <w:vAlign w:val="center"/>
                            <w:hideMark/>
                            <w:tcPrChange w:id="5120" w:author="Maino Vieytes, Christian (NIH/NIA/IRP) [F]" w:date="2023-11-15T16:23:00Z">
                              <w:tcPr>
                                <w:tcW w:w="1716" w:type="dxa"/>
                                <w:gridSpan w:val="2"/>
                                <w:noWrap/>
                                <w:vAlign w:val="center"/>
                                <w:hideMark/>
                              </w:tcPr>
                            </w:tcPrChange>
                          </w:tcPr>
                          <w:p w14:paraId="1BB2C235" w14:textId="42E33700" w:rsidR="008E210F" w:rsidRPr="008A6C8D" w:rsidDel="001F5A7E" w:rsidRDefault="008E210F" w:rsidP="006153D4">
                            <w:pPr>
                              <w:jc w:val="center"/>
                              <w:rPr>
                                <w:del w:id="5121" w:author="Maino Vieytes, Christian (NIH/NIA/IRP) [F]" w:date="2023-11-15T09:29:00Z"/>
                                <w:rFonts w:ascii="Times New Roman" w:hAnsi="Times New Roman" w:cs="Times New Roman"/>
                                <w:sz w:val="18"/>
                                <w:szCs w:val="18"/>
                                <w:rPrChange w:id="5122" w:author="Maino Vieytes, Christian (NIH/NIA/IRP) [F]" w:date="2023-11-15T15:57:00Z">
                                  <w:rPr>
                                    <w:del w:id="5123" w:author="Maino Vieytes, Christian (NIH/NIA/IRP) [F]" w:date="2023-11-15T09:29:00Z"/>
                                    <w:rFonts w:ascii="Times New Roman" w:hAnsi="Times New Roman" w:cs="Times New Roman"/>
                                    <w:sz w:val="20"/>
                                    <w:szCs w:val="20"/>
                                  </w:rPr>
                                </w:rPrChange>
                              </w:rPr>
                            </w:pPr>
                            <w:del w:id="5124" w:author="Maino Vieytes, Christian (NIH/NIA/IRP) [F]" w:date="2023-11-15T09:29:00Z">
                              <w:r w:rsidRPr="008A6C8D" w:rsidDel="001F5A7E">
                                <w:rPr>
                                  <w:rFonts w:ascii="Times New Roman" w:hAnsi="Times New Roman" w:cs="Times New Roman"/>
                                  <w:sz w:val="18"/>
                                  <w:szCs w:val="18"/>
                                  <w:rPrChange w:id="5125" w:author="Maino Vieytes, Christian (NIH/NIA/IRP) [F]" w:date="2023-11-15T15:57:00Z">
                                    <w:rPr>
                                      <w:rFonts w:ascii="Times New Roman" w:hAnsi="Times New Roman" w:cs="Times New Roman"/>
                                      <w:sz w:val="20"/>
                                      <w:szCs w:val="20"/>
                                    </w:rPr>
                                  </w:rPrChange>
                                </w:rPr>
                                <w:delText>0.54 (0.28-1.06)</w:delText>
                              </w:r>
                            </w:del>
                          </w:p>
                        </w:tc>
                        <w:tc>
                          <w:tcPr>
                            <w:tcW w:w="1816" w:type="dxa"/>
                            <w:noWrap/>
                            <w:vAlign w:val="center"/>
                            <w:hideMark/>
                            <w:tcPrChange w:id="5126" w:author="Maino Vieytes, Christian (NIH/NIA/IRP) [F]" w:date="2023-11-15T16:23:00Z">
                              <w:tcPr>
                                <w:tcW w:w="1816" w:type="dxa"/>
                                <w:gridSpan w:val="2"/>
                                <w:noWrap/>
                                <w:vAlign w:val="center"/>
                                <w:hideMark/>
                              </w:tcPr>
                            </w:tcPrChange>
                          </w:tcPr>
                          <w:p w14:paraId="33D11C7C" w14:textId="25ACFB28" w:rsidR="008E210F" w:rsidRPr="008A6C8D" w:rsidDel="001F5A7E" w:rsidRDefault="008E210F" w:rsidP="006153D4">
                            <w:pPr>
                              <w:jc w:val="center"/>
                              <w:rPr>
                                <w:del w:id="5127" w:author="Maino Vieytes, Christian (NIH/NIA/IRP) [F]" w:date="2023-11-15T09:29:00Z"/>
                                <w:rFonts w:ascii="Times New Roman" w:hAnsi="Times New Roman" w:cs="Times New Roman"/>
                                <w:sz w:val="18"/>
                                <w:szCs w:val="18"/>
                                <w:rPrChange w:id="5128" w:author="Maino Vieytes, Christian (NIH/NIA/IRP) [F]" w:date="2023-11-15T15:57:00Z">
                                  <w:rPr>
                                    <w:del w:id="5129" w:author="Maino Vieytes, Christian (NIH/NIA/IRP) [F]" w:date="2023-11-15T09:29:00Z"/>
                                    <w:rFonts w:ascii="Times New Roman" w:hAnsi="Times New Roman" w:cs="Times New Roman"/>
                                    <w:sz w:val="20"/>
                                    <w:szCs w:val="20"/>
                                  </w:rPr>
                                </w:rPrChange>
                              </w:rPr>
                            </w:pPr>
                            <w:del w:id="5130" w:author="Maino Vieytes, Christian (NIH/NIA/IRP) [F]" w:date="2023-11-15T09:29:00Z">
                              <w:r w:rsidRPr="008A6C8D" w:rsidDel="001F5A7E">
                                <w:rPr>
                                  <w:rFonts w:ascii="Times New Roman" w:hAnsi="Times New Roman" w:cs="Times New Roman"/>
                                  <w:sz w:val="18"/>
                                  <w:szCs w:val="18"/>
                                  <w:rPrChange w:id="5131" w:author="Maino Vieytes, Christian (NIH/NIA/IRP) [F]" w:date="2023-11-15T15:57:00Z">
                                    <w:rPr>
                                      <w:rFonts w:ascii="Times New Roman" w:hAnsi="Times New Roman" w:cs="Times New Roman"/>
                                      <w:sz w:val="20"/>
                                      <w:szCs w:val="20"/>
                                    </w:rPr>
                                  </w:rPrChange>
                                </w:rPr>
                                <w:delText>0.40 (0.18-0.88)*</w:delText>
                              </w:r>
                            </w:del>
                          </w:p>
                        </w:tc>
                        <w:tc>
                          <w:tcPr>
                            <w:tcW w:w="1196" w:type="dxa"/>
                            <w:noWrap/>
                            <w:vAlign w:val="center"/>
                            <w:hideMark/>
                            <w:tcPrChange w:id="5132" w:author="Maino Vieytes, Christian (NIH/NIA/IRP) [F]" w:date="2023-11-15T16:23:00Z">
                              <w:tcPr>
                                <w:tcW w:w="1000" w:type="dxa"/>
                                <w:gridSpan w:val="2"/>
                                <w:noWrap/>
                                <w:vAlign w:val="center"/>
                                <w:hideMark/>
                              </w:tcPr>
                            </w:tcPrChange>
                          </w:tcPr>
                          <w:p w14:paraId="783E817B" w14:textId="496078FF" w:rsidR="008E210F" w:rsidRPr="008A6C8D" w:rsidDel="001F5A7E" w:rsidRDefault="008E210F" w:rsidP="006153D4">
                            <w:pPr>
                              <w:jc w:val="center"/>
                              <w:rPr>
                                <w:del w:id="5133" w:author="Maino Vieytes, Christian (NIH/NIA/IRP) [F]" w:date="2023-11-15T09:29:00Z"/>
                                <w:rFonts w:ascii="Times New Roman" w:hAnsi="Times New Roman" w:cs="Times New Roman"/>
                                <w:sz w:val="18"/>
                                <w:szCs w:val="18"/>
                                <w:rPrChange w:id="5134" w:author="Maino Vieytes, Christian (NIH/NIA/IRP) [F]" w:date="2023-11-15T15:57:00Z">
                                  <w:rPr>
                                    <w:del w:id="5135" w:author="Maino Vieytes, Christian (NIH/NIA/IRP) [F]" w:date="2023-11-15T09:29:00Z"/>
                                    <w:rFonts w:ascii="Times New Roman" w:hAnsi="Times New Roman" w:cs="Times New Roman"/>
                                    <w:sz w:val="20"/>
                                    <w:szCs w:val="20"/>
                                  </w:rPr>
                                </w:rPrChange>
                              </w:rPr>
                            </w:pPr>
                            <w:del w:id="5136" w:author="Maino Vieytes, Christian (NIH/NIA/IRP) [F]" w:date="2023-11-15T09:29:00Z">
                              <w:r w:rsidRPr="008A6C8D" w:rsidDel="001F5A7E">
                                <w:rPr>
                                  <w:rFonts w:ascii="Times New Roman" w:hAnsi="Times New Roman" w:cs="Times New Roman"/>
                                  <w:sz w:val="18"/>
                                  <w:szCs w:val="18"/>
                                  <w:rPrChange w:id="5137" w:author="Maino Vieytes, Christian (NIH/NIA/IRP) [F]" w:date="2023-11-15T15:57:00Z">
                                    <w:rPr>
                                      <w:rFonts w:ascii="Times New Roman" w:hAnsi="Times New Roman" w:cs="Times New Roman"/>
                                      <w:sz w:val="20"/>
                                      <w:szCs w:val="20"/>
                                    </w:rPr>
                                  </w:rPrChange>
                                </w:rPr>
                                <w:delText>&lt; 0.01**</w:delText>
                              </w:r>
                            </w:del>
                          </w:p>
                        </w:tc>
                        <w:tc>
                          <w:tcPr>
                            <w:tcW w:w="1622" w:type="dxa"/>
                            <w:noWrap/>
                            <w:vAlign w:val="center"/>
                            <w:hideMark/>
                            <w:tcPrChange w:id="5138" w:author="Maino Vieytes, Christian (NIH/NIA/IRP) [F]" w:date="2023-11-15T16:23:00Z">
                              <w:tcPr>
                                <w:tcW w:w="1816" w:type="dxa"/>
                                <w:gridSpan w:val="5"/>
                                <w:noWrap/>
                                <w:vAlign w:val="center"/>
                                <w:hideMark/>
                              </w:tcPr>
                            </w:tcPrChange>
                          </w:tcPr>
                          <w:p w14:paraId="10FA53FB" w14:textId="70C38693" w:rsidR="008E210F" w:rsidRPr="008A6C8D" w:rsidDel="001F5A7E" w:rsidRDefault="008E210F" w:rsidP="006153D4">
                            <w:pPr>
                              <w:jc w:val="center"/>
                              <w:rPr>
                                <w:del w:id="5139" w:author="Maino Vieytes, Christian (NIH/NIA/IRP) [F]" w:date="2023-11-15T09:29:00Z"/>
                                <w:rFonts w:ascii="Times New Roman" w:hAnsi="Times New Roman" w:cs="Times New Roman"/>
                                <w:sz w:val="18"/>
                                <w:szCs w:val="18"/>
                                <w:rPrChange w:id="5140" w:author="Maino Vieytes, Christian (NIH/NIA/IRP) [F]" w:date="2023-11-15T15:57:00Z">
                                  <w:rPr>
                                    <w:del w:id="5141" w:author="Maino Vieytes, Christian (NIH/NIA/IRP) [F]" w:date="2023-11-15T09:29:00Z"/>
                                    <w:rFonts w:ascii="Times New Roman" w:hAnsi="Times New Roman" w:cs="Times New Roman"/>
                                    <w:sz w:val="20"/>
                                    <w:szCs w:val="20"/>
                                  </w:rPr>
                                </w:rPrChange>
                              </w:rPr>
                            </w:pPr>
                            <w:del w:id="5142" w:author="Maino Vieytes, Christian (NIH/NIA/IRP) [F]" w:date="2023-11-15T09:29:00Z">
                              <w:r w:rsidRPr="008A6C8D" w:rsidDel="001F5A7E">
                                <w:rPr>
                                  <w:rFonts w:ascii="Times New Roman" w:hAnsi="Times New Roman" w:cs="Times New Roman"/>
                                  <w:sz w:val="18"/>
                                  <w:szCs w:val="18"/>
                                  <w:rPrChange w:id="5143" w:author="Maino Vieytes, Christian (NIH/NIA/IRP) [F]" w:date="2023-11-15T15:57:00Z">
                                    <w:rPr>
                                      <w:rFonts w:ascii="Times New Roman" w:hAnsi="Times New Roman" w:cs="Times New Roman"/>
                                      <w:sz w:val="20"/>
                                      <w:szCs w:val="20"/>
                                    </w:rPr>
                                  </w:rPrChange>
                                </w:rPr>
                                <w:delText>0.70 (0.57-0.87)**</w:delText>
                              </w:r>
                            </w:del>
                          </w:p>
                        </w:tc>
                        <w:tc>
                          <w:tcPr>
                            <w:tcW w:w="1310" w:type="dxa"/>
                            <w:noWrap/>
                            <w:vAlign w:val="center"/>
                            <w:hideMark/>
                            <w:tcPrChange w:id="5144" w:author="Maino Vieytes, Christian (NIH/NIA/IRP) [F]" w:date="2023-11-15T16:23:00Z">
                              <w:tcPr>
                                <w:tcW w:w="958" w:type="dxa"/>
                                <w:gridSpan w:val="3"/>
                                <w:noWrap/>
                                <w:vAlign w:val="center"/>
                                <w:hideMark/>
                              </w:tcPr>
                            </w:tcPrChange>
                          </w:tcPr>
                          <w:p w14:paraId="6E74873E" w14:textId="02D6410C" w:rsidR="008E210F" w:rsidRPr="008A6C8D" w:rsidDel="001F5A7E" w:rsidRDefault="008E210F" w:rsidP="006153D4">
                            <w:pPr>
                              <w:jc w:val="center"/>
                              <w:rPr>
                                <w:del w:id="5145" w:author="Maino Vieytes, Christian (NIH/NIA/IRP) [F]" w:date="2023-11-15T09:29:00Z"/>
                                <w:rFonts w:ascii="Times New Roman" w:hAnsi="Times New Roman" w:cs="Times New Roman"/>
                                <w:sz w:val="18"/>
                                <w:szCs w:val="18"/>
                                <w:rPrChange w:id="5146" w:author="Maino Vieytes, Christian (NIH/NIA/IRP) [F]" w:date="2023-11-15T15:57:00Z">
                                  <w:rPr>
                                    <w:del w:id="5147" w:author="Maino Vieytes, Christian (NIH/NIA/IRP) [F]" w:date="2023-11-15T09:29:00Z"/>
                                    <w:rFonts w:ascii="Times New Roman" w:hAnsi="Times New Roman" w:cs="Times New Roman"/>
                                    <w:sz w:val="20"/>
                                    <w:szCs w:val="20"/>
                                  </w:rPr>
                                </w:rPrChange>
                              </w:rPr>
                            </w:pPr>
                            <w:del w:id="5148" w:author="Maino Vieytes, Christian (NIH/NIA/IRP) [F]" w:date="2023-11-15T09:29:00Z">
                              <w:r w:rsidRPr="008A6C8D" w:rsidDel="001F5A7E">
                                <w:rPr>
                                  <w:rFonts w:ascii="Times New Roman" w:hAnsi="Times New Roman" w:cs="Times New Roman"/>
                                  <w:color w:val="000000"/>
                                  <w:sz w:val="18"/>
                                  <w:szCs w:val="18"/>
                                  <w:rPrChange w:id="5149" w:author="Maino Vieytes, Christian (NIH/NIA/IRP) [F]" w:date="2023-11-15T15:57:00Z">
                                    <w:rPr>
                                      <w:rFonts w:ascii="Times New Roman" w:hAnsi="Times New Roman" w:cs="Times New Roman"/>
                                      <w:color w:val="000000"/>
                                      <w:sz w:val="20"/>
                                      <w:szCs w:val="20"/>
                                    </w:rPr>
                                  </w:rPrChange>
                                </w:rPr>
                                <w:delText>0.09</w:delText>
                              </w:r>
                            </w:del>
                          </w:p>
                        </w:tc>
                      </w:tr>
                      <w:tr w:rsidR="008E210F" w:rsidRPr="008A6C8D" w:rsidDel="001F5A7E" w14:paraId="7F7EF21D" w14:textId="1723A6D1" w:rsidTr="002B4FE9">
                        <w:trPr>
                          <w:trHeight w:val="320"/>
                          <w:del w:id="5150" w:author="Maino Vieytes, Christian (NIH/NIA/IRP) [F]" w:date="2023-11-15T09:29:00Z"/>
                          <w:trPrChange w:id="5151" w:author="Maino Vieytes, Christian (NIH/NIA/IRP) [F]" w:date="2023-11-15T16:23:00Z">
                            <w:trPr>
                              <w:gridAfter w:val="0"/>
                              <w:trHeight w:val="320"/>
                            </w:trPr>
                          </w:trPrChange>
                        </w:trPr>
                        <w:tc>
                          <w:tcPr>
                            <w:tcW w:w="2317" w:type="dxa"/>
                            <w:tcBorders>
                              <w:bottom w:val="single" w:sz="4" w:space="0" w:color="auto"/>
                            </w:tcBorders>
                            <w:noWrap/>
                            <w:vAlign w:val="center"/>
                            <w:hideMark/>
                            <w:tcPrChange w:id="5152" w:author="Maino Vieytes, Christian (NIH/NIA/IRP) [F]" w:date="2023-11-15T16:23:00Z">
                              <w:tcPr>
                                <w:tcW w:w="2317" w:type="dxa"/>
                                <w:tcBorders>
                                  <w:bottom w:val="single" w:sz="4" w:space="0" w:color="auto"/>
                                </w:tcBorders>
                                <w:noWrap/>
                                <w:vAlign w:val="center"/>
                                <w:hideMark/>
                              </w:tcPr>
                            </w:tcPrChange>
                          </w:tcPr>
                          <w:p w14:paraId="38EB4ED3" w14:textId="143028DB" w:rsidR="008E210F" w:rsidRPr="008A6C8D" w:rsidDel="001F5A7E" w:rsidRDefault="008E210F" w:rsidP="006153D4">
                            <w:pPr>
                              <w:rPr>
                                <w:del w:id="5153" w:author="Maino Vieytes, Christian (NIH/NIA/IRP) [F]" w:date="2023-11-15T09:29:00Z"/>
                                <w:rFonts w:ascii="Times New Roman" w:hAnsi="Times New Roman" w:cs="Times New Roman"/>
                                <w:sz w:val="18"/>
                                <w:szCs w:val="18"/>
                                <w:rPrChange w:id="5154" w:author="Maino Vieytes, Christian (NIH/NIA/IRP) [F]" w:date="2023-11-15T15:57:00Z">
                                  <w:rPr>
                                    <w:del w:id="5155" w:author="Maino Vieytes, Christian (NIH/NIA/IRP) [F]" w:date="2023-11-15T09:29:00Z"/>
                                    <w:rFonts w:ascii="Times New Roman" w:hAnsi="Times New Roman" w:cs="Times New Roman"/>
                                    <w:sz w:val="20"/>
                                    <w:szCs w:val="20"/>
                                  </w:rPr>
                                </w:rPrChange>
                              </w:rPr>
                            </w:pPr>
                            <w:del w:id="5156" w:author="Maino Vieytes, Christian (NIH/NIA/IRP) [F]" w:date="2023-11-15T09:29:00Z">
                              <w:r w:rsidRPr="008A6C8D" w:rsidDel="001F5A7E">
                                <w:rPr>
                                  <w:rFonts w:ascii="Times New Roman" w:hAnsi="Times New Roman" w:cs="Times New Roman"/>
                                  <w:sz w:val="18"/>
                                  <w:szCs w:val="18"/>
                                  <w:rPrChange w:id="5157" w:author="Maino Vieytes, Christian (NIH/NIA/IRP) [F]" w:date="2023-11-15T15:57:00Z">
                                    <w:rPr>
                                      <w:rFonts w:ascii="Times New Roman" w:hAnsi="Times New Roman" w:cs="Times New Roman"/>
                                      <w:sz w:val="20"/>
                                      <w:szCs w:val="20"/>
                                    </w:rPr>
                                  </w:rPrChange>
                                </w:rPr>
                                <w:delText>Prudent #2</w:delText>
                              </w:r>
                              <w:r w:rsidRPr="008A6C8D" w:rsidDel="001F5A7E">
                                <w:rPr>
                                  <w:rFonts w:ascii="Times New Roman" w:hAnsi="Times New Roman" w:cs="Times New Roman"/>
                                  <w:b/>
                                  <w:bCs/>
                                  <w:sz w:val="18"/>
                                  <w:szCs w:val="18"/>
                                  <w:vertAlign w:val="superscript"/>
                                  <w:lang w:bidi="en-US"/>
                                  <w:rPrChange w:id="5158"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tcBorders>
                              <w:bottom w:val="single" w:sz="4" w:space="0" w:color="auto"/>
                            </w:tcBorders>
                            <w:noWrap/>
                            <w:vAlign w:val="center"/>
                            <w:hideMark/>
                            <w:tcPrChange w:id="5159" w:author="Maino Vieytes, Christian (NIH/NIA/IRP) [F]" w:date="2023-11-15T16:23:00Z">
                              <w:tcPr>
                                <w:tcW w:w="720" w:type="dxa"/>
                                <w:gridSpan w:val="2"/>
                                <w:tcBorders>
                                  <w:bottom w:val="single" w:sz="4" w:space="0" w:color="auto"/>
                                </w:tcBorders>
                                <w:noWrap/>
                                <w:vAlign w:val="center"/>
                                <w:hideMark/>
                              </w:tcPr>
                            </w:tcPrChange>
                          </w:tcPr>
                          <w:p w14:paraId="363BC414" w14:textId="7CF1B553" w:rsidR="008E210F" w:rsidRPr="008A6C8D" w:rsidDel="001F5A7E" w:rsidRDefault="008E210F" w:rsidP="006153D4">
                            <w:pPr>
                              <w:jc w:val="center"/>
                              <w:rPr>
                                <w:del w:id="5160" w:author="Maino Vieytes, Christian (NIH/NIA/IRP) [F]" w:date="2023-11-15T09:29:00Z"/>
                                <w:rFonts w:ascii="Times New Roman" w:hAnsi="Times New Roman" w:cs="Times New Roman"/>
                                <w:sz w:val="18"/>
                                <w:szCs w:val="18"/>
                                <w:rPrChange w:id="5161" w:author="Maino Vieytes, Christian (NIH/NIA/IRP) [F]" w:date="2023-11-15T15:57:00Z">
                                  <w:rPr>
                                    <w:del w:id="5162" w:author="Maino Vieytes, Christian (NIH/NIA/IRP) [F]" w:date="2023-11-15T09:29:00Z"/>
                                    <w:rFonts w:ascii="Times New Roman" w:hAnsi="Times New Roman" w:cs="Times New Roman"/>
                                    <w:sz w:val="20"/>
                                    <w:szCs w:val="20"/>
                                  </w:rPr>
                                </w:rPrChange>
                              </w:rPr>
                            </w:pPr>
                            <w:del w:id="5163" w:author="Maino Vieytes, Christian (NIH/NIA/IRP) [F]" w:date="2023-11-15T09:29:00Z">
                              <w:r w:rsidRPr="008A6C8D" w:rsidDel="001F5A7E">
                                <w:rPr>
                                  <w:rFonts w:ascii="Times New Roman" w:hAnsi="Times New Roman" w:cs="Times New Roman"/>
                                  <w:sz w:val="18"/>
                                  <w:szCs w:val="18"/>
                                  <w:rPrChange w:id="5164" w:author="Maino Vieytes, Christian (NIH/NIA/IRP) [F]" w:date="2023-11-15T15:57:00Z">
                                    <w:rPr>
                                      <w:rFonts w:ascii="Times New Roman" w:hAnsi="Times New Roman" w:cs="Times New Roman"/>
                                      <w:sz w:val="20"/>
                                      <w:szCs w:val="20"/>
                                    </w:rPr>
                                  </w:rPrChange>
                                </w:rPr>
                                <w:delText>2493</w:delText>
                              </w:r>
                            </w:del>
                          </w:p>
                        </w:tc>
                        <w:tc>
                          <w:tcPr>
                            <w:tcW w:w="846" w:type="dxa"/>
                            <w:tcBorders>
                              <w:bottom w:val="single" w:sz="4" w:space="0" w:color="auto"/>
                            </w:tcBorders>
                            <w:noWrap/>
                            <w:vAlign w:val="center"/>
                            <w:hideMark/>
                            <w:tcPrChange w:id="5165" w:author="Maino Vieytes, Christian (NIH/NIA/IRP) [F]" w:date="2023-11-15T16:23:00Z">
                              <w:tcPr>
                                <w:tcW w:w="720" w:type="dxa"/>
                                <w:gridSpan w:val="2"/>
                                <w:tcBorders>
                                  <w:bottom w:val="single" w:sz="4" w:space="0" w:color="auto"/>
                                </w:tcBorders>
                                <w:noWrap/>
                                <w:vAlign w:val="center"/>
                                <w:hideMark/>
                              </w:tcPr>
                            </w:tcPrChange>
                          </w:tcPr>
                          <w:p w14:paraId="2DDDFB6C" w14:textId="5082EBD6" w:rsidR="008E210F" w:rsidRPr="008A6C8D" w:rsidDel="001F5A7E" w:rsidRDefault="008E210F" w:rsidP="006153D4">
                            <w:pPr>
                              <w:jc w:val="center"/>
                              <w:rPr>
                                <w:del w:id="5166" w:author="Maino Vieytes, Christian (NIH/NIA/IRP) [F]" w:date="2023-11-15T09:29:00Z"/>
                                <w:rFonts w:ascii="Times New Roman" w:hAnsi="Times New Roman" w:cs="Times New Roman"/>
                                <w:sz w:val="18"/>
                                <w:szCs w:val="18"/>
                                <w:rPrChange w:id="5167" w:author="Maino Vieytes, Christian (NIH/NIA/IRP) [F]" w:date="2023-11-15T15:57:00Z">
                                  <w:rPr>
                                    <w:del w:id="5168" w:author="Maino Vieytes, Christian (NIH/NIA/IRP) [F]" w:date="2023-11-15T09:29:00Z"/>
                                    <w:rFonts w:ascii="Times New Roman" w:hAnsi="Times New Roman" w:cs="Times New Roman"/>
                                    <w:sz w:val="20"/>
                                    <w:szCs w:val="20"/>
                                  </w:rPr>
                                </w:rPrChange>
                              </w:rPr>
                            </w:pPr>
                            <w:del w:id="5169" w:author="Maino Vieytes, Christian (NIH/NIA/IRP) [F]" w:date="2023-11-15T09:29:00Z">
                              <w:r w:rsidRPr="008A6C8D" w:rsidDel="001F5A7E">
                                <w:rPr>
                                  <w:rFonts w:ascii="Times New Roman" w:hAnsi="Times New Roman" w:cs="Times New Roman"/>
                                  <w:sz w:val="18"/>
                                  <w:szCs w:val="18"/>
                                  <w:rPrChange w:id="5170" w:author="Maino Vieytes, Christian (NIH/NIA/IRP) [F]" w:date="2023-11-15T15:57:00Z">
                                    <w:rPr>
                                      <w:rFonts w:ascii="Times New Roman" w:hAnsi="Times New Roman" w:cs="Times New Roman"/>
                                      <w:sz w:val="20"/>
                                      <w:szCs w:val="20"/>
                                    </w:rPr>
                                  </w:rPrChange>
                                </w:rPr>
                                <w:delText>1.00</w:delText>
                              </w:r>
                            </w:del>
                          </w:p>
                        </w:tc>
                        <w:tc>
                          <w:tcPr>
                            <w:tcW w:w="1616" w:type="dxa"/>
                            <w:tcBorders>
                              <w:bottom w:val="single" w:sz="4" w:space="0" w:color="auto"/>
                            </w:tcBorders>
                            <w:noWrap/>
                            <w:vAlign w:val="center"/>
                            <w:hideMark/>
                            <w:tcPrChange w:id="5171" w:author="Maino Vieytes, Christian (NIH/NIA/IRP) [F]" w:date="2023-11-15T16:23:00Z">
                              <w:tcPr>
                                <w:tcW w:w="1616" w:type="dxa"/>
                                <w:gridSpan w:val="2"/>
                                <w:tcBorders>
                                  <w:bottom w:val="single" w:sz="4" w:space="0" w:color="auto"/>
                                </w:tcBorders>
                                <w:noWrap/>
                                <w:vAlign w:val="center"/>
                                <w:hideMark/>
                              </w:tcPr>
                            </w:tcPrChange>
                          </w:tcPr>
                          <w:p w14:paraId="38033501" w14:textId="5C34FE8B" w:rsidR="008E210F" w:rsidRPr="008A6C8D" w:rsidDel="001F5A7E" w:rsidRDefault="008E210F" w:rsidP="006153D4">
                            <w:pPr>
                              <w:jc w:val="center"/>
                              <w:rPr>
                                <w:del w:id="5172" w:author="Maino Vieytes, Christian (NIH/NIA/IRP) [F]" w:date="2023-11-15T09:29:00Z"/>
                                <w:rFonts w:ascii="Times New Roman" w:hAnsi="Times New Roman" w:cs="Times New Roman"/>
                                <w:sz w:val="18"/>
                                <w:szCs w:val="18"/>
                                <w:rPrChange w:id="5173" w:author="Maino Vieytes, Christian (NIH/NIA/IRP) [F]" w:date="2023-11-15T15:57:00Z">
                                  <w:rPr>
                                    <w:del w:id="5174" w:author="Maino Vieytes, Christian (NIH/NIA/IRP) [F]" w:date="2023-11-15T09:29:00Z"/>
                                    <w:rFonts w:ascii="Times New Roman" w:hAnsi="Times New Roman" w:cs="Times New Roman"/>
                                    <w:sz w:val="20"/>
                                    <w:szCs w:val="20"/>
                                  </w:rPr>
                                </w:rPrChange>
                              </w:rPr>
                            </w:pPr>
                            <w:del w:id="5175" w:author="Maino Vieytes, Christian (NIH/NIA/IRP) [F]" w:date="2023-11-15T09:29:00Z">
                              <w:r w:rsidRPr="008A6C8D" w:rsidDel="001F5A7E">
                                <w:rPr>
                                  <w:rFonts w:ascii="Times New Roman" w:hAnsi="Times New Roman" w:cs="Times New Roman"/>
                                  <w:sz w:val="18"/>
                                  <w:szCs w:val="18"/>
                                  <w:rPrChange w:id="5176" w:author="Maino Vieytes, Christian (NIH/NIA/IRP) [F]" w:date="2023-11-15T15:57:00Z">
                                    <w:rPr>
                                      <w:rFonts w:ascii="Times New Roman" w:hAnsi="Times New Roman" w:cs="Times New Roman"/>
                                      <w:sz w:val="20"/>
                                      <w:szCs w:val="20"/>
                                    </w:rPr>
                                  </w:rPrChange>
                                </w:rPr>
                                <w:delText>0.80 (0.41-1.57)</w:delText>
                              </w:r>
                            </w:del>
                          </w:p>
                        </w:tc>
                        <w:tc>
                          <w:tcPr>
                            <w:tcW w:w="1716" w:type="dxa"/>
                            <w:tcBorders>
                              <w:bottom w:val="single" w:sz="4" w:space="0" w:color="auto"/>
                            </w:tcBorders>
                            <w:noWrap/>
                            <w:vAlign w:val="center"/>
                            <w:hideMark/>
                            <w:tcPrChange w:id="5177" w:author="Maino Vieytes, Christian (NIH/NIA/IRP) [F]" w:date="2023-11-15T16:23:00Z">
                              <w:tcPr>
                                <w:tcW w:w="1716" w:type="dxa"/>
                                <w:gridSpan w:val="2"/>
                                <w:tcBorders>
                                  <w:bottom w:val="single" w:sz="4" w:space="0" w:color="auto"/>
                                </w:tcBorders>
                                <w:noWrap/>
                                <w:vAlign w:val="center"/>
                                <w:hideMark/>
                              </w:tcPr>
                            </w:tcPrChange>
                          </w:tcPr>
                          <w:p w14:paraId="6E1527E0" w14:textId="01700932" w:rsidR="008E210F" w:rsidRPr="008A6C8D" w:rsidDel="001F5A7E" w:rsidRDefault="008E210F" w:rsidP="006153D4">
                            <w:pPr>
                              <w:jc w:val="center"/>
                              <w:rPr>
                                <w:del w:id="5178" w:author="Maino Vieytes, Christian (NIH/NIA/IRP) [F]" w:date="2023-11-15T09:29:00Z"/>
                                <w:rFonts w:ascii="Times New Roman" w:hAnsi="Times New Roman" w:cs="Times New Roman"/>
                                <w:sz w:val="18"/>
                                <w:szCs w:val="18"/>
                                <w:rPrChange w:id="5179" w:author="Maino Vieytes, Christian (NIH/NIA/IRP) [F]" w:date="2023-11-15T15:57:00Z">
                                  <w:rPr>
                                    <w:del w:id="5180" w:author="Maino Vieytes, Christian (NIH/NIA/IRP) [F]" w:date="2023-11-15T09:29:00Z"/>
                                    <w:rFonts w:ascii="Times New Roman" w:hAnsi="Times New Roman" w:cs="Times New Roman"/>
                                    <w:sz w:val="20"/>
                                    <w:szCs w:val="20"/>
                                  </w:rPr>
                                </w:rPrChange>
                              </w:rPr>
                            </w:pPr>
                            <w:del w:id="5181" w:author="Maino Vieytes, Christian (NIH/NIA/IRP) [F]" w:date="2023-11-15T09:29:00Z">
                              <w:r w:rsidRPr="008A6C8D" w:rsidDel="001F5A7E">
                                <w:rPr>
                                  <w:rFonts w:ascii="Times New Roman" w:hAnsi="Times New Roman" w:cs="Times New Roman"/>
                                  <w:sz w:val="18"/>
                                  <w:szCs w:val="18"/>
                                  <w:rPrChange w:id="5182" w:author="Maino Vieytes, Christian (NIH/NIA/IRP) [F]" w:date="2023-11-15T15:57:00Z">
                                    <w:rPr>
                                      <w:rFonts w:ascii="Times New Roman" w:hAnsi="Times New Roman" w:cs="Times New Roman"/>
                                      <w:sz w:val="20"/>
                                      <w:szCs w:val="20"/>
                                    </w:rPr>
                                  </w:rPrChange>
                                </w:rPr>
                                <w:delText>1.01 (0.52-1.96)</w:delText>
                              </w:r>
                            </w:del>
                          </w:p>
                        </w:tc>
                        <w:tc>
                          <w:tcPr>
                            <w:tcW w:w="1716" w:type="dxa"/>
                            <w:tcBorders>
                              <w:bottom w:val="single" w:sz="4" w:space="0" w:color="auto"/>
                            </w:tcBorders>
                            <w:noWrap/>
                            <w:vAlign w:val="center"/>
                            <w:hideMark/>
                            <w:tcPrChange w:id="5183" w:author="Maino Vieytes, Christian (NIH/NIA/IRP) [F]" w:date="2023-11-15T16:23:00Z">
                              <w:tcPr>
                                <w:tcW w:w="1716" w:type="dxa"/>
                                <w:gridSpan w:val="2"/>
                                <w:tcBorders>
                                  <w:bottom w:val="single" w:sz="4" w:space="0" w:color="auto"/>
                                </w:tcBorders>
                                <w:noWrap/>
                                <w:vAlign w:val="center"/>
                                <w:hideMark/>
                              </w:tcPr>
                            </w:tcPrChange>
                          </w:tcPr>
                          <w:p w14:paraId="3CA7A546" w14:textId="0162ABFA" w:rsidR="008E210F" w:rsidRPr="008A6C8D" w:rsidDel="001F5A7E" w:rsidRDefault="008E210F" w:rsidP="006153D4">
                            <w:pPr>
                              <w:jc w:val="center"/>
                              <w:rPr>
                                <w:del w:id="5184" w:author="Maino Vieytes, Christian (NIH/NIA/IRP) [F]" w:date="2023-11-15T09:29:00Z"/>
                                <w:rFonts w:ascii="Times New Roman" w:hAnsi="Times New Roman" w:cs="Times New Roman"/>
                                <w:sz w:val="18"/>
                                <w:szCs w:val="18"/>
                                <w:rPrChange w:id="5185" w:author="Maino Vieytes, Christian (NIH/NIA/IRP) [F]" w:date="2023-11-15T15:57:00Z">
                                  <w:rPr>
                                    <w:del w:id="5186" w:author="Maino Vieytes, Christian (NIH/NIA/IRP) [F]" w:date="2023-11-15T09:29:00Z"/>
                                    <w:rFonts w:ascii="Times New Roman" w:hAnsi="Times New Roman" w:cs="Times New Roman"/>
                                    <w:sz w:val="20"/>
                                    <w:szCs w:val="20"/>
                                  </w:rPr>
                                </w:rPrChange>
                              </w:rPr>
                            </w:pPr>
                            <w:del w:id="5187" w:author="Maino Vieytes, Christian (NIH/NIA/IRP) [F]" w:date="2023-11-15T09:29:00Z">
                              <w:r w:rsidRPr="008A6C8D" w:rsidDel="001F5A7E">
                                <w:rPr>
                                  <w:rFonts w:ascii="Times New Roman" w:hAnsi="Times New Roman" w:cs="Times New Roman"/>
                                  <w:sz w:val="18"/>
                                  <w:szCs w:val="18"/>
                                  <w:rPrChange w:id="5188" w:author="Maino Vieytes, Christian (NIH/NIA/IRP) [F]" w:date="2023-11-15T15:57:00Z">
                                    <w:rPr>
                                      <w:rFonts w:ascii="Times New Roman" w:hAnsi="Times New Roman" w:cs="Times New Roman"/>
                                      <w:sz w:val="20"/>
                                      <w:szCs w:val="20"/>
                                    </w:rPr>
                                  </w:rPrChange>
                                </w:rPr>
                                <w:delText>0.92 (0.45-1.85)</w:delText>
                              </w:r>
                            </w:del>
                          </w:p>
                        </w:tc>
                        <w:tc>
                          <w:tcPr>
                            <w:tcW w:w="1816" w:type="dxa"/>
                            <w:tcBorders>
                              <w:bottom w:val="single" w:sz="4" w:space="0" w:color="auto"/>
                            </w:tcBorders>
                            <w:noWrap/>
                            <w:vAlign w:val="center"/>
                            <w:hideMark/>
                            <w:tcPrChange w:id="5189" w:author="Maino Vieytes, Christian (NIH/NIA/IRP) [F]" w:date="2023-11-15T16:23:00Z">
                              <w:tcPr>
                                <w:tcW w:w="1816" w:type="dxa"/>
                                <w:gridSpan w:val="2"/>
                                <w:tcBorders>
                                  <w:bottom w:val="single" w:sz="4" w:space="0" w:color="auto"/>
                                </w:tcBorders>
                                <w:noWrap/>
                                <w:vAlign w:val="center"/>
                                <w:hideMark/>
                              </w:tcPr>
                            </w:tcPrChange>
                          </w:tcPr>
                          <w:p w14:paraId="067C53A9" w14:textId="71FCDD83" w:rsidR="008E210F" w:rsidRPr="008A6C8D" w:rsidDel="001F5A7E" w:rsidRDefault="008E210F" w:rsidP="006153D4">
                            <w:pPr>
                              <w:jc w:val="center"/>
                              <w:rPr>
                                <w:del w:id="5190" w:author="Maino Vieytes, Christian (NIH/NIA/IRP) [F]" w:date="2023-11-15T09:29:00Z"/>
                                <w:rFonts w:ascii="Times New Roman" w:hAnsi="Times New Roman" w:cs="Times New Roman"/>
                                <w:sz w:val="18"/>
                                <w:szCs w:val="18"/>
                                <w:rPrChange w:id="5191" w:author="Maino Vieytes, Christian (NIH/NIA/IRP) [F]" w:date="2023-11-15T15:57:00Z">
                                  <w:rPr>
                                    <w:del w:id="5192" w:author="Maino Vieytes, Christian (NIH/NIA/IRP) [F]" w:date="2023-11-15T09:29:00Z"/>
                                    <w:rFonts w:ascii="Times New Roman" w:hAnsi="Times New Roman" w:cs="Times New Roman"/>
                                    <w:sz w:val="20"/>
                                    <w:szCs w:val="20"/>
                                  </w:rPr>
                                </w:rPrChange>
                              </w:rPr>
                            </w:pPr>
                            <w:del w:id="5193" w:author="Maino Vieytes, Christian (NIH/NIA/IRP) [F]" w:date="2023-11-15T09:29:00Z">
                              <w:r w:rsidRPr="008A6C8D" w:rsidDel="001F5A7E">
                                <w:rPr>
                                  <w:rFonts w:ascii="Times New Roman" w:hAnsi="Times New Roman" w:cs="Times New Roman"/>
                                  <w:sz w:val="18"/>
                                  <w:szCs w:val="18"/>
                                  <w:rPrChange w:id="5194" w:author="Maino Vieytes, Christian (NIH/NIA/IRP) [F]" w:date="2023-11-15T15:57:00Z">
                                    <w:rPr>
                                      <w:rFonts w:ascii="Times New Roman" w:hAnsi="Times New Roman" w:cs="Times New Roman"/>
                                      <w:sz w:val="20"/>
                                      <w:szCs w:val="20"/>
                                    </w:rPr>
                                  </w:rPrChange>
                                </w:rPr>
                                <w:delText>1.21 (0.54-2.71)</w:delText>
                              </w:r>
                            </w:del>
                          </w:p>
                        </w:tc>
                        <w:tc>
                          <w:tcPr>
                            <w:tcW w:w="1196" w:type="dxa"/>
                            <w:tcBorders>
                              <w:bottom w:val="single" w:sz="4" w:space="0" w:color="auto"/>
                            </w:tcBorders>
                            <w:noWrap/>
                            <w:vAlign w:val="center"/>
                            <w:hideMark/>
                            <w:tcPrChange w:id="5195" w:author="Maino Vieytes, Christian (NIH/NIA/IRP) [F]" w:date="2023-11-15T16:23:00Z">
                              <w:tcPr>
                                <w:tcW w:w="1000" w:type="dxa"/>
                                <w:gridSpan w:val="2"/>
                                <w:tcBorders>
                                  <w:bottom w:val="single" w:sz="4" w:space="0" w:color="auto"/>
                                </w:tcBorders>
                                <w:noWrap/>
                                <w:vAlign w:val="center"/>
                                <w:hideMark/>
                              </w:tcPr>
                            </w:tcPrChange>
                          </w:tcPr>
                          <w:p w14:paraId="6AA23D14" w14:textId="5F76014D" w:rsidR="008E210F" w:rsidRPr="008A6C8D" w:rsidDel="001F5A7E" w:rsidRDefault="008E210F" w:rsidP="006153D4">
                            <w:pPr>
                              <w:jc w:val="center"/>
                              <w:rPr>
                                <w:del w:id="5196" w:author="Maino Vieytes, Christian (NIH/NIA/IRP) [F]" w:date="2023-11-15T09:29:00Z"/>
                                <w:rFonts w:ascii="Times New Roman" w:hAnsi="Times New Roman" w:cs="Times New Roman"/>
                                <w:sz w:val="18"/>
                                <w:szCs w:val="18"/>
                                <w:rPrChange w:id="5197" w:author="Maino Vieytes, Christian (NIH/NIA/IRP) [F]" w:date="2023-11-15T15:57:00Z">
                                  <w:rPr>
                                    <w:del w:id="5198" w:author="Maino Vieytes, Christian (NIH/NIA/IRP) [F]" w:date="2023-11-15T09:29:00Z"/>
                                    <w:rFonts w:ascii="Times New Roman" w:hAnsi="Times New Roman" w:cs="Times New Roman"/>
                                    <w:sz w:val="20"/>
                                    <w:szCs w:val="20"/>
                                  </w:rPr>
                                </w:rPrChange>
                              </w:rPr>
                            </w:pPr>
                            <w:del w:id="5199" w:author="Maino Vieytes, Christian (NIH/NIA/IRP) [F]" w:date="2023-11-15T09:29:00Z">
                              <w:r w:rsidRPr="008A6C8D" w:rsidDel="001F5A7E">
                                <w:rPr>
                                  <w:rFonts w:ascii="Times New Roman" w:hAnsi="Times New Roman" w:cs="Times New Roman"/>
                                  <w:sz w:val="18"/>
                                  <w:szCs w:val="18"/>
                                  <w:rPrChange w:id="5200" w:author="Maino Vieytes, Christian (NIH/NIA/IRP) [F]" w:date="2023-11-15T15:57:00Z">
                                    <w:rPr>
                                      <w:rFonts w:ascii="Times New Roman" w:hAnsi="Times New Roman" w:cs="Times New Roman"/>
                                      <w:sz w:val="20"/>
                                      <w:szCs w:val="20"/>
                                    </w:rPr>
                                  </w:rPrChange>
                                </w:rPr>
                                <w:delText>0.50</w:delText>
                              </w:r>
                            </w:del>
                          </w:p>
                        </w:tc>
                        <w:tc>
                          <w:tcPr>
                            <w:tcW w:w="1622" w:type="dxa"/>
                            <w:tcBorders>
                              <w:bottom w:val="single" w:sz="4" w:space="0" w:color="auto"/>
                            </w:tcBorders>
                            <w:noWrap/>
                            <w:vAlign w:val="center"/>
                            <w:hideMark/>
                            <w:tcPrChange w:id="5201" w:author="Maino Vieytes, Christian (NIH/NIA/IRP) [F]" w:date="2023-11-15T16:23:00Z">
                              <w:tcPr>
                                <w:tcW w:w="1816" w:type="dxa"/>
                                <w:gridSpan w:val="5"/>
                                <w:tcBorders>
                                  <w:bottom w:val="single" w:sz="4" w:space="0" w:color="auto"/>
                                </w:tcBorders>
                                <w:noWrap/>
                                <w:vAlign w:val="center"/>
                                <w:hideMark/>
                              </w:tcPr>
                            </w:tcPrChange>
                          </w:tcPr>
                          <w:p w14:paraId="6D0E1B6E" w14:textId="66FD709D" w:rsidR="008E210F" w:rsidRPr="008A6C8D" w:rsidDel="001F5A7E" w:rsidRDefault="008E210F" w:rsidP="006153D4">
                            <w:pPr>
                              <w:jc w:val="center"/>
                              <w:rPr>
                                <w:del w:id="5202" w:author="Maino Vieytes, Christian (NIH/NIA/IRP) [F]" w:date="2023-11-15T09:29:00Z"/>
                                <w:rFonts w:ascii="Times New Roman" w:hAnsi="Times New Roman" w:cs="Times New Roman"/>
                                <w:sz w:val="18"/>
                                <w:szCs w:val="18"/>
                                <w:rPrChange w:id="5203" w:author="Maino Vieytes, Christian (NIH/NIA/IRP) [F]" w:date="2023-11-15T15:57:00Z">
                                  <w:rPr>
                                    <w:del w:id="5204" w:author="Maino Vieytes, Christian (NIH/NIA/IRP) [F]" w:date="2023-11-15T09:29:00Z"/>
                                    <w:rFonts w:ascii="Times New Roman" w:hAnsi="Times New Roman" w:cs="Times New Roman"/>
                                    <w:sz w:val="20"/>
                                    <w:szCs w:val="20"/>
                                  </w:rPr>
                                </w:rPrChange>
                              </w:rPr>
                            </w:pPr>
                            <w:del w:id="5205" w:author="Maino Vieytes, Christian (NIH/NIA/IRP) [F]" w:date="2023-11-15T09:29:00Z">
                              <w:r w:rsidRPr="008A6C8D" w:rsidDel="001F5A7E">
                                <w:rPr>
                                  <w:rFonts w:ascii="Times New Roman" w:hAnsi="Times New Roman" w:cs="Times New Roman"/>
                                  <w:sz w:val="18"/>
                                  <w:szCs w:val="18"/>
                                  <w:rPrChange w:id="5206" w:author="Maino Vieytes, Christian (NIH/NIA/IRP) [F]" w:date="2023-11-15T15:57:00Z">
                                    <w:rPr>
                                      <w:rFonts w:ascii="Times New Roman" w:hAnsi="Times New Roman" w:cs="Times New Roman"/>
                                      <w:sz w:val="20"/>
                                      <w:szCs w:val="20"/>
                                    </w:rPr>
                                  </w:rPrChange>
                                </w:rPr>
                                <w:delText>1.09 (0.88-1.33)</w:delText>
                              </w:r>
                            </w:del>
                          </w:p>
                        </w:tc>
                        <w:tc>
                          <w:tcPr>
                            <w:tcW w:w="1310" w:type="dxa"/>
                            <w:tcBorders>
                              <w:bottom w:val="single" w:sz="4" w:space="0" w:color="auto"/>
                            </w:tcBorders>
                            <w:noWrap/>
                            <w:vAlign w:val="center"/>
                            <w:hideMark/>
                            <w:tcPrChange w:id="5207" w:author="Maino Vieytes, Christian (NIH/NIA/IRP) [F]" w:date="2023-11-15T16:23:00Z">
                              <w:tcPr>
                                <w:tcW w:w="958" w:type="dxa"/>
                                <w:gridSpan w:val="3"/>
                                <w:tcBorders>
                                  <w:bottom w:val="single" w:sz="4" w:space="0" w:color="auto"/>
                                </w:tcBorders>
                                <w:noWrap/>
                                <w:vAlign w:val="center"/>
                                <w:hideMark/>
                              </w:tcPr>
                            </w:tcPrChange>
                          </w:tcPr>
                          <w:p w14:paraId="513F2BC4" w14:textId="6BA7959D" w:rsidR="008E210F" w:rsidRPr="008A6C8D" w:rsidDel="001F5A7E" w:rsidRDefault="008E210F" w:rsidP="006153D4">
                            <w:pPr>
                              <w:jc w:val="center"/>
                              <w:rPr>
                                <w:del w:id="5208" w:author="Maino Vieytes, Christian (NIH/NIA/IRP) [F]" w:date="2023-11-15T09:29:00Z"/>
                                <w:rFonts w:ascii="Times New Roman" w:hAnsi="Times New Roman" w:cs="Times New Roman"/>
                                <w:sz w:val="18"/>
                                <w:szCs w:val="18"/>
                                <w:rPrChange w:id="5209" w:author="Maino Vieytes, Christian (NIH/NIA/IRP) [F]" w:date="2023-11-15T15:57:00Z">
                                  <w:rPr>
                                    <w:del w:id="5210" w:author="Maino Vieytes, Christian (NIH/NIA/IRP) [F]" w:date="2023-11-15T09:29:00Z"/>
                                    <w:rFonts w:ascii="Times New Roman" w:hAnsi="Times New Roman" w:cs="Times New Roman"/>
                                    <w:sz w:val="20"/>
                                    <w:szCs w:val="20"/>
                                  </w:rPr>
                                </w:rPrChange>
                              </w:rPr>
                            </w:pPr>
                            <w:del w:id="5211" w:author="Maino Vieytes, Christian (NIH/NIA/IRP) [F]" w:date="2023-11-15T09:29:00Z">
                              <w:r w:rsidRPr="008A6C8D" w:rsidDel="001F5A7E">
                                <w:rPr>
                                  <w:rFonts w:ascii="Times New Roman" w:hAnsi="Times New Roman" w:cs="Times New Roman"/>
                                  <w:color w:val="000000"/>
                                  <w:sz w:val="18"/>
                                  <w:szCs w:val="18"/>
                                  <w:rPrChange w:id="5212" w:author="Maino Vieytes, Christian (NIH/NIA/IRP) [F]" w:date="2023-11-15T15:57:00Z">
                                    <w:rPr>
                                      <w:rFonts w:ascii="Times New Roman" w:hAnsi="Times New Roman" w:cs="Times New Roman"/>
                                      <w:color w:val="000000"/>
                                      <w:sz w:val="20"/>
                                      <w:szCs w:val="20"/>
                                    </w:rPr>
                                  </w:rPrChange>
                                </w:rPr>
                                <w:delText>0.53</w:delText>
                              </w:r>
                            </w:del>
                          </w:p>
                        </w:tc>
                      </w:tr>
                      <w:tr w:rsidR="008E210F" w:rsidRPr="008A6C8D" w:rsidDel="001F5A7E" w14:paraId="5A7E66A8" w14:textId="1F53AFE1" w:rsidTr="002B4FE9">
                        <w:trPr>
                          <w:trHeight w:val="320"/>
                          <w:del w:id="5213" w:author="Maino Vieytes, Christian (NIH/NIA/IRP) [F]" w:date="2023-11-15T09:29:00Z"/>
                          <w:trPrChange w:id="5214" w:author="Maino Vieytes, Christian (NIH/NIA/IRP) [F]" w:date="2023-11-15T16:23:00Z">
                            <w:trPr>
                              <w:gridAfter w:val="0"/>
                              <w:trHeight w:val="320"/>
                            </w:trPr>
                          </w:trPrChange>
                        </w:trPr>
                        <w:tc>
                          <w:tcPr>
                            <w:tcW w:w="2317" w:type="dxa"/>
                            <w:tcBorders>
                              <w:bottom w:val="single" w:sz="4" w:space="0" w:color="auto"/>
                            </w:tcBorders>
                            <w:noWrap/>
                            <w:vAlign w:val="center"/>
                            <w:tcPrChange w:id="5215" w:author="Maino Vieytes, Christian (NIH/NIA/IRP) [F]" w:date="2023-11-15T16:23:00Z">
                              <w:tcPr>
                                <w:tcW w:w="2317" w:type="dxa"/>
                                <w:tcBorders>
                                  <w:bottom w:val="single" w:sz="4" w:space="0" w:color="auto"/>
                                </w:tcBorders>
                                <w:noWrap/>
                                <w:vAlign w:val="center"/>
                              </w:tcPr>
                            </w:tcPrChange>
                          </w:tcPr>
                          <w:p w14:paraId="441B42AA" w14:textId="6CEC38F0" w:rsidR="008E210F" w:rsidRPr="008A6C8D" w:rsidDel="001F5A7E" w:rsidRDefault="008E210F" w:rsidP="004B1377">
                            <w:pPr>
                              <w:rPr>
                                <w:del w:id="5216" w:author="Maino Vieytes, Christian (NIH/NIA/IRP) [F]" w:date="2023-11-15T09:29:00Z"/>
                                <w:rFonts w:ascii="Times New Roman" w:hAnsi="Times New Roman" w:cs="Times New Roman"/>
                                <w:sz w:val="18"/>
                                <w:szCs w:val="18"/>
                                <w:rPrChange w:id="5217" w:author="Maino Vieytes, Christian (NIH/NIA/IRP) [F]" w:date="2023-11-15T15:57:00Z">
                                  <w:rPr>
                                    <w:del w:id="5218" w:author="Maino Vieytes, Christian (NIH/NIA/IRP) [F]" w:date="2023-11-15T09:29:00Z"/>
                                    <w:rFonts w:ascii="Times New Roman" w:hAnsi="Times New Roman" w:cs="Times New Roman"/>
                                    <w:sz w:val="20"/>
                                    <w:szCs w:val="20"/>
                                  </w:rPr>
                                </w:rPrChange>
                              </w:rPr>
                            </w:pPr>
                            <w:del w:id="5219" w:author="Maino Vieytes, Christian (NIH/NIA/IRP) [F]" w:date="2023-11-15T09:29:00Z">
                              <w:r w:rsidRPr="008A6C8D" w:rsidDel="001F5A7E">
                                <w:rPr>
                                  <w:rFonts w:ascii="Times New Roman" w:hAnsi="Times New Roman" w:cs="Times New Roman"/>
                                  <w:sz w:val="18"/>
                                  <w:szCs w:val="18"/>
                                  <w:rPrChange w:id="5220" w:author="Maino Vieytes, Christian (NIH/NIA/IRP) [F]" w:date="2023-11-15T15:57:00Z">
                                    <w:rPr>
                                      <w:rFonts w:ascii="Times New Roman" w:hAnsi="Times New Roman" w:cs="Times New Roman"/>
                                      <w:sz w:val="20"/>
                                      <w:szCs w:val="20"/>
                                    </w:rPr>
                                  </w:rPrChange>
                                </w:rPr>
                                <w:delText>HEI-2015</w:delText>
                              </w:r>
                              <w:r w:rsidRPr="008A6C8D" w:rsidDel="001F5A7E">
                                <w:rPr>
                                  <w:rFonts w:ascii="Times New Roman" w:hAnsi="Times New Roman" w:cs="Times New Roman"/>
                                  <w:sz w:val="18"/>
                                  <w:szCs w:val="18"/>
                                  <w:vertAlign w:val="superscript"/>
                                  <w:rPrChange w:id="5221" w:author="Maino Vieytes, Christian (NIH/NIA/IRP) [F]" w:date="2023-11-15T15:57:00Z">
                                    <w:rPr>
                                      <w:rFonts w:ascii="Times New Roman" w:hAnsi="Times New Roman" w:cs="Times New Roman"/>
                                      <w:sz w:val="20"/>
                                      <w:szCs w:val="20"/>
                                      <w:vertAlign w:val="superscript"/>
                                    </w:rPr>
                                  </w:rPrChange>
                                </w:rPr>
                                <w:delText>e</w:delText>
                              </w:r>
                            </w:del>
                          </w:p>
                        </w:tc>
                        <w:tc>
                          <w:tcPr>
                            <w:tcW w:w="936" w:type="dxa"/>
                            <w:tcBorders>
                              <w:bottom w:val="single" w:sz="4" w:space="0" w:color="auto"/>
                            </w:tcBorders>
                            <w:noWrap/>
                            <w:vAlign w:val="center"/>
                            <w:tcPrChange w:id="5222" w:author="Maino Vieytes, Christian (NIH/NIA/IRP) [F]" w:date="2023-11-15T16:23:00Z">
                              <w:tcPr>
                                <w:tcW w:w="720" w:type="dxa"/>
                                <w:gridSpan w:val="2"/>
                                <w:tcBorders>
                                  <w:bottom w:val="single" w:sz="4" w:space="0" w:color="auto"/>
                                </w:tcBorders>
                                <w:noWrap/>
                                <w:vAlign w:val="center"/>
                              </w:tcPr>
                            </w:tcPrChange>
                          </w:tcPr>
                          <w:p w14:paraId="64D93E76" w14:textId="6FCA8A41" w:rsidR="008E210F" w:rsidRPr="008A6C8D" w:rsidDel="001F5A7E" w:rsidRDefault="008E210F" w:rsidP="00D31C48">
                            <w:pPr>
                              <w:jc w:val="center"/>
                              <w:rPr>
                                <w:del w:id="5223" w:author="Maino Vieytes, Christian (NIH/NIA/IRP) [F]" w:date="2023-11-15T09:29:00Z"/>
                                <w:rFonts w:ascii="Times New Roman" w:hAnsi="Times New Roman" w:cs="Times New Roman"/>
                                <w:sz w:val="18"/>
                                <w:szCs w:val="18"/>
                                <w:rPrChange w:id="5224" w:author="Maino Vieytes, Christian (NIH/NIA/IRP) [F]" w:date="2023-11-15T15:57:00Z">
                                  <w:rPr>
                                    <w:del w:id="5225" w:author="Maino Vieytes, Christian (NIH/NIA/IRP) [F]" w:date="2023-11-15T09:29:00Z"/>
                                    <w:rFonts w:ascii="Times New Roman" w:hAnsi="Times New Roman" w:cs="Times New Roman"/>
                                    <w:sz w:val="20"/>
                                    <w:szCs w:val="20"/>
                                  </w:rPr>
                                </w:rPrChange>
                              </w:rPr>
                            </w:pPr>
                            <w:del w:id="5226" w:author="Maino Vieytes, Christian (NIH/NIA/IRP) [F]" w:date="2023-11-15T09:29:00Z">
                              <w:r w:rsidRPr="008A6C8D" w:rsidDel="001F5A7E">
                                <w:rPr>
                                  <w:rFonts w:ascii="Times New Roman" w:hAnsi="Times New Roman" w:cs="Times New Roman"/>
                                  <w:color w:val="000000"/>
                                  <w:sz w:val="18"/>
                                  <w:szCs w:val="18"/>
                                  <w:rPrChange w:id="5227" w:author="Maino Vieytes, Christian (NIH/NIA/IRP) [F]" w:date="2023-11-15T15:57:00Z">
                                    <w:rPr>
                                      <w:rFonts w:ascii="Times New Roman" w:hAnsi="Times New Roman" w:cs="Times New Roman"/>
                                      <w:color w:val="000000"/>
                                      <w:sz w:val="20"/>
                                      <w:szCs w:val="20"/>
                                    </w:rPr>
                                  </w:rPrChange>
                                </w:rPr>
                                <w:delText>2493</w:delText>
                              </w:r>
                            </w:del>
                          </w:p>
                        </w:tc>
                        <w:tc>
                          <w:tcPr>
                            <w:tcW w:w="846" w:type="dxa"/>
                            <w:tcBorders>
                              <w:bottom w:val="single" w:sz="4" w:space="0" w:color="auto"/>
                            </w:tcBorders>
                            <w:noWrap/>
                            <w:vAlign w:val="center"/>
                            <w:tcPrChange w:id="5228" w:author="Maino Vieytes, Christian (NIH/NIA/IRP) [F]" w:date="2023-11-15T16:23:00Z">
                              <w:tcPr>
                                <w:tcW w:w="720" w:type="dxa"/>
                                <w:gridSpan w:val="2"/>
                                <w:tcBorders>
                                  <w:bottom w:val="single" w:sz="4" w:space="0" w:color="auto"/>
                                </w:tcBorders>
                                <w:noWrap/>
                                <w:vAlign w:val="center"/>
                              </w:tcPr>
                            </w:tcPrChange>
                          </w:tcPr>
                          <w:p w14:paraId="7D3E1260" w14:textId="121DF806" w:rsidR="008E210F" w:rsidRPr="008A6C8D" w:rsidDel="001F5A7E" w:rsidRDefault="008E210F" w:rsidP="00D31C48">
                            <w:pPr>
                              <w:jc w:val="center"/>
                              <w:rPr>
                                <w:del w:id="5229" w:author="Maino Vieytes, Christian (NIH/NIA/IRP) [F]" w:date="2023-11-15T09:29:00Z"/>
                                <w:rFonts w:ascii="Times New Roman" w:hAnsi="Times New Roman" w:cs="Times New Roman"/>
                                <w:sz w:val="18"/>
                                <w:szCs w:val="18"/>
                                <w:rPrChange w:id="5230" w:author="Maino Vieytes, Christian (NIH/NIA/IRP) [F]" w:date="2023-11-15T15:57:00Z">
                                  <w:rPr>
                                    <w:del w:id="5231" w:author="Maino Vieytes, Christian (NIH/NIA/IRP) [F]" w:date="2023-11-15T09:29:00Z"/>
                                    <w:rFonts w:ascii="Times New Roman" w:hAnsi="Times New Roman" w:cs="Times New Roman"/>
                                    <w:sz w:val="20"/>
                                    <w:szCs w:val="20"/>
                                  </w:rPr>
                                </w:rPrChange>
                              </w:rPr>
                            </w:pPr>
                            <w:del w:id="5232" w:author="Maino Vieytes, Christian (NIH/NIA/IRP) [F]" w:date="2023-11-15T09:29:00Z">
                              <w:r w:rsidRPr="008A6C8D" w:rsidDel="001F5A7E">
                                <w:rPr>
                                  <w:rFonts w:ascii="Times New Roman" w:hAnsi="Times New Roman" w:cs="Times New Roman"/>
                                  <w:color w:val="000000"/>
                                  <w:sz w:val="18"/>
                                  <w:szCs w:val="18"/>
                                  <w:rPrChange w:id="5233" w:author="Maino Vieytes, Christian (NIH/NIA/IRP) [F]" w:date="2023-11-15T15:57:00Z">
                                    <w:rPr>
                                      <w:rFonts w:ascii="Times New Roman" w:hAnsi="Times New Roman" w:cs="Times New Roman"/>
                                      <w:color w:val="000000"/>
                                      <w:sz w:val="20"/>
                                      <w:szCs w:val="20"/>
                                    </w:rPr>
                                  </w:rPrChange>
                                </w:rPr>
                                <w:delText>1.00</w:delText>
                              </w:r>
                            </w:del>
                          </w:p>
                        </w:tc>
                        <w:tc>
                          <w:tcPr>
                            <w:tcW w:w="1616" w:type="dxa"/>
                            <w:tcBorders>
                              <w:bottom w:val="single" w:sz="4" w:space="0" w:color="auto"/>
                            </w:tcBorders>
                            <w:noWrap/>
                            <w:vAlign w:val="center"/>
                            <w:tcPrChange w:id="5234" w:author="Maino Vieytes, Christian (NIH/NIA/IRP) [F]" w:date="2023-11-15T16:23:00Z">
                              <w:tcPr>
                                <w:tcW w:w="1616" w:type="dxa"/>
                                <w:gridSpan w:val="2"/>
                                <w:tcBorders>
                                  <w:bottom w:val="single" w:sz="4" w:space="0" w:color="auto"/>
                                </w:tcBorders>
                                <w:noWrap/>
                                <w:vAlign w:val="center"/>
                              </w:tcPr>
                            </w:tcPrChange>
                          </w:tcPr>
                          <w:p w14:paraId="5153E117" w14:textId="57075935" w:rsidR="008E210F" w:rsidRPr="008A6C8D" w:rsidDel="001F5A7E" w:rsidRDefault="008E210F" w:rsidP="00D31C48">
                            <w:pPr>
                              <w:jc w:val="center"/>
                              <w:rPr>
                                <w:del w:id="5235" w:author="Maino Vieytes, Christian (NIH/NIA/IRP) [F]" w:date="2023-11-15T09:29:00Z"/>
                                <w:rFonts w:ascii="Times New Roman" w:hAnsi="Times New Roman" w:cs="Times New Roman"/>
                                <w:sz w:val="18"/>
                                <w:szCs w:val="18"/>
                                <w:rPrChange w:id="5236" w:author="Maino Vieytes, Christian (NIH/NIA/IRP) [F]" w:date="2023-11-15T15:57:00Z">
                                  <w:rPr>
                                    <w:del w:id="5237" w:author="Maino Vieytes, Christian (NIH/NIA/IRP) [F]" w:date="2023-11-15T09:29:00Z"/>
                                    <w:rFonts w:ascii="Times New Roman" w:hAnsi="Times New Roman" w:cs="Times New Roman"/>
                                    <w:sz w:val="20"/>
                                    <w:szCs w:val="20"/>
                                  </w:rPr>
                                </w:rPrChange>
                              </w:rPr>
                            </w:pPr>
                            <w:del w:id="5238" w:author="Maino Vieytes, Christian (NIH/NIA/IRP) [F]" w:date="2023-11-15T09:29:00Z">
                              <w:r w:rsidRPr="008A6C8D" w:rsidDel="001F5A7E">
                                <w:rPr>
                                  <w:rFonts w:ascii="Times New Roman" w:hAnsi="Times New Roman" w:cs="Times New Roman"/>
                                  <w:color w:val="000000"/>
                                  <w:sz w:val="18"/>
                                  <w:szCs w:val="18"/>
                                  <w:rPrChange w:id="5239" w:author="Maino Vieytes, Christian (NIH/NIA/IRP) [F]" w:date="2023-11-15T15:57:00Z">
                                    <w:rPr>
                                      <w:rFonts w:ascii="Times New Roman" w:hAnsi="Times New Roman" w:cs="Times New Roman"/>
                                      <w:color w:val="000000"/>
                                      <w:sz w:val="20"/>
                                      <w:szCs w:val="20"/>
                                    </w:rPr>
                                  </w:rPrChange>
                                </w:rPr>
                                <w:delText>0.96 (0.43-2.12)</w:delText>
                              </w:r>
                            </w:del>
                          </w:p>
                        </w:tc>
                        <w:tc>
                          <w:tcPr>
                            <w:tcW w:w="1716" w:type="dxa"/>
                            <w:tcBorders>
                              <w:bottom w:val="single" w:sz="4" w:space="0" w:color="auto"/>
                            </w:tcBorders>
                            <w:noWrap/>
                            <w:vAlign w:val="center"/>
                            <w:tcPrChange w:id="5240" w:author="Maino Vieytes, Christian (NIH/NIA/IRP) [F]" w:date="2023-11-15T16:23:00Z">
                              <w:tcPr>
                                <w:tcW w:w="1716" w:type="dxa"/>
                                <w:gridSpan w:val="2"/>
                                <w:tcBorders>
                                  <w:bottom w:val="single" w:sz="4" w:space="0" w:color="auto"/>
                                </w:tcBorders>
                                <w:noWrap/>
                                <w:vAlign w:val="center"/>
                              </w:tcPr>
                            </w:tcPrChange>
                          </w:tcPr>
                          <w:p w14:paraId="19EEFEB5" w14:textId="33D4C0E1" w:rsidR="008E210F" w:rsidRPr="008A6C8D" w:rsidDel="001F5A7E" w:rsidRDefault="008E210F" w:rsidP="00D31C48">
                            <w:pPr>
                              <w:jc w:val="center"/>
                              <w:rPr>
                                <w:del w:id="5241" w:author="Maino Vieytes, Christian (NIH/NIA/IRP) [F]" w:date="2023-11-15T09:29:00Z"/>
                                <w:rFonts w:ascii="Times New Roman" w:hAnsi="Times New Roman" w:cs="Times New Roman"/>
                                <w:sz w:val="18"/>
                                <w:szCs w:val="18"/>
                                <w:rPrChange w:id="5242" w:author="Maino Vieytes, Christian (NIH/NIA/IRP) [F]" w:date="2023-11-15T15:57:00Z">
                                  <w:rPr>
                                    <w:del w:id="5243" w:author="Maino Vieytes, Christian (NIH/NIA/IRP) [F]" w:date="2023-11-15T09:29:00Z"/>
                                    <w:rFonts w:ascii="Times New Roman" w:hAnsi="Times New Roman" w:cs="Times New Roman"/>
                                    <w:sz w:val="20"/>
                                    <w:szCs w:val="20"/>
                                  </w:rPr>
                                </w:rPrChange>
                              </w:rPr>
                            </w:pPr>
                            <w:del w:id="5244" w:author="Maino Vieytes, Christian (NIH/NIA/IRP) [F]" w:date="2023-11-15T09:29:00Z">
                              <w:r w:rsidRPr="008A6C8D" w:rsidDel="001F5A7E">
                                <w:rPr>
                                  <w:rFonts w:ascii="Times New Roman" w:hAnsi="Times New Roman" w:cs="Times New Roman"/>
                                  <w:color w:val="000000"/>
                                  <w:sz w:val="18"/>
                                  <w:szCs w:val="18"/>
                                  <w:rPrChange w:id="5245" w:author="Maino Vieytes, Christian (NIH/NIA/IRP) [F]" w:date="2023-11-15T15:57:00Z">
                                    <w:rPr>
                                      <w:rFonts w:ascii="Times New Roman" w:hAnsi="Times New Roman" w:cs="Times New Roman"/>
                                      <w:color w:val="000000"/>
                                      <w:sz w:val="20"/>
                                      <w:szCs w:val="20"/>
                                    </w:rPr>
                                  </w:rPrChange>
                                </w:rPr>
                                <w:delText>1.14 (0.62-2.10)</w:delText>
                              </w:r>
                            </w:del>
                          </w:p>
                        </w:tc>
                        <w:tc>
                          <w:tcPr>
                            <w:tcW w:w="1716" w:type="dxa"/>
                            <w:tcBorders>
                              <w:bottom w:val="single" w:sz="4" w:space="0" w:color="auto"/>
                            </w:tcBorders>
                            <w:noWrap/>
                            <w:vAlign w:val="center"/>
                            <w:tcPrChange w:id="5246" w:author="Maino Vieytes, Christian (NIH/NIA/IRP) [F]" w:date="2023-11-15T16:23:00Z">
                              <w:tcPr>
                                <w:tcW w:w="1716" w:type="dxa"/>
                                <w:gridSpan w:val="2"/>
                                <w:tcBorders>
                                  <w:bottom w:val="single" w:sz="4" w:space="0" w:color="auto"/>
                                </w:tcBorders>
                                <w:noWrap/>
                                <w:vAlign w:val="center"/>
                              </w:tcPr>
                            </w:tcPrChange>
                          </w:tcPr>
                          <w:p w14:paraId="00AE26F2" w14:textId="65872D28" w:rsidR="008E210F" w:rsidRPr="008A6C8D" w:rsidDel="001F5A7E" w:rsidRDefault="008E210F" w:rsidP="00D31C48">
                            <w:pPr>
                              <w:jc w:val="center"/>
                              <w:rPr>
                                <w:del w:id="5247" w:author="Maino Vieytes, Christian (NIH/NIA/IRP) [F]" w:date="2023-11-15T09:29:00Z"/>
                                <w:rFonts w:ascii="Times New Roman" w:hAnsi="Times New Roman" w:cs="Times New Roman"/>
                                <w:sz w:val="18"/>
                                <w:szCs w:val="18"/>
                                <w:rPrChange w:id="5248" w:author="Maino Vieytes, Christian (NIH/NIA/IRP) [F]" w:date="2023-11-15T15:57:00Z">
                                  <w:rPr>
                                    <w:del w:id="5249" w:author="Maino Vieytes, Christian (NIH/NIA/IRP) [F]" w:date="2023-11-15T09:29:00Z"/>
                                    <w:rFonts w:ascii="Times New Roman" w:hAnsi="Times New Roman" w:cs="Times New Roman"/>
                                    <w:sz w:val="20"/>
                                    <w:szCs w:val="20"/>
                                  </w:rPr>
                                </w:rPrChange>
                              </w:rPr>
                            </w:pPr>
                            <w:del w:id="5250" w:author="Maino Vieytes, Christian (NIH/NIA/IRP) [F]" w:date="2023-11-15T09:29:00Z">
                              <w:r w:rsidRPr="008A6C8D" w:rsidDel="001F5A7E">
                                <w:rPr>
                                  <w:rFonts w:ascii="Times New Roman" w:hAnsi="Times New Roman" w:cs="Times New Roman"/>
                                  <w:color w:val="000000"/>
                                  <w:sz w:val="18"/>
                                  <w:szCs w:val="18"/>
                                  <w:rPrChange w:id="5251" w:author="Maino Vieytes, Christian (NIH/NIA/IRP) [F]" w:date="2023-11-15T15:57:00Z">
                                    <w:rPr>
                                      <w:rFonts w:ascii="Times New Roman" w:hAnsi="Times New Roman" w:cs="Times New Roman"/>
                                      <w:color w:val="000000"/>
                                      <w:sz w:val="20"/>
                                      <w:szCs w:val="20"/>
                                    </w:rPr>
                                  </w:rPrChange>
                                </w:rPr>
                                <w:delText>0.84 (0.45-1.58)</w:delText>
                              </w:r>
                            </w:del>
                          </w:p>
                        </w:tc>
                        <w:tc>
                          <w:tcPr>
                            <w:tcW w:w="1816" w:type="dxa"/>
                            <w:tcBorders>
                              <w:bottom w:val="single" w:sz="4" w:space="0" w:color="auto"/>
                            </w:tcBorders>
                            <w:noWrap/>
                            <w:vAlign w:val="center"/>
                            <w:tcPrChange w:id="5252" w:author="Maino Vieytes, Christian (NIH/NIA/IRP) [F]" w:date="2023-11-15T16:23:00Z">
                              <w:tcPr>
                                <w:tcW w:w="1816" w:type="dxa"/>
                                <w:gridSpan w:val="2"/>
                                <w:tcBorders>
                                  <w:bottom w:val="single" w:sz="4" w:space="0" w:color="auto"/>
                                </w:tcBorders>
                                <w:noWrap/>
                                <w:vAlign w:val="center"/>
                              </w:tcPr>
                            </w:tcPrChange>
                          </w:tcPr>
                          <w:p w14:paraId="3418C671" w14:textId="54533031" w:rsidR="008E210F" w:rsidRPr="008A6C8D" w:rsidDel="001F5A7E" w:rsidRDefault="008E210F" w:rsidP="00D31C48">
                            <w:pPr>
                              <w:jc w:val="center"/>
                              <w:rPr>
                                <w:del w:id="5253" w:author="Maino Vieytes, Christian (NIH/NIA/IRP) [F]" w:date="2023-11-15T09:29:00Z"/>
                                <w:rFonts w:ascii="Times New Roman" w:hAnsi="Times New Roman" w:cs="Times New Roman"/>
                                <w:sz w:val="18"/>
                                <w:szCs w:val="18"/>
                                <w:rPrChange w:id="5254" w:author="Maino Vieytes, Christian (NIH/NIA/IRP) [F]" w:date="2023-11-15T15:57:00Z">
                                  <w:rPr>
                                    <w:del w:id="5255" w:author="Maino Vieytes, Christian (NIH/NIA/IRP) [F]" w:date="2023-11-15T09:29:00Z"/>
                                    <w:rFonts w:ascii="Times New Roman" w:hAnsi="Times New Roman" w:cs="Times New Roman"/>
                                    <w:sz w:val="20"/>
                                    <w:szCs w:val="20"/>
                                  </w:rPr>
                                </w:rPrChange>
                              </w:rPr>
                            </w:pPr>
                            <w:del w:id="5256" w:author="Maino Vieytes, Christian (NIH/NIA/IRP) [F]" w:date="2023-11-15T09:29:00Z">
                              <w:r w:rsidRPr="008A6C8D" w:rsidDel="001F5A7E">
                                <w:rPr>
                                  <w:rFonts w:ascii="Times New Roman" w:hAnsi="Times New Roman" w:cs="Times New Roman"/>
                                  <w:color w:val="000000"/>
                                  <w:sz w:val="18"/>
                                  <w:szCs w:val="18"/>
                                  <w:rPrChange w:id="5257" w:author="Maino Vieytes, Christian (NIH/NIA/IRP) [F]" w:date="2023-11-15T15:57:00Z">
                                    <w:rPr>
                                      <w:rFonts w:ascii="Times New Roman" w:hAnsi="Times New Roman" w:cs="Times New Roman"/>
                                      <w:color w:val="000000"/>
                                      <w:sz w:val="20"/>
                                      <w:szCs w:val="20"/>
                                    </w:rPr>
                                  </w:rPrChange>
                                </w:rPr>
                                <w:delText>1.00 (0.47-2.12)</w:delText>
                              </w:r>
                            </w:del>
                          </w:p>
                        </w:tc>
                        <w:tc>
                          <w:tcPr>
                            <w:tcW w:w="1196" w:type="dxa"/>
                            <w:tcBorders>
                              <w:bottom w:val="single" w:sz="4" w:space="0" w:color="auto"/>
                            </w:tcBorders>
                            <w:noWrap/>
                            <w:vAlign w:val="center"/>
                            <w:tcPrChange w:id="5258" w:author="Maino Vieytes, Christian (NIH/NIA/IRP) [F]" w:date="2023-11-15T16:23:00Z">
                              <w:tcPr>
                                <w:tcW w:w="1000" w:type="dxa"/>
                                <w:gridSpan w:val="2"/>
                                <w:tcBorders>
                                  <w:bottom w:val="single" w:sz="4" w:space="0" w:color="auto"/>
                                </w:tcBorders>
                                <w:noWrap/>
                                <w:vAlign w:val="center"/>
                              </w:tcPr>
                            </w:tcPrChange>
                          </w:tcPr>
                          <w:p w14:paraId="35819D31" w14:textId="5FB00BB0" w:rsidR="008E210F" w:rsidRPr="008A6C8D" w:rsidDel="001F5A7E" w:rsidRDefault="008E210F" w:rsidP="00D31C48">
                            <w:pPr>
                              <w:jc w:val="center"/>
                              <w:rPr>
                                <w:del w:id="5259" w:author="Maino Vieytes, Christian (NIH/NIA/IRP) [F]" w:date="2023-11-15T09:29:00Z"/>
                                <w:rFonts w:ascii="Times New Roman" w:hAnsi="Times New Roman" w:cs="Times New Roman"/>
                                <w:sz w:val="18"/>
                                <w:szCs w:val="18"/>
                                <w:rPrChange w:id="5260" w:author="Maino Vieytes, Christian (NIH/NIA/IRP) [F]" w:date="2023-11-15T15:57:00Z">
                                  <w:rPr>
                                    <w:del w:id="5261" w:author="Maino Vieytes, Christian (NIH/NIA/IRP) [F]" w:date="2023-11-15T09:29:00Z"/>
                                    <w:rFonts w:ascii="Times New Roman" w:hAnsi="Times New Roman" w:cs="Times New Roman"/>
                                    <w:sz w:val="20"/>
                                    <w:szCs w:val="20"/>
                                  </w:rPr>
                                </w:rPrChange>
                              </w:rPr>
                            </w:pPr>
                            <w:del w:id="5262" w:author="Maino Vieytes, Christian (NIH/NIA/IRP) [F]" w:date="2023-11-15T09:29:00Z">
                              <w:r w:rsidRPr="008A6C8D" w:rsidDel="001F5A7E">
                                <w:rPr>
                                  <w:rFonts w:ascii="Times New Roman" w:hAnsi="Times New Roman" w:cs="Times New Roman"/>
                                  <w:color w:val="000000"/>
                                  <w:sz w:val="18"/>
                                  <w:szCs w:val="18"/>
                                  <w:rPrChange w:id="5263" w:author="Maino Vieytes, Christian (NIH/NIA/IRP) [F]" w:date="2023-11-15T15:57:00Z">
                                    <w:rPr>
                                      <w:rFonts w:ascii="Times New Roman" w:hAnsi="Times New Roman" w:cs="Times New Roman"/>
                                      <w:color w:val="000000"/>
                                      <w:sz w:val="20"/>
                                      <w:szCs w:val="20"/>
                                    </w:rPr>
                                  </w:rPrChange>
                                </w:rPr>
                                <w:delText>0.92</w:delText>
                              </w:r>
                            </w:del>
                          </w:p>
                        </w:tc>
                        <w:tc>
                          <w:tcPr>
                            <w:tcW w:w="1622" w:type="dxa"/>
                            <w:tcBorders>
                              <w:bottom w:val="single" w:sz="4" w:space="0" w:color="auto"/>
                            </w:tcBorders>
                            <w:noWrap/>
                            <w:vAlign w:val="center"/>
                            <w:tcPrChange w:id="5264" w:author="Maino Vieytes, Christian (NIH/NIA/IRP) [F]" w:date="2023-11-15T16:23:00Z">
                              <w:tcPr>
                                <w:tcW w:w="1816" w:type="dxa"/>
                                <w:gridSpan w:val="5"/>
                                <w:tcBorders>
                                  <w:bottom w:val="single" w:sz="4" w:space="0" w:color="auto"/>
                                </w:tcBorders>
                                <w:noWrap/>
                                <w:vAlign w:val="center"/>
                              </w:tcPr>
                            </w:tcPrChange>
                          </w:tcPr>
                          <w:p w14:paraId="4878325C" w14:textId="1DFDA501" w:rsidR="008E210F" w:rsidRPr="008A6C8D" w:rsidDel="001F5A7E" w:rsidRDefault="008E210F" w:rsidP="00D31C48">
                            <w:pPr>
                              <w:jc w:val="center"/>
                              <w:rPr>
                                <w:del w:id="5265" w:author="Maino Vieytes, Christian (NIH/NIA/IRP) [F]" w:date="2023-11-15T09:29:00Z"/>
                                <w:rFonts w:ascii="Times New Roman" w:hAnsi="Times New Roman" w:cs="Times New Roman"/>
                                <w:sz w:val="18"/>
                                <w:szCs w:val="18"/>
                                <w:rPrChange w:id="5266" w:author="Maino Vieytes, Christian (NIH/NIA/IRP) [F]" w:date="2023-11-15T15:57:00Z">
                                  <w:rPr>
                                    <w:del w:id="5267" w:author="Maino Vieytes, Christian (NIH/NIA/IRP) [F]" w:date="2023-11-15T09:29:00Z"/>
                                    <w:rFonts w:ascii="Times New Roman" w:hAnsi="Times New Roman" w:cs="Times New Roman"/>
                                    <w:sz w:val="20"/>
                                    <w:szCs w:val="20"/>
                                  </w:rPr>
                                </w:rPrChange>
                              </w:rPr>
                            </w:pPr>
                            <w:del w:id="5268" w:author="Maino Vieytes, Christian (NIH/NIA/IRP) [F]" w:date="2023-11-15T09:29:00Z">
                              <w:r w:rsidRPr="008A6C8D" w:rsidDel="001F5A7E">
                                <w:rPr>
                                  <w:rFonts w:ascii="Times New Roman" w:hAnsi="Times New Roman" w:cs="Times New Roman"/>
                                  <w:color w:val="000000"/>
                                  <w:sz w:val="18"/>
                                  <w:szCs w:val="18"/>
                                  <w:rPrChange w:id="5269" w:author="Maino Vieytes, Christian (NIH/NIA/IRP) [F]" w:date="2023-11-15T15:57:00Z">
                                    <w:rPr>
                                      <w:rFonts w:ascii="Times New Roman" w:hAnsi="Times New Roman" w:cs="Times New Roman"/>
                                      <w:color w:val="000000"/>
                                      <w:sz w:val="20"/>
                                      <w:szCs w:val="20"/>
                                    </w:rPr>
                                  </w:rPrChange>
                                </w:rPr>
                                <w:delText>0.99 (0.78-1.25)</w:delText>
                              </w:r>
                            </w:del>
                          </w:p>
                        </w:tc>
                        <w:tc>
                          <w:tcPr>
                            <w:tcW w:w="1310" w:type="dxa"/>
                            <w:tcBorders>
                              <w:bottom w:val="single" w:sz="4" w:space="0" w:color="auto"/>
                            </w:tcBorders>
                            <w:noWrap/>
                            <w:vAlign w:val="center"/>
                            <w:tcPrChange w:id="5270" w:author="Maino Vieytes, Christian (NIH/NIA/IRP) [F]" w:date="2023-11-15T16:23:00Z">
                              <w:tcPr>
                                <w:tcW w:w="958" w:type="dxa"/>
                                <w:gridSpan w:val="3"/>
                                <w:tcBorders>
                                  <w:bottom w:val="single" w:sz="4" w:space="0" w:color="auto"/>
                                </w:tcBorders>
                                <w:noWrap/>
                                <w:vAlign w:val="center"/>
                              </w:tcPr>
                            </w:tcPrChange>
                          </w:tcPr>
                          <w:p w14:paraId="4630D594" w14:textId="42F3D589" w:rsidR="008E210F" w:rsidRPr="008A6C8D" w:rsidDel="001F5A7E" w:rsidRDefault="008E210F" w:rsidP="00D31C48">
                            <w:pPr>
                              <w:jc w:val="center"/>
                              <w:rPr>
                                <w:del w:id="5271" w:author="Maino Vieytes, Christian (NIH/NIA/IRP) [F]" w:date="2023-11-15T09:29:00Z"/>
                                <w:rFonts w:ascii="Times New Roman" w:hAnsi="Times New Roman" w:cs="Times New Roman"/>
                                <w:color w:val="000000"/>
                                <w:sz w:val="18"/>
                                <w:szCs w:val="18"/>
                                <w:rPrChange w:id="5272" w:author="Maino Vieytes, Christian (NIH/NIA/IRP) [F]" w:date="2023-11-15T15:57:00Z">
                                  <w:rPr>
                                    <w:del w:id="5273" w:author="Maino Vieytes, Christian (NIH/NIA/IRP) [F]" w:date="2023-11-15T09:29:00Z"/>
                                    <w:rFonts w:ascii="Times New Roman" w:hAnsi="Times New Roman" w:cs="Times New Roman"/>
                                    <w:color w:val="000000"/>
                                    <w:sz w:val="20"/>
                                    <w:szCs w:val="20"/>
                                  </w:rPr>
                                </w:rPrChange>
                              </w:rPr>
                            </w:pPr>
                            <w:del w:id="5274" w:author="Maino Vieytes, Christian (NIH/NIA/IRP) [F]" w:date="2023-11-15T09:29:00Z">
                              <w:r w:rsidRPr="008A6C8D" w:rsidDel="001F5A7E">
                                <w:rPr>
                                  <w:rFonts w:ascii="Times New Roman" w:hAnsi="Times New Roman" w:cs="Times New Roman"/>
                                  <w:color w:val="000000"/>
                                  <w:sz w:val="18"/>
                                  <w:szCs w:val="18"/>
                                  <w:rPrChange w:id="5275" w:author="Maino Vieytes, Christian (NIH/NIA/IRP) [F]" w:date="2023-11-15T15:57:00Z">
                                    <w:rPr>
                                      <w:rFonts w:ascii="Times New Roman" w:hAnsi="Times New Roman" w:cs="Times New Roman"/>
                                      <w:color w:val="000000"/>
                                      <w:sz w:val="20"/>
                                      <w:szCs w:val="20"/>
                                    </w:rPr>
                                  </w:rPrChange>
                                </w:rPr>
                                <w:delText>0.93</w:delText>
                              </w:r>
                            </w:del>
                          </w:p>
                        </w:tc>
                      </w:tr>
                      <w:tr w:rsidR="008E210F" w:rsidRPr="008A6C8D" w14:paraId="70E13CC7" w14:textId="77777777" w:rsidTr="002B4FE9">
                        <w:trPr>
                          <w:trHeight w:val="320"/>
                          <w:trPrChange w:id="5276" w:author="Maino Vieytes, Christian (NIH/NIA/IRP) [F]" w:date="2023-11-15T16:23:00Z">
                            <w:trPr>
                              <w:gridAfter w:val="0"/>
                              <w:trHeight w:val="320"/>
                            </w:trPr>
                          </w:trPrChange>
                        </w:trPr>
                        <w:tc>
                          <w:tcPr>
                            <w:tcW w:w="15091" w:type="dxa"/>
                            <w:gridSpan w:val="10"/>
                            <w:tcBorders>
                              <w:left w:val="nil"/>
                              <w:bottom w:val="nil"/>
                              <w:right w:val="nil"/>
                            </w:tcBorders>
                            <w:noWrap/>
                            <w:vAlign w:val="center"/>
                            <w:tcPrChange w:id="5277" w:author="Maino Vieytes, Christian (NIH/NIA/IRP) [F]" w:date="2023-11-15T16:23:00Z">
                              <w:tcPr>
                                <w:tcW w:w="14395" w:type="dxa"/>
                                <w:gridSpan w:val="23"/>
                                <w:tcBorders>
                                  <w:left w:val="nil"/>
                                  <w:bottom w:val="nil"/>
                                  <w:right w:val="nil"/>
                                </w:tcBorders>
                                <w:noWrap/>
                                <w:vAlign w:val="center"/>
                              </w:tcPr>
                            </w:tcPrChange>
                          </w:tcPr>
                          <w:p w14:paraId="3E351758" w14:textId="77777777" w:rsidR="008E210F" w:rsidRPr="008A6C8D" w:rsidRDefault="008E210F" w:rsidP="006153D4">
                            <w:pPr>
                              <w:rPr>
                                <w:rFonts w:ascii="Times New Roman" w:hAnsi="Times New Roman" w:cs="Times New Roman"/>
                                <w:sz w:val="18"/>
                                <w:szCs w:val="18"/>
                                <w:rPrChange w:id="5278"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5279" w:author="Maino Vieytes, Christian (NIH/NIA/IRP) [F]" w:date="2023-11-15T15:57:00Z">
                                  <w:rPr>
                                    <w:rFonts w:ascii="Times New Roman" w:hAnsi="Times New Roman" w:cs="Times New Roman"/>
                                    <w:sz w:val="20"/>
                                    <w:szCs w:val="20"/>
                                  </w:rPr>
                                </w:rPrChange>
                              </w:rPr>
                              <w:t xml:space="preserve">** </w:t>
                            </w:r>
                            <w:r w:rsidRPr="008A6C8D">
                              <w:rPr>
                                <w:rFonts w:ascii="Times New Roman" w:hAnsi="Times New Roman" w:cs="Times New Roman"/>
                                <w:i/>
                                <w:iCs/>
                                <w:sz w:val="18"/>
                                <w:szCs w:val="18"/>
                                <w:rPrChange w:id="5280" w:author="Maino Vieytes, Christian (NIH/NIA/IRP) [F]" w:date="2023-11-15T15:57:00Z">
                                  <w:rPr>
                                    <w:rFonts w:ascii="Times New Roman" w:hAnsi="Times New Roman" w:cs="Times New Roman"/>
                                    <w:i/>
                                    <w:iCs/>
                                    <w:sz w:val="20"/>
                                    <w:szCs w:val="20"/>
                                  </w:rPr>
                                </w:rPrChange>
                              </w:rPr>
                              <w:t xml:space="preserve">p </w:t>
                            </w:r>
                            <w:r w:rsidRPr="008A6C8D">
                              <w:rPr>
                                <w:rFonts w:ascii="Times New Roman" w:hAnsi="Times New Roman" w:cs="Times New Roman"/>
                                <w:sz w:val="18"/>
                                <w:szCs w:val="18"/>
                                <w:rPrChange w:id="5281" w:author="Maino Vieytes, Christian (NIH/NIA/IRP) [F]" w:date="2023-11-15T15:57:00Z">
                                  <w:rPr>
                                    <w:rFonts w:ascii="Times New Roman" w:hAnsi="Times New Roman" w:cs="Times New Roman"/>
                                    <w:sz w:val="20"/>
                                    <w:szCs w:val="20"/>
                                  </w:rPr>
                                </w:rPrChange>
                              </w:rPr>
                              <w:t xml:space="preserve">&lt; 0.01; * </w:t>
                            </w:r>
                            <w:r w:rsidRPr="008A6C8D">
                              <w:rPr>
                                <w:rFonts w:ascii="Times New Roman" w:hAnsi="Times New Roman" w:cs="Times New Roman"/>
                                <w:i/>
                                <w:iCs/>
                                <w:sz w:val="18"/>
                                <w:szCs w:val="18"/>
                                <w:rPrChange w:id="5282" w:author="Maino Vieytes, Christian (NIH/NIA/IRP) [F]" w:date="2023-11-15T15:57:00Z">
                                  <w:rPr>
                                    <w:rFonts w:ascii="Times New Roman" w:hAnsi="Times New Roman" w:cs="Times New Roman"/>
                                    <w:i/>
                                    <w:iCs/>
                                    <w:sz w:val="20"/>
                                    <w:szCs w:val="20"/>
                                  </w:rPr>
                                </w:rPrChange>
                              </w:rPr>
                              <w:t xml:space="preserve">p </w:t>
                            </w:r>
                            <w:r w:rsidRPr="008A6C8D">
                              <w:rPr>
                                <w:rFonts w:ascii="Times New Roman" w:hAnsi="Times New Roman" w:cs="Times New Roman"/>
                                <w:sz w:val="18"/>
                                <w:szCs w:val="18"/>
                                <w:rPrChange w:id="5283" w:author="Maino Vieytes, Christian (NIH/NIA/IRP) [F]" w:date="2023-11-15T15:57:00Z">
                                  <w:rPr>
                                    <w:rFonts w:ascii="Times New Roman" w:hAnsi="Times New Roman" w:cs="Times New Roman"/>
                                    <w:sz w:val="20"/>
                                    <w:szCs w:val="20"/>
                                  </w:rPr>
                                </w:rPrChange>
                              </w:rPr>
                              <w:t>&lt; 0.05</w:t>
                            </w:r>
                          </w:p>
                          <w:p w14:paraId="15CD5C6B" w14:textId="77777777" w:rsidR="008E210F" w:rsidRPr="008A6C8D" w:rsidRDefault="008E210F" w:rsidP="006153D4">
                            <w:pPr>
                              <w:rPr>
                                <w:rFonts w:ascii="Times New Roman" w:hAnsi="Times New Roman" w:cs="Times New Roman"/>
                                <w:sz w:val="18"/>
                                <w:szCs w:val="18"/>
                                <w:rPrChange w:id="5284"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5285" w:author="Maino Vieytes, Christian (NIH/NIA/IRP) [F]" w:date="2023-11-15T15:57:00Z">
                                  <w:rPr>
                                    <w:rFonts w:ascii="Times New Roman" w:hAnsi="Times New Roman" w:cs="Times New Roman"/>
                                    <w:sz w:val="20"/>
                                    <w:szCs w:val="20"/>
                                    <w:vertAlign w:val="superscript"/>
                                  </w:rPr>
                                </w:rPrChange>
                              </w:rPr>
                              <w:t xml:space="preserve">a </w:t>
                            </w:r>
                            <w:r w:rsidRPr="008A6C8D">
                              <w:rPr>
                                <w:rFonts w:ascii="Times New Roman" w:hAnsi="Times New Roman" w:cs="Times New Roman"/>
                                <w:sz w:val="18"/>
                                <w:szCs w:val="18"/>
                                <w:rPrChange w:id="5286" w:author="Maino Vieytes, Christian (NIH/NIA/IRP) [F]" w:date="2023-11-15T15:57:00Z">
                                  <w:rPr>
                                    <w:rFonts w:ascii="Times New Roman" w:hAnsi="Times New Roman" w:cs="Times New Roman"/>
                                    <w:sz w:val="20"/>
                                    <w:szCs w:val="20"/>
                                  </w:rPr>
                                </w:rPrChange>
                              </w:rPr>
                              <w:t>Test for trend across the quintiles of the dietary exposure. See Equation 2 in the main text.</w:t>
                            </w:r>
                          </w:p>
                          <w:p w14:paraId="025F395C" w14:textId="77777777" w:rsidR="008E210F" w:rsidRPr="008A6C8D" w:rsidRDefault="008E210F" w:rsidP="006153D4">
                            <w:pPr>
                              <w:rPr>
                                <w:rFonts w:ascii="Times New Roman" w:hAnsi="Times New Roman" w:cs="Times New Roman"/>
                                <w:sz w:val="18"/>
                                <w:szCs w:val="18"/>
                                <w:rPrChange w:id="5287"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5288" w:author="Maino Vieytes, Christian (NIH/NIA/IRP) [F]" w:date="2023-11-15T15:57:00Z">
                                  <w:rPr>
                                    <w:rFonts w:ascii="Times New Roman" w:hAnsi="Times New Roman" w:cs="Times New Roman"/>
                                    <w:sz w:val="20"/>
                                    <w:szCs w:val="20"/>
                                    <w:vertAlign w:val="superscript"/>
                                  </w:rPr>
                                </w:rPrChange>
                              </w:rPr>
                              <w:t xml:space="preserve">b </w:t>
                            </w:r>
                            <w:r w:rsidRPr="008A6C8D">
                              <w:rPr>
                                <w:rFonts w:ascii="Times New Roman" w:hAnsi="Times New Roman" w:cs="Times New Roman"/>
                                <w:sz w:val="18"/>
                                <w:szCs w:val="18"/>
                                <w:rPrChange w:id="5289" w:author="Maino Vieytes, Christian (NIH/NIA/IRP) [F]" w:date="2023-11-15T15:57:00Z">
                                  <w:rPr>
                                    <w:rFonts w:ascii="Times New Roman" w:hAnsi="Times New Roman" w:cs="Times New Roman"/>
                                    <w:sz w:val="20"/>
                                    <w:szCs w:val="20"/>
                                  </w:rPr>
                                </w:rPrChange>
                              </w:rPr>
                              <w:t>Hazard ratio for a standard deviation increase in the dietary exposure. See Equation 3 in the main text.</w:t>
                            </w:r>
                          </w:p>
                          <w:p w14:paraId="1A2832A6" w14:textId="77777777" w:rsidR="008E210F" w:rsidRPr="008A6C8D" w:rsidRDefault="008E210F" w:rsidP="006153D4">
                            <w:pPr>
                              <w:rPr>
                                <w:rFonts w:ascii="Times New Roman" w:hAnsi="Times New Roman" w:cs="Times New Roman"/>
                                <w:sz w:val="18"/>
                                <w:szCs w:val="18"/>
                                <w:rPrChange w:id="5290"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5291" w:author="Maino Vieytes, Christian (NIH/NIA/IRP) [F]" w:date="2023-11-15T15:57:00Z">
                                  <w:rPr>
                                    <w:rFonts w:ascii="Times New Roman" w:hAnsi="Times New Roman" w:cs="Times New Roman"/>
                                    <w:sz w:val="20"/>
                                    <w:szCs w:val="20"/>
                                    <w:vertAlign w:val="superscript"/>
                                  </w:rPr>
                                </w:rPrChange>
                              </w:rPr>
                              <w:t xml:space="preserve">c </w:t>
                            </w:r>
                            <w:r w:rsidRPr="008A6C8D">
                              <w:rPr>
                                <w:rFonts w:ascii="Times New Roman" w:hAnsi="Times New Roman" w:cs="Times New Roman"/>
                                <w:sz w:val="18"/>
                                <w:szCs w:val="18"/>
                                <w:rPrChange w:id="5292" w:author="Maino Vieytes, Christian (NIH/NIA/IRP) [F]" w:date="2023-11-15T15:57:00Z">
                                  <w:rPr>
                                    <w:rFonts w:ascii="Times New Roman" w:hAnsi="Times New Roman" w:cs="Times New Roman"/>
                                    <w:sz w:val="20"/>
                                    <w:szCs w:val="20"/>
                                  </w:rPr>
                                </w:rPrChange>
                              </w:rPr>
                              <w:t xml:space="preserve">Likelihood ratio test </w:t>
                            </w:r>
                            <w:r w:rsidRPr="008A6C8D">
                              <w:rPr>
                                <w:rFonts w:ascii="Times New Roman" w:hAnsi="Times New Roman" w:cs="Times New Roman"/>
                                <w:i/>
                                <w:iCs/>
                                <w:sz w:val="18"/>
                                <w:szCs w:val="18"/>
                                <w:rPrChange w:id="5293" w:author="Maino Vieytes, Christian (NIH/NIA/IRP) [F]" w:date="2023-11-15T15:57:00Z">
                                  <w:rPr>
                                    <w:rFonts w:ascii="Times New Roman" w:hAnsi="Times New Roman" w:cs="Times New Roman"/>
                                    <w:i/>
                                    <w:iCs/>
                                    <w:sz w:val="20"/>
                                    <w:szCs w:val="20"/>
                                  </w:rPr>
                                </w:rPrChange>
                              </w:rPr>
                              <w:t>p</w:t>
                            </w:r>
                            <w:r w:rsidRPr="008A6C8D">
                              <w:rPr>
                                <w:rFonts w:ascii="Times New Roman" w:hAnsi="Times New Roman" w:cs="Times New Roman"/>
                                <w:sz w:val="18"/>
                                <w:szCs w:val="18"/>
                                <w:rPrChange w:id="5294" w:author="Maino Vieytes, Christian (NIH/NIA/IRP) [F]" w:date="2023-11-15T15:57:00Z">
                                  <w:rPr>
                                    <w:rFonts w:ascii="Times New Roman" w:hAnsi="Times New Roman" w:cs="Times New Roman"/>
                                    <w:sz w:val="20"/>
                                    <w:szCs w:val="20"/>
                                  </w:rPr>
                                </w:rPrChange>
                              </w:rPr>
                              <w:t>-value for a natural cubic spline model (Equation 4 in the main text) compared to specifying the model with the scaled dietary exposure (Equation 3).</w:t>
                            </w:r>
                          </w:p>
                          <w:p w14:paraId="132BD4F0" w14:textId="77777777" w:rsidR="008E210F" w:rsidRPr="008A6C8D" w:rsidRDefault="008E210F" w:rsidP="00D9498C">
                            <w:pPr>
                              <w:rPr>
                                <w:rFonts w:ascii="Times New Roman" w:hAnsi="Times New Roman" w:cs="Times New Roman"/>
                                <w:sz w:val="18"/>
                                <w:szCs w:val="18"/>
                                <w:lang w:bidi="en-US"/>
                                <w:rPrChange w:id="5295" w:author="Maino Vieytes, Christian (NIH/NIA/IRP) [F]" w:date="2023-11-15T15:57:00Z">
                                  <w:rPr>
                                    <w:rFonts w:ascii="Times New Roman" w:hAnsi="Times New Roman" w:cs="Times New Roman"/>
                                    <w:sz w:val="20"/>
                                    <w:szCs w:val="20"/>
                                    <w:lang w:bidi="en-US"/>
                                  </w:rPr>
                                </w:rPrChange>
                              </w:rPr>
                            </w:pPr>
                            <w:r w:rsidRPr="008A6C8D">
                              <w:rPr>
                                <w:rFonts w:ascii="Times New Roman" w:hAnsi="Times New Roman" w:cs="Times New Roman"/>
                                <w:sz w:val="18"/>
                                <w:szCs w:val="18"/>
                                <w:vertAlign w:val="superscript"/>
                                <w:lang w:bidi="en-US"/>
                                <w:rPrChange w:id="5296" w:author="Maino Vieytes, Christian (NIH/NIA/IRP) [F]" w:date="2023-11-15T15:57:00Z">
                                  <w:rPr>
                                    <w:rFonts w:ascii="Times New Roman" w:hAnsi="Times New Roman" w:cs="Times New Roman"/>
                                    <w:sz w:val="20"/>
                                    <w:szCs w:val="20"/>
                                    <w:vertAlign w:val="superscript"/>
                                    <w:lang w:bidi="en-US"/>
                                  </w:rPr>
                                </w:rPrChange>
                              </w:rPr>
                              <w:t>d</w:t>
                            </w:r>
                            <w:r w:rsidRPr="008A6C8D">
                              <w:rPr>
                                <w:rFonts w:ascii="Times New Roman" w:hAnsi="Times New Roman" w:cs="Times New Roman"/>
                                <w:sz w:val="18"/>
                                <w:szCs w:val="18"/>
                                <w:lang w:bidi="en-US"/>
                                <w:rPrChange w:id="5297" w:author="Maino Vieytes, Christian (NIH/NIA/IRP) [F]" w:date="2023-11-15T15:57:00Z">
                                  <w:rPr>
                                    <w:rFonts w:ascii="Times New Roman" w:hAnsi="Times New Roman" w:cs="Times New Roman"/>
                                    <w:sz w:val="20"/>
                                    <w:szCs w:val="20"/>
                                    <w:lang w:bidi="en-US"/>
                                  </w:rPr>
                                </w:rPrChange>
                              </w:rPr>
                              <w:t xml:space="preserve"> All models adjusted for age, sex, race, BMI, household size, family income-to-poverty ratio, education status, health insurance status, receipt of SNAP benefits, food insecurity status, alcohol intake, smoking status, total caloric intake, weekly MET minutes, and the Charlson Comorbidity Index score.</w:t>
                            </w:r>
                          </w:p>
                          <w:p w14:paraId="1394C25F" w14:textId="77777777" w:rsidR="008E210F" w:rsidRPr="008A6C8D" w:rsidRDefault="008E210F" w:rsidP="006153D4">
                            <w:pPr>
                              <w:rPr>
                                <w:rFonts w:ascii="Times New Roman" w:hAnsi="Times New Roman" w:cs="Times New Roman"/>
                                <w:sz w:val="18"/>
                                <w:szCs w:val="18"/>
                                <w:lang w:bidi="en-US"/>
                                <w:rPrChange w:id="5298" w:author="Maino Vieytes, Christian (NIH/NIA/IRP) [F]" w:date="2023-11-15T15:57:00Z">
                                  <w:rPr>
                                    <w:rFonts w:ascii="Times New Roman" w:hAnsi="Times New Roman" w:cs="Times New Roman"/>
                                    <w:sz w:val="20"/>
                                    <w:szCs w:val="20"/>
                                    <w:lang w:bidi="en-US"/>
                                  </w:rPr>
                                </w:rPrChange>
                              </w:rPr>
                            </w:pPr>
                            <w:r w:rsidRPr="008A6C8D">
                              <w:rPr>
                                <w:rFonts w:ascii="Times New Roman" w:hAnsi="Times New Roman" w:cs="Times New Roman"/>
                                <w:sz w:val="18"/>
                                <w:szCs w:val="18"/>
                                <w:vertAlign w:val="superscript"/>
                                <w:lang w:bidi="en-US"/>
                                <w:rPrChange w:id="5299" w:author="Maino Vieytes, Christian (NIH/NIA/IRP) [F]" w:date="2023-11-15T15:57:00Z">
                                  <w:rPr>
                                    <w:rFonts w:ascii="Times New Roman" w:hAnsi="Times New Roman" w:cs="Times New Roman"/>
                                    <w:sz w:val="20"/>
                                    <w:szCs w:val="20"/>
                                    <w:vertAlign w:val="superscript"/>
                                    <w:lang w:bidi="en-US"/>
                                  </w:rPr>
                                </w:rPrChange>
                              </w:rPr>
                              <w:t xml:space="preserve">e </w:t>
                            </w:r>
                            <w:r w:rsidRPr="008A6C8D">
                              <w:rPr>
                                <w:rFonts w:ascii="Times New Roman" w:hAnsi="Times New Roman" w:cs="Times New Roman"/>
                                <w:sz w:val="18"/>
                                <w:szCs w:val="18"/>
                                <w:lang w:bidi="en-US"/>
                                <w:rPrChange w:id="5300" w:author="Maino Vieytes, Christian (NIH/NIA/IRP) [F]" w:date="2023-11-15T15:57:00Z">
                                  <w:rPr>
                                    <w:rFonts w:ascii="Times New Roman" w:hAnsi="Times New Roman" w:cs="Times New Roman"/>
                                    <w:sz w:val="20"/>
                                    <w:szCs w:val="20"/>
                                    <w:lang w:bidi="en-US"/>
                                  </w:rPr>
                                </w:rPrChange>
                              </w:rPr>
                              <w:t>Healthy Eating Index 2015</w:t>
                            </w:r>
                          </w:p>
                          <w:p w14:paraId="4CF17F6B" w14:textId="77777777" w:rsidR="008E210F" w:rsidRPr="008A6C8D" w:rsidRDefault="008E210F" w:rsidP="006153D4">
                            <w:pPr>
                              <w:rPr>
                                <w:rFonts w:ascii="Times New Roman" w:hAnsi="Times New Roman" w:cs="Times New Roman"/>
                                <w:sz w:val="18"/>
                                <w:szCs w:val="18"/>
                                <w:vertAlign w:val="superscript"/>
                                <w:lang w:bidi="en-US"/>
                                <w:rPrChange w:id="5301" w:author="Maino Vieytes, Christian (NIH/NIA/IRP) [F]" w:date="2023-11-15T15:57:00Z">
                                  <w:rPr>
                                    <w:rFonts w:ascii="Times New Roman" w:hAnsi="Times New Roman" w:cs="Times New Roman"/>
                                    <w:sz w:val="20"/>
                                    <w:szCs w:val="20"/>
                                    <w:vertAlign w:val="superscript"/>
                                    <w:lang w:bidi="en-US"/>
                                  </w:rPr>
                                </w:rPrChange>
                              </w:rPr>
                            </w:pPr>
                            <w:r w:rsidRPr="008A6C8D">
                              <w:rPr>
                                <w:rFonts w:ascii="Times New Roman" w:hAnsi="Times New Roman" w:cs="Times New Roman"/>
                                <w:b/>
                                <w:bCs/>
                                <w:sz w:val="18"/>
                                <w:szCs w:val="18"/>
                                <w:vertAlign w:val="superscript"/>
                                <w:lang w:bidi="en-US"/>
                                <w:rPrChange w:id="5302" w:author="Maino Vieytes, Christian (NIH/NIA/IRP) [F]" w:date="2023-11-15T15:57:00Z">
                                  <w:rPr>
                                    <w:rFonts w:ascii="Times New Roman" w:hAnsi="Times New Roman" w:cs="Times New Roman"/>
                                    <w:b/>
                                    <w:bCs/>
                                    <w:sz w:val="20"/>
                                    <w:szCs w:val="20"/>
                                    <w:vertAlign w:val="superscript"/>
                                    <w:lang w:bidi="en-US"/>
                                  </w:rPr>
                                </w:rPrChange>
                              </w:rPr>
                              <w:t>†</w:t>
                            </w:r>
                            <w:r w:rsidRPr="008A6C8D">
                              <w:rPr>
                                <w:rFonts w:ascii="Times New Roman" w:hAnsi="Times New Roman" w:cs="Times New Roman"/>
                                <w:sz w:val="18"/>
                                <w:szCs w:val="18"/>
                                <w:lang w:bidi="en-US"/>
                                <w:rPrChange w:id="5303" w:author="Maino Vieytes, Christian (NIH/NIA/IRP) [F]" w:date="2023-11-15T15:57:00Z">
                                  <w:rPr>
                                    <w:rFonts w:ascii="Times New Roman" w:hAnsi="Times New Roman" w:cs="Times New Roman"/>
                                    <w:sz w:val="20"/>
                                    <w:szCs w:val="20"/>
                                    <w:lang w:bidi="en-US"/>
                                  </w:rPr>
                                </w:rPrChange>
                              </w:rPr>
                              <w:t xml:space="preserve"> Dietary pattern obtained using penalized logistic regression; </w:t>
                            </w:r>
                            <w:r w:rsidRPr="008A6C8D">
                              <w:rPr>
                                <w:rFonts w:ascii="Times New Roman" w:hAnsi="Times New Roman" w:cs="Times New Roman"/>
                                <w:b/>
                                <w:bCs/>
                                <w:sz w:val="18"/>
                                <w:szCs w:val="18"/>
                                <w:vertAlign w:val="superscript"/>
                                <w:lang w:bidi="en-US"/>
                                <w:rPrChange w:id="5304" w:author="Maino Vieytes, Christian (NIH/NIA/IRP) [F]" w:date="2023-11-15T15:57:00Z">
                                  <w:rPr>
                                    <w:rFonts w:ascii="Times New Roman" w:hAnsi="Times New Roman" w:cs="Times New Roman"/>
                                    <w:b/>
                                    <w:bCs/>
                                    <w:sz w:val="20"/>
                                    <w:szCs w:val="20"/>
                                    <w:vertAlign w:val="superscript"/>
                                    <w:lang w:bidi="en-US"/>
                                  </w:rPr>
                                </w:rPrChange>
                              </w:rPr>
                              <w:t xml:space="preserve">‡ </w:t>
                            </w:r>
                            <w:r w:rsidRPr="008A6C8D">
                              <w:rPr>
                                <w:rFonts w:ascii="Times New Roman" w:hAnsi="Times New Roman" w:cs="Times New Roman"/>
                                <w:sz w:val="18"/>
                                <w:szCs w:val="18"/>
                                <w:lang w:bidi="en-US"/>
                                <w:rPrChange w:id="5305" w:author="Maino Vieytes, Christian (NIH/NIA/IRP) [F]" w:date="2023-11-15T15:57:00Z">
                                  <w:rPr>
                                    <w:rFonts w:ascii="Times New Roman" w:hAnsi="Times New Roman" w:cs="Times New Roman"/>
                                    <w:sz w:val="20"/>
                                    <w:szCs w:val="20"/>
                                    <w:lang w:bidi="en-US"/>
                                  </w:rPr>
                                </w:rPrChange>
                              </w:rPr>
                              <w:t>Dietary pattern obtained using principal components analysis (PCA).</w:t>
                            </w:r>
                          </w:p>
                          <w:p w14:paraId="67B1FB98" w14:textId="77777777" w:rsidR="008E210F" w:rsidRPr="001B0EAA" w:rsidRDefault="008E210F" w:rsidP="006153D4">
                            <w:pPr>
                              <w:rPr>
                                <w:ins w:id="5306" w:author="Maino Vieytes, Christian (NIH/NIA/IRP) [F]" w:date="2023-11-15T15:59:00Z"/>
                                <w:rFonts w:ascii="Times New Roman" w:hAnsi="Times New Roman" w:cs="Times New Roman"/>
                                <w:sz w:val="18"/>
                                <w:szCs w:val="18"/>
                                <w:lang w:bidi="en-US"/>
                              </w:rPr>
                            </w:pPr>
                            <w:r w:rsidRPr="008A6C8D">
                              <w:rPr>
                                <w:rFonts w:ascii="Times New Roman" w:hAnsi="Times New Roman" w:cs="Times New Roman"/>
                                <w:sz w:val="18"/>
                                <w:szCs w:val="18"/>
                                <w:lang w:bidi="en-US"/>
                                <w:rPrChange w:id="5307" w:author="Maino Vieytes, Christian (NIH/NIA/IRP) [F]" w:date="2023-11-15T15:57:00Z">
                                  <w:rPr>
                                    <w:rFonts w:ascii="Times New Roman" w:hAnsi="Times New Roman" w:cs="Times New Roman"/>
                                    <w:sz w:val="20"/>
                                    <w:szCs w:val="20"/>
                                    <w:lang w:bidi="en-US"/>
                                  </w:rPr>
                                </w:rPrChange>
                              </w:rPr>
                              <w:t>Subjects were weighted, and the analysis was performed according to NCHS guidelines.</w:t>
                            </w:r>
                          </w:p>
                          <w:p w14:paraId="4C3128CD" w14:textId="44D083CB" w:rsidR="008A6C8D" w:rsidRPr="001B0EAA" w:rsidRDefault="008A6C8D" w:rsidP="006153D4">
                            <w:pPr>
                              <w:rPr>
                                <w:ins w:id="5308" w:author="Maino Vieytes, Christian (NIH/NIA/IRP) [F]" w:date="2023-11-15T15:58:00Z"/>
                                <w:rFonts w:ascii="Times New Roman" w:hAnsi="Times New Roman" w:cs="Times New Roman"/>
                                <w:sz w:val="18"/>
                                <w:szCs w:val="18"/>
                                <w:lang w:bidi="en-US"/>
                              </w:rPr>
                            </w:pPr>
                            <w:ins w:id="5309" w:author="Maino Vieytes, Christian (NIH/NIA/IRP) [F]" w:date="2023-11-15T15:59:00Z">
                              <w:r w:rsidRPr="001B0EAA">
                                <w:rPr>
                                  <w:rFonts w:ascii="Times New Roman" w:hAnsi="Times New Roman" w:cs="Times New Roman"/>
                                  <w:sz w:val="18"/>
                                  <w:szCs w:val="18"/>
                                  <w:lang w:bidi="en-US"/>
                                </w:rPr>
                                <w:t>This survival analysis was performed on the testing subsample described in the main text (</w:t>
                              </w:r>
                              <w:r w:rsidRPr="001B0EAA">
                                <w:rPr>
                                  <w:rFonts w:ascii="Times New Roman" w:hAnsi="Times New Roman" w:cs="Times New Roman"/>
                                  <w:i/>
                                  <w:iCs/>
                                  <w:sz w:val="18"/>
                                  <w:szCs w:val="18"/>
                                  <w:lang w:bidi="en-US"/>
                                </w:rPr>
                                <w:t>n</w:t>
                              </w:r>
                              <w:r w:rsidRPr="001B0EAA">
                                <w:rPr>
                                  <w:rFonts w:ascii="Times New Roman" w:hAnsi="Times New Roman" w:cs="Times New Roman"/>
                                  <w:sz w:val="18"/>
                                  <w:szCs w:val="18"/>
                                  <w:lang w:bidi="en-US"/>
                                </w:rPr>
                                <w:t xml:space="preserve"> = 1246).</w:t>
                              </w:r>
                            </w:ins>
                          </w:p>
                          <w:p w14:paraId="6DA09BF2" w14:textId="4136C68C" w:rsidR="008A6C8D" w:rsidRPr="001B0EAA" w:rsidRDefault="008A6C8D" w:rsidP="006153D4">
                            <w:pPr>
                              <w:rPr>
                                <w:rFonts w:ascii="Times New Roman" w:hAnsi="Times New Roman" w:cs="Times New Roman"/>
                                <w:sz w:val="18"/>
                                <w:szCs w:val="18"/>
                                <w:lang w:bidi="en-US"/>
                                <w:rPrChange w:id="5310" w:author="Maino Vieytes, Christian (NIH/NIA/IRP) [F]" w:date="2023-11-15T16:00:00Z">
                                  <w:rPr>
                                    <w:rFonts w:ascii="Times New Roman" w:hAnsi="Times New Roman" w:cs="Times New Roman"/>
                                    <w:sz w:val="20"/>
                                    <w:szCs w:val="20"/>
                                    <w:lang w:bidi="en-US"/>
                                  </w:rPr>
                                </w:rPrChange>
                              </w:rPr>
                            </w:pPr>
                            <w:ins w:id="5311" w:author="Maino Vieytes, Christian (NIH/NIA/IRP) [F]" w:date="2023-11-15T15:58:00Z">
                              <w:r w:rsidRPr="001B0EAA">
                                <w:rPr>
                                  <w:rFonts w:ascii="Times New Roman" w:hAnsi="Times New Roman" w:cs="Times New Roman"/>
                                  <w:sz w:val="18"/>
                                  <w:szCs w:val="18"/>
                                  <w:lang w:bidi="en-US"/>
                                  <w:rPrChange w:id="5312" w:author="Maino Vieytes, Christian (NIH/NIA/IRP) [F]" w:date="2023-11-15T16:00:00Z">
                                    <w:rPr>
                                      <w:rFonts w:ascii="Times New Roman" w:hAnsi="Times New Roman" w:cs="Times New Roman"/>
                                      <w:sz w:val="20"/>
                                      <w:szCs w:val="20"/>
                                      <w:lang w:bidi="en-US"/>
                                    </w:rPr>
                                  </w:rPrChange>
                                </w:rPr>
                                <w:t>All dietary patterns extraction procedures were performed on the training subsample described in the main text (</w:t>
                              </w:r>
                              <w:r w:rsidRPr="001B0EAA">
                                <w:rPr>
                                  <w:rFonts w:ascii="Times New Roman" w:hAnsi="Times New Roman" w:cs="Times New Roman"/>
                                  <w:i/>
                                  <w:iCs/>
                                  <w:sz w:val="18"/>
                                  <w:szCs w:val="18"/>
                                  <w:lang w:bidi="en-US"/>
                                  <w:rPrChange w:id="5313" w:author="Maino Vieytes, Christian (NIH/NIA/IRP) [F]" w:date="2023-11-15T16:00:00Z">
                                    <w:rPr>
                                      <w:rFonts w:ascii="Times New Roman" w:hAnsi="Times New Roman" w:cs="Times New Roman"/>
                                      <w:i/>
                                      <w:iCs/>
                                      <w:sz w:val="20"/>
                                      <w:szCs w:val="20"/>
                                      <w:lang w:bidi="en-US"/>
                                    </w:rPr>
                                  </w:rPrChange>
                                </w:rPr>
                                <w:t xml:space="preserve">n </w:t>
                              </w:r>
                              <w:r w:rsidRPr="001B0EAA">
                                <w:rPr>
                                  <w:rFonts w:ascii="Times New Roman" w:hAnsi="Times New Roman" w:cs="Times New Roman"/>
                                  <w:sz w:val="18"/>
                                  <w:szCs w:val="18"/>
                                  <w:lang w:bidi="en-US"/>
                                  <w:rPrChange w:id="5314" w:author="Maino Vieytes, Christian (NIH/NIA/IRP) [F]" w:date="2023-11-15T16:00:00Z">
                                    <w:rPr>
                                      <w:rFonts w:ascii="Times New Roman" w:hAnsi="Times New Roman" w:cs="Times New Roman"/>
                                      <w:sz w:val="20"/>
                                      <w:szCs w:val="20"/>
                                      <w:lang w:bidi="en-US"/>
                                    </w:rPr>
                                  </w:rPrChange>
                                </w:rPr>
                                <w:t>= 1247).</w:t>
                              </w:r>
                            </w:ins>
                          </w:p>
                          <w:p w14:paraId="320DDA40" w14:textId="77777777" w:rsidR="008E210F" w:rsidRPr="008A6C8D" w:rsidRDefault="008E210F" w:rsidP="00D9498C">
                            <w:pPr>
                              <w:rPr>
                                <w:rFonts w:ascii="Times New Roman" w:hAnsi="Times New Roman" w:cs="Times New Roman"/>
                                <w:b/>
                                <w:bCs/>
                                <w:sz w:val="18"/>
                                <w:szCs w:val="18"/>
                                <w:lang w:bidi="en-US"/>
                                <w:rPrChange w:id="5315" w:author="Maino Vieytes, Christian (NIH/NIA/IRP) [F]" w:date="2023-11-15T15:57:00Z">
                                  <w:rPr>
                                    <w:rFonts w:ascii="Times New Roman" w:hAnsi="Times New Roman" w:cs="Times New Roman"/>
                                    <w:b/>
                                    <w:bCs/>
                                    <w:sz w:val="20"/>
                                    <w:szCs w:val="20"/>
                                    <w:lang w:bidi="en-US"/>
                                  </w:rPr>
                                </w:rPrChange>
                              </w:rPr>
                            </w:pPr>
                          </w:p>
                          <w:p w14:paraId="587A8F88" w14:textId="77777777" w:rsidR="008E210F" w:rsidRPr="008A6C8D" w:rsidRDefault="008E210F" w:rsidP="00D9498C">
                            <w:pPr>
                              <w:rPr>
                                <w:rFonts w:ascii="Times New Roman" w:hAnsi="Times New Roman" w:cs="Times New Roman"/>
                                <w:sz w:val="18"/>
                                <w:szCs w:val="18"/>
                                <w:rPrChange w:id="5316" w:author="Maino Vieytes, Christian (NIH/NIA/IRP) [F]" w:date="2023-11-15T15:57:00Z">
                                  <w:rPr>
                                    <w:rFonts w:ascii="Times New Roman" w:hAnsi="Times New Roman" w:cs="Times New Roman"/>
                                    <w:sz w:val="20"/>
                                    <w:szCs w:val="20"/>
                                  </w:rPr>
                                </w:rPrChange>
                              </w:rPr>
                            </w:pPr>
                          </w:p>
                        </w:tc>
                      </w:tr>
                    </w:tbl>
                    <w:p w14:paraId="0BE59F79" w14:textId="77777777" w:rsidR="008E210F" w:rsidRDefault="008E210F" w:rsidP="008E210F"/>
                  </w:txbxContent>
                </v:textbox>
              </v:shape>
            </w:pict>
          </mc:Fallback>
        </mc:AlternateContent>
      </w:r>
    </w:p>
    <w:p w14:paraId="1ED9D99D" w14:textId="1C97B8B2" w:rsidR="008E210F" w:rsidRPr="00C90B6F" w:rsidRDefault="008E210F" w:rsidP="00CA04BD">
      <w:pPr>
        <w:spacing w:line="360" w:lineRule="auto"/>
        <w:ind w:firstLine="720"/>
        <w:rPr>
          <w:rFonts w:ascii="Times New Roman" w:hAnsi="Times New Roman" w:cs="Times New Roman"/>
        </w:rPr>
      </w:pPr>
    </w:p>
    <w:p w14:paraId="247BB392" w14:textId="77777777" w:rsidR="008E210F" w:rsidRDefault="008E210F" w:rsidP="00CA04BD">
      <w:pPr>
        <w:spacing w:line="360" w:lineRule="auto"/>
        <w:ind w:firstLine="720"/>
        <w:rPr>
          <w:rFonts w:ascii="Times New Roman" w:hAnsi="Times New Roman" w:cs="Times New Roman"/>
        </w:rPr>
      </w:pPr>
    </w:p>
    <w:p w14:paraId="76C36957" w14:textId="77777777" w:rsidR="008E210F" w:rsidRDefault="008E210F" w:rsidP="00CA04BD">
      <w:pPr>
        <w:spacing w:line="360" w:lineRule="auto"/>
        <w:ind w:firstLine="720"/>
        <w:rPr>
          <w:rFonts w:ascii="Times New Roman" w:hAnsi="Times New Roman" w:cs="Times New Roman"/>
        </w:rPr>
      </w:pPr>
    </w:p>
    <w:p w14:paraId="00D12784" w14:textId="77777777" w:rsidR="008E210F" w:rsidRDefault="008E210F" w:rsidP="00CA04BD">
      <w:pPr>
        <w:spacing w:line="360" w:lineRule="auto"/>
        <w:ind w:firstLine="720"/>
        <w:rPr>
          <w:rFonts w:ascii="Times New Roman" w:hAnsi="Times New Roman" w:cs="Times New Roman"/>
        </w:rPr>
      </w:pPr>
    </w:p>
    <w:p w14:paraId="64237547" w14:textId="77777777" w:rsidR="008E210F" w:rsidRDefault="008E210F" w:rsidP="00CA04BD">
      <w:pPr>
        <w:spacing w:line="360" w:lineRule="auto"/>
        <w:ind w:firstLine="720"/>
        <w:rPr>
          <w:rFonts w:ascii="Times New Roman" w:hAnsi="Times New Roman" w:cs="Times New Roman"/>
        </w:rPr>
      </w:pPr>
    </w:p>
    <w:p w14:paraId="77E07C7A" w14:textId="77777777" w:rsidR="008E210F" w:rsidRDefault="008E210F" w:rsidP="00CA04BD">
      <w:pPr>
        <w:spacing w:line="360" w:lineRule="auto"/>
        <w:ind w:firstLine="720"/>
        <w:rPr>
          <w:rFonts w:ascii="Times New Roman" w:hAnsi="Times New Roman" w:cs="Times New Roman"/>
        </w:rPr>
      </w:pPr>
    </w:p>
    <w:p w14:paraId="07E7E2E7" w14:textId="77777777" w:rsidR="008E210F" w:rsidRDefault="008E210F" w:rsidP="00CA04BD">
      <w:pPr>
        <w:spacing w:line="360" w:lineRule="auto"/>
        <w:ind w:firstLine="720"/>
        <w:rPr>
          <w:rFonts w:ascii="Times New Roman" w:hAnsi="Times New Roman" w:cs="Times New Roman"/>
        </w:rPr>
      </w:pPr>
    </w:p>
    <w:p w14:paraId="6BFC7CEF" w14:textId="77777777" w:rsidR="008E210F" w:rsidRDefault="008E210F" w:rsidP="00CA04BD">
      <w:pPr>
        <w:spacing w:line="360" w:lineRule="auto"/>
        <w:ind w:firstLine="720"/>
        <w:rPr>
          <w:rFonts w:ascii="Times New Roman" w:hAnsi="Times New Roman" w:cs="Times New Roman"/>
        </w:rPr>
      </w:pPr>
    </w:p>
    <w:p w14:paraId="0FDA1EF1" w14:textId="77777777" w:rsidR="008E210F" w:rsidRDefault="008E210F" w:rsidP="00CA04BD">
      <w:pPr>
        <w:spacing w:line="360" w:lineRule="auto"/>
        <w:ind w:firstLine="720"/>
        <w:rPr>
          <w:rFonts w:ascii="Times New Roman" w:hAnsi="Times New Roman" w:cs="Times New Roman"/>
        </w:rPr>
      </w:pPr>
    </w:p>
    <w:p w14:paraId="080DA9E1" w14:textId="77777777" w:rsidR="008E210F" w:rsidRDefault="008E210F" w:rsidP="00CA04BD">
      <w:pPr>
        <w:spacing w:line="360" w:lineRule="auto"/>
        <w:ind w:firstLine="720"/>
        <w:rPr>
          <w:rFonts w:ascii="Times New Roman" w:hAnsi="Times New Roman" w:cs="Times New Roman"/>
        </w:rPr>
      </w:pPr>
    </w:p>
    <w:p w14:paraId="76D4CBFC" w14:textId="77777777" w:rsidR="008E210F" w:rsidRDefault="008E210F" w:rsidP="00CA04BD">
      <w:pPr>
        <w:spacing w:line="360" w:lineRule="auto"/>
        <w:ind w:firstLine="720"/>
        <w:rPr>
          <w:rFonts w:ascii="Times New Roman" w:hAnsi="Times New Roman" w:cs="Times New Roman"/>
        </w:rPr>
      </w:pPr>
    </w:p>
    <w:p w14:paraId="4C08E104" w14:textId="77777777" w:rsidR="008E210F" w:rsidRDefault="008E210F" w:rsidP="00CA04BD">
      <w:pPr>
        <w:spacing w:line="360" w:lineRule="auto"/>
        <w:ind w:firstLine="720"/>
        <w:rPr>
          <w:rFonts w:ascii="Times New Roman" w:hAnsi="Times New Roman" w:cs="Times New Roman"/>
        </w:rPr>
      </w:pPr>
    </w:p>
    <w:p w14:paraId="39768ACC" w14:textId="77777777" w:rsidR="008E210F" w:rsidRDefault="008E210F" w:rsidP="00CA04BD">
      <w:pPr>
        <w:spacing w:line="360" w:lineRule="auto"/>
        <w:ind w:firstLine="720"/>
        <w:rPr>
          <w:rFonts w:ascii="Times New Roman" w:hAnsi="Times New Roman" w:cs="Times New Roman"/>
        </w:rPr>
      </w:pPr>
    </w:p>
    <w:p w14:paraId="1E053B12" w14:textId="77777777" w:rsidR="008E210F" w:rsidRDefault="008E210F" w:rsidP="00CA04BD">
      <w:pPr>
        <w:spacing w:line="360" w:lineRule="auto"/>
        <w:ind w:firstLine="720"/>
        <w:rPr>
          <w:rFonts w:ascii="Times New Roman" w:hAnsi="Times New Roman" w:cs="Times New Roman"/>
        </w:rPr>
      </w:pPr>
    </w:p>
    <w:p w14:paraId="59AAE3E4" w14:textId="77777777" w:rsidR="008E210F" w:rsidRDefault="008E210F" w:rsidP="00CA04BD">
      <w:pPr>
        <w:spacing w:line="360" w:lineRule="auto"/>
        <w:ind w:firstLine="720"/>
        <w:rPr>
          <w:rFonts w:ascii="Times New Roman" w:hAnsi="Times New Roman" w:cs="Times New Roman"/>
        </w:rPr>
      </w:pPr>
    </w:p>
    <w:p w14:paraId="4C0AD27B" w14:textId="77777777" w:rsidR="008E210F" w:rsidRDefault="008E210F" w:rsidP="00CA04BD">
      <w:pPr>
        <w:spacing w:line="360" w:lineRule="auto"/>
        <w:ind w:firstLine="720"/>
        <w:rPr>
          <w:rFonts w:ascii="Times New Roman" w:hAnsi="Times New Roman" w:cs="Times New Roman"/>
        </w:rPr>
      </w:pPr>
    </w:p>
    <w:p w14:paraId="11E84BE9" w14:textId="77777777" w:rsidR="008E210F" w:rsidRDefault="008E210F" w:rsidP="00CA04BD">
      <w:pPr>
        <w:spacing w:line="360" w:lineRule="auto"/>
        <w:ind w:firstLine="720"/>
        <w:rPr>
          <w:rFonts w:ascii="Times New Roman" w:hAnsi="Times New Roman" w:cs="Times New Roman"/>
        </w:rPr>
      </w:pPr>
    </w:p>
    <w:p w14:paraId="34885545" w14:textId="77777777" w:rsidR="008E210F" w:rsidRDefault="008E210F" w:rsidP="00CA04BD">
      <w:pPr>
        <w:spacing w:line="360" w:lineRule="auto"/>
        <w:ind w:firstLine="720"/>
        <w:rPr>
          <w:rFonts w:ascii="Times New Roman" w:hAnsi="Times New Roman" w:cs="Times New Roman"/>
        </w:rPr>
      </w:pPr>
    </w:p>
    <w:p w14:paraId="1ED5E1A0" w14:textId="77777777" w:rsidR="008E210F" w:rsidRDefault="008E210F" w:rsidP="00CA04BD">
      <w:pPr>
        <w:spacing w:line="360" w:lineRule="auto"/>
        <w:ind w:firstLine="720"/>
        <w:rPr>
          <w:rFonts w:ascii="Times New Roman" w:hAnsi="Times New Roman" w:cs="Times New Roman"/>
        </w:rPr>
        <w:sectPr w:rsidR="008E210F" w:rsidSect="008E210F">
          <w:pgSz w:w="15840" w:h="12240" w:orient="landscape"/>
          <w:pgMar w:top="1440" w:right="1440" w:bottom="1440" w:left="1440" w:header="720" w:footer="720" w:gutter="0"/>
          <w:lnNumType w:countBy="1" w:restart="continuous"/>
          <w:cols w:space="720"/>
          <w:docGrid w:linePitch="360"/>
        </w:sectPr>
      </w:pPr>
    </w:p>
    <w:p w14:paraId="2024252E" w14:textId="2BE95003"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lastRenderedPageBreak/>
        <w:t xml:space="preserve">In contrast, inverse associations were noted for the two “prudent” patterns extracted via PCA. Amongst all cancer survivors, the highest quintile of Prudent pattern #1 had a 46% decreased risk of all-cause mortality compared to the lowest quintile and a 20% decreased risk associated with a standard deviation increase in the score. Similarly, a standard deviation increase in the HEI-2015 score was associated with a 12% reduced risk of all-cause mortality. Among food-insecure cancer survivors, the highest quintile of Prudent pattern #2 had an 82% reduced risk of all-cause mortality than the first quintile, with a significant linear trend test. </w:t>
      </w:r>
    </w:p>
    <w:p w14:paraId="60089F23" w14:textId="77777777" w:rsidR="00CA04BD" w:rsidRDefault="00CA04BD" w:rsidP="00CA04BD">
      <w:pPr>
        <w:spacing w:line="360" w:lineRule="auto"/>
        <w:ind w:firstLine="720"/>
        <w:rPr>
          <w:rFonts w:ascii="Times New Roman" w:eastAsiaTheme="minorEastAsia" w:hAnsi="Times New Roman" w:cs="Times New Roman"/>
        </w:rPr>
      </w:pPr>
      <w:r w:rsidRPr="00C90B6F">
        <w:rPr>
          <w:rFonts w:ascii="Times New Roman" w:hAnsi="Times New Roman" w:cs="Times New Roman"/>
        </w:rPr>
        <w:t xml:space="preserve">When we examined cancer-specific mortality, the parameter estimates for all cancer survivors were similar to those for all-cause mortality, particularly for the FI pattern (Table </w:t>
      </w:r>
      <w:r>
        <w:rPr>
          <w:rFonts w:ascii="Times New Roman" w:hAnsi="Times New Roman" w:cs="Times New Roman"/>
        </w:rPr>
        <w:t>4</w:t>
      </w:r>
      <w:r w:rsidRPr="00C90B6F">
        <w:rPr>
          <w:rFonts w:ascii="Times New Roman" w:hAnsi="Times New Roman" w:cs="Times New Roman"/>
        </w:rPr>
        <w:t xml:space="preserve">). However, no results other than an inverse association involving Prudent pattern #1 were statistically significant at the level of </w:t>
      </w:r>
      <m:oMath>
        <m:r>
          <w:rPr>
            <w:rFonts w:ascii="Cambria Math" w:hAnsi="Cambria Math" w:cs="Times New Roman"/>
          </w:rPr>
          <m:t>α</m:t>
        </m:r>
      </m:oMath>
      <w:r w:rsidRPr="00C90B6F">
        <w:rPr>
          <w:rFonts w:ascii="Times New Roman" w:eastAsiaTheme="minorEastAsia" w:hAnsi="Times New Roman" w:cs="Times New Roman"/>
        </w:rPr>
        <w:t xml:space="preserve"> = 0.05. Considering cardiovascular disease mortality, the effect sizes were close to null, and we observed a significant and inverse association between Prudent #1 pattern and risk of cardiovascular disease-related mortality. Further adjustment for the NHANES ADL score did not significantly alter the results (Supplementary Table </w:t>
      </w:r>
      <w:r>
        <w:rPr>
          <w:rFonts w:ascii="Times New Roman" w:eastAsiaTheme="minorEastAsia" w:hAnsi="Times New Roman" w:cs="Times New Roman"/>
        </w:rPr>
        <w:t>2</w:t>
      </w:r>
      <w:r w:rsidRPr="00C90B6F">
        <w:rPr>
          <w:rFonts w:ascii="Times New Roman" w:eastAsiaTheme="minorEastAsia" w:hAnsi="Times New Roman" w:cs="Times New Roman"/>
        </w:rPr>
        <w:t xml:space="preserve">) despite the loss of many participants from the risk set. Finally, in our sensitivity analysis that included only participants with a primary cancer diagnosis within the five years before their study interview (Supplementary Table </w:t>
      </w:r>
      <w:r>
        <w:rPr>
          <w:rFonts w:ascii="Times New Roman" w:eastAsiaTheme="minorEastAsia" w:hAnsi="Times New Roman" w:cs="Times New Roman"/>
        </w:rPr>
        <w:t>3</w:t>
      </w:r>
      <w:r w:rsidRPr="00C90B6F">
        <w:rPr>
          <w:rFonts w:ascii="Times New Roman" w:eastAsiaTheme="minorEastAsia" w:hAnsi="Times New Roman" w:cs="Times New Roman"/>
        </w:rPr>
        <w:t>), we found that the association between the FI pattern and all-cause mortality was amplified. The SNAP pattern in this analysis yielded results that were similar to those observed in the primary analysis. Notably, the relationships between the Prudent #1 and #2 patterns and all-cause mortality were attenuated towards the nul</w:t>
      </w:r>
      <w:r>
        <w:rPr>
          <w:rFonts w:ascii="Times New Roman" w:eastAsiaTheme="minorEastAsia" w:hAnsi="Times New Roman" w:cs="Times New Roman"/>
        </w:rPr>
        <w:t>l.</w:t>
      </w:r>
    </w:p>
    <w:p w14:paraId="7685BAF4" w14:textId="77777777" w:rsidR="008E210F" w:rsidRDefault="008E210F" w:rsidP="005B16E9">
      <w:pPr>
        <w:spacing w:line="360" w:lineRule="auto"/>
        <w:rPr>
          <w:rFonts w:ascii="Times New Roman" w:eastAsiaTheme="minorEastAsia" w:hAnsi="Times New Roman" w:cs="Times New Roman"/>
        </w:rPr>
        <w:sectPr w:rsidR="008E210F" w:rsidSect="008E210F">
          <w:pgSz w:w="12240" w:h="15840"/>
          <w:pgMar w:top="1440" w:right="1440" w:bottom="1440" w:left="1440" w:header="720" w:footer="720" w:gutter="0"/>
          <w:lnNumType w:countBy="1" w:restart="continuous"/>
          <w:cols w:space="720"/>
          <w:docGrid w:linePitch="360"/>
        </w:sectPr>
      </w:pPr>
    </w:p>
    <w:p w14:paraId="04F6CD90" w14:textId="7C1A9BA9" w:rsidR="00CA04BD" w:rsidRDefault="005B16E9" w:rsidP="005B16E9">
      <w:pPr>
        <w:spacing w:line="360" w:lineRule="auto"/>
        <w:rPr>
          <w:rFonts w:ascii="Times New Roman" w:eastAsiaTheme="minorEastAsia" w:hAnsi="Times New Roman" w:cs="Times New Roman"/>
        </w:rPr>
      </w:pPr>
      <w:r w:rsidRPr="00C90B6F">
        <w:rPr>
          <w:rFonts w:ascii="Times New Roman" w:hAnsi="Times New Roman" w:cs="Times New Roman"/>
          <w:noProof/>
        </w:rPr>
        <w:lastRenderedPageBreak/>
        <mc:AlternateContent>
          <mc:Choice Requires="wps">
            <w:drawing>
              <wp:anchor distT="0" distB="0" distL="114300" distR="114300" simplePos="0" relativeHeight="251683840" behindDoc="0" locked="0" layoutInCell="1" allowOverlap="1" wp14:anchorId="4739C8F8" wp14:editId="7437BD92">
                <wp:simplePos x="0" y="0"/>
                <wp:positionH relativeFrom="column">
                  <wp:posOffset>457200</wp:posOffset>
                </wp:positionH>
                <wp:positionV relativeFrom="paragraph">
                  <wp:posOffset>5166995</wp:posOffset>
                </wp:positionV>
                <wp:extent cx="5943600" cy="635"/>
                <wp:effectExtent l="0" t="0" r="0" b="6350"/>
                <wp:wrapSquare wrapText="bothSides"/>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4FAEF9F" w14:textId="77777777" w:rsidR="005B16E9" w:rsidRPr="00E43C36" w:rsidRDefault="005B16E9" w:rsidP="005B16E9">
                            <w:pPr>
                              <w:rPr>
                                <w:rFonts w:ascii="Times New Roman" w:hAnsi="Times New Roman" w:cs="Times New Roman"/>
                                <w:sz w:val="20"/>
                                <w:szCs w:val="20"/>
                              </w:rPr>
                            </w:pPr>
                            <w:r w:rsidRPr="00E43C36">
                              <w:rPr>
                                <w:rFonts w:ascii="Times New Roman" w:hAnsi="Times New Roman" w:cs="Times New Roman"/>
                                <w:b/>
                                <w:bCs/>
                                <w:sz w:val="20"/>
                                <w:szCs w:val="20"/>
                              </w:rPr>
                              <w:t>Figure</w:t>
                            </w:r>
                            <w:r>
                              <w:rPr>
                                <w:rFonts w:ascii="Times New Roman" w:hAnsi="Times New Roman" w:cs="Times New Roman"/>
                                <w:b/>
                                <w:bCs/>
                                <w:i/>
                                <w:iCs/>
                                <w:sz w:val="20"/>
                                <w:szCs w:val="20"/>
                              </w:rPr>
                              <w:t xml:space="preserve"> </w:t>
                            </w:r>
                            <w:r>
                              <w:rPr>
                                <w:rFonts w:ascii="Times New Roman" w:hAnsi="Times New Roman" w:cs="Times New Roman"/>
                                <w:b/>
                                <w:bCs/>
                                <w:sz w:val="20"/>
                                <w:szCs w:val="20"/>
                              </w:rPr>
                              <w:t>3</w:t>
                            </w:r>
                            <w:r w:rsidRPr="00E43C36">
                              <w:rPr>
                                <w:rFonts w:ascii="Times New Roman" w:hAnsi="Times New Roman" w:cs="Times New Roman"/>
                                <w:sz w:val="20"/>
                                <w:szCs w:val="20"/>
                              </w:rPr>
                              <w:t xml:space="preserve">. Relationships between the </w:t>
                            </w:r>
                            <w:r>
                              <w:rPr>
                                <w:rFonts w:ascii="Times New Roman" w:hAnsi="Times New Roman" w:cs="Times New Roman"/>
                                <w:sz w:val="20"/>
                                <w:szCs w:val="20"/>
                              </w:rPr>
                              <w:t>FI</w:t>
                            </w:r>
                            <w:r w:rsidRPr="00E43C36">
                              <w:rPr>
                                <w:rFonts w:ascii="Times New Roman" w:hAnsi="Times New Roman" w:cs="Times New Roman"/>
                                <w:sz w:val="20"/>
                                <w:szCs w:val="20"/>
                              </w:rPr>
                              <w:t xml:space="preserve"> (panels A and B) and </w:t>
                            </w:r>
                            <w:r>
                              <w:rPr>
                                <w:rFonts w:ascii="Times New Roman" w:hAnsi="Times New Roman" w:cs="Times New Roman"/>
                                <w:sz w:val="20"/>
                                <w:szCs w:val="20"/>
                              </w:rPr>
                              <w:t>SNAP</w:t>
                            </w:r>
                            <w:r w:rsidRPr="00E43C36">
                              <w:rPr>
                                <w:rFonts w:ascii="Times New Roman" w:hAnsi="Times New Roman" w:cs="Times New Roman"/>
                                <w:sz w:val="20"/>
                                <w:szCs w:val="20"/>
                              </w:rPr>
                              <w:t xml:space="preserve"> (panels C and D) patterns and all-cause mortality in cancer survivors (</w:t>
                            </w:r>
                            <w:r w:rsidRPr="00B05DD4">
                              <w:rPr>
                                <w:rFonts w:ascii="Times New Roman" w:hAnsi="Times New Roman" w:cs="Times New Roman"/>
                                <w:i/>
                                <w:iCs/>
                                <w:sz w:val="20"/>
                                <w:szCs w:val="20"/>
                              </w:rPr>
                              <w:t>n</w:t>
                            </w:r>
                            <w:r w:rsidRPr="00E43C36">
                              <w:rPr>
                                <w:rFonts w:ascii="Times New Roman" w:hAnsi="Times New Roman" w:cs="Times New Roman"/>
                                <w:sz w:val="20"/>
                                <w:szCs w:val="20"/>
                              </w:rPr>
                              <w:t xml:space="preserve"> </w:t>
                            </w:r>
                            <w:r>
                              <w:rPr>
                                <w:rFonts w:ascii="Times New Roman" w:hAnsi="Times New Roman" w:cs="Times New Roman"/>
                                <w:sz w:val="20"/>
                                <w:szCs w:val="20"/>
                              </w:rPr>
                              <w:t xml:space="preserve">= </w:t>
                            </w:r>
                            <w:r w:rsidRPr="00E43C36">
                              <w:rPr>
                                <w:rFonts w:ascii="Times New Roman" w:hAnsi="Times New Roman" w:cs="Times New Roman"/>
                                <w:sz w:val="20"/>
                                <w:szCs w:val="20"/>
                              </w:rPr>
                              <w:t xml:space="preserve">2493) categorized into quintiles, with quintile 1 having the lowest dietary pattern scores and quintile 5 having the highest. Adjusted survival curves were generated from models specified with quintile dummy variables and spline curves from expanding the diet quality index using a basis expansion for </w:t>
                            </w:r>
                            <w:r>
                              <w:rPr>
                                <w:rFonts w:ascii="Times New Roman" w:hAnsi="Times New Roman" w:cs="Times New Roman"/>
                                <w:sz w:val="20"/>
                                <w:szCs w:val="20"/>
                              </w:rPr>
                              <w:t xml:space="preserve">a </w:t>
                            </w:r>
                            <w:r w:rsidRPr="00E43C36">
                              <w:rPr>
                                <w:rFonts w:ascii="Times New Roman" w:hAnsi="Times New Roman" w:cs="Times New Roman"/>
                                <w:sz w:val="20"/>
                                <w:szCs w:val="20"/>
                              </w:rPr>
                              <w:t>natural cubic spline with four interior knots. These models adjusted for age, sex, race, BMI, household size, family income-to-poverty ratio, education status, health insurance status, alcohol intake, smoking status, calories, weekly MET minutes, the Charlson Comorbidity Index score, receipt of SNAP benefits, and food insecurity status</w:t>
                            </w:r>
                            <w:r w:rsidRPr="00E43C36">
                              <w:rPr>
                                <w:rFonts w:ascii="Times New Roman" w:hAnsi="Times New Roman" w:cs="Times New Roman"/>
                                <w:i/>
                                <w:iCs/>
                                <w:sz w:val="20"/>
                                <w:szCs w:val="20"/>
                              </w:rPr>
                              <w:t>.</w:t>
                            </w:r>
                          </w:p>
                          <w:p w14:paraId="09C78A58" w14:textId="77777777" w:rsidR="005B16E9" w:rsidRDefault="005B16E9" w:rsidP="005B16E9">
                            <w:pPr>
                              <w:rPr>
                                <w:rFonts w:ascii="Times New Roman" w:hAnsi="Times New Roman" w:cs="Times New Roman"/>
                                <w:sz w:val="20"/>
                                <w:szCs w:val="20"/>
                              </w:rPr>
                            </w:pPr>
                            <w:r w:rsidRPr="00E43C36">
                              <w:rPr>
                                <w:rFonts w:ascii="Times New Roman" w:hAnsi="Times New Roman" w:cs="Times New Roman"/>
                                <w:sz w:val="20"/>
                                <w:szCs w:val="20"/>
                                <w:vertAlign w:val="superscript"/>
                              </w:rPr>
                              <w:t>a</w:t>
                            </w:r>
                            <w:r w:rsidRPr="00E43C36">
                              <w:rPr>
                                <w:rFonts w:ascii="Times New Roman" w:hAnsi="Times New Roman" w:cs="Times New Roman"/>
                                <w:sz w:val="20"/>
                                <w:szCs w:val="20"/>
                              </w:rPr>
                              <w:t>Diet</w:t>
                            </w:r>
                            <w:r>
                              <w:rPr>
                                <w:rFonts w:ascii="Times New Roman" w:hAnsi="Times New Roman" w:cs="Times New Roman"/>
                                <w:sz w:val="20"/>
                                <w:szCs w:val="20"/>
                              </w:rPr>
                              <w:t>ary</w:t>
                            </w:r>
                            <w:r w:rsidRPr="00E43C36">
                              <w:rPr>
                                <w:rFonts w:ascii="Times New Roman" w:hAnsi="Times New Roman" w:cs="Times New Roman"/>
                                <w:sz w:val="20"/>
                                <w:szCs w:val="20"/>
                              </w:rPr>
                              <w:t xml:space="preserve"> pattern scores were normalized prior to plotting</w:t>
                            </w:r>
                          </w:p>
                          <w:p w14:paraId="471314CE" w14:textId="77777777" w:rsidR="005B16E9" w:rsidRPr="00E43C36" w:rsidRDefault="005B16E9" w:rsidP="005B16E9">
                            <w:pPr>
                              <w:rPr>
                                <w:rFonts w:ascii="Times New Roman" w:hAnsi="Times New Roman" w:cs="Times New Roman"/>
                                <w:sz w:val="20"/>
                                <w:szCs w:val="20"/>
                              </w:rPr>
                            </w:pPr>
                            <w:r w:rsidRPr="003A60E7">
                              <w:rPr>
                                <w:rFonts w:ascii="Times New Roman" w:hAnsi="Times New Roman" w:cs="Times New Roman"/>
                                <w:sz w:val="20"/>
                                <w:szCs w:val="20"/>
                              </w:rPr>
                              <w:t>Subjects were weighted, and the analysis was performed according to NCHS guidelines.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39C8F8" id="Text Box 6" o:spid="_x0000_s1031" type="#_x0000_t202" style="position:absolute;margin-left:36pt;margin-top:406.85pt;width:468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" stroked="f">
                <v:textbox style="mso-fit-shape-to-text:t" inset="0,0,0,0">
                  <w:txbxContent>
                    <w:p w14:paraId="64FAEF9F" w14:textId="77777777" w:rsidR="005B16E9" w:rsidRPr="00E43C36" w:rsidRDefault="005B16E9" w:rsidP="005B16E9">
                      <w:pPr>
                        <w:rPr>
                          <w:rFonts w:ascii="Times New Roman" w:hAnsi="Times New Roman" w:cs="Times New Roman"/>
                          <w:sz w:val="20"/>
                          <w:szCs w:val="20"/>
                        </w:rPr>
                      </w:pPr>
                      <w:r w:rsidRPr="00E43C36">
                        <w:rPr>
                          <w:rFonts w:ascii="Times New Roman" w:hAnsi="Times New Roman" w:cs="Times New Roman"/>
                          <w:b/>
                          <w:bCs/>
                          <w:sz w:val="20"/>
                          <w:szCs w:val="20"/>
                        </w:rPr>
                        <w:t>Figure</w:t>
                      </w:r>
                      <w:r>
                        <w:rPr>
                          <w:rFonts w:ascii="Times New Roman" w:hAnsi="Times New Roman" w:cs="Times New Roman"/>
                          <w:b/>
                          <w:bCs/>
                          <w:i/>
                          <w:iCs/>
                          <w:sz w:val="20"/>
                          <w:szCs w:val="20"/>
                        </w:rPr>
                        <w:t xml:space="preserve"> </w:t>
                      </w:r>
                      <w:r>
                        <w:rPr>
                          <w:rFonts w:ascii="Times New Roman" w:hAnsi="Times New Roman" w:cs="Times New Roman"/>
                          <w:b/>
                          <w:bCs/>
                          <w:sz w:val="20"/>
                          <w:szCs w:val="20"/>
                        </w:rPr>
                        <w:t>3</w:t>
                      </w:r>
                      <w:r w:rsidRPr="00E43C36">
                        <w:rPr>
                          <w:rFonts w:ascii="Times New Roman" w:hAnsi="Times New Roman" w:cs="Times New Roman"/>
                          <w:sz w:val="20"/>
                          <w:szCs w:val="20"/>
                        </w:rPr>
                        <w:t xml:space="preserve">. Relationships between the </w:t>
                      </w:r>
                      <w:r>
                        <w:rPr>
                          <w:rFonts w:ascii="Times New Roman" w:hAnsi="Times New Roman" w:cs="Times New Roman"/>
                          <w:sz w:val="20"/>
                          <w:szCs w:val="20"/>
                        </w:rPr>
                        <w:t>FI</w:t>
                      </w:r>
                      <w:r w:rsidRPr="00E43C36">
                        <w:rPr>
                          <w:rFonts w:ascii="Times New Roman" w:hAnsi="Times New Roman" w:cs="Times New Roman"/>
                          <w:sz w:val="20"/>
                          <w:szCs w:val="20"/>
                        </w:rPr>
                        <w:t xml:space="preserve"> (panels A and B) and </w:t>
                      </w:r>
                      <w:r>
                        <w:rPr>
                          <w:rFonts w:ascii="Times New Roman" w:hAnsi="Times New Roman" w:cs="Times New Roman"/>
                          <w:sz w:val="20"/>
                          <w:szCs w:val="20"/>
                        </w:rPr>
                        <w:t>SNAP</w:t>
                      </w:r>
                      <w:r w:rsidRPr="00E43C36">
                        <w:rPr>
                          <w:rFonts w:ascii="Times New Roman" w:hAnsi="Times New Roman" w:cs="Times New Roman"/>
                          <w:sz w:val="20"/>
                          <w:szCs w:val="20"/>
                        </w:rPr>
                        <w:t xml:space="preserve"> (panels C and D) patterns and all-cause mortality in cancer survivors (</w:t>
                      </w:r>
                      <w:r w:rsidRPr="00B05DD4">
                        <w:rPr>
                          <w:rFonts w:ascii="Times New Roman" w:hAnsi="Times New Roman" w:cs="Times New Roman"/>
                          <w:i/>
                          <w:iCs/>
                          <w:sz w:val="20"/>
                          <w:szCs w:val="20"/>
                        </w:rPr>
                        <w:t>n</w:t>
                      </w:r>
                      <w:r w:rsidRPr="00E43C36">
                        <w:rPr>
                          <w:rFonts w:ascii="Times New Roman" w:hAnsi="Times New Roman" w:cs="Times New Roman"/>
                          <w:sz w:val="20"/>
                          <w:szCs w:val="20"/>
                        </w:rPr>
                        <w:t xml:space="preserve"> </w:t>
                      </w:r>
                      <w:r>
                        <w:rPr>
                          <w:rFonts w:ascii="Times New Roman" w:hAnsi="Times New Roman" w:cs="Times New Roman"/>
                          <w:sz w:val="20"/>
                          <w:szCs w:val="20"/>
                        </w:rPr>
                        <w:t xml:space="preserve">= </w:t>
                      </w:r>
                      <w:r w:rsidRPr="00E43C36">
                        <w:rPr>
                          <w:rFonts w:ascii="Times New Roman" w:hAnsi="Times New Roman" w:cs="Times New Roman"/>
                          <w:sz w:val="20"/>
                          <w:szCs w:val="20"/>
                        </w:rPr>
                        <w:t xml:space="preserve">2493) categorized into quintiles, with quintile 1 having the lowest dietary pattern scores and quintile 5 having the highest. Adjusted survival curves were generated from models specified with quintile dummy variables and spline curves from expanding the diet quality index using a basis expansion for </w:t>
                      </w:r>
                      <w:r>
                        <w:rPr>
                          <w:rFonts w:ascii="Times New Roman" w:hAnsi="Times New Roman" w:cs="Times New Roman"/>
                          <w:sz w:val="20"/>
                          <w:szCs w:val="20"/>
                        </w:rPr>
                        <w:t xml:space="preserve">a </w:t>
                      </w:r>
                      <w:r w:rsidRPr="00E43C36">
                        <w:rPr>
                          <w:rFonts w:ascii="Times New Roman" w:hAnsi="Times New Roman" w:cs="Times New Roman"/>
                          <w:sz w:val="20"/>
                          <w:szCs w:val="20"/>
                        </w:rPr>
                        <w:t xml:space="preserve">natural cubic spline with four interior knots. These models adjusted for age, sex, race, BMI, household size, family income-to-poverty ratio, education status, health insurance status, alcohol intake, smoking status, calories, weekly MET minutes, the </w:t>
                      </w:r>
                      <w:proofErr w:type="spellStart"/>
                      <w:r w:rsidRPr="00E43C36">
                        <w:rPr>
                          <w:rFonts w:ascii="Times New Roman" w:hAnsi="Times New Roman" w:cs="Times New Roman"/>
                          <w:sz w:val="20"/>
                          <w:szCs w:val="20"/>
                        </w:rPr>
                        <w:t>Charlson</w:t>
                      </w:r>
                      <w:proofErr w:type="spellEnd"/>
                      <w:r w:rsidRPr="00E43C36">
                        <w:rPr>
                          <w:rFonts w:ascii="Times New Roman" w:hAnsi="Times New Roman" w:cs="Times New Roman"/>
                          <w:sz w:val="20"/>
                          <w:szCs w:val="20"/>
                        </w:rPr>
                        <w:t xml:space="preserve"> Comorbidity Index score, receipt of SNAP benefits, and food insecurity status</w:t>
                      </w:r>
                      <w:r w:rsidRPr="00E43C36">
                        <w:rPr>
                          <w:rFonts w:ascii="Times New Roman" w:hAnsi="Times New Roman" w:cs="Times New Roman"/>
                          <w:i/>
                          <w:iCs/>
                          <w:sz w:val="20"/>
                          <w:szCs w:val="20"/>
                        </w:rPr>
                        <w:t>.</w:t>
                      </w:r>
                    </w:p>
                    <w:p w14:paraId="09C78A58" w14:textId="77777777" w:rsidR="005B16E9" w:rsidRDefault="005B16E9" w:rsidP="005B16E9">
                      <w:pPr>
                        <w:rPr>
                          <w:rFonts w:ascii="Times New Roman" w:hAnsi="Times New Roman" w:cs="Times New Roman"/>
                          <w:sz w:val="20"/>
                          <w:szCs w:val="20"/>
                        </w:rPr>
                      </w:pPr>
                      <w:proofErr w:type="spellStart"/>
                      <w:r w:rsidRPr="00E43C36">
                        <w:rPr>
                          <w:rFonts w:ascii="Times New Roman" w:hAnsi="Times New Roman" w:cs="Times New Roman"/>
                          <w:sz w:val="20"/>
                          <w:szCs w:val="20"/>
                          <w:vertAlign w:val="superscript"/>
                        </w:rPr>
                        <w:t>a</w:t>
                      </w:r>
                      <w:r w:rsidRPr="00E43C36">
                        <w:rPr>
                          <w:rFonts w:ascii="Times New Roman" w:hAnsi="Times New Roman" w:cs="Times New Roman"/>
                          <w:sz w:val="20"/>
                          <w:szCs w:val="20"/>
                        </w:rPr>
                        <w:t>Diet</w:t>
                      </w:r>
                      <w:r>
                        <w:rPr>
                          <w:rFonts w:ascii="Times New Roman" w:hAnsi="Times New Roman" w:cs="Times New Roman"/>
                          <w:sz w:val="20"/>
                          <w:szCs w:val="20"/>
                        </w:rPr>
                        <w:t>ary</w:t>
                      </w:r>
                      <w:proofErr w:type="spellEnd"/>
                      <w:r w:rsidRPr="00E43C36">
                        <w:rPr>
                          <w:rFonts w:ascii="Times New Roman" w:hAnsi="Times New Roman" w:cs="Times New Roman"/>
                          <w:sz w:val="20"/>
                          <w:szCs w:val="20"/>
                        </w:rPr>
                        <w:t xml:space="preserve"> pattern scores were normalized prior to </w:t>
                      </w:r>
                      <w:proofErr w:type="gramStart"/>
                      <w:r w:rsidRPr="00E43C36">
                        <w:rPr>
                          <w:rFonts w:ascii="Times New Roman" w:hAnsi="Times New Roman" w:cs="Times New Roman"/>
                          <w:sz w:val="20"/>
                          <w:szCs w:val="20"/>
                        </w:rPr>
                        <w:t>plotting</w:t>
                      </w:r>
                      <w:proofErr w:type="gramEnd"/>
                    </w:p>
                    <w:p w14:paraId="471314CE" w14:textId="77777777" w:rsidR="005B16E9" w:rsidRPr="00E43C36" w:rsidRDefault="005B16E9" w:rsidP="005B16E9">
                      <w:pPr>
                        <w:rPr>
                          <w:rFonts w:ascii="Times New Roman" w:hAnsi="Times New Roman" w:cs="Times New Roman"/>
                          <w:sz w:val="20"/>
                          <w:szCs w:val="20"/>
                        </w:rPr>
                      </w:pPr>
                      <w:r w:rsidRPr="003A60E7">
                        <w:rPr>
                          <w:rFonts w:ascii="Times New Roman" w:hAnsi="Times New Roman" w:cs="Times New Roman"/>
                          <w:sz w:val="20"/>
                          <w:szCs w:val="20"/>
                        </w:rPr>
                        <w:t>Subjects were weighted, and the analysis was performed according to NCHS guidelines.</w:t>
                      </w:r>
                    </w:p>
                  </w:txbxContent>
                </v:textbox>
                <w10:wrap type="square"/>
              </v:shape>
            </w:pict>
          </mc:Fallback>
        </mc:AlternateContent>
      </w:r>
    </w:p>
    <w:p w14:paraId="41101076" w14:textId="709AC23D" w:rsidR="00B717EF" w:rsidRPr="00B717EF" w:rsidRDefault="00B717EF" w:rsidP="00B717EF">
      <w:pPr>
        <w:spacing w:line="360" w:lineRule="auto"/>
        <w:ind w:firstLine="720"/>
        <w:rPr>
          <w:rFonts w:ascii="Times New Roman" w:eastAsiaTheme="minorEastAsia" w:hAnsi="Times New Roman" w:cs="Times New Roman"/>
        </w:rPr>
      </w:pPr>
      <w:r>
        <w:rPr>
          <w:rFonts w:ascii="Times New Roman" w:eastAsiaTheme="minorEastAsia" w:hAnsi="Times New Roman" w:cs="Times New Roman"/>
          <w:noProof/>
        </w:rPr>
        <w:drawing>
          <wp:anchor distT="0" distB="0" distL="114300" distR="114300" simplePos="0" relativeHeight="251675648" behindDoc="0" locked="0" layoutInCell="1" allowOverlap="1" wp14:anchorId="13320B9F" wp14:editId="3F1E21B2">
            <wp:simplePos x="0" y="0"/>
            <wp:positionH relativeFrom="column">
              <wp:posOffset>457200</wp:posOffset>
            </wp:positionH>
            <wp:positionV relativeFrom="paragraph">
              <wp:posOffset>0</wp:posOffset>
            </wp:positionV>
            <wp:extent cx="5943600" cy="4902200"/>
            <wp:effectExtent l="0" t="0" r="0" b="0"/>
            <wp:wrapSquare wrapText="bothSides"/>
            <wp:docPr id="1603045621"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45621" name="Picture 3"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902200"/>
                    </a:xfrm>
                    <a:prstGeom prst="rect">
                      <a:avLst/>
                    </a:prstGeom>
                  </pic:spPr>
                </pic:pic>
              </a:graphicData>
            </a:graphic>
            <wp14:sizeRelH relativeFrom="page">
              <wp14:pctWidth>0</wp14:pctWidth>
            </wp14:sizeRelH>
            <wp14:sizeRelV relativeFrom="page">
              <wp14:pctHeight>0</wp14:pctHeight>
            </wp14:sizeRelV>
          </wp:anchor>
        </w:drawing>
      </w:r>
    </w:p>
    <w:p w14:paraId="0B38CFDA" w14:textId="032BC422" w:rsidR="00CA04BD" w:rsidRPr="00C90B6F" w:rsidRDefault="00CA04BD" w:rsidP="00CA04BD">
      <w:pPr>
        <w:spacing w:line="360" w:lineRule="auto"/>
        <w:rPr>
          <w:rFonts w:ascii="Times New Roman" w:hAnsi="Times New Roman" w:cs="Times New Roman"/>
          <w:b/>
          <w:bCs/>
        </w:rPr>
      </w:pPr>
      <w:r w:rsidRPr="00C90B6F">
        <w:rPr>
          <w:rFonts w:ascii="Times New Roman" w:hAnsi="Times New Roman" w:cs="Times New Roman"/>
          <w:b/>
          <w:bCs/>
        </w:rPr>
        <w:t>Discussion</w:t>
      </w:r>
    </w:p>
    <w:p w14:paraId="4C15D9C4" w14:textId="3D58746B" w:rsidR="002C775F" w:rsidRDefault="00CA04BD" w:rsidP="00CA04BD">
      <w:pPr>
        <w:spacing w:line="360" w:lineRule="auto"/>
        <w:rPr>
          <w:rFonts w:ascii="Times New Roman" w:hAnsi="Times New Roman" w:cs="Times New Roman"/>
        </w:rPr>
      </w:pPr>
      <w:r w:rsidRPr="00C90B6F">
        <w:rPr>
          <w:rFonts w:ascii="Times New Roman" w:hAnsi="Times New Roman" w:cs="Times New Roman"/>
        </w:rPr>
        <w:tab/>
        <w:t xml:space="preserve">Using a nationally representative sample of U.S. cancer survivors, we found that dietary patterns associated with being a food-insecure cancer survivor were positively associated with all-cause and cancer-specific mortality after adjusting for several confounders. In a previous analysis, we validated the utility of penalized logistic regression as a novel </w:t>
      </w:r>
      <w:r w:rsidRPr="00C90B6F">
        <w:rPr>
          <w:rFonts w:ascii="Times New Roman" w:hAnsi="Times New Roman" w:cs="Times New Roman"/>
          <w:i/>
          <w:iCs/>
        </w:rPr>
        <w:t xml:space="preserve">a posteriori </w:t>
      </w:r>
      <w:r w:rsidRPr="00C90B6F">
        <w:rPr>
          <w:rFonts w:ascii="Times New Roman" w:hAnsi="Times New Roman" w:cs="Times New Roman"/>
        </w:rPr>
        <w:t xml:space="preserve">method </w:t>
      </w:r>
      <w:r w:rsidRPr="00C90B6F">
        <w:rPr>
          <w:rFonts w:ascii="Times New Roman" w:hAnsi="Times New Roman" w:cs="Times New Roman"/>
        </w:rPr>
        <w:lastRenderedPageBreak/>
        <w:t xml:space="preserve">for extracting dietary patterns associated with a particular risk factor or outcome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{"citationID":"82EndsuG","properties":{"formattedCitation":"[11]","plainCitation":"[11]","noteIndex":0},"citationItems":[{"id":"Ox2bG7Bi/omF8TQhr","uris":["http://zotero.org/users/local/S8X13ARX/items/CEMPR32Z"],"itemData":{"id":2018,"type":"article-journal","abstract":"(1)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[11]</w:t>
      </w:r>
      <w:r w:rsidRPr="00C90B6F">
        <w:rPr>
          <w:rFonts w:ascii="Times New Roman" w:hAnsi="Times New Roman" w:cs="Times New Roman"/>
        </w:rPr>
        <w:fldChar w:fldCharType="end"/>
      </w:r>
      <w:r w:rsidRPr="00C90B6F">
        <w:rPr>
          <w:rFonts w:ascii="Times New Roman" w:hAnsi="Times New Roman" w:cs="Times New Roman"/>
        </w:rPr>
        <w:t xml:space="preserve">. The results of this follow-up analysis demonstrated the clinical value of these dietary patterns and their relationship with survival. Of the six dietary patterns we extracted from the observed 24-hour recall data (four with penalized logit and two with PCA), two of these patterns—the FI and SNAP patterns, which were both loaded by high consumption of palatable and processed foods and low loadings of fruits, vegetables, and other healthy components—were robustly and positively associated with all-cause and cancer-specific mortalities among cancer survivors and a subset of food-insecure cancer survivors. </w:t>
      </w:r>
      <w:r w:rsidR="002C775F" w:rsidRPr="002C775F">
        <w:rPr>
          <w:rFonts w:ascii="Times New Roman" w:hAnsi="Times New Roman" w:cs="Times New Roman"/>
        </w:rPr>
        <w:t xml:space="preserve">However, unlike PCA, which generates a set of orthogonal eigenvectors and thus orthogonal dietary patterns, the FI and SNAP patterns, generated with penalized logit, overlapped significantly, suggesting that they may have been measuring </w:t>
      </w:r>
      <w:r w:rsidR="00190525">
        <w:rPr>
          <w:rFonts w:ascii="Times New Roman" w:hAnsi="Times New Roman" w:cs="Times New Roman"/>
        </w:rPr>
        <w:t>a similar or the same</w:t>
      </w:r>
      <w:r w:rsidR="002C775F" w:rsidRPr="002C775F">
        <w:rPr>
          <w:rFonts w:ascii="Times New Roman" w:hAnsi="Times New Roman" w:cs="Times New Roman"/>
        </w:rPr>
        <w:t xml:space="preserve"> underlying </w:t>
      </w:r>
      <w:r w:rsidR="003378CE">
        <w:rPr>
          <w:rFonts w:ascii="Times New Roman" w:hAnsi="Times New Roman" w:cs="Times New Roman"/>
        </w:rPr>
        <w:t xml:space="preserve">latent </w:t>
      </w:r>
      <w:r w:rsidR="001762EB">
        <w:rPr>
          <w:rFonts w:ascii="Times New Roman" w:hAnsi="Times New Roman" w:cs="Times New Roman"/>
        </w:rPr>
        <w:t>phenomenon</w:t>
      </w:r>
      <w:r w:rsidR="002C775F" w:rsidRPr="002C775F">
        <w:rPr>
          <w:rFonts w:ascii="Times New Roman" w:hAnsi="Times New Roman" w:cs="Times New Roman"/>
        </w:rPr>
        <w:t xml:space="preserve"> (Table 2, Figure 2).</w:t>
      </w:r>
      <w:r w:rsidR="00135CC3">
        <w:rPr>
          <w:rFonts w:ascii="Times New Roman" w:hAnsi="Times New Roman" w:cs="Times New Roman"/>
        </w:rPr>
        <w:t xml:space="preserve"> </w:t>
      </w:r>
    </w:p>
    <w:p w14:paraId="1D8A9D10" w14:textId="24A6D973" w:rsidR="00CA04BD" w:rsidRPr="00C90B6F" w:rsidRDefault="00CA04BD" w:rsidP="002C775F">
      <w:pPr>
        <w:spacing w:line="360" w:lineRule="auto"/>
        <w:ind w:firstLine="720"/>
        <w:rPr>
          <w:rFonts w:ascii="Times New Roman" w:hAnsi="Times New Roman" w:cs="Times New Roman"/>
        </w:rPr>
      </w:pPr>
      <w:r w:rsidRPr="00C90B6F">
        <w:rPr>
          <w:rFonts w:ascii="Times New Roman" w:hAnsi="Times New Roman" w:cs="Times New Roman"/>
        </w:rPr>
        <w:t xml:space="preserve">There was also evidence that prudent-style patterns (i.e., those characterized by high consumption of fruits, vegetables, and other healthy components) extracted with PCA, which were inversely correlated with food insecurity status, were also inversely associated with all-cause and cancer-specific mortality. However, the evidence for these patterns was not as strong as that of the others mentioned. Moreover, the results we observed were robust after performing multiple sensitivity analyses. Finally, the validity of </w:t>
      </w:r>
      <w:r w:rsidR="00661515">
        <w:rPr>
          <w:rFonts w:ascii="Times New Roman" w:hAnsi="Times New Roman" w:cs="Times New Roman"/>
        </w:rPr>
        <w:t>all</w:t>
      </w:r>
      <w:r w:rsidRPr="00C90B6F">
        <w:rPr>
          <w:rFonts w:ascii="Times New Roman" w:hAnsi="Times New Roman" w:cs="Times New Roman"/>
        </w:rPr>
        <w:t xml:space="preserve"> extracted dietary patterns was supported by comparison to the HEI-2015, which indicated lower diet quality in food-insecure survivors compared to food-secure survivors and which harbored significant correlations to the extracted dietary patterns.</w:t>
      </w:r>
    </w:p>
    <w:p w14:paraId="69B8317F" w14:textId="4E76FD51"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rPr>
        <w:tab/>
        <w:t xml:space="preserve">Our findings contribute to evidence highlighting the adverse associations between food insecurity and health outcomes. However, our work is novel in that we focused on cancer survivors, a population that has, overall, received relatively little scrutiny within the broader context of food insecurity despite the fact that this population may have an elevated risk of experiencing food insecurity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{"citationID":"w3YCl8Ir","properties":{"formattedCitation":"[3, 28, 29]","plainCitation":"[3, 28, 29]","noteIndex":0},"citationItems":[{"id":"Ox2bG7Bi/RQ5nJg3G","uris":["http://zotero.org/users/local/S8X13ARX/items/UHQB5EPP"],"itemData":{"id":1438,"type":"article-journal","container-title":"Journal of Health Care for the Poor and Underserved","DOI":"10.1353/hpu.2014.0145","ISSN":"1548-6869","issue":"3","journalAbbreviation":"Journal of Health Care for the Poor and Underserved","language":"en","page":"1153-1168","source":"DOI.org (Crossref)","title":"Do Our Patients Have Enough to Eat?: Food Insecurity among Urban Low-income Cancer Patients","title-short":"Do Our Patients Have Enough to Eat?","volume":"25","author":[{"family":"Gany","given":"Francesca"},{"family":"Lee","given":"Trevor"},{"family":"Ramirez","given":"Julia"},{"family":"Massie","given":"Dana"},{"family":"Moran","given":"Alyssa"},{"family":"Crist","given":"Michael"},{"family":"McNish","given":"Thelma"},{"family":"Winkel","given":"Gary"},{"family":"Leng","given":"Jennifer C.F."}],"issued":{"date-parts":[["2014"]]}}},{"id":"Ox2bG7Bi/dlwcUG7U","uris":["http://zotero.org/users/local/S8X13ARX/items/V5FQCFVB"],"itemData":{"id":1435,"type":"article-journal","container-title":"Cancer","DOI":"10.1002/cncr.32291","ISSN":"0008-543X,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K."}],"issued":{"date-parts":[["2019",10,15]]}}},{"id":"Ox2bG7Bi/zfUQ8vl1","uris":["http://zotero.org/users/local/S8X13ARX/items/RKDWEZC9"],"itemData":{"id":2218,"type":"article-journal","abstract":"Background\nMedical financial hardship is an increasingly common consequence of cancer treatment and can lead to food insecurity. However, food security status is not routinely assessed in the health care setting, and the prevalence of food insecurity among cancer survivors is unknown.\nObjective\nThis scoping review aimed to identify the prevalence of food insecurity among cancer survivors in the United States before the COVID-19 pandemic.\nMethods\nFive databases (PubMed, Scopus, CINAHL [Cumulative Index to Nursing and Allied Health Literature], Web of Science, and ProQuest Dissertations and Theses) were systematically searched for articles that reported on food security status among US patients receiving active cancer treatment or longer-term cancer survivors and were published between January 2015 and December 2020.\nResults\nAmong the 15 articles meeting the inclusion criteria, overall food insecurity prevalence ranged from 4.0% among women presenting to a gynecologic oncology clinic to 83.6% among patients at Federally Qualified Health Centers. Excluding studies focused specifically on Federally Qualified Health Center patients, prevalence of food insecurity ranged from 4.0% to 26.2%, which overlaps the food insecurity prevalence in the general US population during the same time period (range, 10.5% to 14.9%). Women were more likely than men to report being food insecure, and the prevalence of food insecurity was higher among Hispanic and Black patients compared with non-Hispanic White patients.\nConclusions\nGiven significant heterogeneity in study populations and sample sizes, it was not possible to estimate an overall food insecurity prevalence among cancer survivors in the United States. Routine surveillance of food security status and other social determinants of health is needed to better detect and address these issues.","container-title":"Journal of the Academy of Nutrition and Dietetics","DOI":"10.1016/j.jand.2022.07.004","ISSN":"2212-2672","issue":"2","journalAbbreviation":"Journal of the Academy of Nutrition and Dietetics","language":"en","page":"330-346","source":"ScienceDirect","title":"Prevalence of Food Insecurity Among Cancer Survivors in the United States: A Scoping Review","title-short":"Prevalence of Food Insecurity Among Cancer Survivors in the United States","volume":"123","author":[{"family":"Robien","given":"Kim"},{"family":"Clausen","given":"Michelle"},{"family":"Sullo","given":"Elaine"},{"family":"Ford","given":"Yvonne R."},{"family":"Griffith","given":"Kathleen A."},{"family":"Le","given":"Daisy"},{"family":"Wickersham","given":"Karen E."},{"family":"Wallington","given":"Sherrie Flynt"}],"issued":{"date-parts":[["2023",2,1]]}}}],"schema":"https://github.com/citation-style-language/schema/raw/master/csl-citation.json"} </w:instrText>
      </w:r>
      <w:r w:rsidRPr="00C90B6F">
        <w:rPr>
          <w:rFonts w:ascii="Times New Roman" w:hAnsi="Times New Roman" w:cs="Times New Roman"/>
        </w:rPr>
        <w:fldChar w:fldCharType="separate"/>
      </w:r>
      <w:r w:rsidR="00555C35">
        <w:rPr>
          <w:rFonts w:ascii="Times New Roman" w:hAnsi="Times New Roman" w:cs="Times New Roman"/>
        </w:rPr>
        <w:t>[3, 28, 29]</w:t>
      </w:r>
      <w:r w:rsidRPr="00C90B6F">
        <w:rPr>
          <w:rFonts w:ascii="Times New Roman" w:hAnsi="Times New Roman" w:cs="Times New Roman"/>
        </w:rPr>
        <w:fldChar w:fldCharType="end"/>
      </w:r>
      <w:r w:rsidRPr="00C90B6F">
        <w:rPr>
          <w:rFonts w:ascii="Times New Roman" w:hAnsi="Times New Roman" w:cs="Times New Roman"/>
        </w:rPr>
        <w:t xml:space="preserve">. Several lines of evidence tie food insecurity to an increased comorbidity burden, including increased risks of hypertension, hyperlipidemia, diabetes, and mental health conditions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{"citationID":"FzMI8che","properties":{"formattedCitation":"[5, 30, 31]","plainCitation":"[5, 30, 31]","noteIndex":0},"citationItems":[{"id":"Ox2bG7Bi/tudFOBb0","uris":["http://zotero.org/users/local/S8X13ARX/items/KFLRIPJ9"],"itemData":{"id":1386,"type":"article-journal","abstract":"BACKGROUND: Food insecurity refers to limited or uncertain access to food resulting from inadequate financial resources. There is a clear association between food insecurity and obesity among women, but little is known about the relationship between food insecurity and type 2 diabetes.\nOBJECTIVE: To evaluate whether there is an independent association between food insecurity and diabetes.\nDESIGN: Cross-sectional analysis of the nationally representative, population-based National Health and Nutrition Examination Survey (1999-2002 waves).\nPARTICIPANTS: Four thousand four hundred twenty-three adults &gt; 20 years of age with household incomes &lt; or = 300% of the federal poverty level.\nMEASUREMENTS: We categorized respondents as food secure, mildly food insecure, or severely food insecure using a well-validated food insecurity scale. Diabetes was determined by self-report or a fasting serum glucose &gt; or = 126 mg/dl.\nRESULTS: Diabetes prevalence in the food secure, mildly food insecure, and severely food insecure categories was 11.7%, 10.0%, and 16.1%. After adjusting for sociodemographic factors and physical activity level, participants with severe food insecurity were more likely to have diabetes than those without food insecurity (adjusted odds ratio [AOR] 2.1, 95% CI 1.1-4.0, p = .02). This association persisted after further adjusting for body mass index (AOR 2.2, 95% CI 1.2-3.9, p = .01).\nCONCLUSIONS: Food insecurity may act as a risk factor for diabetes. Among adults with food insecurity, increased consumption of inexpensive food alternatives, which are often calorically dense and nutritionally poor, may play a role in this relationship. Future work should address how primary care clinicians can most effectively assist patients with food insecurity to make healthy dietary changes.","container-title":"Journal of General Internal Medicine","DOI":"10.1007/s11606-007-0192-6","ISSN":"1525-1497","issue":"7","journalAbbreviation":"J Gen Intern Med","language":"eng","note":"PMID: 17436030\nPMCID: PMC2583797","page":"1018-1023","source":"PubMed","title":"Food insecurity is associated with diabetes mellitus: results from the National Health Examination and Nutrition Examination Survey (NHANES) 1999-2002","title-short":"Food insecurity is associated with diabetes mellitus","volume":"22","author":[{"family":"Seligman","given":"Hilary K."},{"family":"Bindman","given":"Andrew B."},{"family":"Vittinghoff","given":"Eric"},{"family":"Kanaya","given":"Alka M."},{"family":"Kushel","given":"Margot B."}],"issued":{"date-parts":[["2007",7]]}}},{"id":"Ox2bG7Bi/CnRsXaC9","uris":["http://zotero.org/users/local/S8X13ARX/items/IKF89UC2"],"itemData":{"id":2192,"type":"article-journal","container-title":"New England Journal of Medicine","DOI":"10.1056/NEJMp1000072","ISSN":"0028-4793, 1533-4406","issue":"1","journalAbbreviation":"N Engl J Med","language":"en","page":"6-9","source":"DOI.org (Crossref)","title":"Hunger and Socioeconomic Disparities in Chronic Disease","volume":"363","author":[{"family":"Seligman","given":"Hilary K."},{"family":"Schillinger","given":"Dean"}],"issued":{"date-parts":[["2010",7]]}}},{"id":"Ox2bG7Bi/TfPAUbuB","uris":["http://zotero.org/users/local/S8X13ARX/items/6AA5VDRZ"],"itemData":{"id":2209,"type":"article-journal","abstract":"Objectives. This study examines whether the mental health consequences associated with food insufficiency vary by food stamp participation status and/or the value of the food stamp benefit received. Methods. We use longitudinal data from the Panel Study of Income Dynamics along with fixed-effect methods that control for unobserved heterogeneity to test our hypotheses. Results. We find that, conditional on the food stamp benefit amount, the emotional distress associated with food insufficiency is higher among food stamp participants. Moreover, we find evidence of a dosage effect such that food-insufficient individuals who receive higher amounts of food stamp benefits suffer greater emotional distress than food-insufficient individuals who receive lower levels of food stamp benefits. However, the negative mental health effects of food insufficiency and food stamp participation are driven primarily by periods of transition onto the Food Stamp Program and into food insufficiency. Conclusions. The negative mental health aspects of participating in the Food Stamp Program seem to outweigh the positive mental health aspects, at least during the period of application and initial receipt, suggesting that programmatic reform is needed to improve overall well-being among new participants.","container-title":"Social Science Quarterly","DOI":"10.1111/j.1540-6237.2008.00556.x","ISSN":"1540-6237","issue":"3","language":"en","note":"_eprint: https://onlinelibrary.wiley.com/doi/pdf/10.1111/j.1540-6237.2008.00556.x","page":"706-727","source":"Wiley Online Library","title":"Food Insufficiency, Food Stamp Participation, and Mental Health*","volume":"89","author":[{"family":"Heflin","given":"Colleen M."},{"family":"Ziliak","given":"James P."}],"issued":{"date-parts":[["2008"]]}}}],"schema":"https://github.com/citation-style-language/schema/raw/master/csl-citation.json"} </w:instrText>
      </w:r>
      <w:r w:rsidRPr="00C90B6F">
        <w:rPr>
          <w:rFonts w:ascii="Times New Roman" w:hAnsi="Times New Roman" w:cs="Times New Roman"/>
        </w:rPr>
        <w:fldChar w:fldCharType="separate"/>
      </w:r>
      <w:r w:rsidR="00555C35">
        <w:rPr>
          <w:rFonts w:ascii="Times New Roman" w:hAnsi="Times New Roman" w:cs="Times New Roman"/>
          <w:kern w:val="0"/>
        </w:rPr>
        <w:t>[5, 30, 31]</w:t>
      </w:r>
      <w:r w:rsidRPr="00C90B6F">
        <w:rPr>
          <w:rFonts w:ascii="Times New Roman" w:hAnsi="Times New Roman" w:cs="Times New Roman"/>
        </w:rPr>
        <w:fldChar w:fldCharType="end"/>
      </w:r>
      <w:r w:rsidRPr="00C90B6F">
        <w:rPr>
          <w:rFonts w:ascii="Times New Roman" w:hAnsi="Times New Roman" w:cs="Times New Roman"/>
        </w:rPr>
        <w:t xml:space="preserve">. Moreover, food insecurity is associated with poor overall health status, and recent analyses using NHANES data demonstrated significant and positive associations between food insecurity status and the risk of all-cause and cardiovascular disease mortality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{"citationID":"azdazRTV","properties":{"formattedCitation":"[27, 32\\uc0\\u8211{}35]","plainCitation":"[27, 32–35]","noteIndex":0},"citationItems":[{"id":"Ox2bG7Bi/mCC7fXnq","uris":["http://zotero.org/users/local/S8X13ARX/items/F9TXRSSS"],"itemData":{"id":1373,"type":"article-journal","container-title":"The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A."}],"issued":{"date-parts":[["2001",5,1]]}}},{"id":"Ox2bG7Bi/2ddrO3ly","uris":["http://zotero.org/users/local/S8X13ARX/items/4ELLAR2T"],"itemData":{"id":2205,"type":"article-journal","abstract":"Food insecurity is a significant public health problem in the United States leading to substantial social, economic, and health care?related burdens. While studies continue to estimate the prevalence of food insecurity, the long-term outcomes are not extensively explored. The purpose of this study was to assess the impact of food insecurity on mortality. We analyzed data on adults (≥ 20 years) from the 1999?2010 National Health and Nutrition Examination Survey, with mortality data obtained through 2015. Among the total study participants (n = 25,247), 17.6% reported food insecurity. Food-insecure individuals were more likely to be younger in age, minorities, poorer, with lesser education, obese, smokers, and with diabetes compared to food-secure counterparts. During a 10.2-year follow-up, among the food insecure, 821 individuals died (11%). The hazard ratio (HR) for mortality among the food insecure compared with the food secure, with adjustment for age and gender only, was 1.58; 95% confidence interval [CI: 1.25, 2.01]. The adjusted HRs for all-cause mortality, HR = 1.46, CI [1.23, 1.72], p &lt; .001, and cardiovascular mortality, HR = 1.75, CI [1.19, 2.57], p &lt; .01, were statistically significantly higher among food-insecure individuals, after adjustment for multiple demographic and health risk factors. Individuals who are food-insecure have a significantly higher probability of death from any cause or cardiovascular disease in long-term follow-up. Comprehensive and interdisciplinary approaches to reducing food insecurity?related disparities and health risks should be implemented. Including food insecurity in health risk assessments and addressing food insecurity as a determinant of long-term outcomes may contribute to lower premature death rates.","container-title":"Health Promotion Practice","DOI":"10.1177/1524839920945927","ISSN":"1524-8399","issue":"2","language":"en","note":"publisher: SAGE Publications","page":"204-214","source":"SAGE Journals","title":"Food Insecurity and Mortality in American Adults: Results From the NHANES-Linked Mortality Study","title-short":"Food Insecurity and Mortality in American Adults","volume":"22","author":[{"family":"Banerjee","given":"Srikanta"},{"family":"Radak","given":"Tim"},{"family":"Khubchandani","given":"Jagdish"},{"family":"Dunn","given":"Patrick"}],"issued":{"date-parts":[["2021",3,1]]}}},{"id":"Ox2bG7Bi/Rb2lIEBC","uris":["http://zotero.org/users/local/S8X13ARX/items/SDEZY78E"],"itemData":{"id":2206,"type":"article-journal","abstract":"The prevalence of household food security, which reflects adequacy and stability of the food supply, has been measured periodically in the United States and occasionally in high-risk groups or specific regions. Despite a plausible biological mechanism to suggest negative health outcomes of food insecurity, this relation has not been adequately evaluated. This study was conducted in the Lower Mississippi Delta region to examine the association between household food insecurity and self-reported health status in adults. A two-stage stratified cluster sample representative of the population in 36 counties in the Delta region of Arkansas, Louisiana, and Mississippi was selected using list-assisted random digit dialing telephone methodology. After households were selected and screened, a randomly selected adult was interviewed within each sampled household. Data were collected to measure food security status and self-reported mental, physical, and general health status, using the U.S. Food Security Survey Module and the Short Form 12-item Health Survey (SF-12). Data were reported on a sample of 1488 households. Adults in food-insecure households were significantly more likely to rate their health as poor/fair and scored significantly lower on the physical and mental health scales of the SF-12. In regression models controlling for income, gender, and ethnicity, the interaction between food insecurity status and race was a significant predictor of fair/poor health and lower scores on physical and mental health. Household food insecurity is associated with poorer self-reported health status of adults in this rural, high-risk sample in the Lower Mississippi Delta.","container-title":"The Journal of Nutrition","DOI":"10.1093/jn/134.9.2330","ISSN":"0022-3166","issue":"9","journalAbbreviation":"The Journal of Nutrition","page":"2330-2335","source":"Silverchair","title":"Household Food Insecurity Is Associated with Adult Health Status","volume":"134","author":[{"family":"Stuff","given":"Janice E."},{"family":"Casey","given":"Patrick H."},{"family":"Szeto","given":"Kitty L."},{"family":"Gossett","given":"Jeffrey M."},{"family":"Robbins","given":"James M."},{"family":"Simpson","given":"Pippa M."},{"family":"Connell","given":"Carol"},{"family":"Bogle","given":"Margaret L."}],"issued":{"date-parts":[["2004",9,1]]}}},{"id":"Ox2bG7Bi/kBIw0KjK","uris":["http://zotero.org/users/local/S8X13ARX/items/YRFMNWL4"],"itemData":{"id":1433,"type":"article-journal","abstract":"Background\n              Food insecurity is a global leading public health challenge that affects not only developing countries but also developed countries, including the United States. About 50 million Americans are food insecure. In this study we examined the associations of the adult food insecurity with all‐cause and cardiovascular disease mortality in a nationally representative sample of US adults.\n            \n            \n              Methods and Results\n              \n                We included 27 188 US adults (age ≥40 years of age) who participated in the US National Health and Nutrition Examination Survey from 1999 to 2014. Food insecurity status was assessed using the Food Security Survey Module developed by the US Department of Agriculture. Mortality from all causes and cardovascular disease was ascertained through data linkage to the National Death Index through December 31, 2015. We used multivariable Cox proportional hazards regression with sampling weights to estimate hazard ratios (\n                HR\n                s) and 95% CIs of all‐cause and cardiovascular disease mortality, according to food security status. During 205 389 person‐years of the period, 5039 deaths occurred, including 1084 cardiovascular disease deaths. After adjustment for age, sex, race/ethnicity, education, income, and dietary and lifestyle factors, participants with very low food security had higher risk of all‐cause and cardiovascular disease mortality, with multivariable‐adjusted\n                HR\n                s of 1.32 (95%\n                CI\n                , 1.07–1.62), and 1.53 (95% CI, 1.04–2.26), respectively, compared with those with high food security.\n              \n            \n            \n              Conclusions\n              Food insecurity is significantly associated with increased risk of excess death from cardiovascular disease and all causes in US adults.","container-title":"Journal of the American Heart Association","DOI":"10.1161/JAHA.119.014629","ISSN":"2047-9980","issue":"19","journalAbbreviation":"JAHA","language":"en","source":"DOI.org (Crossref)","title":"Food Insecurity Is Associated With Cardiovascular and All‐Cause Mortality Among Adults in the United States","URL":"https://www.ahajournals.org/doi/10.1161/JAHA.119.014629","volume":"9","author":[{"family":"Sun","given":"Yangbo"},{"family":"Liu","given":"Buyun"},{"family":"Rong","given":"Shuang"},{"family":"Du","given":"Yang"},{"family":"Xu","given":"Guifeng"},{"family":"Snetselaar","given":"Linda G."},{"family":"Wallace","given":"Robert B."},{"family":"Bao","given":"Wei"}],"accessed":{"date-parts":[["2021",7,29]]},"issued":{"date-parts":[["2020",10,6]]}}},{"id":"Ox2bG7Bi/3xGNd96u","uris":["http://zotero.org/users/local/S8X13ARX/items/38SDTB33"],"itemData":{"id":2214,"type":"article-journal","abstract":"The purposes of this study were to estimate the prevalence of household food insufficiency in Canada, to identify sociodemographic characteristics of households most likely to report food insufficiency and to examine the relationship between food insufficiency and physical, mental and social health. These objectives were achieved through an analysis of data from the 1996/1997 National Population Health Survey. An estimated 4% of Canadians, 1.1 million people, were found to be living in food-insufficient households. Single-parent families, households reporting their major source of income as welfare, unemployment insurance or workers' compensation, those who did not own their own homes and households in Western Canada were more likely to report food insufficiency. The likelihood of reporting food insufficiency increased dramatically as income adequacy deteriorated. Individuals from food-insufficient households had significantly higher odds of reporting poor/fair health, of having poor functional health, restricted activity and multiple chronic conditions, of suffering from major depression and distress, and of having poor social support. Individuals in food-insufficient households were also more likely to report heart disease, diabetes, high blood pressure and food allergies. Men in food-insufficient households were less likely to be overweight; after adjusting for potentially confounding variables, no other associations were found between food insufficiency and body mass index. These findings suggest that food insufficiency is one dimension of a more pervasive vulnerability to a range of physical, mental and social health problems among households struggling with economic constraints.","container-title":"The Journal of Nutrition","DOI":"10.1093/jn/133.1.120","ISSN":"0022-3166","issue":"1","journalAbbreviation":"The Journal of Nutrition","page":"120-126","source":"Silverchair","title":"Household Food Insufficiency Is Associated with Poorer Health","volume":"133","author":[{"family":"Vozoris","given":"Nicholas T."},{"family":"Tarasuk","given":"Valerie S."}],"issued":{"date-parts":[["2003",1,1]]}}}],"schema":"https://github.com/citation-style-language/schema/raw/master/csl-citation.json"} </w:instrText>
      </w:r>
      <w:r w:rsidRPr="00C90B6F">
        <w:rPr>
          <w:rFonts w:ascii="Times New Roman" w:hAnsi="Times New Roman" w:cs="Times New Roman"/>
        </w:rPr>
        <w:fldChar w:fldCharType="separate"/>
      </w:r>
      <w:r w:rsidR="00555C35" w:rsidRPr="00555C35">
        <w:rPr>
          <w:rFonts w:ascii="Times New Roman" w:hAnsi="Times New Roman" w:cs="Times New Roman"/>
          <w:kern w:val="0"/>
        </w:rPr>
        <w:t>[27, 32–35]</w:t>
      </w:r>
      <w:r w:rsidRPr="00C90B6F">
        <w:rPr>
          <w:rFonts w:ascii="Times New Roman" w:hAnsi="Times New Roman" w:cs="Times New Roman"/>
        </w:rPr>
        <w:fldChar w:fldCharType="end"/>
      </w:r>
      <w:r w:rsidRPr="00C90B6F">
        <w:rPr>
          <w:rFonts w:ascii="Times New Roman" w:hAnsi="Times New Roman" w:cs="Times New Roman"/>
        </w:rPr>
        <w:t xml:space="preserve">. Our analysis complements this body of work by demonstrating </w:t>
      </w:r>
      <w:r w:rsidRPr="00C90B6F">
        <w:rPr>
          <w:rFonts w:ascii="Times New Roman" w:hAnsi="Times New Roman" w:cs="Times New Roman"/>
        </w:rPr>
        <w:lastRenderedPageBreak/>
        <w:t xml:space="preserve">that dietary intake may be pertinent to the pathway between food insecurity and increased mortality in cancer survivors. </w:t>
      </w:r>
    </w:p>
    <w:p w14:paraId="5A4FC84D" w14:textId="4A495FA4"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Across studies, place, population, and time, diet quality is associated with physiological outcomes that may explain the differential propensity for survival, as observed in our analysis. In a longitudinal sample of older adults from the Health and Retirement Study, higher diet quality, as measured by the HEI-2015, was associated with better lipid and C-reactive protein (CRP) profiles and decreased likelihood of depression and functional deficits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{"citationID":"mUVL7r2H","properties":{"formattedCitation":"[36]","plainCitation":"[36]","noteIndex":0},"citationItems":[{"id":"Ox2bG7Bi/66jpuJfP","uris":["http://zotero.org/users/local/S8X13ARX/items/2TAXZ39D"],"itemData":{"id":2221,"type":"article-journal","abstract":"Adequate nutrition is an essential component of healthy ageing. This study documents the quality of diets among older Americans and implications of healthy eating for their physical and mental health. Using a nationally representative longitudinal sample of adults aged ≥50 years, from the Health and Retirement Study (HRS) 2010–2016 and food intake data from the 2013 Health Care and Nutrition Study (HCNS), the study evaluates the onset of health problems along the spectrum of diet quality measured by the Healthy Eating Index (HEI)-2015. Older adults adhering to healthier diets, in the high HEI group, have a significantly lower risk of developing limitations in activities of daily living (15.2% vs. 19.6%, p &lt; 0.01) and depression (11.8% vs. 14.9%, p &lt; 0.01), as compared to participants with low HEI scores. Consuming healthier diets also predicts more favorable health outcomes, as measured by blood-based biomarkers, including C-reactive protein (3.3 vs. 3.8, p &lt; 0.05), cystatin C (1.1 vs. 1.2, p &lt; 0.1), total cholesterol (192.1 vs. 196.4, p &lt; 0.1), and high-density lipoprotein (57.2 vs. 53.8, p &lt; 0.01). Most older Americans can benefit from improving diet to reduce their risk of disability, chronic disease, and depression.","container-title":"Nutrients","DOI":"10.3390/nu14061198","ISSN":"2072-6643","issue":"6","language":"en","license":"http://creativecommons.org/licenses/by/3.0/","note":"number: 6\npublisher: Multidisciplinary Digital Publishing Institute","page":"1198","source":"www.mdpi.com","title":"Diet Quality and Health in Older Americans","volume":"14","author":[{"family":"Zhao","given":"Hang"},{"family":"Andreyeva","given":"Tatiana"}],"issued":{"date-parts":[["2022",1]]}}}],"schema":"https://github.com/citation-style-language/schema/raw/master/csl-citation.json"}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[36]</w:t>
      </w:r>
      <w:r w:rsidRPr="00C90B6F">
        <w:rPr>
          <w:rFonts w:ascii="Times New Roman" w:hAnsi="Times New Roman" w:cs="Times New Roman"/>
        </w:rPr>
        <w:fldChar w:fldCharType="end"/>
      </w:r>
      <w:r w:rsidRPr="00C90B6F">
        <w:rPr>
          <w:rFonts w:ascii="Times New Roman" w:hAnsi="Times New Roman" w:cs="Times New Roman"/>
        </w:rPr>
        <w:t xml:space="preserve">. In another longitudinal sample from the Health, Eating, Activity, and Lifestyle (HEAL) prospective cohort study, higher postdiagnosis HEI-2015 scores were associated with lower CRP levels in breast cancer survivors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oYOnxB83","properties":{"formattedCitation":"[37]","plainCitation":"[37]","noteIndex":0},"citationItems":[{"id":"Ox2bG7Bi/PdWaMndG","uris":["http://zotero.org/users/local/S8X13ARX/items/IXNYPX6P"],"itemData":{"id":2223,"type":"article-journal","abstract":"Background: Inflammation and immune response have potential prognostic implications for breast cancer survivors. We examined how postdiagnosis diet quality is cross-sectionally related to biomarkers of inflammation and adipose-derived hormones among breast cancer survivors and determined whether physical activity or body size modified any observed associations.Methods: Participants included 746 women diagnosed with stage 0 to IIIA breast cancer. Thirty months after diagnosis, the women completed food frequency questionnaires. We scored diet quality with the Healthy Eating Index (HEI)-2005. Serum concentrations of C-reactive protein (CRP), serum amyloid A, leptin, and adiponectin were measured in fasting 30 mL blood samples. Log biomarker values were regressed on quartiles of HEI-2005 scores in multivariate models, and β scores were exponentiated and expressed as geometric means within quartiles of HEI-2005 scores.Results: Women with better versus poor quality postdiagnosis diets, as defined by higher HEI-2005 scores (Q4 versus Q1), had lower concentrations of CRP (1.6 mg/L versus 2.5 mg/L), but no significant difference in concentrations of serum amyloid A, leptin, or adiponectin. Among women not engaging in recreational physical activity after diagnosis, better diet quality was associated with lower CRP concentrations (2.5 mg/L versus 5.0 mg/L), but no association was observed among women engaging in any recreational physical activity (1.4 mg/L versus 1.6 mg/L; P heterogeneity = 0.03).Conclusions: Among breast cancer survivors, a better-quality diet seems to be associated with lower levels of chronic inflammation.Impact: Lower levels of chronic inflammation have been associated with improved survival after breast cancer. Cancer Epidemiol Biomarkers Prev; 19(9); 2220–8. ©2010 AACR.","container-title":"Cancer Epidemiology, Biomarkers &amp; Prevention","DOI":"10.1158/1055-9965.EPI-10-0464","ISSN":"1055-9965","issue":"9","journalAbbreviation":"Cancer Epidemiology, Biomarkers &amp; Prevention","page":"2220-2228","source":"Silverchair","title":"Postdiagnosis Diet Quality Is Inversely Related to a Biomarker of Inflammation among Breast Cancer Survivors","volume":"19","author":[{"family":"George","given":"Stephanie M."},{"family":"Neuhouser","given":"Marian L."},{"family":"Mayne","given":"Susan T."},{"family":"Irwin","given":"Melinda L."},{"family":"Albanes","given":"Demetrius"},{"family":"Gail","given":"Mitchell H."},{"family":"Alfano","given":"Catherine M."},{"family":"Bernstein","given":"Leslie"},{"family":"McTiernan","given":"Anne"},{"family":"Reedy","given":"Jill"},{"family":"Smith","given":"Ashley W."},{"family":"Ulrich","given":"Cornelia M."},{"family":"Ballard-Barbash","given":"Rachel"}],"issued":{"date-parts":[["2010",9,8]]}}}],"schema":"https://github.com/citation-style-language/schema/raw/master/csl-citation.json"}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[37]</w:t>
      </w:r>
      <w:r w:rsidRPr="00C90B6F">
        <w:rPr>
          <w:rFonts w:ascii="Times New Roman" w:hAnsi="Times New Roman" w:cs="Times New Roman"/>
        </w:rPr>
        <w:fldChar w:fldCharType="end"/>
      </w:r>
      <w:r w:rsidRPr="00C90B6F">
        <w:rPr>
          <w:rFonts w:ascii="Times New Roman" w:hAnsi="Times New Roman" w:cs="Times New Roman"/>
        </w:rPr>
        <w:t xml:space="preserve">. A nested cross-sectional study from the Multiethnic Cohort Study examined relationships between four </w:t>
      </w:r>
      <w:r w:rsidRPr="00C90B6F">
        <w:rPr>
          <w:rFonts w:ascii="Times New Roman" w:hAnsi="Times New Roman" w:cs="Times New Roman"/>
          <w:i/>
          <w:iCs/>
        </w:rPr>
        <w:t xml:space="preserve">a priori </w:t>
      </w:r>
      <w:r w:rsidRPr="00C90B6F">
        <w:rPr>
          <w:rFonts w:ascii="Times New Roman" w:hAnsi="Times New Roman" w:cs="Times New Roman"/>
        </w:rPr>
        <w:t xml:space="preserve">diet quality indices (AHEI-2010, HEI-2010, aMED, and DASH) and several serum carotenoids and biomarkers (leptin, HOMA-IR, glucose, CRP, insulin, and triglycerides) and found that higher diet index scores were positively associated with carotenoid markers and inversely associated with other biomarkers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dkxYUl7A","properties":{"formattedCitation":"[38]","plainCitation":"[38]","noteIndex":0},"citationItems":[{"id":"Ox2bG7Bi/BdJ2uxnL","uris":["http://zotero.org/users/local/S8X13ARX/items/R8LRABLL"],"itemData":{"id":2226,"type":"article-journal","abstract":"Objective:\nTo understand how diet quality affects chronic disease etiology, the associations of four a priori diet quality indices with blood levels of lipid-soluble micronutrients and biomarkers of inflammation, lipid and glucose metabolism were examined in five ethnic groups.\n\nMethods:\nIn a cross-sectional design, the Adiposity Phenotype Study, a subset of the Multiethnic Cohort in Hawaii and Los Angeles, recruited participants of white, African American, Native Hawaiian, Japanese American, and Latino ancestry. A total of 896 men and 910 women completed a validated quantitative food frequency questionnaire and anthropometric measurements, and donated a fasting blood sample. Using general linear models, covariate-adjusted mean levels of lipid-soluble micronutrients (total carotenes, lycopene, total tocopherols, total lutein, cryptoxanthins), biomarkers of inflammation (CRP, TNF-α), adipokines (adiponectin, leptin), lipids (total cholesterol, HDL, triglycerides), and glucose metabolism (glucose, insulin, HOMA-IR) were computed across tertiles of four a priori dietary indices (HEI-2010, AHEI, aMED, DASH); trends were evaluated in models with diet quality scores as continuous variables.\n\nResults:\nWith better diet quality, levels of carotenes, lutein, cryptoxanthin, adiponectin, and HDL were significantly higher (ptrend&lt;0.01), whereas levels of CRP, leptin, total cholesterol, triglycerides, glucose, insulin, and HOMA-IR were inversely associated (ptrend&lt;0.05) with diet quality. With the exception of cryptoxanthins and triglycerides, the associations were consistent across ethnic groups.\n\nConclusion:\nThese findings confirm the association between diet quality and nutrition-related biomarkers and support the idea that a high quality diet positively influences biologic pathways involved in chronic disease etiology across different ethnic groups.","container-title":"Journal of the American College of Nutrition","DOI":"10.1080/07315724.2019.1635921","ISSN":"0731-5724","issue":"3","journalAbbreviation":"J Am Coll Nutr","note":"PMID: 31291155\nPMCID: PMC6952587","page":"216-223","source":"PubMed Central","title":"Diet Quality and Biomarker Profiles Related to Chronic Disease Prevention: The Multiethnic Cohort Study","title-short":"Diet Quality and Biomarker Profiles Related to Chronic Disease Prevention","volume":"39","author":[{"family":"Guillermo","given":"Cherie"},{"family":"Boushey","given":"Carol J."},{"family":"Franke","given":"Adrian A."},{"family":"Monroe","given":"Kristine R."},{"family":"Lim","given":"Unhee"},{"family":"Wilkens","given":"Lynne R."},{"family":"Marchand","given":"Loïc Le"},{"family":"Maskarinec","given":"Gertraud"}],"issued":{"date-parts":[["2020"]]}}}],"schema":"https://github.com/citation-style-language/schema/raw/master/csl-citation.json"}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[38]</w:t>
      </w:r>
      <w:r w:rsidRPr="00C90B6F">
        <w:rPr>
          <w:rFonts w:ascii="Times New Roman" w:hAnsi="Times New Roman" w:cs="Times New Roman"/>
        </w:rPr>
        <w:fldChar w:fldCharType="end"/>
      </w:r>
      <w:r w:rsidRPr="00C90B6F">
        <w:rPr>
          <w:rFonts w:ascii="Times New Roman" w:hAnsi="Times New Roman" w:cs="Times New Roman"/>
        </w:rPr>
        <w:t xml:space="preserve">. Finally, in a cross-sectional analysis of newly diagnosed head and neck squamous cell carcinoma patients, higher diet quality, measured by a “whole foods” dietary pattern extracted using PCA from FFQ data, was inversely associated with several pro-inflammatory cytokines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AgaZu9gz","properties":{"formattedCitation":"[39]","plainCitation":"[39]","noteIndex":0},"citationItems":[{"id":"Ox2bG7Bi/zqetYROY","uris":["http://zotero.org/users/local/S8X13ARX/items/FAUTFMKG"],"itemData":{"id":369,"type":"article-journal","abstract":"BACKGROUND: Proinflammatory cytokine levels may be associated with cancer stage, recurrence, and survival. The objective of this study was to determine whether cytokine levels were associated with dietary patterns and fat-soluble micronutrients in patients with previously untreated head and neck squamous cell carcinoma (HNSCC).\nMETHODS: This was a cross-sectional study of 160 patients with newly diagnosed HNSCC who completed pretreatment food frequency questionnaires (FFQs) and health surveys. Dietary patterns were derived from FFQs using principal component analysis. Pretreatment serum levels of the proinflammatory cytokines interleukin-6 (IL-6), tumor necrosis factor alpha (TNF-α), and interferon gamma (IFN-γ) were measured using an enzyme-linked immunosorbent assay, and serum carotenoid and tocopherol levels were measured by high-performance liquid chromatography. Multivariable ordinal logistic regression models examined associations between cytokines and quartiles of reported and serum dietary variables.\nRESULTS: Three dietary patterns emerged: whole foods, Western, and convenience foods. In multivariable analyses, higher whole foods pattern scores were significantly associated with lower levels of IL-6, TNF-α, and IFN-γ (P ≤ .001, P = .008, and P = .03, respectively). Significant inverse associations were reported between IL-6, TNF-α, and IFN-γ levels and quartiles of total reported carotenoid intake (P = .006, P = .04, and P = .04, respectively). There was an inverse association between IFN-γ levels and serum α-tocopherol levels (P = .03).\nCONCLUSIONS: Consuming a pretreatment diet rich in vegetables, fruit, fish, poultry, and whole grains may be associated with lower proinflammatory cytokine levels in patients with HNSCC.","container-title":"Cancer","DOI":"10.1002/cncr.28778","ISSN":"1097-0142","issue":"17","journalAbbreviation":"Cancer","language":"eng","note":"PMID: 24830761\nPMCID: PMC4141000","page":"2704-2712","source":"PubMed","title":"Diet and proinflammatory cytokine levels in head and neck squamous cell carcinoma","volume":"120","author":[{"family":"Arthur","given":"Anna E."},{"family":"Peterson","given":"Karen E."},{"family":"Shen","given":"Jincheng"},{"family":"Djuric","given":"Zora"},{"family":"Taylor","given":"Jeremy M. G."},{"family":"Hebert","given":"James R."},{"family":"Duffy","given":"Sonia A."},{"family":"Peterson","given":"Lisa A."},{"family":"Bellile","given":"Emily L."},{"family":"Whitfield","given":"Joel R."},{"family":"Chepeha","given":"Douglas B."},{"family":"Schipper","given":"Matthew J."},{"family":"Wolf","given":"Gregory T."},{"family":"Rozek","given":"Laura S."}],"issued":{"date-parts":[["2014",9,1]]}}}],"schema":"https://github.com/citation-style-language/schema/raw/master/csl-citation.json"}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[39]</w:t>
      </w:r>
      <w:r w:rsidRPr="00C90B6F">
        <w:rPr>
          <w:rFonts w:ascii="Times New Roman" w:hAnsi="Times New Roman" w:cs="Times New Roman"/>
        </w:rPr>
        <w:fldChar w:fldCharType="end"/>
      </w:r>
      <w:r w:rsidRPr="00C90B6F">
        <w:rPr>
          <w:rFonts w:ascii="Times New Roman" w:hAnsi="Times New Roman" w:cs="Times New Roman"/>
        </w:rPr>
        <w:t xml:space="preserve">. Thus, the link between diet quality and downstream inflammation may explain our observed results, particularly in the context of cancer, where higher inflammatory biomarkers exacerbate disease progression, resulting in a poor prognosis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I4j17IFI","properties":{"formattedCitation":"[40\\uc0\\u8211{}42]","plainCitation":"[40–42]","noteIndex":0},"citationItems":[{"id":"Ox2bG7Bi/rsBV85uB","uris":["http://zotero.org/users/local/S8X13ARX/items/77E8X2ST"],"itemData":{"id":2229,"type":"article-journal","abstract":"Inflammation is a facilitating process for multiple cancer types. It is believed to affect cancer development and progression through several etiologic pathways, including increased levels of DNA adduct formation, increased angiogenesis, and altered antiapoptotic signaling. This review highlights the application of inflammatory biomarkers in epidemiologic studies and discusses the various cellular mediators of inflammation characterizing the innate immune system response to infection and chronic insult from environmental factors. Included is a review of six classes of inflammation-related biomarkers: cytokines/chemokines, immune-related effectors, acute-phase proteins, reactive oxygen and nitrogen species, prostaglandins and cyclooxygenase-related factors, and mediators such as transcription factors and growth factors. For each of these biomarkers, we provide a brief overview of the etiologic role in the inflammation response and how they have been related to cancer etiology and progression within the literature. We provide a discussion of the common techniques available for quantification of each marker, including strengths, weaknesses, and potential pitfalls. Subsequently, we highlight a few under-studied measures to characterize the inflammatory response and their potential utility in epidemiologic studies of cancer. Finally, we suggest integrative methods for future studies to apply multifaceted approaches to examine the relationship between inflammatory markers and their roles in cancer development. Cancer Epidemiol Biomarkers Prev; 23(9); 1729–51. ©2014 AACR.","container-title":"Cancer Epidemiology, Biomarkers &amp; Prevention","DOI":"10.1158/1055-9965.EPI-14-0064","ISSN":"1055-9965","issue":"9","journalAbbreviation":"Cancer Epidemiology, Biomarkers &amp; Prevention","page":"1729-1751","source":"Silverchair","title":"A Review of the Application of Inflammatory Biomarkers in Epidemiologic Cancer Research","volume":"23","author":[{"family":"Brenner","given":"Darren R."},{"family":"Scherer","given":"Dominique"},{"family":"Muir","given":"Kenneth"},{"family":"Schildkraut","given":"Joellen"},{"family":"Boffetta","given":"Paolo"},{"family":"Spitz","given":"Margaret R."},{"family":"Le Marchand","given":"Loic"},{"family":"Chan","given":"Andrew T."},{"family":"Goode","given":"Ellen L."},{"family":"Ulrich","given":"Cornelia M."},{"family":"Hung","given":"Rayjean J."}],"issued":{"date-parts":[["2014",9,1]]}}},{"id":"Ox2bG7Bi/6Y5eFO9p","uris":["http://zotero.org/users/local/S8X13ARX/items/RH5JT2G2"],"itemData":{"id":2232,"type":"article-journal","abstract":"The association of chronic inflammation with colorectal cancer recurrence and death is not well understood, and data from large well-designed prospective cohorts are limited.To assess the associations of inflammatory biomarkers with survival among patients with stage III colon cancer.This cohort study was derived from a National Cancer Institute–sponsored adjuvant chemotherapy trial Cancer and Leukemia Group B/Southwest Oncology Group 80702 (CALGB/SWOG 80702) conducted between June 22, 2010, and November 20, 2015, with follow-up ending on August 10, 2020. A total of 1494 patients with plasma samples available for inflammatory biomarker assays were included. Data were analyzed from July 29, 2021, to February 27, 2022.Plasma inflammatory biomarkers (interleukin 6 [IL-6], soluble tumor necrosis factor α receptor 2 [sTNF-αR2], and high-sensitivity C-reactive protein [hsCRP]; quintiles) that were assayed 3 to 8 weeks after surgery but before chemotherapy randomization.The primary outcome was disease-free survival, defined as time from randomization to colon cancer recurrence or death from any cause. Secondary outcomes were recurrence-free survival and overall survival. Hazard ratios for the associations of inflammatory biomarkers and survival were estimated via Cox proportional hazards regression.Of 1494 patients (median follow-up, 5.9 years [IQR, 4.7-6.1 years]), the median age was 61.3 years (IQR, 54.0-68.8 years), 828 (55.4%) were male, and 327 recurrences, 244 deaths, and 387 events for disease-free survival were observed. Plasma samples were collected at a median of 6.9 weeks (IQR, 5.6-8.1 weeks) after surgery. The median plasma concentration was 3.8 pg/mL (IQR, 2.3-6.2 pg/mL) for IL-6, 2.9 × 103 pg/mL (IQR, 2.3-3.6 × 103 pg/mL) for sTNF-αR2, and 2.6 mg/L (IQR, 1.2-5.6 mg/L) for hsCRP. Compared with patients in the lowest quintile of inflammation, patients in the highest quintile of inflammation had a significantly increased risk of recurrence or death (adjusted hazard ratios for IL-6: 1.52 [95% CI, 1.07-2.14]; P = .01 for trend; for sTNF-αR2: 1.77 [95% CI, 1.23-2.55]; P &amp;lt; .001 for trend; and for hsCRP: 1.65 [95% CI, 1.17-2.34]; P = .006 for trend). Additionally, a significant interaction was not observed between inflammatory biomarkers and celecoxib intervention for disease-free survival. Similar results were observed for recurrence-free survival and overall survival.This cohort study found that higher inflammation after diagnosis was significantly associated with worse survival outcomes among patients with stage III colon cancer. This finding warrants further investigation to evaluate whether anti-inflammatory interventions may improve colon cancer outcomes.ClinicalTrials.gov Identifier: NCT01150045","container-title":"JAMA Oncology","DOI":"10.1001/jamaoncol.2022.6911","ISSN":"2374-2437","journalAbbreviation":"JAMA Oncology","source":"Silverchair","title":"Association of Inflammatory Biomarkers With Survival Among Patients With Stage III Colon Cancer","URL":"https://doi.org/10.1001/jamaoncol.2022.6911","author":[{"family":"Cheng","given":"En"},{"family":"Shi","given":"Qian"},{"family":"Shields","given":"Anthony F."},{"family":"Nixon","given":"Andrew B."},{"family":"Shergill","given":"Ardaman P."},{"family":"Ma","given":"Chao"},{"family":"Guthrie","given":"Katherine A."},{"family":"Couture","given":"Felix"},{"family":"Kuebler","given":"Philip"},{"family":"Kumar","given":"Pankaj"},{"family":"Tan","given":"Benjamin"},{"family":"Krishnamurthi","given":"Smitha S."},{"family":"Ng","given":"Kimmie"},{"family":"O’Reilly","given":"Eileen M."},{"family":"Brown","given":"Justin C."},{"family":"Philip","given":"Philip A."},{"family":"Caan","given":"Bette J."},{"family":"Cespedes Feliciano","given":"Elizabeth M."},{"family":"Meyerhardt","given":"Jeffrey A."}],"accessed":{"date-parts":[["2023",3,14]]},"issued":{"date-parts":[["2023",1,26]]}}},{"id":"Ox2bG7Bi/ECdoTCMl","uris":["http://zotero.org/users/local/S8X13ARX/items/2DILGDF3"],"itemData":{"id":2234,"type":"article-journal","abstract":"&lt;b&gt;&lt;i&gt;Introduction:&lt;/i&gt;&lt;/b&gt; Increasing evidence demonstrates a crucial role of inflammation in inducing and promoting several cancers. Pro-inflammatory upregulation of cytokines such as IL-6 has been implicated in cervical cancer development and progression through several mechanisms, for example, by inducing platelet production, activation, and aggregation. The aim of the study was to evaluate the effective prognostic impact of inflammatory biomarkers such as platelet count, platelet to lymphocyte ratio (PLR), and IL-6 in cervical cancer patients. &lt;b&gt;&lt;i&gt;Materials and Methods:&lt;/i&gt;&lt;/b&gt; Between 2016 and 2019, 108 out of 159 patients with cervical cancer have been enrolled. Cutoff level of pretreatment platelet count and PLR was identified by using the ROC curve. IL-6 tumoral and peritumoral expression was analyzed and stratified as low and high (low expression: 0 and +1; marked expression: +2 and +3). &lt;b&gt;&lt;i&gt;Results:&lt;/i&gt;&lt;/b&gt; Median follow-up duration was 30 months (range 16–44). Patients with higher platelet counts showed worse DFS and OS (DFS &lt;i&gt;p&lt;/i&gt; &amp;#x3c; 0.001; OS &lt;i&gt;p&lt;/i&gt; &amp;#x3c; 0.001). Cumulative rates of DFS and OS in patients with lower PLR were higher than in patients with higher values of PLR (DFS &lt;i&gt;p&lt;/i&gt; = 0.032; OS &lt;i&gt;p&lt;/i&gt; &amp;#x3c; 0.001). Survival analysis showed a better prognosis in patients with lower IL-6 expression (DFS &lt;i&gt;p&lt;/i&gt; &amp;#x3c; 0.001; OS &lt;i&gt;p&lt;/i&gt; &amp;#x3c; 0.001). &lt;b&gt;&lt;i&gt;Conclusion:&lt;/i&gt;&lt;/b&gt; Nowadays, causal relationship between inflammation, innate immunity, and cancer is more widely accepted. However, many of the molecular and cellular mechanisms mediating this relationship remain unresolved. Ongoing inflammatory response was associated with poor outcomes in cervical cancer patients. A higher pretreatment platelet count and PLR value associated with higher IL-6 tumoral expression could be used to predict poor prognosis in cervical cancer patients.","container-title":"Oncology","DOI":"10.1159/000517320","ISSN":"0030-2414, 1423-0232","issue":"9","journalAbbreviation":"OCL","language":"english","note":"publisher: Karger Publishers\nPMID: 34265768","page":"571-579","source":"www.karger.com","title":"Inflammatory Biomarkers as Promising Predictors of Prognosis in Cervical Cancer Patients","volume":"99","author":[{"family":"Domenici","given":"Lavinia"},{"family":"Tonacci","given":"Alessandro"},{"family":"Aretini","given":"Paolo"},{"family":"Garibaldi","given":"Silvia"},{"family":"Perutelli","given":"Alessandra"},{"family":"Bottone","given":"Pietro"},{"family":"Muzii","given":"Ludovico"},{"family":"Panici","given":"Pierluigi Benedetti"}],"issued":{"date-parts":[["2021"]]}}}],"schema":"https://github.com/citation-style-language/schema/raw/master/csl-citation.json"} </w:instrText>
      </w:r>
      <w:r w:rsidRPr="00C90B6F">
        <w:rPr>
          <w:rFonts w:ascii="Times New Roman" w:hAnsi="Times New Roman" w:cs="Times New Roman"/>
        </w:rPr>
        <w:fldChar w:fldCharType="separate"/>
      </w:r>
      <w:r w:rsidR="00372469" w:rsidRPr="00372469">
        <w:rPr>
          <w:rFonts w:ascii="Times New Roman" w:hAnsi="Times New Roman" w:cs="Times New Roman"/>
          <w:kern w:val="0"/>
        </w:rPr>
        <w:t>[40–42]</w:t>
      </w:r>
      <w:r w:rsidRPr="00C90B6F">
        <w:rPr>
          <w:rFonts w:ascii="Times New Roman" w:hAnsi="Times New Roman" w:cs="Times New Roman"/>
        </w:rPr>
        <w:fldChar w:fldCharType="end"/>
      </w:r>
      <w:r w:rsidRPr="00C90B6F">
        <w:rPr>
          <w:rFonts w:ascii="Times New Roman" w:hAnsi="Times New Roman" w:cs="Times New Roman"/>
        </w:rPr>
        <w:t>.</w:t>
      </w:r>
    </w:p>
    <w:p w14:paraId="41C412C8" w14:textId="5A8D80C5"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Our findings have important policy implications. As alluded to in our previous analysis, screening for food insecurity is not a clinical best practice widely implemented in cancer clinics, although the National Comprehensive Cancer Network recently incorporated an item dedicated to food insecurity in its Distress Thermometer screener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{"citationID":"scFpcUIq","properties":{"formattedCitation":"[3, 11, 43]","plainCitation":"[3, 11, 43]","noteIndex":0},"citationItems":[{"id":"Ox2bG7Bi/dlwcUG7U","uris":["http://zotero.org/users/local/S8X13ARX/items/V5FQCFVB"],"itemData":{"id":1435,"type":"article-journal","container-title":"Cancer","DOI":"10.1002/cncr.32291","ISSN":"0008-543X,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K."}],"issued":{"date-parts":[["2019",10,15]]}}},{"id":"Ox2bG7Bi/omF8TQhr","uris":["http://zotero.org/users/local/S8X13ARX/items/CEMPR32Z"],"itemData":{"id":2018,"type":"article-journal","abstract":"(1)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E."}],"issued":{"date-parts":[["2022",10,28]]}}},{"id":"Ox2bG7Bi/KaMluKug","uris":["http://zotero.org/users/local/S8X13ARX/items/QWXMD3ZT"],"itemData":{"id":2405,"type":"document","title":"Distress Thermometer Tool Translations","URL":"https://www.nccn.org/global/what-we-do/distress-thermometer-tool-translations"}}],"schema":"https://github.com/citation-style-language/schema/raw/master/csl-citation.json"}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 11, 43]</w:t>
      </w:r>
      <w:r w:rsidRPr="00C90B6F">
        <w:rPr>
          <w:rFonts w:ascii="Times New Roman" w:hAnsi="Times New Roman" w:cs="Times New Roman"/>
        </w:rPr>
        <w:fldChar w:fldCharType="end"/>
      </w:r>
      <w:r w:rsidRPr="00C90B6F">
        <w:rPr>
          <w:rFonts w:ascii="Times New Roman" w:hAnsi="Times New Roman" w:cs="Times New Roman"/>
        </w:rPr>
        <w:t xml:space="preserve">. Alongside calls from those working in this area, we believe our results are grounds for further pushing food insecurity and cancer survivorship to the forefront of discussion within major medical organizations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bLP3UkCl","properties":{"formattedCitation":"[44]","plainCitation":"[44]","noteIndex":0},"citationItems":[{"id":"Ox2bG7Bi/lF5lUgQi","uris":["http://zotero.org/users/local/S8X13ARX/items/VEU8ZBMJ"],"itemData":{"id":2402,"type":"article-journal","abstract":"Background\nUnderstanding the knowledge, attitudes, and practices pertaining to food insecurity among oncology registered dietitian nutritionists (RDNs) is critical to ensuring that cancer survivors have adequate nutrition—a fundamental component of successful treatment and recovery.\nObjective\nTo qualitatively assess oncology RDNs’ knowledge, attitudes, and practices regarding the food access needs of their patients using a qualitative semantic approach to thematic analysis.\nDesign\nThe qualitative cross-sectional study was conducted from September 2018 to January 2019.\nParticipants and setting\nForty-one oncology RDNs working with cancer survivors in various clinical settings across the United States participated.\nMain outcome measures\nParticipants completed a semistructured, in-depth interview via telephone, lasting an average of 49 minutes.\nStatistical analyses performed\nTwo coders (primary and secondary) trained in qualitative thematic data analysis methods used a semantic approach to thematic analysis to analyze transcripts. A qualitative and mixed methods online coding program Dedoose was used to organize and analyze the data.\nResults\nParticipants defined food insecurity (FI) as a lack of access to nutritious foods and a lack of resources to purchase nutritious foods. RDNs stated they believe FI is a serious problem in the United Staes, has a greater influence on cancer survivors than healthy individuals and they have specific concerns about FI among their own patients. Despite their concerns, most expressed that they do not use a validated tool to identify FI, nor were they aware that any exists. Only a small proportion of the RDNs stated that they regularly ask patients about their food access needs.\nConclusions\nAlthough Oncology RDNs have heard of FI, they do not routinely assess patients’ food security status with a validated tool, nor do they consistently ask patients directly about their food access needs. These findings suggest there is a need for developing education and training opportunities for oncology RDNs to enhance their ability to screen for and address FI with their patients.","container-title":"Journal of the Academy of Nutrition and Dietetics","DOI":"10.1016/j.jand.2021.12.004","ISSN":"2212-2672","issue":"12","journalAbbreviation":"Journal of the Academy of Nutrition and Dietetics","language":"en","page":"2267-2287","source":"ScienceDirect","title":"Oncology Registered Dietitian Nutritionists’ Knowledge, Attitudes, and Practices Related to Food Insecurity among Cancer Survivors: A Qualitative Study","title-short":"Oncology Registered Dietitian Nutritionists’ Knowledge, Attitudes, and Practices Related to Food Insecurity among Cancer Survivors","volume":"122","author":[{"family":"Burton-Obanla","given":"Amirah A."},{"family":"Sloane","given":"Stephanie"},{"family":"Koester","given":"Brenda"},{"family":"Gundersen","given":"Craig"},{"family":"Fiese","given":"Barbara H."},{"family":"Arthur","given":"Anna E."}],"issued":{"date-parts":[["2022",12,1]]}}}],"schema":"https://github.com/citation-style-language/schema/raw/master/csl-citation.json"}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[44]</w:t>
      </w:r>
      <w:r w:rsidRPr="00C90B6F">
        <w:rPr>
          <w:rFonts w:ascii="Times New Roman" w:hAnsi="Times New Roman" w:cs="Times New Roman"/>
        </w:rPr>
        <w:fldChar w:fldCharType="end"/>
      </w:r>
      <w:r w:rsidRPr="00C90B6F">
        <w:rPr>
          <w:rFonts w:ascii="Times New Roman" w:hAnsi="Times New Roman" w:cs="Times New Roman"/>
        </w:rPr>
        <w:t xml:space="preserve">. Identifying food-insecure patients in the oncology care setting, early in the cancer care continuum and </w:t>
      </w:r>
      <w:r w:rsidR="0070728F" w:rsidRPr="00C90B6F">
        <w:rPr>
          <w:rFonts w:ascii="Times New Roman" w:hAnsi="Times New Roman" w:cs="Times New Roman"/>
        </w:rPr>
        <w:t>later</w:t>
      </w:r>
      <w:r w:rsidRPr="00C90B6F">
        <w:rPr>
          <w:rFonts w:ascii="Times New Roman" w:hAnsi="Times New Roman" w:cs="Times New Roman"/>
        </w:rPr>
        <w:t xml:space="preserve"> as care progresses and financial hardship may be exacerbated, can facilitate prompt referral to additional support resources. These resources could be accessed, for example, through a case manager or social worker that assists the cancer survivors in leveraging personal and community-level resources or providing referrals to federal and local nutrition assistance </w:t>
      </w:r>
      <w:r w:rsidRPr="00C90B6F">
        <w:rPr>
          <w:rFonts w:ascii="Times New Roman" w:hAnsi="Times New Roman" w:cs="Times New Roman"/>
        </w:rPr>
        <w:lastRenderedPageBreak/>
        <w:t xml:space="preserve">programs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{"citationID":"7NuKLhHp","properties":{"formattedCitation":"[3, 45]","plainCitation":"[3, 45]","noteIndex":0},"citationItems":[{"id":"Ox2bG7Bi/dlwcUG7U","uris":["http://zotero.org/users/local/S8X13ARX/items/V5FQCFVB"],"itemData":{"id":1435,"type":"article-journal","container-title":"Cancer","DOI":"10.1002/cncr.32291","ISSN":"0008-543X,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K."}],"issued":{"date-parts":[["2019",10,15]]}}},{"id":"Ox2bG7Bi/wKyq3ZRj","uris":["http://zotero.org/users/local/S8X13ARX/items/JGE84YZP"],"itemData":{"id":2254,"type":"article-journal","abstract":"Food insecurity affects 1 in 8 US households and has clear implications for population health disparities. We present a person-centered, multilevel framework for understanding how individuals living in food-insecure households cope with inadequate access to food themselves and within their households, communities, and broader food system. Many of these coping strategies can have an adverse impact on health, particularly when the coping strategies are sustained over time; others may be salutary for health. There exist multiple opportunities for aligning programs and policies so that they simultaneously support food security and improved diet quality in the interest of supporting improved health outcomes. Improved access to these programs and policies may reduce the need to rely on individual- and household-level strategies that may have negative implications for health across the life course.","container-title":"Annual review of public health","DOI":"10.1146/annurev-publhealth-040218-044132","ISSN":"0163-7525","journalAbbreviation":"Annu Rev Public Health","note":"PMID: 30444684\nPMCID: PMC6784838","page":"319-337","source":"PubMed Central","title":"Aligning Programs and Policies to Support Food Security and Public Health Goals in the United States","volume":"40","author":[{"family":"Seligman","given":"Hilary K."},{"family":"Berkowitz","given":"Seth A."}],"issued":{"date-parts":[["2019",4,1]]}}}],"schema":"https://github.com/citation-style-language/schema/raw/master/csl-citation.json"}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 45]</w:t>
      </w:r>
      <w:r w:rsidRPr="00C90B6F">
        <w:rPr>
          <w:rFonts w:ascii="Times New Roman" w:hAnsi="Times New Roman" w:cs="Times New Roman"/>
        </w:rPr>
        <w:fldChar w:fldCharType="end"/>
      </w:r>
      <w:r w:rsidRPr="00C90B6F">
        <w:rPr>
          <w:rFonts w:ascii="Times New Roman" w:hAnsi="Times New Roman" w:cs="Times New Roman"/>
        </w:rPr>
        <w:t>. The establishment of hospital-based food pantries is another avenue that has shown promise for cancer survivors to access nutritious foods that they may otherwise lack access to</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ZCJgDGqe","properties":{"formattedCitation":"[49]","plainCitation":"[49]","dontUpdate":true,"noteIndex":0},"citationItems":[{"id":"Ox2bG7Bi/OnF4tvuR","uris":["http://zotero.org/users/local/S8X13ARX/items/3EY7VQ2M"],"itemData":{"id":2246,"type":"article-journal","abstract":"To examine uptake of a novel emergency food system at five cancer clinics in New York City, hospital-based food pantries, and predictors of use, among low-income urban cancer patients. This is a nested cohort study of 351 patients who first visited the food pantries between October 3, 2011 and January 1, 2013. The main outcome was continued uptake of this food pantry intervention. Generalized estimating equation (GEE) statistical analysis was conducted to model predictors of pantry visit frequency. The median number of return visits in the 4 month period after a patient’s initial visit was 2 and the mean was 3.25 (SD 3.07). The GEE model showed that younger patients used the pantry less, immigrant patients used the pantry more (than US-born), and prostate cancer and Stage IV cancer patients used the pantry more. Future long-term larger scale studies are needed to further assess the utilization, as well as the impact of food assistance programs such as the this one, on nutritional outcomes, cancer outcomes, comorbidities, and quality of life. Cancer patients most at risk should be taken into particular consideration.","container-title":"Journal of Community Health","DOI":"10.1007/s10900-015-0048-7","ISSN":"1573-3610","issue":"6","journalAbbreviation":"J Community Health","language":"en","page":"1193-1200","source":"Springer Link","title":"Use of Hospital-Based Food Pantries Among Low-Income Urban Cancer Patients","volume":"40","author":[{"family":"Gany","given":"Francesca"},{"family":"Lee","given":"Trevor"},{"family":"Loeb","given":"Rebecca"},{"family":"Ramirez","given":"Julia"},{"family":"Moran","given":"Alyssa"},{"family":"Crist","given":"Michael"},{"family":"McNish","given":"Thelma"},{"family":"Leng","given":"Jennifer C. F."}],"issued":{"date-parts":[["2015",12,1]]}}}],"schema":"https://github.com/citation-style-language/schema/raw/master/csl-citation.json"} </w:instrText>
      </w:r>
      <w:r w:rsidRPr="00C90B6F">
        <w:rPr>
          <w:rFonts w:ascii="Times New Roman" w:hAnsi="Times New Roman" w:cs="Times New Roman"/>
        </w:rPr>
        <w:fldChar w:fldCharType="separate"/>
      </w:r>
      <w:r w:rsidRPr="00C90B6F">
        <w:rPr>
          <w:rFonts w:ascii="Times New Roman" w:hAnsi="Times New Roman" w:cs="Times New Roman"/>
        </w:rPr>
        <w:t xml:space="preserve"> </w:t>
      </w:r>
      <w:r w:rsidRPr="00C90B6F">
        <w:rPr>
          <w:rFonts w:ascii="Times New Roman" w:hAnsi="Times New Roman" w:cs="Times New Roman"/>
          <w:noProof/>
        </w:rPr>
        <w:t>[49]</w:t>
      </w:r>
      <w:r w:rsidRPr="00C90B6F">
        <w:rPr>
          <w:rFonts w:ascii="Times New Roman" w:hAnsi="Times New Roman" w:cs="Times New Roman"/>
        </w:rPr>
        <w:fldChar w:fldCharType="end"/>
      </w:r>
      <w:r w:rsidRPr="00C90B6F">
        <w:rPr>
          <w:rFonts w:ascii="Times New Roman" w:hAnsi="Times New Roman" w:cs="Times New Roman"/>
        </w:rPr>
        <w:t xml:space="preserve">. Thus, tailoring community- and higher-level initiatives prioritizing food support throughout the treatment phase and the prolonged post-treatment phase may be critical to mitigating the negative health consequences that food-insecure cancer survivors may experience secondary to a lack of a steady stream of nutritious foods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5adDEwae","properties":{"formattedCitation":"[47]","plainCitation":"[47]","noteIndex":0},"citationItems":[{"id":"Ox2bG7Bi/3Q2A2BJv","uris":["http://zotero.org/users/local/S8X13ARX/items/79YQYLIQ"],"itemData":{"id":2257,"type":"article-journal","abstract":"PURPOSE\nFood insecurity is prevalent among low-income immigrant and minority patients with cancer. To our knowledge, this randomized controlled trial is the first to prospectively examine the impact on cancer outcomes of food insecurity interventions, with the goal of informing\nevidence-based interventions to address food insecurity in patients with cancer.\nMETHODS\nA three-arm randomized controlled trial was conducted among food-insecure (18-item US Department of Agriculture Household Food Security Survey Module score ≥ 3) patients with cancer\n(N = 117) at four New York City safety net cancer clinics. Arms included a hospital cancer clinic–based food pantry (arm 1), food voucher plus pantry (arm 2), and home grocery delivery plus pantry (arm 3). Treatment completion (primary outcome) and full appointment attendance were assessed\nat 6 months. Food security status, depression symptoms (Patient Health Questionnaire-9), and quality-of-life scores (Functional Assessment of Cancer Therapy-General) were assessed at baseline and at 6 months.\nRESULTS\nVoucher plus pantry had the highest treatment completion\nrate (94.6%), followed by grocery delivery plus pantry (82.5%) and pantry (77.5%; P = .046). Food security scores improved significantly in all arms, and Patient Health Questionnaire-9 and Functional Assessment of Cancer Therapy-General scores improved significantly in the pantry and\ndelivery plus pantry arms.\nCONCLUSION\nOur findings in this preliminary study suggest that voucher plus pantry was the most effective intervention at improving treatment completion, and it met our a priori criterion for a promising intervention (≥ 90%). All interventions\ndemonstrated the potential to improve food security among medically underserved, food-insecure patients with cancer at risk of impaired nutrition status, reduced quality of life, and poorer survival. All patients with cancer should be screened for food insecurity, with evidence-based food\ninsecurity interventions made available.","container-title":"Journal of Clinical Oncology","DOI":"10.1200/JCO.21.02400","issue":"31","journalAbbreviation":"Journal of Clinical Oncology","page":"3603-3612","source":"IngentaConnect","title":"Food to Overcome Outcomes Disparities: A Randomized Controlled Trial of Food Insecurity Interventions to Improve Cancer Outcomes","title-short":"Food to Overcome Outcomes Disparities","volume":"40","author":[{"family":"Gany","given":"Francesca"},{"family":"Melnic","given":"Irina"},{"family":"Wu","given":"Minlun"},{"family":"Li","given":"Yuelin"},{"family":"Finik","given":"Jackie"},{"family":"Ramirez","given":"Julia"},{"family":"Blinder","given":"Victoria"},{"family":"Kemeny","given":"Margaret"},{"family":"Guevara","given":"Elizabeth"},{"family":"Hwang","given":"Caroline"},{"family":"Leng","given":"Jennifer"}],"issued":{"date-parts":[["2022",11,1]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[47]</w:t>
      </w:r>
      <w:r w:rsidRPr="00C90B6F">
        <w:rPr>
          <w:rFonts w:ascii="Times New Roman" w:hAnsi="Times New Roman" w:cs="Times New Roman"/>
        </w:rPr>
        <w:fldChar w:fldCharType="end"/>
      </w:r>
      <w:r w:rsidRPr="00C90B6F">
        <w:rPr>
          <w:rFonts w:ascii="Times New Roman" w:hAnsi="Times New Roman" w:cs="Times New Roman"/>
        </w:rPr>
        <w:t xml:space="preserve">. Although community-level strategies may yield benefits, particularly in the short term, more comprehensive system-level approaches, such as innovative medical insurance models, are needed for more wide-ranging effects on food-insecure survivors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{"citationID":"1E012R8F","properties":{"formattedCitation":"[3, 48, 49]","plainCitation":"[3, 48, 49]","noteIndex":0},"citationItems":[{"id":"Ox2bG7Bi/dlwcUG7U","uris":["http://zotero.org/users/local/S8X13ARX/items/V5FQCFVB"],"itemData":{"id":1435,"type":"article-journal","container-title":"Cancer","DOI":"10.1002/cncr.32291","ISSN":"0008-543X,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K."}],"issued":{"date-parts":[["2019",10,15]]}}},{"id":"Ox2bG7Bi/6E7Oif9r","uris":["http://zotero.org/users/local/S8X13ARX/items/HS4AF6AI"],"itemData":{"id":2248,"type":"article-journal","abstract":"BACKGROUND: Adults with chronic disease are often unable to meet medication and food needs, but no study has examined the relationship between cost-related medication underuse and food insecurity in a nationally representative sample. We examined which groups most commonly face unmet food and medication needs.\nMETHODS: Cross-sectional analysis of data from chronically ill participants (self-report of arthritis, diabetes mellitus, cancer, asthma, chronic obstructive pulmonary disease, stroke, hypertension, coronary heart disease, or presence of a \"psychiatric problem\") aged ≥20 years, in the 2011 National Health Interview Survey. We fit logistic regression models to identify factors associated with food insecurity, cost-related medication underuse, or both.\nRESULTS: There were 9696 adult National Health Interview Survey (NHIS) participants who reported chronic illness; 23.4% reported cost-related medication underuse; 18.8% reported food insecurity; and 11% reported both. Adults who reported food insecurity were significantly more likely to report cost-related medication underuse (adjusted odds ratio [aOR] 4.03). Participants with both cost-related medication underuse and food insecurity were more likely to be Hispanic (aOR 1.58), non-Hispanic black (aOR 1.58), and have more chronic conditions (aOR per additional chronic condition 1.56) than patients reporting neither. They also were less likely to have public, non-Medicare insurance (aOR 0.70) and report participation in the Special Supplemental Nutrition Assistance Program for Woman, Infants, and Children (aOR 0.39).\nCONCLUSIONS: Approximately 1 in 3 chronically ill NHIS participants are unable to afford food, medications, or both. WIC and public health insurance participation are associated with less food insecurity and cost-related medication underuse.","container-title":"The American Journal of Medicine","DOI":"10.1016/j.amjmed.2014.01.002","ISSN":"1555-7162","issue":"4","journalAbbreviation":"Am J Med","language":"eng","note":"PMID: 24440543","page":"303-310.e3","source":"PubMed","title":"Treat or eat: food insecurity, cost-related medication underuse, and unmet needs","title-short":"Treat or eat","volume":"127","author":[{"family":"Berkowitz","given":"Seth A."},{"family":"Seligman","given":"Hilary K."},{"family":"Choudhry","given":"Niteesh K."}],"issued":{"date-parts":[["2014",4]]}}},{"id":"Ox2bG7Bi/Ll0c69Z4","uris":["http://zotero.org/users/local/S8X13ARX/items/JZWCFMF5"],"itemData":{"id":2251,"type":"article-journal","abstract":"I analyze the impact of the ACA Medicaid expansions on food hardship in US households. Utilizing cross-state, over time variation in Medicaid expansion, I find the ACA expansions reduced the probability a low-income household is low food secure by between 2.3 and 3.9 percentage points, is very low food secure by between 2.7 and 4.6 percentage points, and is food insecure by 6.5 percentage points. The results are robust to a variety of definitions of food hardship, model specifications, and definitions of Medicaid expansion.","container-title":"Applied Economic Perspectives and Policy","DOI":"10.1093/aepp/ppz018","ISSN":"2040-5804","issue":"2","language":"en","note":"_eprint: https://onlinelibrary.wiley.com/doi/pdf/10.1093/aepp/ppz018","page":"168-186","source":"Wiley Online Library","title":"Healthcare and Hunger: Effects of the ACA Medicaid Expansions on Food Insecurity in America","title-short":"Healthcare and Hunger","volume":"42","author":[{"family":"Moellman","given":"Nicholas"}],"issued":{"date-parts":[["2020"]]}}}],"schema":"https://github.com/citation-style-language/schema/raw/master/csl-citation.json"}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 48, 49]</w:t>
      </w:r>
      <w:r w:rsidRPr="00C90B6F">
        <w:rPr>
          <w:rFonts w:ascii="Times New Roman" w:hAnsi="Times New Roman" w:cs="Times New Roman"/>
        </w:rPr>
        <w:fldChar w:fldCharType="end"/>
      </w:r>
      <w:r w:rsidRPr="00C90B6F">
        <w:rPr>
          <w:rFonts w:ascii="Times New Roman" w:hAnsi="Times New Roman" w:cs="Times New Roman"/>
        </w:rPr>
        <w:t xml:space="preserve">. </w:t>
      </w:r>
    </w:p>
    <w:p w14:paraId="1A115036" w14:textId="5BA36865"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This analysis has several strengths, including the nationally representative sample from the NHANES, the use of a validated food insecurity measurement tool, the quality and quantity of covariate data used to account for potential and known confounders, and the quality of the linked mortality data through the NCHS Linked Mortality Files. Nevertheless, there are limitations to note. </w:t>
      </w:r>
      <w:r w:rsidR="00231EBC" w:rsidRPr="00231EBC">
        <w:rPr>
          <w:rFonts w:ascii="Times New Roman" w:hAnsi="Times New Roman" w:cs="Times New Roman"/>
        </w:rPr>
        <w:t>First, we used a static measure of dietary intake. However, we know that dietary intake patterns are dynamic and circumstantial, and our analysis could not account for any variation in dietary intake over time despite using time-to-event measures that occurred substantially after the measurement instance</w:t>
      </w:r>
      <w:r w:rsidRPr="00C90B6F">
        <w:rPr>
          <w:rFonts w:ascii="Times New Roman" w:hAnsi="Times New Roman" w:cs="Times New Roman"/>
        </w:rPr>
        <w:t xml:space="preserve">. Similarly, it is worth considering that food insecurity can be a transient phenomenon that subjects recover from, which may have occurred for participants in the intervening window between the study visit and the time of the observed event or censoring. An additional consideration concerning the measurement of dietary intake using 24-hour recalls is that it may be subject to systematic measurement errors that we were unable to quantify with the available data. We must also qualify that our findings are based on a set of 24-hour recalls, which are not designed to capture and may not </w:t>
      </w:r>
      <w:r w:rsidR="00535D1D">
        <w:rPr>
          <w:rFonts w:ascii="Times New Roman" w:hAnsi="Times New Roman" w:cs="Times New Roman"/>
        </w:rPr>
        <w:t>accurately represent</w:t>
      </w:r>
      <w:r w:rsidRPr="00C90B6F">
        <w:rPr>
          <w:rFonts w:ascii="Times New Roman" w:hAnsi="Times New Roman" w:cs="Times New Roman"/>
        </w:rPr>
        <w:t xml:space="preserve"> long-term dietary intake, unlike other measurement tools such as FFQs. However, we acknowledge that these data are the best we currently have for answering our research questions in the setting of a large epidemiological survey study. Second, with any analysis of observational data outside of a rigid set of assumptions, we must conclude that unmeasured or residual confounding cannot be excluded</w:t>
      </w:r>
      <w:r w:rsidR="00535D1D">
        <w:rPr>
          <w:rFonts w:ascii="Times New Roman" w:hAnsi="Times New Roman" w:cs="Times New Roman"/>
        </w:rPr>
        <w:t xml:space="preserve"> </w:t>
      </w:r>
      <w:r w:rsidRPr="00C90B6F">
        <w:rPr>
          <w:rFonts w:ascii="Times New Roman" w:hAnsi="Times New Roman" w:cs="Times New Roman"/>
        </w:rPr>
        <w:t xml:space="preserve">and that no causal interpretations can be made with these results. Third, although we did not account for stress as a confounding variable, given limitations with measures of psychological stress or allostatic load in the NHANES survey and our sample size, we believe it is appropriate to conclude that measures of food insecurity, such as those captured by the USDA </w:t>
      </w:r>
      <w:r w:rsidRPr="00C90B6F">
        <w:rPr>
          <w:rFonts w:ascii="Times New Roman" w:hAnsi="Times New Roman" w:cs="Times New Roman"/>
        </w:rPr>
        <w:lastRenderedPageBreak/>
        <w:t>FSSM, are likely to be highly correlated with measures of stress. Indeed, the U.S. Household FSSM includes questions designed to capture concern and stress about food insufficiency, such as:</w:t>
      </w:r>
      <w:r w:rsidRPr="00C90B6F">
        <w:rPr>
          <w:rFonts w:ascii="Times New Roman" w:hAnsi="Times New Roman" w:cs="Times New Roman"/>
          <w:i/>
          <w:iCs/>
        </w:rPr>
        <w:t xml:space="preserve">“(I/We) worried whether (my/our) food would run out before (I/we) got money to buy more”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{"citationID":"FeJWcJV9","properties":{"formattedCitation":"[50]","plainCitation":"[50]","noteIndex":0},"citationItems":[{"id":"Ox2bG7Bi/nPXLJYjR","uris":["http://zotero.org/users/local/S8X13ARX/items/UHE9JMLT"],"itemData":{"id":1798,"type":"document","publisher":"Economic Research Service, USDA","title":"U.S. Household Food Insecurity Survey Module: Three-Stage Design, With Screeners","URL":"https://www.ers.usda.gov/media/8271/hh2012.pdf"}}],"schema":"https://github.com/citation-style-language/schema/raw/master/csl-citation.json"}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[50]</w:t>
      </w:r>
      <w:r w:rsidRPr="00C90B6F">
        <w:rPr>
          <w:rFonts w:ascii="Times New Roman" w:hAnsi="Times New Roman" w:cs="Times New Roman"/>
        </w:rPr>
        <w:fldChar w:fldCharType="end"/>
      </w:r>
      <w:r w:rsidRPr="00C90B6F">
        <w:rPr>
          <w:rFonts w:ascii="Times New Roman" w:hAnsi="Times New Roman" w:cs="Times New Roman"/>
        </w:rPr>
        <w:t xml:space="preserve">. </w:t>
      </w:r>
      <w:r w:rsidR="009F2FE4">
        <w:rPr>
          <w:rFonts w:ascii="Times New Roman" w:hAnsi="Times New Roman" w:cs="Times New Roman"/>
        </w:rPr>
        <w:t xml:space="preserve">Fourth, selection bias may have occurred in the recruitment of cancer survivors into the NHANES study </w:t>
      </w:r>
      <w:r w:rsidR="00BB08C3">
        <w:rPr>
          <w:rFonts w:ascii="Times New Roman" w:hAnsi="Times New Roman" w:cs="Times New Roman"/>
        </w:rPr>
        <w:t xml:space="preserve">(e.g., survivors with more advanced cancers </w:t>
      </w:r>
      <w:r w:rsidR="00B657C7">
        <w:rPr>
          <w:rFonts w:ascii="Times New Roman" w:hAnsi="Times New Roman" w:cs="Times New Roman"/>
        </w:rPr>
        <w:t xml:space="preserve">or with </w:t>
      </w:r>
      <w:r w:rsidR="00535D1D">
        <w:rPr>
          <w:rFonts w:ascii="Times New Roman" w:hAnsi="Times New Roman" w:cs="Times New Roman"/>
        </w:rPr>
        <w:t>specific</w:t>
      </w:r>
      <w:r w:rsidR="00B657C7">
        <w:rPr>
          <w:rFonts w:ascii="Times New Roman" w:hAnsi="Times New Roman" w:cs="Times New Roman"/>
        </w:rPr>
        <w:t xml:space="preserve"> cancer types </w:t>
      </w:r>
      <w:r w:rsidR="00BB08C3">
        <w:rPr>
          <w:rFonts w:ascii="Times New Roman" w:hAnsi="Times New Roman" w:cs="Times New Roman"/>
        </w:rPr>
        <w:t xml:space="preserve">may have exhibited lower response rates), but any bias is conjectural given the lack of clinical </w:t>
      </w:r>
      <w:r w:rsidR="00CE5B4F">
        <w:rPr>
          <w:rFonts w:ascii="Times New Roman" w:hAnsi="Times New Roman" w:cs="Times New Roman"/>
        </w:rPr>
        <w:t>or staging</w:t>
      </w:r>
      <w:r w:rsidR="00BB08C3">
        <w:rPr>
          <w:rFonts w:ascii="Times New Roman" w:hAnsi="Times New Roman" w:cs="Times New Roman"/>
        </w:rPr>
        <w:t xml:space="preserve"> data in the NHANES study to make any conclusions on this type of bias</w:t>
      </w:r>
      <w:r w:rsidR="00B657C7">
        <w:rPr>
          <w:rFonts w:ascii="Times New Roman" w:hAnsi="Times New Roman" w:cs="Times New Roman"/>
        </w:rPr>
        <w:t xml:space="preserve"> and should be front of mind when </w:t>
      </w:r>
      <w:r w:rsidR="000B63B0">
        <w:rPr>
          <w:rFonts w:ascii="Times New Roman" w:hAnsi="Times New Roman" w:cs="Times New Roman"/>
        </w:rPr>
        <w:t>generating</w:t>
      </w:r>
      <w:r w:rsidR="00B657C7">
        <w:rPr>
          <w:rFonts w:ascii="Times New Roman" w:hAnsi="Times New Roman" w:cs="Times New Roman"/>
        </w:rPr>
        <w:t xml:space="preserve"> conclusions </w:t>
      </w:r>
      <w:r w:rsidR="00FE386C">
        <w:rPr>
          <w:rFonts w:ascii="Times New Roman" w:hAnsi="Times New Roman" w:cs="Times New Roman"/>
        </w:rPr>
        <w:t>from</w:t>
      </w:r>
      <w:r w:rsidR="00B657C7">
        <w:rPr>
          <w:rFonts w:ascii="Times New Roman" w:hAnsi="Times New Roman" w:cs="Times New Roman"/>
        </w:rPr>
        <w:t xml:space="preserve"> our results</w:t>
      </w:r>
      <w:r w:rsidR="00BB08C3">
        <w:rPr>
          <w:rFonts w:ascii="Times New Roman" w:hAnsi="Times New Roman" w:cs="Times New Roman"/>
        </w:rPr>
        <w:t xml:space="preserve">. </w:t>
      </w:r>
      <w:r w:rsidR="00535D1D" w:rsidRPr="00535D1D">
        <w:rPr>
          <w:rFonts w:ascii="Times New Roman" w:hAnsi="Times New Roman" w:cs="Times New Roman"/>
        </w:rPr>
        <w:t>Finally, a critical reflection of using the U.S. Household FSSM is that a measure of household food insecurity may not capture the burden of food insecurity exacted on any individual within that household</w:t>
      </w:r>
      <w:r w:rsidRPr="00C90B6F">
        <w:rPr>
          <w:rFonts w:ascii="Times New Roman" w:hAnsi="Times New Roman" w:cs="Times New Roman"/>
        </w:rPr>
        <w:t xml:space="preserve">. </w:t>
      </w:r>
      <w:r w:rsidR="004D7651">
        <w:rPr>
          <w:rFonts w:ascii="Times New Roman" w:hAnsi="Times New Roman" w:cs="Times New Roman"/>
        </w:rPr>
        <w:t xml:space="preserve">It is also critical to qualify that the dietary patterns extracted in this analysis reflect population-level means in terms of dietary intake and </w:t>
      </w:r>
      <w:r w:rsidR="004A3D99">
        <w:rPr>
          <w:rFonts w:ascii="Times New Roman" w:hAnsi="Times New Roman" w:cs="Times New Roman"/>
        </w:rPr>
        <w:t>cannot be appropriately used to make</w:t>
      </w:r>
      <w:r w:rsidR="004D7651">
        <w:rPr>
          <w:rFonts w:ascii="Times New Roman" w:hAnsi="Times New Roman" w:cs="Times New Roman"/>
        </w:rPr>
        <w:t xml:space="preserve"> conclusions about dietary intake for an individual cancer survivor experiencing food insecurity.</w:t>
      </w:r>
    </w:p>
    <w:p w14:paraId="253EDB05" w14:textId="0DC234BB"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In summary, we conclude that dietary patterns</w:t>
      </w:r>
      <w:r w:rsidR="00BB08C3">
        <w:rPr>
          <w:rFonts w:ascii="Times New Roman" w:hAnsi="Times New Roman" w:cs="Times New Roman"/>
        </w:rPr>
        <w:t xml:space="preserve"> extracted with penalized logistic regression, used to characterize the overall dietary composition of </w:t>
      </w:r>
      <w:r w:rsidRPr="00C90B6F">
        <w:rPr>
          <w:rFonts w:ascii="Times New Roman" w:hAnsi="Times New Roman" w:cs="Times New Roman"/>
        </w:rPr>
        <w:t xml:space="preserve">U.S. food-insecure cancer survivors, may deleteriously impact cancer-related outcomes such as all-cause and cause-specific mortality. These patterns, characterized by the consumption of added sugars and processed foods with concomitant low consumption of fruits, vegetables, whole grains, and other healthy diet components, highlight an urgent public health challenge demanding innovative policy and community-level solutions. We identified several avenues for future research in this area. One avenue includes developing and evaluating community- and individual-level interventions for bolstering food security among food-insecure cancer survivors throughout the early treatment and cost-prohibitive phases of the cancer care continuum. A second avenue should focus on piloting interventions for medical provider training in screening for food insecurity in oncology settings. </w:t>
      </w:r>
      <w:r w:rsidR="00BB08C3">
        <w:rPr>
          <w:rFonts w:ascii="Times New Roman" w:hAnsi="Times New Roman" w:cs="Times New Roman"/>
        </w:rPr>
        <w:t xml:space="preserve">A third avenue should implement this analysis on other large survey studies to understand the reproducibility of these dietary patterns within this target population. </w:t>
      </w:r>
      <w:r w:rsidRPr="00C90B6F">
        <w:rPr>
          <w:rFonts w:ascii="Times New Roman" w:hAnsi="Times New Roman" w:cs="Times New Roman"/>
        </w:rPr>
        <w:t>A final avenue of research should extend our work and continue surveillance of dietary intake patterns amongst U.S. food-insecure cancer survivors using nationally representative data. Ultimately, advances in such areas will ideally abate the disparities in health outcomes observed by food-insecure cancer survivors that our work and others highlight.</w:t>
      </w:r>
    </w:p>
    <w:p w14:paraId="77651984" w14:textId="77777777" w:rsidR="00CA04BD" w:rsidRDefault="00CA04BD" w:rsidP="00CA04BD">
      <w:pPr>
        <w:spacing w:line="360" w:lineRule="auto"/>
        <w:rPr>
          <w:rFonts w:ascii="Times New Roman" w:hAnsi="Times New Roman" w:cs="Times New Roman"/>
          <w:b/>
          <w:bCs/>
        </w:rPr>
      </w:pPr>
    </w:p>
    <w:p w14:paraId="5E36AA96" w14:textId="77777777" w:rsidR="00372469" w:rsidRDefault="00372469" w:rsidP="00CA04BD">
      <w:pPr>
        <w:spacing w:line="360" w:lineRule="auto"/>
        <w:rPr>
          <w:rFonts w:ascii="Times New Roman" w:hAnsi="Times New Roman" w:cs="Times New Roman"/>
          <w:b/>
          <w:bCs/>
        </w:rPr>
      </w:pPr>
    </w:p>
    <w:p w14:paraId="45EAA02E" w14:textId="77777777" w:rsidR="00372469" w:rsidRPr="00C90B6F" w:rsidRDefault="00372469" w:rsidP="00CA04BD">
      <w:pPr>
        <w:spacing w:line="360" w:lineRule="auto"/>
        <w:rPr>
          <w:rFonts w:ascii="Times New Roman" w:hAnsi="Times New Roman" w:cs="Times New Roman"/>
          <w:b/>
          <w:bCs/>
        </w:rPr>
      </w:pPr>
    </w:p>
    <w:p w14:paraId="7C90E0D3" w14:textId="77777777" w:rsidR="00CA04BD" w:rsidRPr="00372469" w:rsidRDefault="00CA04BD" w:rsidP="00372469">
      <w:pPr>
        <w:rPr>
          <w:rFonts w:ascii="Times New Roman" w:hAnsi="Times New Roman" w:cs="Times New Roman"/>
          <w:b/>
          <w:bCs/>
        </w:rPr>
      </w:pPr>
      <w:r w:rsidRPr="00372469">
        <w:rPr>
          <w:rFonts w:ascii="Times New Roman" w:hAnsi="Times New Roman" w:cs="Times New Roman"/>
          <w:b/>
          <w:bCs/>
        </w:rPr>
        <w:t>References</w:t>
      </w:r>
    </w:p>
    <w:p w14:paraId="11E7EEB9" w14:textId="77777777" w:rsidR="00555C35" w:rsidRPr="00555C35" w:rsidRDefault="00CA04BD" w:rsidP="00555C35">
      <w:pPr>
        <w:pStyle w:val="Bibliography"/>
        <w:rPr>
          <w:rFonts w:ascii="Times New Roman" w:hAnsi="Times New Roman" w:cs="Times New Roman"/>
        </w:rPr>
      </w:pPr>
      <w:r w:rsidRPr="00372469">
        <w:fldChar w:fldCharType="begin"/>
      </w:r>
      <w:r w:rsidR="00372469" w:rsidRPr="00372469">
        <w:instrText xml:space="preserve"> ADDIN ZOTERO_BIBL {"uncited":[],"omitted":[],"custom":[]} CSL_BIBLIOGRAPHY </w:instrText>
      </w:r>
      <w:r w:rsidRPr="00372469">
        <w:fldChar w:fldCharType="separate"/>
      </w:r>
      <w:r w:rsidR="00555C35" w:rsidRPr="00555C35">
        <w:rPr>
          <w:rFonts w:ascii="Times New Roman" w:hAnsi="Times New Roman" w:cs="Times New Roman"/>
        </w:rPr>
        <w:t xml:space="preserve">1. </w:t>
      </w:r>
      <w:r w:rsidR="00555C35" w:rsidRPr="00555C35">
        <w:rPr>
          <w:rFonts w:ascii="Times New Roman" w:hAnsi="Times New Roman" w:cs="Times New Roman"/>
        </w:rPr>
        <w:tab/>
        <w:t>Carrera PM, Kantarjian HM, Blinder VS (2018) The financial burden and distress of patients with cancer: Understanding and stepping-up action on the financial toxicity of cancer treatment. CA Cancer J Clin 68:153–165. https://doi.org/10.3322/caac.21443</w:t>
      </w:r>
    </w:p>
    <w:p w14:paraId="09BDDD4B"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 </w:t>
      </w:r>
      <w:r w:rsidRPr="00555C35">
        <w:rPr>
          <w:rFonts w:ascii="Times New Roman" w:hAnsi="Times New Roman" w:cs="Times New Roman"/>
        </w:rPr>
        <w:tab/>
        <w:t>Blinder V, Eberle C, Patil S, Gany FM, Bradley CJ (2017) Women With Breast Cancer Who Work For Accommodating Employers More Likely To Retain Jobs After Treatment. Health Aff (Millwood) 36:274–281. https://doi.org/10.1377/hlthaff.2016.1196</w:t>
      </w:r>
    </w:p>
    <w:p w14:paraId="53DF2E8E"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 </w:t>
      </w:r>
      <w:r w:rsidRPr="00555C35">
        <w:rPr>
          <w:rFonts w:ascii="Times New Roman" w:hAnsi="Times New Roman" w:cs="Times New Roman"/>
        </w:rPr>
        <w:tab/>
        <w:t>Patel KG, Borno HT, Seligman HK (2019) Food insecurity screening: A missing piece in cancer management. Cancer 125:3494–3501. https://doi.org/10.1002/cncr.32291</w:t>
      </w:r>
    </w:p>
    <w:p w14:paraId="3409F326"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 </w:t>
      </w:r>
      <w:r w:rsidRPr="00555C35">
        <w:rPr>
          <w:rFonts w:ascii="Times New Roman" w:hAnsi="Times New Roman" w:cs="Times New Roman"/>
        </w:rPr>
        <w:tab/>
        <w:t>Charkhchi P, Fazeli Dehkordy S, Carlos RC (2018) Housing and Food Insecurity, Care Access, and Health Status Among the Chronically Ill: An Analysis of the Behavioral Risk Factor Surveillance System. J Gen Intern Med 33:644–650. https://doi.org/10.1007/s11606-017-4255-z</w:t>
      </w:r>
    </w:p>
    <w:p w14:paraId="7CC1D26A"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5. </w:t>
      </w:r>
      <w:r w:rsidRPr="00555C35">
        <w:rPr>
          <w:rFonts w:ascii="Times New Roman" w:hAnsi="Times New Roman" w:cs="Times New Roman"/>
        </w:rPr>
        <w:tab/>
        <w:t>Seligman HK, Schillinger D (2010) Hunger and Socioeconomic Disparities in Chronic Disease. N Engl J Med 363:6–9. https://doi.org/10.1056/NEJMp1000072</w:t>
      </w:r>
    </w:p>
    <w:p w14:paraId="32B23601"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6. </w:t>
      </w:r>
      <w:r w:rsidRPr="00555C35">
        <w:rPr>
          <w:rFonts w:ascii="Times New Roman" w:hAnsi="Times New Roman" w:cs="Times New Roman"/>
        </w:rPr>
        <w:tab/>
        <w:t>Leung CW, Epel ES, Ritchie LD, Crawford PB, Laraia BA (2014) Food Insecurity Is Inversely Associated with Diet Quality of Lower-Income Adults. J Acad Nutr Diet 114:1943-1953.e2. https://doi.org/10.1016/j.jand.2014.06.353</w:t>
      </w:r>
    </w:p>
    <w:p w14:paraId="79CE83D3"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7. </w:t>
      </w:r>
      <w:r w:rsidRPr="00555C35">
        <w:rPr>
          <w:rFonts w:ascii="Times New Roman" w:hAnsi="Times New Roman" w:cs="Times New Roman"/>
        </w:rPr>
        <w:tab/>
        <w:t>Zhang F, Tapera TM, Gou J (2018) Application of a new dietary pattern analysis method in nutritional epidemiology. BMC Med Res Methodol 18:119. https://doi.org/10.1186/s12874-018-0585-8</w:t>
      </w:r>
    </w:p>
    <w:p w14:paraId="02A43017"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8. </w:t>
      </w:r>
      <w:r w:rsidRPr="00555C35">
        <w:rPr>
          <w:rFonts w:ascii="Times New Roman" w:hAnsi="Times New Roman" w:cs="Times New Roman"/>
        </w:rPr>
        <w:tab/>
        <w:t>Zhao J, Li Z, Gao Q, Zhao H, Chen S, Huang L, Wang W, Wang T (2021) A review of statistical methods for dietary pattern analysis. Nutr J 20:37. https://doi.org/10.1186/s12937-021-00692-7</w:t>
      </w:r>
    </w:p>
    <w:p w14:paraId="6FD58E56"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9. </w:t>
      </w:r>
      <w:r w:rsidRPr="00555C35">
        <w:rPr>
          <w:rFonts w:ascii="Times New Roman" w:hAnsi="Times New Roman" w:cs="Times New Roman"/>
        </w:rPr>
        <w:tab/>
        <w:t>Zou H, Hastie T (2005) Regularization and variable selection via the elastic net. J R Stat Soc Ser B Stat Methodol 67:301–320. https://doi.org/10.1111/j.1467-9868.2005.00503.x</w:t>
      </w:r>
    </w:p>
    <w:p w14:paraId="6EC26AFC"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10. </w:t>
      </w:r>
      <w:r w:rsidRPr="00555C35">
        <w:rPr>
          <w:rFonts w:ascii="Times New Roman" w:hAnsi="Times New Roman" w:cs="Times New Roman"/>
        </w:rPr>
        <w:tab/>
        <w:t>Hu FB (2002) Dietary pattern analysis: a new direction in nutritional epidemiology. Curr Opin Lipidol 13:3–9. https://doi.org/10.1097/00041433-200202000-00002</w:t>
      </w:r>
    </w:p>
    <w:p w14:paraId="338F2C20"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11. </w:t>
      </w:r>
      <w:r w:rsidRPr="00555C35">
        <w:rPr>
          <w:rFonts w:ascii="Times New Roman" w:hAnsi="Times New Roman" w:cs="Times New Roman"/>
        </w:rPr>
        <w:tab/>
        <w:t>Maino Vieytes CA, Zhu R, Gany F, Burton-Obanla A, Arthur AE (2022) Empirical Dietary Patterns Associated with Food Insecurity in U.S. Cancer Survivors: NHANES 1999–2018. Int J Environ Res Public Health 19:14062. https://doi.org/10.3390/ijerph192114062</w:t>
      </w:r>
    </w:p>
    <w:p w14:paraId="169C94BB"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12. </w:t>
      </w:r>
      <w:r w:rsidRPr="00555C35">
        <w:rPr>
          <w:rFonts w:ascii="Times New Roman" w:hAnsi="Times New Roman" w:cs="Times New Roman"/>
        </w:rPr>
        <w:tab/>
        <w:t>Bickel G, Nord M, Price C, Hamilton W, Cook J (2000) Guide to Measuring Household Food Security</w:t>
      </w:r>
    </w:p>
    <w:p w14:paraId="100279E4"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lastRenderedPageBreak/>
        <w:t xml:space="preserve">13. </w:t>
      </w:r>
      <w:r w:rsidRPr="00555C35">
        <w:rPr>
          <w:rFonts w:ascii="Times New Roman" w:hAnsi="Times New Roman" w:cs="Times New Roman"/>
        </w:rPr>
        <w:tab/>
        <w:t>Yaghjyan L, Wijayabahu AT, Egan KM (2018) RE: The Association Between Dietary Quality and Overall and Cancer-Specific Mortality Among Cancer Survivors, NHANES III. JNCI Cancer Spectr 2:pky044. https://doi.org/10.1093/jncics/pky044</w:t>
      </w:r>
    </w:p>
    <w:p w14:paraId="4A0ADCE5"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14. </w:t>
      </w:r>
      <w:r w:rsidRPr="00555C35">
        <w:rPr>
          <w:rFonts w:ascii="Times New Roman" w:hAnsi="Times New Roman" w:cs="Times New Roman"/>
        </w:rPr>
        <w:tab/>
        <w:t>Blanton CA, Moshfegh AJ, Baer DJ, Kretsch MJ (2006) The USDA Automated Multiple-Pass Method Accurately Estimates Group Total Energy and Nutrient Intake. J Nutr 136:2594–2599. https://doi.org/10.1093/jn/136.10.2594</w:t>
      </w:r>
    </w:p>
    <w:p w14:paraId="1DC91875"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15. </w:t>
      </w:r>
      <w:r w:rsidRPr="00555C35">
        <w:rPr>
          <w:rFonts w:ascii="Times New Roman" w:hAnsi="Times New Roman" w:cs="Times New Roman"/>
        </w:rPr>
        <w:tab/>
        <w:t>Moshfegh AJ, Rhodes DG, Baer DJ, Murayi T, Clemens JC, Rumpler WV, Paul DR, Sebastian RS, Kuczynski KJ, Ingwersen LA, Staples RC, Cleveland LE (2008) The US Department of Agriculture Automated Multiple-Pass Method reduces bias in the collection of energy intakes. Am J Clin Nutr 88:324–332. https://doi.org/10.1093/ajcn/88.2.324</w:t>
      </w:r>
    </w:p>
    <w:p w14:paraId="46BBFD1F"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16. </w:t>
      </w:r>
      <w:r w:rsidRPr="00555C35">
        <w:rPr>
          <w:rFonts w:ascii="Times New Roman" w:hAnsi="Times New Roman" w:cs="Times New Roman"/>
        </w:rPr>
        <w:tab/>
        <w:t>Jovanovic CES, Hoelscher DM, Chen B, Ranjit N, van den Berg AE (2022) The associations of plant-based food and metabolic syndrome using NHANES 2015–16 data. J Public Health fdab403. https://doi.org/10.1093/pubmed/fdab403</w:t>
      </w:r>
    </w:p>
    <w:p w14:paraId="34EA6614"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17. </w:t>
      </w:r>
      <w:r w:rsidRPr="00555C35">
        <w:rPr>
          <w:rFonts w:ascii="Times New Roman" w:hAnsi="Times New Roman" w:cs="Times New Roman"/>
        </w:rPr>
        <w:tab/>
        <w:t>Moore C, Murphy MM, Keast DR, Holick MF (2004) Vitamin D intake in the United States. J Am Diet Assoc 104:980–983. https://doi.org/10.1016/j.jada.2004.03.028</w:t>
      </w:r>
    </w:p>
    <w:p w14:paraId="1F5AE29C"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18. </w:t>
      </w:r>
      <w:r w:rsidRPr="00555C35">
        <w:rPr>
          <w:rFonts w:ascii="Times New Roman" w:hAnsi="Times New Roman" w:cs="Times New Roman"/>
        </w:rPr>
        <w:tab/>
        <w:t>Willett W, Howe G, Kushi L (1997) Adjustment for total energy intake in epidemiologic studies. Am J Clin Nutr 65:1220S-1228S. https://doi.org/10.1093/ajcn/65.4.1220S</w:t>
      </w:r>
    </w:p>
    <w:p w14:paraId="7CB4503D"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19. </w:t>
      </w:r>
      <w:r w:rsidRPr="00555C35">
        <w:rPr>
          <w:rFonts w:ascii="Times New Roman" w:hAnsi="Times New Roman" w:cs="Times New Roman"/>
        </w:rPr>
        <w:tab/>
        <w:t>Krebs-Smith SM, Pannucci TE, Subar AF, Kirkpatrick SI, Lerman JL, Tooze JA, Wilson MM, Reedy J (2018) Update of the Healthy Eating Index: HEI-2015. J Acad Nutr Diet 118:1591–1602. https://doi.org/10.1016/j.jand.2018.05.021</w:t>
      </w:r>
    </w:p>
    <w:p w14:paraId="2C771EA3"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20. </w:t>
      </w:r>
      <w:r w:rsidRPr="00555C35">
        <w:rPr>
          <w:rFonts w:ascii="Times New Roman" w:hAnsi="Times New Roman" w:cs="Times New Roman"/>
        </w:rPr>
        <w:tab/>
        <w:t>Folsom T, Nagraj V (2017) hei: Calculate Healthy Eating Index (HEI) Scores. J Open Source Softw 2:417. https://doi.org/10.21105/joss.00417</w:t>
      </w:r>
    </w:p>
    <w:p w14:paraId="70DF0B09"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21. </w:t>
      </w:r>
      <w:r w:rsidRPr="00555C35">
        <w:rPr>
          <w:rFonts w:ascii="Times New Roman" w:hAnsi="Times New Roman" w:cs="Times New Roman"/>
        </w:rPr>
        <w:tab/>
        <w:t>Linkage Methods and Analytical Support for NCHS Linked Mortality Data</w:t>
      </w:r>
    </w:p>
    <w:p w14:paraId="37B73E79"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22. </w:t>
      </w:r>
      <w:r w:rsidRPr="00555C35">
        <w:rPr>
          <w:rFonts w:ascii="Times New Roman" w:hAnsi="Times New Roman" w:cs="Times New Roman"/>
        </w:rPr>
        <w:tab/>
        <w:t>Cain KC, Harlow SD, Little RJ, Nan B, Yosef M, Taffe JR, Elliott MR (2011) Bias Due to Left Truncation and Left Censoring in Longitudinal Studies of Developmental and Disease Processes. Am J Epidemiol 173:1078–1084. https://doi.org/10.1093/aje/kwq481</w:t>
      </w:r>
    </w:p>
    <w:p w14:paraId="0BE47882"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23. </w:t>
      </w:r>
      <w:r w:rsidRPr="00555C35">
        <w:rPr>
          <w:rFonts w:ascii="Times New Roman" w:hAnsi="Times New Roman" w:cs="Times New Roman"/>
        </w:rPr>
        <w:tab/>
        <w:t>Song M, Wu K, Meyerhardt JA, Yilmaz O, Wang M, Ogino S, Fuchs CS, Giovannucci EL, Chan AT (2018) Low-Carbohydrate Diet Score and Macronutrient Intake in Relation to Survival After Colorectal Cancer Diagnosis. JNCI Cancer Spectr 2:pky077. https://doi.org/10.1093/jncics/pky077</w:t>
      </w:r>
    </w:p>
    <w:p w14:paraId="56EFD0D1"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24. </w:t>
      </w:r>
      <w:r w:rsidRPr="00555C35">
        <w:rPr>
          <w:rFonts w:ascii="Times New Roman" w:hAnsi="Times New Roman" w:cs="Times New Roman"/>
        </w:rPr>
        <w:tab/>
        <w:t>Cook CE, Richardson JK, Pietrobon R, Braga L, Silva HM, Turner D (2006) Validation of the NHANES ADL scale in a sample of patients with report of cervical pain: Factor analysis, item response theory analysis, and line item validity. Disabil Rehabil 28:929–935. https://doi.org/10.1080/09638280500404263</w:t>
      </w:r>
    </w:p>
    <w:p w14:paraId="492AC79A"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25. </w:t>
      </w:r>
      <w:r w:rsidRPr="00555C35">
        <w:rPr>
          <w:rFonts w:ascii="Times New Roman" w:hAnsi="Times New Roman" w:cs="Times New Roman"/>
        </w:rPr>
        <w:tab/>
        <w:t>Witte JS, Greenland S (1997) A nested approach to evaluating dose-response and trend. Ann Epidemiol 7:188–193. https://doi.org/10.1016/S1047-2797(96)00159-7</w:t>
      </w:r>
    </w:p>
    <w:p w14:paraId="09384B72"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lastRenderedPageBreak/>
        <w:t xml:space="preserve">26. </w:t>
      </w:r>
      <w:r w:rsidRPr="00555C35">
        <w:rPr>
          <w:rFonts w:ascii="Times New Roman" w:hAnsi="Times New Roman" w:cs="Times New Roman"/>
        </w:rPr>
        <w:tab/>
        <w:t>Willett WC, Howe GR, Kushi LH (1997) Adjustment for total energy intake in epidemiologic studies. Am J Clin Nutr 65:1220S-1228S. https://doi.org/10.1093/ajcn/65.4.1220S</w:t>
      </w:r>
    </w:p>
    <w:p w14:paraId="4FB3087D"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27. </w:t>
      </w:r>
      <w:r w:rsidRPr="00555C35">
        <w:rPr>
          <w:rFonts w:ascii="Times New Roman" w:hAnsi="Times New Roman" w:cs="Times New Roman"/>
        </w:rPr>
        <w:tab/>
        <w:t>Banerjee S, Radak T, Khubchandani J, Dunn P (2021) Food Insecurity and Mortality in American Adults: Results From the NHANES-Linked Mortality Study. Health Promot Pract 22:204–214. https://doi.org/10.1177/1524839920945927</w:t>
      </w:r>
    </w:p>
    <w:p w14:paraId="22598678"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28. </w:t>
      </w:r>
      <w:r w:rsidRPr="00555C35">
        <w:rPr>
          <w:rFonts w:ascii="Times New Roman" w:hAnsi="Times New Roman" w:cs="Times New Roman"/>
        </w:rPr>
        <w:tab/>
        <w:t>Gany F, Lee T, Ramirez J, Massie D, Moran A, Crist M, McNish T, Winkel G, Leng JCF (2014) Do Our Patients Have Enough to Eat?: Food Insecurity among Urban Low-income Cancer Patients. J Health Care Poor Underserved 25:1153–1168. https://doi.org/10.1353/hpu.2014.0145</w:t>
      </w:r>
    </w:p>
    <w:p w14:paraId="5F886203"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29. </w:t>
      </w:r>
      <w:r w:rsidRPr="00555C35">
        <w:rPr>
          <w:rFonts w:ascii="Times New Roman" w:hAnsi="Times New Roman" w:cs="Times New Roman"/>
        </w:rPr>
        <w:tab/>
        <w:t>Robien K, Clausen M, Sullo E, Ford YR, Griffith KA, Le D, Wickersham KE, Wallington SF (2023) Prevalence of Food Insecurity Among Cancer Survivors in the United States: A Scoping Review. J Acad Nutr Diet 123:330–346. https://doi.org/10.1016/j.jand.2022.07.004</w:t>
      </w:r>
    </w:p>
    <w:p w14:paraId="0E2504AE"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30. </w:t>
      </w:r>
      <w:r w:rsidRPr="00555C35">
        <w:rPr>
          <w:rFonts w:ascii="Times New Roman" w:hAnsi="Times New Roman" w:cs="Times New Roman"/>
        </w:rPr>
        <w:tab/>
        <w:t>Seligman HK, Bindman AB, Vittinghoff E, Kanaya AM, Kushel MB (2007) Food insecurity is associated with diabetes mellitus: results from the National Health Examination and Nutrition Examination Survey (NHANES) 1999-2002. J Gen Intern Med 22:1018–1023. https://doi.org/10.1007/s11606-007-0192-6</w:t>
      </w:r>
    </w:p>
    <w:p w14:paraId="3D3136CA"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31. </w:t>
      </w:r>
      <w:r w:rsidRPr="00555C35">
        <w:rPr>
          <w:rFonts w:ascii="Times New Roman" w:hAnsi="Times New Roman" w:cs="Times New Roman"/>
        </w:rPr>
        <w:tab/>
        <w:t>Heflin CM, Ziliak JP (2008) Food Insufficiency, Food Stamp Participation, and Mental Health*. Soc Sci Q 89:706–727. https://doi.org/10.1111/j.1540-6237.2008.00556.x</w:t>
      </w:r>
    </w:p>
    <w:p w14:paraId="240FCA56"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32. </w:t>
      </w:r>
      <w:r w:rsidRPr="00555C35">
        <w:rPr>
          <w:rFonts w:ascii="Times New Roman" w:hAnsi="Times New Roman" w:cs="Times New Roman"/>
        </w:rPr>
        <w:tab/>
        <w:t>Lee JS, Frongillo EA (2001) Nutritional and Health Consequences Are Associated with Food Insecurity among U.S. Elderly Persons. J Nutr 131:1503–1509. https://doi.org/10.1093/jn/131.5.1503</w:t>
      </w:r>
    </w:p>
    <w:p w14:paraId="0CD20EC0"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33. </w:t>
      </w:r>
      <w:r w:rsidRPr="00555C35">
        <w:rPr>
          <w:rFonts w:ascii="Times New Roman" w:hAnsi="Times New Roman" w:cs="Times New Roman"/>
        </w:rPr>
        <w:tab/>
        <w:t>Stuff JE, Casey PH, Szeto KL, Gossett JM, Robbins JM, Simpson PM, Connell C, Bogle ML (2004) Household Food Insecurity Is Associated with Adult Health Status. J Nutr 134:2330–2335. https://doi.org/10.1093/jn/134.9.2330</w:t>
      </w:r>
    </w:p>
    <w:p w14:paraId="718C967E"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34. </w:t>
      </w:r>
      <w:r w:rsidRPr="00555C35">
        <w:rPr>
          <w:rFonts w:ascii="Times New Roman" w:hAnsi="Times New Roman" w:cs="Times New Roman"/>
        </w:rPr>
        <w:tab/>
        <w:t>Sun Y, Liu B, Rong S, Du Y, Xu G, Snetselaar LG, Wallace RB, Bao W (2020) Food Insecurity Is Associated With Cardiovascular and All‐Cause Mortality Among Adults in the United States. J Am Heart Assoc 9:. https://doi.org/10.1161/JAHA.119.014629</w:t>
      </w:r>
    </w:p>
    <w:p w14:paraId="39764933"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35. </w:t>
      </w:r>
      <w:r w:rsidRPr="00555C35">
        <w:rPr>
          <w:rFonts w:ascii="Times New Roman" w:hAnsi="Times New Roman" w:cs="Times New Roman"/>
        </w:rPr>
        <w:tab/>
        <w:t>Vozoris NT, Tarasuk VS (2003) Household Food Insufficiency Is Associated with Poorer Health. J Nutr 133:120–126. https://doi.org/10.1093/jn/133.1.120</w:t>
      </w:r>
    </w:p>
    <w:p w14:paraId="09E2F2E3"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36. </w:t>
      </w:r>
      <w:r w:rsidRPr="00555C35">
        <w:rPr>
          <w:rFonts w:ascii="Times New Roman" w:hAnsi="Times New Roman" w:cs="Times New Roman"/>
        </w:rPr>
        <w:tab/>
        <w:t>Zhao H, Andreyeva T (2022) Diet Quality and Health in Older Americans. Nutrients 14:1198. https://doi.org/10.3390/nu14061198</w:t>
      </w:r>
    </w:p>
    <w:p w14:paraId="628C9B45"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37. </w:t>
      </w:r>
      <w:r w:rsidRPr="00555C35">
        <w:rPr>
          <w:rFonts w:ascii="Times New Roman" w:hAnsi="Times New Roman" w:cs="Times New Roman"/>
        </w:rPr>
        <w:tab/>
        <w:t>George SM, Neuhouser ML, Mayne ST, Irwin ML, Albanes D, Gail MH, Alfano CM, Bernstein L, McTiernan A, Reedy J, Smith AW, Ulrich CM, Ballard-Barbash R (2010) Postdiagnosis Diet Quality Is Inversely Related to a Biomarker of Inflammation among Breast Cancer Survivors. Cancer Epidemiol Biomarkers Prev 19:2220–2228. https://doi.org/10.1158/1055-9965.EPI-10-0464</w:t>
      </w:r>
    </w:p>
    <w:p w14:paraId="472D97BC"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lastRenderedPageBreak/>
        <w:t xml:space="preserve">38. </w:t>
      </w:r>
      <w:r w:rsidRPr="00555C35">
        <w:rPr>
          <w:rFonts w:ascii="Times New Roman" w:hAnsi="Times New Roman" w:cs="Times New Roman"/>
        </w:rPr>
        <w:tab/>
        <w:t>Guillermo C, Boushey CJ, Franke AA, Monroe KR, Lim U, Wilkens LR, Marchand LL, Maskarinec G (2020) Diet Quality and Biomarker Profiles Related to Chronic Disease Prevention: The Multiethnic Cohort Study. J Am Coll Nutr 39:216–223. https://doi.org/10.1080/07315724.2019.1635921</w:t>
      </w:r>
    </w:p>
    <w:p w14:paraId="3B22CFD4"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39. </w:t>
      </w:r>
      <w:r w:rsidRPr="00555C35">
        <w:rPr>
          <w:rFonts w:ascii="Times New Roman" w:hAnsi="Times New Roman" w:cs="Times New Roman"/>
        </w:rPr>
        <w:tab/>
        <w:t>Arthur AE, Peterson KE, Shen J, Djuric Z, Taylor JMG, Hebert JR, Duffy SA, Peterson LA, Bellile EL, Whitfield JR, Chepeha DB, Schipper MJ, Wolf GT, Rozek LS (2014) Diet and proinflammatory cytokine levels in head and neck squamous cell carcinoma. Cancer 120:2704–2712. https://doi.org/10.1002/cncr.28778</w:t>
      </w:r>
    </w:p>
    <w:p w14:paraId="418BCB43"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40. </w:t>
      </w:r>
      <w:r w:rsidRPr="00555C35">
        <w:rPr>
          <w:rFonts w:ascii="Times New Roman" w:hAnsi="Times New Roman" w:cs="Times New Roman"/>
        </w:rPr>
        <w:tab/>
        <w:t>Brenner DR, Scherer D, Muir K, Schildkraut J, Boffetta P, Spitz MR, Le Marchand L, Chan AT, Goode EL, Ulrich CM, Hung RJ (2014) A Review of the Application of Inflammatory Biomarkers in Epidemiologic Cancer Research. Cancer Epidemiol Biomarkers Prev 23:1729–1751. https://doi.org/10.1158/1055-9965.EPI-14-0064</w:t>
      </w:r>
    </w:p>
    <w:p w14:paraId="2B019B9D"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41. </w:t>
      </w:r>
      <w:r w:rsidRPr="00555C35">
        <w:rPr>
          <w:rFonts w:ascii="Times New Roman" w:hAnsi="Times New Roman" w:cs="Times New Roman"/>
        </w:rPr>
        <w:tab/>
        <w:t>Cheng E, Shi Q, Shields AF, Nixon AB, Shergill AP, Ma C, Guthrie KA, Couture F, Kuebler P, Kumar P, Tan B, Krishnamurthi SS, Ng K, O’Reilly EM, Brown JC, Philip PA, Caan BJ, Cespedes Feliciano EM, Meyerhardt JA (2023) Association of Inflammatory Biomarkers With Survival Among Patients With Stage III Colon Cancer. JAMA Oncol. https://doi.org/10.1001/jamaoncol.2022.6911</w:t>
      </w:r>
    </w:p>
    <w:p w14:paraId="77BB9A71"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42. </w:t>
      </w:r>
      <w:r w:rsidRPr="00555C35">
        <w:rPr>
          <w:rFonts w:ascii="Times New Roman" w:hAnsi="Times New Roman" w:cs="Times New Roman"/>
        </w:rPr>
        <w:tab/>
        <w:t>Domenici L, Tonacci A, Aretini P, Garibaldi S, Perutelli A, Bottone P, Muzii L, Panici PB (2021) Inflammatory Biomarkers as Promising Predictors of Prognosis in Cervical Cancer Patients. Oncology 99:571–579. https://doi.org/10.1159/000517320</w:t>
      </w:r>
    </w:p>
    <w:p w14:paraId="7320DB08"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43. </w:t>
      </w:r>
      <w:r w:rsidRPr="00555C35">
        <w:rPr>
          <w:rFonts w:ascii="Times New Roman" w:hAnsi="Times New Roman" w:cs="Times New Roman"/>
        </w:rPr>
        <w:tab/>
        <w:t>Distress Thermometer Tool Translations</w:t>
      </w:r>
    </w:p>
    <w:p w14:paraId="4E7FB705"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44. </w:t>
      </w:r>
      <w:r w:rsidRPr="00555C35">
        <w:rPr>
          <w:rFonts w:ascii="Times New Roman" w:hAnsi="Times New Roman" w:cs="Times New Roman"/>
        </w:rPr>
        <w:tab/>
        <w:t>Burton-Obanla AA, Sloane S, Koester B, Gundersen C, Fiese BH, Arthur AE (2022) Oncology Registered Dietitian Nutritionists’ Knowledge, Attitudes, and Practices Related to Food Insecurity among Cancer Survivors: A Qualitative Study. J Acad Nutr Diet 122:2267–2287. https://doi.org/10.1016/j.jand.2021.12.004</w:t>
      </w:r>
    </w:p>
    <w:p w14:paraId="149D1110"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45. </w:t>
      </w:r>
      <w:r w:rsidRPr="00555C35">
        <w:rPr>
          <w:rFonts w:ascii="Times New Roman" w:hAnsi="Times New Roman" w:cs="Times New Roman"/>
        </w:rPr>
        <w:tab/>
        <w:t>Seligman HK, Berkowitz SA (2019) Aligning Programs and Policies to Support Food Security and Public Health Goals in the United States. Annu Rev Public Health 40:319–337. https://doi.org/10.1146/annurev-publhealth-040218-044132</w:t>
      </w:r>
    </w:p>
    <w:p w14:paraId="68A448E9"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46. </w:t>
      </w:r>
      <w:r w:rsidRPr="00555C35">
        <w:rPr>
          <w:rFonts w:ascii="Times New Roman" w:hAnsi="Times New Roman" w:cs="Times New Roman"/>
        </w:rPr>
        <w:tab/>
        <w:t>Gany F, Lee T, Loeb R, Ramirez J, Moran A, Crist M, McNish T, Leng JCF (2015) Use of Hospital-Based Food Pantries Among Low-Income Urban Cancer Patients. J Community Health 40:1193–1200. https://doi.org/10.1007/s10900-015-0048-7</w:t>
      </w:r>
    </w:p>
    <w:p w14:paraId="018DF208"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47. </w:t>
      </w:r>
      <w:r w:rsidRPr="00555C35">
        <w:rPr>
          <w:rFonts w:ascii="Times New Roman" w:hAnsi="Times New Roman" w:cs="Times New Roman"/>
        </w:rPr>
        <w:tab/>
        <w:t>Gany F, Melnic I, Wu M, Li Y, Finik J, Ramirez J, Blinder V, Kemeny M, Guevara E, Hwang C, Leng J (2022) Food to Overcome Outcomes Disparities: A Randomized Controlled Trial of Food Insecurity Interventions to Improve Cancer Outcomes. J Clin Oncol 40:3603–3612. https://doi.org/10.1200/JCO.21.02400</w:t>
      </w:r>
    </w:p>
    <w:p w14:paraId="3D8AD926"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48. </w:t>
      </w:r>
      <w:r w:rsidRPr="00555C35">
        <w:rPr>
          <w:rFonts w:ascii="Times New Roman" w:hAnsi="Times New Roman" w:cs="Times New Roman"/>
        </w:rPr>
        <w:tab/>
        <w:t>Berkowitz SA, Seligman HK, Choudhry NK (2014) Treat or eat: food insecurity, cost-related medication underuse, and unmet needs. Am J Med 127:303-310.e3. https://doi.org/10.1016/j.amjmed.2014.01.002</w:t>
      </w:r>
    </w:p>
    <w:p w14:paraId="12B96226"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lastRenderedPageBreak/>
        <w:t xml:space="preserve">49. </w:t>
      </w:r>
      <w:r w:rsidRPr="00555C35">
        <w:rPr>
          <w:rFonts w:ascii="Times New Roman" w:hAnsi="Times New Roman" w:cs="Times New Roman"/>
        </w:rPr>
        <w:tab/>
        <w:t>Moellman N (2020) Healthcare and Hunger: Effects of the ACA Medicaid Expansions on Food Insecurity in America. Appl Econ Perspect Policy 42:168–186. https://doi.org/10.1093/aepp/ppz018</w:t>
      </w:r>
    </w:p>
    <w:p w14:paraId="6CF6F47D"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50. </w:t>
      </w:r>
      <w:r w:rsidRPr="00555C35">
        <w:rPr>
          <w:rFonts w:ascii="Times New Roman" w:hAnsi="Times New Roman" w:cs="Times New Roman"/>
        </w:rPr>
        <w:tab/>
        <w:t>U.S. Household Food Insecurity Survey Module: Three-Stage Design, With Screeners</w:t>
      </w:r>
    </w:p>
    <w:p w14:paraId="31568834" w14:textId="07C5E5C7" w:rsidR="00372469" w:rsidRDefault="00CA04BD" w:rsidP="00372469">
      <w:pPr>
        <w:rPr>
          <w:rFonts w:ascii="Times New Roman" w:hAnsi="Times New Roman" w:cs="Times New Roman"/>
        </w:rPr>
      </w:pPr>
      <w:r w:rsidRPr="00372469">
        <w:rPr>
          <w:rFonts w:ascii="Times New Roman" w:hAnsi="Times New Roman" w:cs="Times New Roman"/>
        </w:rPr>
        <w:fldChar w:fldCharType="end"/>
      </w:r>
    </w:p>
    <w:p w14:paraId="4D7B05AB" w14:textId="77777777" w:rsidR="000D68FA" w:rsidRDefault="000D68FA" w:rsidP="00372469">
      <w:pPr>
        <w:rPr>
          <w:rFonts w:ascii="Times New Roman" w:hAnsi="Times New Roman" w:cs="Times New Roman"/>
          <w:i/>
          <w:iCs/>
        </w:rPr>
      </w:pPr>
    </w:p>
    <w:p w14:paraId="73CAD118" w14:textId="77777777" w:rsidR="000D68FA" w:rsidRPr="000D68FA" w:rsidRDefault="000D68FA" w:rsidP="000D68FA">
      <w:pPr>
        <w:rPr>
          <w:rFonts w:ascii="Times New Roman" w:hAnsi="Times New Roman" w:cs="Times New Roman"/>
          <w:b/>
          <w:bCs/>
        </w:rPr>
      </w:pPr>
      <w:r w:rsidRPr="000D68FA">
        <w:rPr>
          <w:rFonts w:ascii="Times New Roman" w:hAnsi="Times New Roman" w:cs="Times New Roman"/>
          <w:b/>
          <w:bCs/>
        </w:rPr>
        <w:t>Statements and Declarations</w:t>
      </w:r>
    </w:p>
    <w:p w14:paraId="46C48745"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b/>
          <w:bCs/>
          <w:i/>
          <w:iCs/>
        </w:rPr>
        <w:t> </w:t>
      </w:r>
    </w:p>
    <w:p w14:paraId="7C863E26"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Competing Interests</w:t>
      </w:r>
    </w:p>
    <w:p w14:paraId="450B4113"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The authors have no relevant financial or non-financial interests to disclose.</w:t>
      </w:r>
    </w:p>
    <w:p w14:paraId="5BCC46C0"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 </w:t>
      </w:r>
    </w:p>
    <w:p w14:paraId="46C30D37"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Funding</w:t>
      </w:r>
    </w:p>
    <w:p w14:paraId="43DECC2D"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CAMV is a scholar in Health Policy Research Scholars, a national leadership program supported by the Robert Wood Johnson Foundation. It supports scholars from diverse disciplines and backgrounds in applying and advocating for policy change that improves health and equity. The project described in this article is supported by the program. The views expressed here do not necessarily reflect the views of the Foundation. </w:t>
      </w:r>
      <w:hyperlink r:id="rId22" w:history="1">
        <w:r w:rsidRPr="000D68FA">
          <w:rPr>
            <w:rStyle w:val="Hyperlink"/>
            <w:rFonts w:ascii="Times New Roman" w:hAnsi="Times New Roman" w:cs="Times New Roman"/>
          </w:rPr>
          <w:t>www.healthpolicyresearch-scholars.org</w:t>
        </w:r>
      </w:hyperlink>
      <w:r w:rsidRPr="000D68FA">
        <w:rPr>
          <w:rFonts w:ascii="Times New Roman" w:hAnsi="Times New Roman" w:cs="Times New Roman"/>
        </w:rPr>
        <w:t>.</w:t>
      </w:r>
    </w:p>
    <w:p w14:paraId="554BA1FA"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 </w:t>
      </w:r>
    </w:p>
    <w:p w14:paraId="5191E689"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Author Contributions</w:t>
      </w:r>
    </w:p>
    <w:p w14:paraId="6545F321"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CAMV—study conception, results interpretation, data management, data analysis, writing of original manuscript</w:t>
      </w:r>
    </w:p>
    <w:p w14:paraId="478D1F44"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RZ—data analysis, editing of original manuscript</w:t>
      </w:r>
    </w:p>
    <w:p w14:paraId="0BF54B39"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FG—results interpretation, supervision, editing of original manuscript</w:t>
      </w:r>
    </w:p>
    <w:p w14:paraId="5C53832D"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BDK—results interpretation, supervision, editing of original manuscript</w:t>
      </w:r>
    </w:p>
    <w:p w14:paraId="0ADC3B67"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AEA—results interpretation, supervision, editing of original manuscript</w:t>
      </w:r>
    </w:p>
    <w:p w14:paraId="3DDFA108"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w:t>
      </w:r>
    </w:p>
    <w:p w14:paraId="473175BD"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All authors reviewed and approved the final version of the manuscript.</w:t>
      </w:r>
    </w:p>
    <w:p w14:paraId="4F7EB897"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 </w:t>
      </w:r>
    </w:p>
    <w:p w14:paraId="4B7C4608"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Data Availability</w:t>
      </w:r>
    </w:p>
    <w:p w14:paraId="79977E30"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The datasets generated during and/or analyzed during the current study are available in a public GitHub repository, </w:t>
      </w:r>
      <w:hyperlink r:id="rId23" w:history="1">
        <w:r w:rsidRPr="000D68FA">
          <w:rPr>
            <w:rStyle w:val="Hyperlink"/>
            <w:rFonts w:ascii="Times New Roman" w:hAnsi="Times New Roman" w:cs="Times New Roman"/>
          </w:rPr>
          <w:t>https://github.com/cmainov/nhanes-fi-ca-mortality-mirror</w:t>
        </w:r>
      </w:hyperlink>
      <w:r w:rsidRPr="000D68FA">
        <w:rPr>
          <w:rFonts w:ascii="Times New Roman" w:hAnsi="Times New Roman" w:cs="Times New Roman"/>
        </w:rPr>
        <w:t>.</w:t>
      </w:r>
    </w:p>
    <w:p w14:paraId="43D0FD1C"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w:t>
      </w:r>
    </w:p>
    <w:p w14:paraId="438AF6CF"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Ethics Approval</w:t>
      </w:r>
    </w:p>
    <w:p w14:paraId="1B2FD629"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This study was conducted according to the guidelines laid down in the Declaration of Helsinki and all procedures involving research study participants were approved by National Center for Health Statistics Ethics Review Board. Written informed consent was obtained from all subjects/patients. Because this analysis involved de-identified secondary data, it was exempt from Institutional Review Board approval at the University of Illinois Urbana-Champaign.</w:t>
      </w:r>
    </w:p>
    <w:p w14:paraId="1383748C" w14:textId="77777777" w:rsidR="000D68FA" w:rsidRPr="000D68FA" w:rsidRDefault="000D68FA" w:rsidP="000D68FA">
      <w:pPr>
        <w:rPr>
          <w:rFonts w:ascii="Times New Roman" w:hAnsi="Times New Roman" w:cs="Times New Roman"/>
        </w:rPr>
      </w:pPr>
    </w:p>
    <w:p w14:paraId="48E0698E" w14:textId="1EA3F890" w:rsidR="00D05033" w:rsidRDefault="00D05033" w:rsidP="000D68FA">
      <w:pPr>
        <w:rPr>
          <w:rFonts w:ascii="Times New Roman" w:hAnsi="Times New Roman" w:cs="Times New Roman"/>
          <w:i/>
          <w:iCs/>
        </w:rPr>
      </w:pPr>
      <w:r w:rsidRPr="00D05033">
        <w:rPr>
          <w:rFonts w:ascii="Times New Roman" w:hAnsi="Times New Roman" w:cs="Times New Roman"/>
          <w:i/>
          <w:iCs/>
        </w:rPr>
        <w:t>Consent to Participate</w:t>
      </w:r>
    </w:p>
    <w:p w14:paraId="25B31122" w14:textId="03B0FBBB" w:rsidR="00D05033" w:rsidRPr="00D05033" w:rsidRDefault="00D05033" w:rsidP="00D05033">
      <w:pPr>
        <w:rPr>
          <w:rFonts w:ascii="Times New Roman" w:hAnsi="Times New Roman" w:cs="Times New Roman"/>
        </w:rPr>
        <w:sectPr w:rsidR="00D05033" w:rsidRPr="00D05033" w:rsidSect="008E210F">
          <w:pgSz w:w="12240" w:h="15840"/>
          <w:pgMar w:top="1440" w:right="1440" w:bottom="1440" w:left="1440" w:header="720" w:footer="720" w:gutter="0"/>
          <w:lnNumType w:countBy="1" w:restart="continuous"/>
          <w:cols w:space="720"/>
          <w:docGrid w:linePitch="360"/>
        </w:sectPr>
      </w:pPr>
      <w:r w:rsidRPr="00D05033">
        <w:rPr>
          <w:rFonts w:ascii="Times New Roman" w:hAnsi="Times New Roman" w:cs="Times New Roman"/>
        </w:rPr>
        <w:t>Informed consent was obtained from all individual participants included in the</w:t>
      </w:r>
      <w:r w:rsidR="00046D6D">
        <w:rPr>
          <w:rFonts w:ascii="Times New Roman" w:hAnsi="Times New Roman" w:cs="Times New Roman"/>
        </w:rPr>
        <w:t xml:space="preserve"> study.</w:t>
      </w:r>
    </w:p>
    <w:p w14:paraId="0EB4D4B9" w14:textId="39C7340C" w:rsidR="00555F32" w:rsidRDefault="00555F32" w:rsidP="00046D6D"/>
    <w:sectPr w:rsidR="00555F32" w:rsidSect="00CA04BD">
      <w:pgSz w:w="12240" w:h="15840"/>
      <w:pgMar w:top="1440" w:right="2880" w:bottom="1440" w:left="28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5" w:author="Maino Vieytes, Christian (NIH/NIA/IRP) [F]" w:date="2023-11-15T15:20:00Z" w:initials="MVC([">
    <w:p w14:paraId="4AE71F65" w14:textId="77777777" w:rsidR="0003299C" w:rsidRDefault="0003299C" w:rsidP="00646858">
      <w:r>
        <w:rPr>
          <w:rStyle w:val="CommentReference"/>
        </w:rPr>
        <w:annotationRef/>
      </w:r>
      <w:r>
        <w:rPr>
          <w:sz w:val="20"/>
          <w:szCs w:val="20"/>
        </w:rPr>
        <w:t>Check on how this is described the text and modify accordingly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E71F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FF602A" w16cex:dateUtc="2023-11-15T20: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E71F65" w16cid:durableId="28FF60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46517" w14:textId="77777777" w:rsidR="00641E46" w:rsidRDefault="00641E46" w:rsidP="00A6561A">
      <w:r>
        <w:separator/>
      </w:r>
    </w:p>
  </w:endnote>
  <w:endnote w:type="continuationSeparator" w:id="0">
    <w:p w14:paraId="20372563" w14:textId="77777777" w:rsidR="00641E46" w:rsidRDefault="00641E46" w:rsidP="00A656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n-e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DB5C0" w14:textId="77777777" w:rsidR="00641E46" w:rsidRDefault="00641E46" w:rsidP="00A6561A">
      <w:r>
        <w:separator/>
      </w:r>
    </w:p>
  </w:footnote>
  <w:footnote w:type="continuationSeparator" w:id="0">
    <w:p w14:paraId="426607DE" w14:textId="77777777" w:rsidR="00641E46" w:rsidRDefault="00641E46" w:rsidP="00A656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71217762"/>
      <w:docPartObj>
        <w:docPartGallery w:val="Page Numbers (Top of Page)"/>
        <w:docPartUnique/>
      </w:docPartObj>
    </w:sdtPr>
    <w:sdtContent>
      <w:p w14:paraId="7A0926C6" w14:textId="378E879B" w:rsidR="00A6561A" w:rsidRDefault="00A6561A" w:rsidP="00E718E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1D3531" w14:textId="77777777" w:rsidR="00A6561A" w:rsidRDefault="00A6561A" w:rsidP="00A6561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209150619"/>
      <w:docPartObj>
        <w:docPartGallery w:val="Page Numbers (Top of Page)"/>
        <w:docPartUnique/>
      </w:docPartObj>
    </w:sdtPr>
    <w:sdtContent>
      <w:p w14:paraId="0B512F2F" w14:textId="0FF93DDF" w:rsidR="00A6561A" w:rsidRPr="00A6561A" w:rsidRDefault="00A6561A" w:rsidP="00E718EA">
        <w:pPr>
          <w:pStyle w:val="Header"/>
          <w:framePr w:wrap="none" w:vAnchor="text" w:hAnchor="margin" w:xAlign="right" w:y="1"/>
          <w:rPr>
            <w:rStyle w:val="PageNumber"/>
            <w:rFonts w:ascii="Times New Roman" w:hAnsi="Times New Roman" w:cs="Times New Roman"/>
          </w:rPr>
        </w:pPr>
        <w:r w:rsidRPr="00A6561A">
          <w:rPr>
            <w:rStyle w:val="PageNumber"/>
            <w:rFonts w:ascii="Times New Roman" w:hAnsi="Times New Roman" w:cs="Times New Roman"/>
          </w:rPr>
          <w:fldChar w:fldCharType="begin"/>
        </w:r>
        <w:r w:rsidRPr="00A6561A">
          <w:rPr>
            <w:rStyle w:val="PageNumber"/>
            <w:rFonts w:ascii="Times New Roman" w:hAnsi="Times New Roman" w:cs="Times New Roman"/>
          </w:rPr>
          <w:instrText xml:space="preserve"> PAGE </w:instrText>
        </w:r>
        <w:r w:rsidRPr="00A6561A">
          <w:rPr>
            <w:rStyle w:val="PageNumber"/>
            <w:rFonts w:ascii="Times New Roman" w:hAnsi="Times New Roman" w:cs="Times New Roman"/>
          </w:rPr>
          <w:fldChar w:fldCharType="separate"/>
        </w:r>
        <w:r w:rsidRPr="00A6561A">
          <w:rPr>
            <w:rStyle w:val="PageNumber"/>
            <w:rFonts w:ascii="Times New Roman" w:hAnsi="Times New Roman" w:cs="Times New Roman"/>
            <w:noProof/>
          </w:rPr>
          <w:t>1</w:t>
        </w:r>
        <w:r w:rsidRPr="00A6561A">
          <w:rPr>
            <w:rStyle w:val="PageNumber"/>
            <w:rFonts w:ascii="Times New Roman" w:hAnsi="Times New Roman" w:cs="Times New Roman"/>
          </w:rPr>
          <w:fldChar w:fldCharType="end"/>
        </w:r>
      </w:p>
    </w:sdtContent>
  </w:sdt>
  <w:p w14:paraId="2B235207" w14:textId="77777777" w:rsidR="00A6561A" w:rsidRDefault="00A6561A" w:rsidP="00A6561A">
    <w:pPr>
      <w:pStyle w:val="Header"/>
      <w:ind w:right="360"/>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ino Vieytes, Christian (NIH/NIA/IRP) [F]">
    <w15:presenceInfo w15:providerId="AD" w15:userId="S::mainovieytesca@nih.gov::0a282cee-f29e-4d4d-accd-dbd67014a5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4BD"/>
    <w:rsid w:val="00020BA3"/>
    <w:rsid w:val="0003299C"/>
    <w:rsid w:val="00046D6D"/>
    <w:rsid w:val="00071FE3"/>
    <w:rsid w:val="000B63B0"/>
    <w:rsid w:val="000D68FA"/>
    <w:rsid w:val="000F274E"/>
    <w:rsid w:val="00135CC3"/>
    <w:rsid w:val="001762EB"/>
    <w:rsid w:val="00190525"/>
    <w:rsid w:val="00196CF5"/>
    <w:rsid w:val="001B0EAA"/>
    <w:rsid w:val="001F5A7E"/>
    <w:rsid w:val="002045DC"/>
    <w:rsid w:val="00231EBC"/>
    <w:rsid w:val="002776AD"/>
    <w:rsid w:val="002B4FE9"/>
    <w:rsid w:val="002C70C5"/>
    <w:rsid w:val="002C775F"/>
    <w:rsid w:val="003245FD"/>
    <w:rsid w:val="003378CE"/>
    <w:rsid w:val="00366989"/>
    <w:rsid w:val="00372469"/>
    <w:rsid w:val="00374C86"/>
    <w:rsid w:val="003B6A0A"/>
    <w:rsid w:val="004A3D99"/>
    <w:rsid w:val="004D7651"/>
    <w:rsid w:val="00535D1D"/>
    <w:rsid w:val="00555C35"/>
    <w:rsid w:val="00555F32"/>
    <w:rsid w:val="00575D97"/>
    <w:rsid w:val="005B16E9"/>
    <w:rsid w:val="005E447D"/>
    <w:rsid w:val="005E4BFC"/>
    <w:rsid w:val="00622175"/>
    <w:rsid w:val="00641E46"/>
    <w:rsid w:val="00661515"/>
    <w:rsid w:val="00687367"/>
    <w:rsid w:val="00687A69"/>
    <w:rsid w:val="006945DA"/>
    <w:rsid w:val="0070728F"/>
    <w:rsid w:val="007755A2"/>
    <w:rsid w:val="00784314"/>
    <w:rsid w:val="007F75DA"/>
    <w:rsid w:val="008104EE"/>
    <w:rsid w:val="008118A7"/>
    <w:rsid w:val="00811C65"/>
    <w:rsid w:val="008343E2"/>
    <w:rsid w:val="00844F6D"/>
    <w:rsid w:val="00853C24"/>
    <w:rsid w:val="00875131"/>
    <w:rsid w:val="00891441"/>
    <w:rsid w:val="008929F7"/>
    <w:rsid w:val="008A6C8D"/>
    <w:rsid w:val="008D3382"/>
    <w:rsid w:val="008E210F"/>
    <w:rsid w:val="00945C90"/>
    <w:rsid w:val="00972A4F"/>
    <w:rsid w:val="009C0AFB"/>
    <w:rsid w:val="009C5C82"/>
    <w:rsid w:val="009E2592"/>
    <w:rsid w:val="009F2FE4"/>
    <w:rsid w:val="00A23CF7"/>
    <w:rsid w:val="00A256DF"/>
    <w:rsid w:val="00A6561A"/>
    <w:rsid w:val="00A707B8"/>
    <w:rsid w:val="00A72103"/>
    <w:rsid w:val="00A95A53"/>
    <w:rsid w:val="00AA1520"/>
    <w:rsid w:val="00B42E39"/>
    <w:rsid w:val="00B657C7"/>
    <w:rsid w:val="00B717EF"/>
    <w:rsid w:val="00BA33A1"/>
    <w:rsid w:val="00BB08C3"/>
    <w:rsid w:val="00BB5F5C"/>
    <w:rsid w:val="00C678E7"/>
    <w:rsid w:val="00C8359E"/>
    <w:rsid w:val="00C83EBA"/>
    <w:rsid w:val="00CA04BD"/>
    <w:rsid w:val="00CE5B4F"/>
    <w:rsid w:val="00D05033"/>
    <w:rsid w:val="00D34AE0"/>
    <w:rsid w:val="00DB0321"/>
    <w:rsid w:val="00DE0E08"/>
    <w:rsid w:val="00E0501C"/>
    <w:rsid w:val="00E21CDB"/>
    <w:rsid w:val="00E719CB"/>
    <w:rsid w:val="00F04AB0"/>
    <w:rsid w:val="00F678B8"/>
    <w:rsid w:val="00F86F98"/>
    <w:rsid w:val="00FD6E10"/>
    <w:rsid w:val="00FE386C"/>
    <w:rsid w:val="00FE39E7"/>
    <w:rsid w:val="00FE46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AC9BB"/>
  <w15:chartTrackingRefBased/>
  <w15:docId w15:val="{65998DC1-AB41-7F42-8118-B8771015D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7E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A04BD"/>
    <w:rPr>
      <w:color w:val="0563C1" w:themeColor="hyperlink"/>
      <w:u w:val="single"/>
    </w:rPr>
  </w:style>
  <w:style w:type="paragraph" w:styleId="NormalWeb">
    <w:name w:val="Normal (Web)"/>
    <w:basedOn w:val="Normal"/>
    <w:uiPriority w:val="99"/>
    <w:unhideWhenUsed/>
    <w:rsid w:val="00CA04BD"/>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CA04BD"/>
    <w:rPr>
      <w:i/>
      <w:iCs/>
    </w:rPr>
  </w:style>
  <w:style w:type="paragraph" w:styleId="Bibliography">
    <w:name w:val="Bibliography"/>
    <w:basedOn w:val="Normal"/>
    <w:next w:val="Normal"/>
    <w:uiPriority w:val="37"/>
    <w:unhideWhenUsed/>
    <w:rsid w:val="00CA04BD"/>
    <w:pPr>
      <w:tabs>
        <w:tab w:val="left" w:pos="500"/>
      </w:tabs>
      <w:spacing w:after="240"/>
      <w:ind w:left="504" w:hanging="504"/>
    </w:pPr>
  </w:style>
  <w:style w:type="paragraph" w:styleId="Caption">
    <w:name w:val="caption"/>
    <w:basedOn w:val="Normal"/>
    <w:next w:val="Normal"/>
    <w:uiPriority w:val="35"/>
    <w:unhideWhenUsed/>
    <w:qFormat/>
    <w:rsid w:val="00CA04BD"/>
    <w:pPr>
      <w:spacing w:after="200"/>
    </w:pPr>
    <w:rPr>
      <w:i/>
      <w:iCs/>
      <w:color w:val="44546A" w:themeColor="text2"/>
      <w:sz w:val="18"/>
      <w:szCs w:val="18"/>
    </w:rPr>
  </w:style>
  <w:style w:type="table" w:styleId="TableGrid">
    <w:name w:val="Table Grid"/>
    <w:basedOn w:val="TableNormal"/>
    <w:uiPriority w:val="39"/>
    <w:rsid w:val="00CA0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811C65"/>
  </w:style>
  <w:style w:type="paragraph" w:styleId="Header">
    <w:name w:val="header"/>
    <w:basedOn w:val="Normal"/>
    <w:link w:val="HeaderChar"/>
    <w:uiPriority w:val="99"/>
    <w:unhideWhenUsed/>
    <w:rsid w:val="00A6561A"/>
    <w:pPr>
      <w:tabs>
        <w:tab w:val="center" w:pos="4680"/>
        <w:tab w:val="right" w:pos="9360"/>
      </w:tabs>
    </w:pPr>
  </w:style>
  <w:style w:type="character" w:customStyle="1" w:styleId="HeaderChar">
    <w:name w:val="Header Char"/>
    <w:basedOn w:val="DefaultParagraphFont"/>
    <w:link w:val="Header"/>
    <w:uiPriority w:val="99"/>
    <w:rsid w:val="00A6561A"/>
  </w:style>
  <w:style w:type="paragraph" w:styleId="Footer">
    <w:name w:val="footer"/>
    <w:basedOn w:val="Normal"/>
    <w:link w:val="FooterChar"/>
    <w:uiPriority w:val="99"/>
    <w:unhideWhenUsed/>
    <w:rsid w:val="00A6561A"/>
    <w:pPr>
      <w:tabs>
        <w:tab w:val="center" w:pos="4680"/>
        <w:tab w:val="right" w:pos="9360"/>
      </w:tabs>
    </w:pPr>
  </w:style>
  <w:style w:type="character" w:customStyle="1" w:styleId="FooterChar">
    <w:name w:val="Footer Char"/>
    <w:basedOn w:val="DefaultParagraphFont"/>
    <w:link w:val="Footer"/>
    <w:uiPriority w:val="99"/>
    <w:rsid w:val="00A6561A"/>
  </w:style>
  <w:style w:type="character" w:styleId="PageNumber">
    <w:name w:val="page number"/>
    <w:basedOn w:val="DefaultParagraphFont"/>
    <w:uiPriority w:val="99"/>
    <w:semiHidden/>
    <w:unhideWhenUsed/>
    <w:rsid w:val="00A6561A"/>
  </w:style>
  <w:style w:type="character" w:styleId="UnresolvedMention">
    <w:name w:val="Unresolved Mention"/>
    <w:basedOn w:val="DefaultParagraphFont"/>
    <w:uiPriority w:val="99"/>
    <w:semiHidden/>
    <w:unhideWhenUsed/>
    <w:rsid w:val="002045DC"/>
    <w:rPr>
      <w:color w:val="605E5C"/>
      <w:shd w:val="clear" w:color="auto" w:fill="E1DFDD"/>
    </w:rPr>
  </w:style>
  <w:style w:type="character" w:styleId="PlaceholderText">
    <w:name w:val="Placeholder Text"/>
    <w:basedOn w:val="DefaultParagraphFont"/>
    <w:uiPriority w:val="99"/>
    <w:semiHidden/>
    <w:rsid w:val="00E719CB"/>
    <w:rPr>
      <w:color w:val="808080"/>
    </w:rPr>
  </w:style>
  <w:style w:type="paragraph" w:styleId="Revision">
    <w:name w:val="Revision"/>
    <w:hidden/>
    <w:uiPriority w:val="99"/>
    <w:semiHidden/>
    <w:rsid w:val="00071FE3"/>
  </w:style>
  <w:style w:type="character" w:styleId="CommentReference">
    <w:name w:val="annotation reference"/>
    <w:basedOn w:val="DefaultParagraphFont"/>
    <w:uiPriority w:val="99"/>
    <w:semiHidden/>
    <w:unhideWhenUsed/>
    <w:rsid w:val="0003299C"/>
    <w:rPr>
      <w:sz w:val="16"/>
      <w:szCs w:val="16"/>
    </w:rPr>
  </w:style>
  <w:style w:type="paragraph" w:styleId="CommentText">
    <w:name w:val="annotation text"/>
    <w:basedOn w:val="Normal"/>
    <w:link w:val="CommentTextChar"/>
    <w:uiPriority w:val="99"/>
    <w:semiHidden/>
    <w:unhideWhenUsed/>
    <w:rsid w:val="0003299C"/>
    <w:rPr>
      <w:sz w:val="20"/>
      <w:szCs w:val="20"/>
    </w:rPr>
  </w:style>
  <w:style w:type="character" w:customStyle="1" w:styleId="CommentTextChar">
    <w:name w:val="Comment Text Char"/>
    <w:basedOn w:val="DefaultParagraphFont"/>
    <w:link w:val="CommentText"/>
    <w:uiPriority w:val="99"/>
    <w:semiHidden/>
    <w:rsid w:val="0003299C"/>
    <w:rPr>
      <w:sz w:val="20"/>
      <w:szCs w:val="20"/>
    </w:rPr>
  </w:style>
  <w:style w:type="paragraph" w:styleId="CommentSubject">
    <w:name w:val="annotation subject"/>
    <w:basedOn w:val="CommentText"/>
    <w:next w:val="CommentText"/>
    <w:link w:val="CommentSubjectChar"/>
    <w:uiPriority w:val="99"/>
    <w:semiHidden/>
    <w:unhideWhenUsed/>
    <w:rsid w:val="0003299C"/>
    <w:rPr>
      <w:b/>
      <w:bCs/>
    </w:rPr>
  </w:style>
  <w:style w:type="character" w:customStyle="1" w:styleId="CommentSubjectChar">
    <w:name w:val="Comment Subject Char"/>
    <w:basedOn w:val="CommentTextChar"/>
    <w:link w:val="CommentSubject"/>
    <w:uiPriority w:val="99"/>
    <w:semiHidden/>
    <w:rsid w:val="0003299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anyf@mskcc.org" TargetMode="External"/><Relationship Id="rId13" Type="http://schemas.openxmlformats.org/officeDocument/2006/relationships/image" Target="media/image1.png"/><Relationship Id="rId18" Type="http://schemas.microsoft.com/office/2018/08/relationships/commentsExtensible" Target="commentsExtensible.xm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4.png"/><Relationship Id="rId7" Type="http://schemas.openxmlformats.org/officeDocument/2006/relationships/hyperlink" Target="mailto:rqzhu@illinois.edu" TargetMode="External"/><Relationship Id="rId12" Type="http://schemas.openxmlformats.org/officeDocument/2006/relationships/header" Target="header2.xml"/><Relationship Id="rId17" Type="http://schemas.microsoft.com/office/2016/09/relationships/commentsIds" Target="commentsIds.xml"/><Relationship Id="rId25" Type="http://schemas.microsoft.com/office/2011/relationships/people" Target="people.xml"/><Relationship Id="rId2" Type="http://schemas.openxmlformats.org/officeDocument/2006/relationships/settings" Target="settings.xml"/><Relationship Id="rId16" Type="http://schemas.microsoft.com/office/2011/relationships/commentsExtended" Target="commentsExtended.xml"/><Relationship Id="rId20" Type="http://schemas.openxmlformats.org/officeDocument/2006/relationships/image" Target="media/image3.png"/><Relationship Id="rId1" Type="http://schemas.openxmlformats.org/officeDocument/2006/relationships/styles" Target="styles.xml"/><Relationship Id="rId6" Type="http://schemas.openxmlformats.org/officeDocument/2006/relationships/hyperlink" Target="mailto:cam17@illinois.edu" TargetMode="Externa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comments" Target="comments.xml"/><Relationship Id="rId23" Type="http://schemas.openxmlformats.org/officeDocument/2006/relationships/hyperlink" Target="https://github.com/cmainov/nhanes-fi-ca-mortality-mirror" TargetMode="External"/><Relationship Id="rId10" Type="http://schemas.openxmlformats.org/officeDocument/2006/relationships/hyperlink" Target="mailto:aarthur4@kumc.edu" TargetMode="External"/><Relationship Id="rId19"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hyperlink" Target="mailto:bkoester@illinois.edu" TargetMode="External"/><Relationship Id="rId14" Type="http://schemas.openxmlformats.org/officeDocument/2006/relationships/hyperlink" Target="https://github.com/cmainov/nhanes-fi-ca-mortality-mirror" TargetMode="External"/><Relationship Id="rId22" Type="http://schemas.openxmlformats.org/officeDocument/2006/relationships/hyperlink" Target="http://www.healthpolicyresearch-scholar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26</Pages>
  <Words>25479</Words>
  <Characters>145231</Characters>
  <Application>Microsoft Office Word</Application>
  <DocSecurity>0</DocSecurity>
  <Lines>1210</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Maino Vieytes, Christian Augusto</dc:creator>
  <cp:keywords/>
  <dc:description/>
  <cp:lastModifiedBy>Maino Vieytes, Christian (NIH/NIA/IRP) [F]</cp:lastModifiedBy>
  <cp:revision>20</cp:revision>
  <cp:lastPrinted>2023-08-22T20:59:00Z</cp:lastPrinted>
  <dcterms:created xsi:type="dcterms:W3CDTF">2023-11-14T21:20:00Z</dcterms:created>
  <dcterms:modified xsi:type="dcterms:W3CDTF">2023-11-15T21:57:00Z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id="Ox2bG7Bi"/&gt;&lt;style id="http://www.zotero.org/styles/springer-basic-brackets-no-et-al"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